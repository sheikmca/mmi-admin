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86D79" w14:textId="70A2C322" w:rsidR="00FB0659" w:rsidRDefault="00FB0659" w:rsidP="00CC2CE8">
      <w:pPr>
        <w:spacing w:after="120"/>
        <w:ind w:right="-1"/>
        <w:jc w:val="left"/>
        <w:rPr>
          <w:rFonts w:ascii="Arial" w:hAnsi="Arial" w:cs="Arial"/>
          <w:b/>
          <w:caps/>
          <w:sz w:val="44"/>
          <w:szCs w:val="44"/>
          <w:lang w:val="en-SG" w:bidi="he-IL"/>
        </w:rPr>
      </w:pPr>
    </w:p>
    <w:p w14:paraId="2BDE085C" w14:textId="77777777" w:rsidR="00676CCB" w:rsidRPr="00676CCB" w:rsidRDefault="00676CCB" w:rsidP="00CC2CE8">
      <w:pPr>
        <w:spacing w:after="120"/>
        <w:ind w:right="-1"/>
        <w:jc w:val="left"/>
        <w:rPr>
          <w:rFonts w:ascii="Arial" w:hAnsi="Arial" w:cs="Arial"/>
          <w:b/>
          <w:caps/>
          <w:sz w:val="44"/>
          <w:szCs w:val="44"/>
          <w:lang w:val="en-SG" w:bidi="he-IL"/>
        </w:rPr>
      </w:pPr>
    </w:p>
    <w:p w14:paraId="57686D7A" w14:textId="0A6DF503" w:rsidR="00FB0659" w:rsidRPr="00676CCB" w:rsidRDefault="00FB0659" w:rsidP="00B67618">
      <w:pPr>
        <w:spacing w:after="120"/>
        <w:ind w:right="-1"/>
        <w:jc w:val="center"/>
        <w:rPr>
          <w:rFonts w:ascii="Arial" w:hAnsi="Arial" w:cs="Arial"/>
          <w:b/>
          <w:caps/>
          <w:sz w:val="44"/>
          <w:szCs w:val="44"/>
          <w:lang w:bidi="he-IL"/>
        </w:rPr>
      </w:pPr>
      <w:r w:rsidRPr="00676CCB">
        <w:rPr>
          <w:rFonts w:ascii="Arial" w:hAnsi="Arial" w:cs="Arial"/>
          <w:b/>
          <w:caps/>
          <w:sz w:val="44"/>
          <w:szCs w:val="44"/>
          <w:lang w:bidi="he-IL"/>
        </w:rPr>
        <w:t xml:space="preserve">Interface </w:t>
      </w:r>
      <w:r w:rsidR="1AF184D7" w:rsidRPr="76752591">
        <w:rPr>
          <w:rFonts w:ascii="Arial" w:hAnsi="Arial" w:cs="Arial"/>
          <w:b/>
          <w:bCs/>
          <w:caps/>
          <w:sz w:val="44"/>
          <w:szCs w:val="44"/>
          <w:lang w:bidi="he-IL"/>
        </w:rPr>
        <w:t>Requ</w:t>
      </w:r>
      <w:r w:rsidRPr="00676CCB">
        <w:rPr>
          <w:rFonts w:ascii="Arial" w:hAnsi="Arial" w:cs="Arial"/>
          <w:b/>
          <w:caps/>
          <w:sz w:val="44"/>
          <w:szCs w:val="44"/>
          <w:lang w:bidi="he-IL"/>
        </w:rPr>
        <w:t>irement</w:t>
      </w:r>
      <w:r w:rsidR="00537F11" w:rsidRPr="00676CCB">
        <w:rPr>
          <w:rFonts w:ascii="Arial" w:hAnsi="Arial" w:cs="Arial"/>
          <w:b/>
          <w:caps/>
          <w:sz w:val="44"/>
          <w:szCs w:val="44"/>
          <w:lang w:bidi="he-IL"/>
        </w:rPr>
        <w:t>S</w:t>
      </w:r>
      <w:r w:rsidRPr="00676CCB">
        <w:rPr>
          <w:rFonts w:ascii="Arial" w:hAnsi="Arial" w:cs="Arial"/>
          <w:b/>
          <w:caps/>
          <w:sz w:val="44"/>
          <w:szCs w:val="44"/>
          <w:lang w:bidi="he-IL"/>
        </w:rPr>
        <w:t xml:space="preserve"> </w:t>
      </w:r>
      <w:r w:rsidR="00A964CF" w:rsidRPr="00676CCB">
        <w:rPr>
          <w:rFonts w:ascii="Arial" w:hAnsi="Arial" w:cs="Arial"/>
          <w:b/>
          <w:caps/>
          <w:sz w:val="44"/>
          <w:szCs w:val="44"/>
          <w:lang w:bidi="he-IL"/>
        </w:rPr>
        <w:t>SPECIFICATION</w:t>
      </w:r>
    </w:p>
    <w:p w14:paraId="57686D7B" w14:textId="4F239AFB" w:rsidR="00FB0659" w:rsidRPr="00676CCB" w:rsidRDefault="00FB0659" w:rsidP="00B67618">
      <w:pPr>
        <w:spacing w:after="120"/>
        <w:ind w:right="-1"/>
        <w:jc w:val="center"/>
        <w:rPr>
          <w:rFonts w:ascii="Arial" w:hAnsi="Arial" w:cs="Arial"/>
          <w:b/>
          <w:caps/>
          <w:sz w:val="44"/>
          <w:szCs w:val="44"/>
          <w:lang w:bidi="he-IL"/>
        </w:rPr>
      </w:pPr>
      <w:r w:rsidRPr="00676CCB">
        <w:rPr>
          <w:rFonts w:ascii="Arial" w:hAnsi="Arial" w:cs="Arial"/>
          <w:b/>
          <w:caps/>
          <w:sz w:val="44"/>
          <w:szCs w:val="44"/>
          <w:lang w:bidi="he-IL"/>
        </w:rPr>
        <w:t>(</w:t>
      </w:r>
      <w:r w:rsidR="00BD54BB" w:rsidRPr="00676CCB">
        <w:rPr>
          <w:rFonts w:ascii="Arial" w:hAnsi="Arial" w:cs="Arial"/>
          <w:b/>
          <w:caps/>
          <w:sz w:val="44"/>
          <w:szCs w:val="44"/>
          <w:lang w:bidi="he-IL"/>
        </w:rPr>
        <w:t>C</w:t>
      </w:r>
      <w:r w:rsidR="007768E7" w:rsidRPr="00676CCB">
        <w:rPr>
          <w:rFonts w:ascii="Arial" w:hAnsi="Arial" w:cs="Arial"/>
          <w:b/>
          <w:caps/>
          <w:sz w:val="44"/>
          <w:szCs w:val="44"/>
          <w:lang w:bidi="he-IL"/>
        </w:rPr>
        <w:t>3</w:t>
      </w:r>
      <w:r w:rsidR="00F542A4">
        <w:rPr>
          <w:rFonts w:ascii="Arial" w:hAnsi="Arial" w:cs="Arial"/>
          <w:b/>
          <w:caps/>
          <w:sz w:val="44"/>
          <w:szCs w:val="44"/>
          <w:lang w:bidi="he-IL"/>
        </w:rPr>
        <w:t xml:space="preserve"> </w:t>
      </w:r>
      <w:r w:rsidRPr="00676CCB">
        <w:rPr>
          <w:rFonts w:ascii="Arial" w:hAnsi="Arial" w:cs="Arial"/>
          <w:b/>
          <w:caps/>
          <w:sz w:val="44"/>
          <w:szCs w:val="44"/>
          <w:lang w:bidi="he-IL"/>
        </w:rPr>
        <w:t>-</w:t>
      </w:r>
      <w:r w:rsidR="00F542A4">
        <w:rPr>
          <w:rFonts w:ascii="Arial" w:hAnsi="Arial" w:cs="Arial"/>
          <w:b/>
          <w:caps/>
          <w:sz w:val="44"/>
          <w:szCs w:val="44"/>
          <w:lang w:bidi="he-IL"/>
        </w:rPr>
        <w:t xml:space="preserve"> </w:t>
      </w:r>
      <w:r w:rsidR="00016F4F" w:rsidRPr="00676CCB">
        <w:rPr>
          <w:rFonts w:ascii="Arial" w:hAnsi="Arial" w:cs="Arial"/>
          <w:b/>
          <w:caps/>
          <w:sz w:val="44"/>
          <w:szCs w:val="44"/>
          <w:lang w:bidi="he-IL"/>
        </w:rPr>
        <w:t>Video Proxy</w:t>
      </w:r>
      <w:r w:rsidRPr="00676CCB">
        <w:rPr>
          <w:rFonts w:ascii="Arial" w:hAnsi="Arial" w:cs="Arial"/>
          <w:b/>
          <w:caps/>
          <w:sz w:val="44"/>
          <w:szCs w:val="44"/>
          <w:lang w:bidi="he-IL"/>
        </w:rPr>
        <w:t>)</w:t>
      </w:r>
    </w:p>
    <w:p w14:paraId="57686D7C" w14:textId="77777777" w:rsidR="00FB0659" w:rsidRPr="00676CCB" w:rsidRDefault="00FB0659" w:rsidP="00B67618">
      <w:pPr>
        <w:spacing w:after="120"/>
        <w:ind w:right="-1"/>
        <w:jc w:val="center"/>
        <w:rPr>
          <w:rFonts w:ascii="Arial" w:hAnsi="Arial" w:cs="Arial"/>
          <w:b/>
          <w:caps/>
          <w:sz w:val="44"/>
          <w:szCs w:val="44"/>
          <w:lang w:bidi="he-IL"/>
        </w:rPr>
      </w:pPr>
    </w:p>
    <w:p w14:paraId="57686D7D" w14:textId="77777777" w:rsidR="00FB0659" w:rsidRPr="00676CCB" w:rsidRDefault="00FB0659" w:rsidP="00B67618">
      <w:pPr>
        <w:spacing w:after="120"/>
        <w:ind w:right="-1"/>
        <w:jc w:val="center"/>
        <w:rPr>
          <w:rFonts w:ascii="Arial" w:hAnsi="Arial" w:cs="Arial"/>
          <w:b/>
          <w:sz w:val="44"/>
          <w:szCs w:val="44"/>
          <w:lang w:bidi="he-IL"/>
        </w:rPr>
      </w:pPr>
      <w:r w:rsidRPr="00676CCB">
        <w:rPr>
          <w:rFonts w:ascii="Arial" w:hAnsi="Arial" w:cs="Arial"/>
          <w:b/>
          <w:sz w:val="44"/>
          <w:szCs w:val="44"/>
          <w:lang w:bidi="he-IL"/>
        </w:rPr>
        <w:t>FOR</w:t>
      </w:r>
    </w:p>
    <w:p w14:paraId="57686D7E" w14:textId="77777777" w:rsidR="00FB0659" w:rsidRPr="00676CCB" w:rsidRDefault="00FB0659" w:rsidP="00B67618">
      <w:pPr>
        <w:spacing w:after="120"/>
        <w:ind w:right="-1"/>
        <w:jc w:val="center"/>
        <w:rPr>
          <w:rFonts w:ascii="Arial" w:hAnsi="Arial" w:cs="Arial"/>
          <w:b/>
          <w:sz w:val="44"/>
          <w:szCs w:val="44"/>
          <w:lang w:bidi="he-IL"/>
        </w:rPr>
      </w:pPr>
    </w:p>
    <w:p w14:paraId="57686D80" w14:textId="480F6403" w:rsidR="00FB0659" w:rsidRPr="00676CCB" w:rsidRDefault="00754A46" w:rsidP="00B67618">
      <w:pPr>
        <w:spacing w:after="120"/>
        <w:ind w:right="-1"/>
        <w:jc w:val="center"/>
        <w:rPr>
          <w:rFonts w:ascii="Arial" w:hAnsi="Arial" w:cs="Arial"/>
          <w:b/>
          <w:sz w:val="44"/>
          <w:szCs w:val="44"/>
          <w:lang w:bidi="he-IL"/>
        </w:rPr>
      </w:pPr>
      <w:r w:rsidRPr="00676CCB">
        <w:rPr>
          <w:rFonts w:ascii="Arial" w:hAnsi="Arial" w:cs="Arial"/>
          <w:b/>
          <w:sz w:val="44"/>
          <w:szCs w:val="44"/>
          <w:lang w:bidi="he-IL"/>
        </w:rPr>
        <w:t>INTEGRATED VIDEO ANALYTICS HUB</w:t>
      </w:r>
    </w:p>
    <w:p w14:paraId="75CEF547" w14:textId="77777777" w:rsidR="00754A46" w:rsidRPr="00676CCB" w:rsidRDefault="00754A46" w:rsidP="00B67618">
      <w:pPr>
        <w:spacing w:after="120"/>
        <w:ind w:right="-1"/>
        <w:jc w:val="center"/>
        <w:rPr>
          <w:rFonts w:ascii="Arial" w:hAnsi="Arial" w:cs="Arial"/>
          <w:b/>
          <w:sz w:val="44"/>
          <w:szCs w:val="44"/>
          <w:lang w:bidi="he-IL"/>
        </w:rPr>
      </w:pPr>
    </w:p>
    <w:p w14:paraId="1B835FD2" w14:textId="77777777" w:rsidR="004F18C9" w:rsidRPr="00676CCB" w:rsidRDefault="004F18C9" w:rsidP="00B67618">
      <w:pPr>
        <w:spacing w:after="120"/>
        <w:ind w:right="-1"/>
        <w:jc w:val="center"/>
        <w:rPr>
          <w:rFonts w:ascii="Arial" w:hAnsi="Arial" w:cs="Arial"/>
          <w:b/>
          <w:sz w:val="44"/>
          <w:szCs w:val="44"/>
          <w:lang w:bidi="he-IL"/>
        </w:rPr>
      </w:pPr>
    </w:p>
    <w:p w14:paraId="57686D81" w14:textId="77777777" w:rsidR="00FB0659" w:rsidRPr="00676CCB" w:rsidRDefault="00FB0659" w:rsidP="00B67618">
      <w:pPr>
        <w:spacing w:after="120"/>
        <w:ind w:right="-1"/>
        <w:jc w:val="center"/>
        <w:rPr>
          <w:rFonts w:ascii="Arial" w:hAnsi="Arial" w:cs="Arial"/>
          <w:b/>
          <w:sz w:val="44"/>
          <w:szCs w:val="44"/>
          <w:lang w:bidi="he-IL"/>
        </w:rPr>
      </w:pPr>
      <w:r w:rsidRPr="00676CCB">
        <w:rPr>
          <w:rFonts w:ascii="Arial" w:hAnsi="Arial" w:cs="Arial"/>
          <w:b/>
          <w:sz w:val="44"/>
          <w:szCs w:val="44"/>
          <w:lang w:bidi="he-IL"/>
        </w:rPr>
        <w:t>Prepared by</w:t>
      </w:r>
    </w:p>
    <w:p w14:paraId="57686D82" w14:textId="77777777" w:rsidR="00FB0659" w:rsidRPr="00676CCB" w:rsidRDefault="00FB0659" w:rsidP="00B67618">
      <w:pPr>
        <w:spacing w:after="120"/>
        <w:ind w:right="-1"/>
        <w:jc w:val="center"/>
        <w:rPr>
          <w:rFonts w:ascii="Arial" w:hAnsi="Arial" w:cs="Arial"/>
          <w:b/>
          <w:sz w:val="44"/>
          <w:szCs w:val="44"/>
          <w:lang w:bidi="he-IL"/>
        </w:rPr>
      </w:pPr>
      <w:r w:rsidRPr="00676CCB">
        <w:rPr>
          <w:rFonts w:ascii="Arial" w:hAnsi="Arial" w:cs="Arial"/>
          <w:b/>
          <w:sz w:val="44"/>
          <w:szCs w:val="44"/>
          <w:lang w:bidi="he-IL"/>
        </w:rPr>
        <w:t>NCS PTE LTD</w:t>
      </w:r>
    </w:p>
    <w:p w14:paraId="57686D83" w14:textId="77777777" w:rsidR="00FB0659" w:rsidRPr="0089728B" w:rsidRDefault="00FB0659" w:rsidP="00CC2CE8">
      <w:pPr>
        <w:spacing w:after="120"/>
        <w:ind w:right="-1"/>
        <w:jc w:val="left"/>
        <w:rPr>
          <w:rFonts w:ascii="Arial" w:hAnsi="Arial" w:cs="Arial"/>
          <w:sz w:val="22"/>
          <w:lang w:bidi="he-IL"/>
        </w:rPr>
      </w:pPr>
      <w:r w:rsidRPr="0089728B">
        <w:rPr>
          <w:rFonts w:ascii="Arial" w:hAnsi="Arial" w:cs="Arial"/>
          <w:noProof/>
          <w:sz w:val="22"/>
        </w:rPr>
        <mc:AlternateContent>
          <mc:Choice Requires="wps">
            <w:drawing>
              <wp:anchor distT="0" distB="0" distL="114300" distR="114300" simplePos="0" relativeHeight="251658240" behindDoc="0" locked="0" layoutInCell="0" allowOverlap="1" wp14:anchorId="57687259" wp14:editId="5768725A">
                <wp:simplePos x="0" y="0"/>
                <wp:positionH relativeFrom="column">
                  <wp:posOffset>1414130</wp:posOffset>
                </wp:positionH>
                <wp:positionV relativeFrom="paragraph">
                  <wp:posOffset>7531</wp:posOffset>
                </wp:positionV>
                <wp:extent cx="2902688" cy="1499191"/>
                <wp:effectExtent l="0" t="0" r="12065" b="25400"/>
                <wp:wrapNone/>
                <wp:docPr id="1073741838" name="Text Box 1073741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2688" cy="1499191"/>
                        </a:xfrm>
                        <a:prstGeom prst="rect">
                          <a:avLst/>
                        </a:prstGeom>
                        <a:solidFill>
                          <a:srgbClr val="FFFFFF"/>
                        </a:solidFill>
                        <a:ln w="9525">
                          <a:solidFill>
                            <a:srgbClr val="000000"/>
                          </a:solidFill>
                          <a:miter lim="800000"/>
                          <a:headEnd/>
                          <a:tailEnd/>
                        </a:ln>
                      </wps:spPr>
                      <wps:txbx>
                        <w:txbxContent>
                          <w:p w14:paraId="5768728F" w14:textId="77777777" w:rsidR="00A07B59" w:rsidRPr="00B05B9A" w:rsidRDefault="00A07B59" w:rsidP="00B05B9A">
                            <w:pPr>
                              <w:widowControl/>
                              <w:spacing w:before="120"/>
                              <w:rPr>
                                <w:rFonts w:ascii="Arial" w:eastAsia="Times New Roman" w:hAnsi="Arial" w:cs="Arial"/>
                                <w:kern w:val="0"/>
                                <w:sz w:val="20"/>
                                <w:szCs w:val="20"/>
                                <w:lang w:eastAsia="en-US"/>
                              </w:rPr>
                            </w:pPr>
                            <w:r w:rsidRPr="00B05B9A">
                              <w:rPr>
                                <w:rFonts w:ascii="Arial" w:eastAsia="Times New Roman" w:hAnsi="Arial" w:cs="Arial"/>
                                <w:kern w:val="0"/>
                                <w:sz w:val="20"/>
                                <w:szCs w:val="20"/>
                                <w:lang w:eastAsia="en-US"/>
                              </w:rPr>
                              <w:t>© NCS PTE LTD.  All rights reserved</w:t>
                            </w:r>
                          </w:p>
                          <w:p w14:paraId="57687290" w14:textId="77777777" w:rsidR="00A07B59" w:rsidRPr="00B05B9A" w:rsidRDefault="00A07B59" w:rsidP="00B05B9A">
                            <w:pPr>
                              <w:widowControl/>
                              <w:spacing w:before="120"/>
                              <w:rPr>
                                <w:rFonts w:ascii="Arial" w:eastAsia="Times New Roman" w:hAnsi="Arial" w:cs="Arial"/>
                                <w:kern w:val="0"/>
                                <w:sz w:val="20"/>
                                <w:szCs w:val="20"/>
                                <w:lang w:eastAsia="en-US"/>
                              </w:rPr>
                            </w:pPr>
                            <w:r w:rsidRPr="00B05B9A">
                              <w:rPr>
                                <w:rFonts w:ascii="Arial" w:eastAsia="Times New Roman" w:hAnsi="Arial" w:cs="Arial"/>
                                <w:kern w:val="0"/>
                                <w:sz w:val="20"/>
                                <w:szCs w:val="20"/>
                                <w:lang w:eastAsia="en-US"/>
                              </w:rPr>
                              <w:t>No part of this publication may be reproduced, stored in a retrieval system, or transmitted in any form or by any means, electronic, mechanical, photocopying, recording or otherwise, for the purpose other than contract requirement, without prior written permission of NCS PTE LTD.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687259" id="_x0000_t202" coordsize="21600,21600" o:spt="202" path="m,l,21600r21600,l21600,xe">
                <v:stroke joinstyle="miter"/>
                <v:path gradientshapeok="t" o:connecttype="rect"/>
              </v:shapetype>
              <v:shape id="Text Box 1073741838" o:spid="_x0000_s1026" type="#_x0000_t202" style="position:absolute;margin-left:111.35pt;margin-top:.6pt;width:228.55pt;height:118.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" o:allowincell="f">
                <v:textbox>
                  <w:txbxContent>
                    <w:p w14:paraId="5768728F" w14:textId="77777777" w:rsidR="00A07B59" w:rsidRPr="00B05B9A" w:rsidRDefault="00A07B59" w:rsidP="00B05B9A">
                      <w:pPr>
                        <w:widowControl/>
                        <w:spacing w:before="120"/>
                        <w:rPr>
                          <w:rFonts w:ascii="Arial" w:eastAsia="Times New Roman" w:hAnsi="Arial" w:cs="Arial"/>
                          <w:kern w:val="0"/>
                          <w:sz w:val="20"/>
                          <w:szCs w:val="20"/>
                          <w:lang w:eastAsia="en-US"/>
                        </w:rPr>
                      </w:pPr>
                      <w:r w:rsidRPr="00B05B9A">
                        <w:rPr>
                          <w:rFonts w:ascii="Arial" w:eastAsia="Times New Roman" w:hAnsi="Arial" w:cs="Arial"/>
                          <w:kern w:val="0"/>
                          <w:sz w:val="20"/>
                          <w:szCs w:val="20"/>
                          <w:lang w:eastAsia="en-US"/>
                        </w:rPr>
                        <w:t>© NCS PTE LTD.  All rights reserved</w:t>
                      </w:r>
                    </w:p>
                    <w:p w14:paraId="57687290" w14:textId="77777777" w:rsidR="00A07B59" w:rsidRPr="00B05B9A" w:rsidRDefault="00A07B59" w:rsidP="00B05B9A">
                      <w:pPr>
                        <w:widowControl/>
                        <w:spacing w:before="120"/>
                        <w:rPr>
                          <w:rFonts w:ascii="Arial" w:eastAsia="Times New Roman" w:hAnsi="Arial" w:cs="Arial"/>
                          <w:kern w:val="0"/>
                          <w:sz w:val="20"/>
                          <w:szCs w:val="20"/>
                          <w:lang w:eastAsia="en-US"/>
                        </w:rPr>
                      </w:pPr>
                      <w:r w:rsidRPr="00B05B9A">
                        <w:rPr>
                          <w:rFonts w:ascii="Arial" w:eastAsia="Times New Roman" w:hAnsi="Arial" w:cs="Arial"/>
                          <w:kern w:val="0"/>
                          <w:sz w:val="20"/>
                          <w:szCs w:val="20"/>
                          <w:lang w:eastAsia="en-US"/>
                        </w:rPr>
                        <w:t>No part of this publication may be reproduced, stored in a retrieval system, or transmitted in any form or by any means, electronic, mechanical, photocopying, recording or otherwise, for the purpose other than contract requirement, without prior written permission of NCS PTE LTD.</w:t>
                      </w:r>
                    </w:p>
                  </w:txbxContent>
                </v:textbox>
              </v:shape>
            </w:pict>
          </mc:Fallback>
        </mc:AlternateContent>
      </w:r>
    </w:p>
    <w:p w14:paraId="57686D84" w14:textId="77777777" w:rsidR="00FB0659" w:rsidRPr="0089728B" w:rsidRDefault="00FB0659" w:rsidP="00CC2CE8">
      <w:pPr>
        <w:spacing w:after="120"/>
        <w:ind w:right="-1"/>
        <w:jc w:val="left"/>
        <w:rPr>
          <w:rFonts w:ascii="Arial" w:hAnsi="Arial" w:cs="Arial"/>
          <w:sz w:val="22"/>
          <w:lang w:bidi="he-IL"/>
        </w:rPr>
      </w:pPr>
    </w:p>
    <w:p w14:paraId="57686D85" w14:textId="77777777" w:rsidR="00FB0659" w:rsidRPr="0089728B" w:rsidRDefault="00FB0659" w:rsidP="00CC2CE8">
      <w:pPr>
        <w:spacing w:after="120"/>
        <w:ind w:right="-1"/>
        <w:jc w:val="left"/>
        <w:rPr>
          <w:rFonts w:ascii="Arial" w:hAnsi="Arial" w:cs="Arial"/>
          <w:sz w:val="22"/>
          <w:lang w:bidi="he-IL"/>
        </w:rPr>
      </w:pPr>
    </w:p>
    <w:p w14:paraId="57686D86" w14:textId="77777777" w:rsidR="00FB0659" w:rsidRPr="0089728B" w:rsidRDefault="00FB0659" w:rsidP="00CC2CE8">
      <w:pPr>
        <w:spacing w:after="120"/>
        <w:ind w:right="-1"/>
        <w:jc w:val="left"/>
        <w:rPr>
          <w:rFonts w:ascii="Arial" w:hAnsi="Arial" w:cs="Arial"/>
          <w:sz w:val="22"/>
          <w:lang w:bidi="he-IL"/>
        </w:rPr>
      </w:pPr>
    </w:p>
    <w:p w14:paraId="57686D87" w14:textId="77777777" w:rsidR="00FB0659" w:rsidRPr="0089728B" w:rsidRDefault="00FB0659" w:rsidP="00CC2CE8">
      <w:pPr>
        <w:pStyle w:val="TitleSubPg"/>
        <w:jc w:val="left"/>
        <w:rPr>
          <w:rFonts w:cs="Arial"/>
          <w:sz w:val="22"/>
          <w:szCs w:val="22"/>
        </w:rPr>
      </w:pPr>
    </w:p>
    <w:p w14:paraId="57686D88" w14:textId="77777777" w:rsidR="00FB0659" w:rsidRPr="0089728B" w:rsidRDefault="00FB0659" w:rsidP="00CC2CE8">
      <w:pPr>
        <w:tabs>
          <w:tab w:val="left" w:pos="1200"/>
          <w:tab w:val="left" w:pos="2025"/>
        </w:tabs>
        <w:jc w:val="left"/>
        <w:rPr>
          <w:rFonts w:ascii="Arial" w:hAnsi="Arial" w:cs="Arial"/>
          <w:sz w:val="22"/>
        </w:rPr>
      </w:pPr>
      <w:r w:rsidRPr="0089728B">
        <w:rPr>
          <w:rFonts w:ascii="Arial" w:hAnsi="Arial" w:cs="Arial"/>
          <w:sz w:val="22"/>
        </w:rPr>
        <w:tab/>
      </w:r>
      <w:r w:rsidRPr="0089728B">
        <w:rPr>
          <w:rFonts w:ascii="Arial" w:hAnsi="Arial" w:cs="Arial"/>
          <w:sz w:val="22"/>
        </w:rPr>
        <w:tab/>
      </w:r>
    </w:p>
    <w:p w14:paraId="57686D89" w14:textId="77777777" w:rsidR="00FB0659" w:rsidRPr="005900CA" w:rsidRDefault="00FB0659" w:rsidP="00CC2CE8">
      <w:pPr>
        <w:spacing w:after="160" w:line="259" w:lineRule="auto"/>
        <w:jc w:val="left"/>
        <w:rPr>
          <w:rFonts w:ascii="Arial" w:hAnsi="Arial" w:cs="Arial"/>
          <w:b/>
          <w:sz w:val="22"/>
        </w:rPr>
      </w:pPr>
      <w:r w:rsidRPr="0089728B">
        <w:rPr>
          <w:rFonts w:ascii="Arial" w:hAnsi="Arial" w:cs="Arial"/>
          <w:b/>
          <w:sz w:val="22"/>
        </w:rPr>
        <w:br w:type="page"/>
      </w:r>
      <w:r w:rsidRPr="005900CA">
        <w:rPr>
          <w:rFonts w:ascii="Arial" w:hAnsi="Arial" w:cs="Arial"/>
          <w:b/>
          <w:sz w:val="22"/>
        </w:rPr>
        <w:lastRenderedPageBreak/>
        <w:t>DOCUMENT INFORMATION</w:t>
      </w:r>
    </w:p>
    <w:p w14:paraId="57686D8A" w14:textId="77777777" w:rsidR="00FB0659" w:rsidRPr="0089728B" w:rsidRDefault="00FB0659" w:rsidP="00CC2CE8">
      <w:pPr>
        <w:ind w:left="-90"/>
        <w:jc w:val="left"/>
        <w:rPr>
          <w:rFonts w:ascii="Arial" w:hAnsi="Arial" w:cs="Arial"/>
          <w:b/>
          <w:sz w:val="22"/>
        </w:rPr>
      </w:pPr>
      <w:r w:rsidRPr="0089728B">
        <w:rPr>
          <w:rFonts w:ascii="Arial" w:hAnsi="Arial" w:cs="Arial"/>
          <w:sz w:val="22"/>
        </w:rPr>
        <w:t>This document is agreed upon when signed by all parties. Amendments and modifications to this document must be mutually agreed upon and signed by each party in the attached amendment/change list.</w:t>
      </w:r>
    </w:p>
    <w:p w14:paraId="57686D8B" w14:textId="77777777" w:rsidR="00FB0659" w:rsidRPr="0089728B" w:rsidRDefault="00FB0659" w:rsidP="00CC2CE8">
      <w:pPr>
        <w:pStyle w:val="BodyText"/>
        <w:kinsoku w:val="0"/>
        <w:overflowPunct w:val="0"/>
        <w:ind w:left="-90"/>
        <w:jc w:val="left"/>
        <w:rPr>
          <w:rFonts w:cs="Arial"/>
          <w:szCs w:val="22"/>
        </w:rPr>
      </w:pPr>
    </w:p>
    <w:p w14:paraId="57686D8C" w14:textId="77777777" w:rsidR="00FB0659" w:rsidRPr="0089728B" w:rsidRDefault="00FB0659" w:rsidP="00CC2CE8">
      <w:pPr>
        <w:pStyle w:val="BodyText"/>
        <w:kinsoku w:val="0"/>
        <w:overflowPunct w:val="0"/>
        <w:ind w:left="-90" w:right="10"/>
        <w:jc w:val="left"/>
        <w:rPr>
          <w:rFonts w:cs="Arial"/>
          <w:szCs w:val="22"/>
        </w:rPr>
      </w:pPr>
      <w:r w:rsidRPr="0089728B">
        <w:rPr>
          <w:rFonts w:cs="Arial"/>
          <w:szCs w:val="22"/>
        </w:rPr>
        <w:t xml:space="preserve">By signing this document, all the following suppliers confirm that this document is sufficient for the proper design and fulfils the requirement </w:t>
      </w:r>
      <w:proofErr w:type="gramStart"/>
      <w:r w:rsidRPr="0089728B">
        <w:rPr>
          <w:rFonts w:cs="Arial"/>
          <w:szCs w:val="22"/>
        </w:rPr>
        <w:t>on</w:t>
      </w:r>
      <w:proofErr w:type="gramEnd"/>
      <w:r w:rsidRPr="0089728B">
        <w:rPr>
          <w:rFonts w:cs="Arial"/>
          <w:szCs w:val="22"/>
        </w:rPr>
        <w:t xml:space="preserve"> function and performance.</w:t>
      </w:r>
    </w:p>
    <w:p w14:paraId="57686D8D" w14:textId="77777777" w:rsidR="00FB0659" w:rsidRPr="0089728B" w:rsidRDefault="00FB0659" w:rsidP="00CC2CE8">
      <w:pPr>
        <w:pStyle w:val="BodyText"/>
        <w:kinsoku w:val="0"/>
        <w:overflowPunct w:val="0"/>
        <w:ind w:left="-90" w:right="10"/>
        <w:jc w:val="left"/>
        <w:rPr>
          <w:rFonts w:cs="Arial"/>
          <w:szCs w:val="2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4160"/>
        <w:gridCol w:w="2644"/>
      </w:tblGrid>
      <w:tr w:rsidR="00FB0659" w:rsidRPr="005900CA" w14:paraId="57686D92" w14:textId="77777777" w:rsidTr="63E4A891">
        <w:trPr>
          <w:cantSplit/>
          <w:trHeight w:val="635"/>
        </w:trPr>
        <w:tc>
          <w:tcPr>
            <w:tcW w:w="2410" w:type="dxa"/>
            <w:shd w:val="clear" w:color="auto" w:fill="FFFFFF" w:themeFill="background1"/>
          </w:tcPr>
          <w:p w14:paraId="57686D8E" w14:textId="77777777" w:rsidR="00FB0659" w:rsidRPr="0089728B" w:rsidRDefault="00FB0659" w:rsidP="00CC2CE8">
            <w:pPr>
              <w:jc w:val="left"/>
              <w:rPr>
                <w:rFonts w:ascii="Arial" w:hAnsi="Arial" w:cs="Arial"/>
                <w:sz w:val="22"/>
                <w:lang w:val="en-GB"/>
              </w:rPr>
            </w:pPr>
          </w:p>
        </w:tc>
        <w:tc>
          <w:tcPr>
            <w:tcW w:w="4160" w:type="dxa"/>
            <w:tcBorders>
              <w:right w:val="single" w:sz="4" w:space="0" w:color="auto"/>
            </w:tcBorders>
            <w:shd w:val="clear" w:color="auto" w:fill="FFFFFF" w:themeFill="background1"/>
            <w:vAlign w:val="center"/>
          </w:tcPr>
          <w:p w14:paraId="57686D8F" w14:textId="77777777" w:rsidR="00FB0659" w:rsidRPr="0089728B" w:rsidRDefault="00FB0659" w:rsidP="00CC2CE8">
            <w:pPr>
              <w:jc w:val="left"/>
              <w:rPr>
                <w:rFonts w:ascii="Arial" w:hAnsi="Arial" w:cs="Arial"/>
                <w:b/>
                <w:sz w:val="22"/>
                <w:lang w:val="en-GB"/>
              </w:rPr>
            </w:pPr>
            <w:r w:rsidRPr="0089728B">
              <w:rPr>
                <w:rFonts w:ascii="Arial" w:hAnsi="Arial" w:cs="Arial"/>
                <w:b/>
                <w:sz w:val="22"/>
                <w:lang w:val="en-GB"/>
              </w:rPr>
              <w:t>Name</w:t>
            </w:r>
          </w:p>
          <w:p w14:paraId="57686D90" w14:textId="77777777" w:rsidR="00FB0659" w:rsidRPr="0089728B" w:rsidRDefault="00FB0659" w:rsidP="00CC2CE8">
            <w:pPr>
              <w:jc w:val="left"/>
              <w:rPr>
                <w:rFonts w:ascii="Arial" w:hAnsi="Arial" w:cs="Arial"/>
                <w:b/>
                <w:sz w:val="22"/>
                <w:lang w:val="en-GB"/>
              </w:rPr>
            </w:pPr>
            <w:r w:rsidRPr="0089728B">
              <w:rPr>
                <w:rFonts w:ascii="Arial" w:hAnsi="Arial" w:cs="Arial"/>
                <w:b/>
                <w:sz w:val="22"/>
                <w:lang w:val="en-GB"/>
              </w:rPr>
              <w:t>Designation</w:t>
            </w:r>
          </w:p>
        </w:tc>
        <w:tc>
          <w:tcPr>
            <w:tcW w:w="2644" w:type="dxa"/>
            <w:tcBorders>
              <w:right w:val="single" w:sz="4" w:space="0" w:color="auto"/>
            </w:tcBorders>
            <w:shd w:val="clear" w:color="auto" w:fill="FFFFFF" w:themeFill="background1"/>
            <w:vAlign w:val="center"/>
          </w:tcPr>
          <w:p w14:paraId="57686D91" w14:textId="77777777" w:rsidR="00FB0659" w:rsidRPr="0089728B" w:rsidRDefault="00FB0659" w:rsidP="00CC2CE8">
            <w:pPr>
              <w:jc w:val="left"/>
              <w:rPr>
                <w:rFonts w:ascii="Arial" w:hAnsi="Arial" w:cs="Arial"/>
                <w:b/>
                <w:sz w:val="22"/>
                <w:lang w:val="en-GB"/>
              </w:rPr>
            </w:pPr>
            <w:r w:rsidRPr="0089728B">
              <w:rPr>
                <w:rFonts w:ascii="Arial" w:hAnsi="Arial" w:cs="Arial"/>
                <w:b/>
                <w:sz w:val="22"/>
                <w:lang w:val="en-GB"/>
              </w:rPr>
              <w:t>Signature</w:t>
            </w:r>
          </w:p>
        </w:tc>
      </w:tr>
      <w:tr w:rsidR="00FB0659" w:rsidRPr="005900CA" w14:paraId="57686D94" w14:textId="77777777" w:rsidTr="63E4A891">
        <w:trPr>
          <w:cantSplit/>
          <w:trHeight w:val="635"/>
        </w:trPr>
        <w:tc>
          <w:tcPr>
            <w:tcW w:w="9214" w:type="dxa"/>
            <w:gridSpan w:val="3"/>
            <w:tcBorders>
              <w:top w:val="single" w:sz="4" w:space="0" w:color="auto"/>
              <w:bottom w:val="single" w:sz="4" w:space="0" w:color="auto"/>
              <w:right w:val="single" w:sz="4" w:space="0" w:color="auto"/>
            </w:tcBorders>
            <w:shd w:val="clear" w:color="auto" w:fill="FFFFFF" w:themeFill="background1"/>
            <w:vAlign w:val="center"/>
          </w:tcPr>
          <w:p w14:paraId="57686D93" w14:textId="77777777" w:rsidR="00FB0659" w:rsidRPr="0089728B" w:rsidRDefault="00FB0659" w:rsidP="00CC2CE8">
            <w:pPr>
              <w:jc w:val="left"/>
              <w:rPr>
                <w:rFonts w:ascii="Arial" w:hAnsi="Arial" w:cs="Arial"/>
                <w:sz w:val="22"/>
                <w:lang w:val="en-GB" w:eastAsia="ja-JP"/>
              </w:rPr>
            </w:pPr>
            <w:r w:rsidRPr="0089728B">
              <w:rPr>
                <w:rFonts w:ascii="Arial" w:hAnsi="Arial" w:cs="Arial"/>
                <w:b/>
                <w:sz w:val="22"/>
                <w:lang w:val="en-GB"/>
              </w:rPr>
              <w:t>NCS</w:t>
            </w:r>
          </w:p>
        </w:tc>
      </w:tr>
      <w:tr w:rsidR="00FB0659" w:rsidRPr="005900CA" w14:paraId="57686D9A" w14:textId="77777777" w:rsidTr="63E4A891">
        <w:trPr>
          <w:cantSplit/>
          <w:trHeight w:val="635"/>
        </w:trPr>
        <w:tc>
          <w:tcPr>
            <w:tcW w:w="2410" w:type="dxa"/>
            <w:tcBorders>
              <w:top w:val="single" w:sz="4" w:space="0" w:color="auto"/>
              <w:bottom w:val="single" w:sz="4" w:space="0" w:color="auto"/>
            </w:tcBorders>
            <w:shd w:val="clear" w:color="auto" w:fill="FFFFFF" w:themeFill="background1"/>
            <w:vAlign w:val="center"/>
          </w:tcPr>
          <w:p w14:paraId="57686D95" w14:textId="77777777" w:rsidR="00FB0659" w:rsidRPr="0089728B" w:rsidRDefault="00FB0659" w:rsidP="00CC2CE8">
            <w:pPr>
              <w:jc w:val="left"/>
              <w:rPr>
                <w:rFonts w:ascii="Arial" w:hAnsi="Arial" w:cs="Arial"/>
                <w:b/>
                <w:sz w:val="22"/>
                <w:lang w:val="en-GB"/>
              </w:rPr>
            </w:pPr>
            <w:r w:rsidRPr="0089728B">
              <w:rPr>
                <w:rFonts w:ascii="Arial" w:hAnsi="Arial" w:cs="Arial"/>
                <w:b/>
                <w:sz w:val="22"/>
                <w:lang w:val="en-GB"/>
              </w:rPr>
              <w:t>Prepared by</w:t>
            </w:r>
          </w:p>
        </w:tc>
        <w:tc>
          <w:tcPr>
            <w:tcW w:w="4160" w:type="dxa"/>
            <w:tcBorders>
              <w:top w:val="single" w:sz="4" w:space="0" w:color="auto"/>
              <w:bottom w:val="single" w:sz="4" w:space="0" w:color="auto"/>
              <w:right w:val="single" w:sz="4" w:space="0" w:color="auto"/>
            </w:tcBorders>
            <w:vAlign w:val="center"/>
          </w:tcPr>
          <w:p w14:paraId="57686D98" w14:textId="37C393D3" w:rsidR="00FB0659" w:rsidRPr="005900CA" w:rsidRDefault="737F51A2" w:rsidP="00CC2CE8">
            <w:pPr>
              <w:pStyle w:val="BodyText"/>
              <w:jc w:val="left"/>
              <w:rPr>
                <w:rFonts w:cs="Arial"/>
                <w:szCs w:val="22"/>
              </w:rPr>
            </w:pPr>
            <w:proofErr w:type="spellStart"/>
            <w:r w:rsidRPr="005900CA">
              <w:rPr>
                <w:rFonts w:cs="Arial"/>
                <w:szCs w:val="22"/>
              </w:rPr>
              <w:t>Zuxian</w:t>
            </w:r>
            <w:proofErr w:type="spellEnd"/>
            <w:r w:rsidRPr="005900CA">
              <w:rPr>
                <w:rFonts w:cs="Arial"/>
                <w:szCs w:val="22"/>
              </w:rPr>
              <w:t xml:space="preserve"> Cai </w:t>
            </w:r>
            <w:r w:rsidR="00FB0659" w:rsidRPr="005900CA">
              <w:rPr>
                <w:szCs w:val="22"/>
              </w:rPr>
              <w:br/>
            </w:r>
            <w:proofErr w:type="spellStart"/>
            <w:r w:rsidRPr="005900CA">
              <w:rPr>
                <w:rFonts w:cs="Arial"/>
                <w:szCs w:val="22"/>
              </w:rPr>
              <w:t>Pdt</w:t>
            </w:r>
            <w:proofErr w:type="spellEnd"/>
            <w:r w:rsidRPr="005900CA">
              <w:rPr>
                <w:rFonts w:cs="Arial"/>
                <w:szCs w:val="22"/>
              </w:rPr>
              <w:t xml:space="preserve"> Engineer, Video Intelligence  </w:t>
            </w:r>
          </w:p>
        </w:tc>
        <w:tc>
          <w:tcPr>
            <w:tcW w:w="2644" w:type="dxa"/>
            <w:tcBorders>
              <w:top w:val="single" w:sz="4" w:space="0" w:color="auto"/>
              <w:bottom w:val="single" w:sz="4" w:space="0" w:color="auto"/>
              <w:right w:val="single" w:sz="4" w:space="0" w:color="auto"/>
            </w:tcBorders>
            <w:vAlign w:val="bottom"/>
          </w:tcPr>
          <w:p w14:paraId="57686D99" w14:textId="69680B69" w:rsidR="00FB0659" w:rsidRPr="005900CA" w:rsidRDefault="7B3F5251" w:rsidP="00CC2CE8">
            <w:pPr>
              <w:pStyle w:val="BodyText"/>
              <w:jc w:val="left"/>
              <w:rPr>
                <w:rFonts w:cs="Arial"/>
                <w:szCs w:val="22"/>
                <w:lang w:eastAsia="ja-JP"/>
              </w:rPr>
            </w:pPr>
            <w:r w:rsidRPr="005900CA">
              <w:rPr>
                <w:rFonts w:cs="Arial"/>
                <w:szCs w:val="22"/>
                <w:lang w:eastAsia="ja-JP"/>
              </w:rPr>
              <w:t xml:space="preserve">Date: </w:t>
            </w:r>
            <w:r w:rsidR="00BB5F04">
              <w:rPr>
                <w:rFonts w:cs="Arial"/>
                <w:szCs w:val="22"/>
                <w:lang w:eastAsia="ja-JP"/>
              </w:rPr>
              <w:t>31</w:t>
            </w:r>
            <w:r w:rsidRPr="005900CA">
              <w:rPr>
                <w:rFonts w:cs="Arial"/>
                <w:szCs w:val="22"/>
                <w:lang w:eastAsia="ja-JP"/>
              </w:rPr>
              <w:t xml:space="preserve"> </w:t>
            </w:r>
            <w:r w:rsidR="00BB5F04">
              <w:rPr>
                <w:rFonts w:cs="Arial"/>
                <w:szCs w:val="22"/>
                <w:lang w:eastAsia="ja-JP"/>
              </w:rPr>
              <w:t>Oct</w:t>
            </w:r>
            <w:r w:rsidR="00B67618" w:rsidRPr="005900CA">
              <w:rPr>
                <w:rFonts w:cs="Arial"/>
                <w:szCs w:val="22"/>
                <w:lang w:eastAsia="ja-JP"/>
              </w:rPr>
              <w:t xml:space="preserve"> </w:t>
            </w:r>
            <w:r w:rsidRPr="005900CA">
              <w:rPr>
                <w:rFonts w:cs="Arial"/>
                <w:szCs w:val="22"/>
                <w:lang w:eastAsia="ja-JP"/>
              </w:rPr>
              <w:t xml:space="preserve">2025  </w:t>
            </w:r>
          </w:p>
        </w:tc>
      </w:tr>
      <w:tr w:rsidR="00FB0659" w:rsidRPr="005900CA" w14:paraId="57686DA0" w14:textId="77777777" w:rsidTr="63E4A891">
        <w:trPr>
          <w:cantSplit/>
          <w:trHeight w:val="635"/>
        </w:trPr>
        <w:tc>
          <w:tcPr>
            <w:tcW w:w="2410" w:type="dxa"/>
            <w:shd w:val="clear" w:color="auto" w:fill="FFFFFF" w:themeFill="background1"/>
            <w:vAlign w:val="center"/>
          </w:tcPr>
          <w:p w14:paraId="57686D9B" w14:textId="77777777" w:rsidR="00FB0659" w:rsidRPr="0089728B" w:rsidRDefault="00FB0659" w:rsidP="00CC2CE8">
            <w:pPr>
              <w:jc w:val="left"/>
              <w:rPr>
                <w:rFonts w:ascii="Arial" w:hAnsi="Arial" w:cs="Arial"/>
                <w:b/>
                <w:sz w:val="22"/>
                <w:lang w:val="en-GB"/>
              </w:rPr>
            </w:pPr>
            <w:r w:rsidRPr="0089728B">
              <w:rPr>
                <w:rFonts w:ascii="Arial" w:hAnsi="Arial" w:cs="Arial"/>
                <w:b/>
                <w:sz w:val="22"/>
                <w:lang w:val="en-GB"/>
              </w:rPr>
              <w:t>Reviewed by</w:t>
            </w:r>
            <w:r w:rsidRPr="0089728B">
              <w:rPr>
                <w:rFonts w:ascii="Arial" w:hAnsi="Arial" w:cs="Arial"/>
                <w:sz w:val="22"/>
                <w:lang w:val="en-GB"/>
              </w:rPr>
              <w:t xml:space="preserve"> </w:t>
            </w:r>
          </w:p>
        </w:tc>
        <w:tc>
          <w:tcPr>
            <w:tcW w:w="4160" w:type="dxa"/>
            <w:tcBorders>
              <w:right w:val="single" w:sz="4" w:space="0" w:color="auto"/>
            </w:tcBorders>
            <w:vAlign w:val="center"/>
          </w:tcPr>
          <w:p w14:paraId="5E820F8F" w14:textId="160355F7" w:rsidR="00FB0659" w:rsidRPr="005900CA" w:rsidRDefault="79075148" w:rsidP="63E4A891">
            <w:pPr>
              <w:pStyle w:val="BodyText"/>
              <w:jc w:val="left"/>
              <w:rPr>
                <w:ins w:id="0" w:author="Clarence Tan (NCS)" w:date="2025-11-18T08:05:00Z" w16du:dateUtc="2025-11-18T08:05:19Z"/>
                <w:rFonts w:cs="Arial"/>
              </w:rPr>
            </w:pPr>
            <w:r w:rsidRPr="63E4A891">
              <w:rPr>
                <w:rFonts w:cs="Arial"/>
                <w:lang w:val="en-GB"/>
              </w:rPr>
              <w:t>Clarence Tan</w:t>
            </w:r>
            <w:r w:rsidRPr="63E4A891">
              <w:rPr>
                <w:rFonts w:cs="Arial"/>
              </w:rPr>
              <w:t xml:space="preserve"> </w:t>
            </w:r>
            <w:r w:rsidR="00825A74">
              <w:br/>
            </w:r>
            <w:r w:rsidRPr="63E4A891">
              <w:rPr>
                <w:rFonts w:cs="Arial"/>
              </w:rPr>
              <w:t xml:space="preserve">Senior System Engineer, </w:t>
            </w:r>
            <w:del w:id="1" w:author="Clarence Tan (NCS)" w:date="2025-11-18T08:05:00Z">
              <w:r w:rsidR="00825A74" w:rsidRPr="63E4A891" w:rsidDel="79075148">
                <w:rPr>
                  <w:rFonts w:cs="Arial"/>
                </w:rPr>
                <w:delText>Video</w:delText>
              </w:r>
            </w:del>
            <w:ins w:id="2" w:author="Clarence Tan (NCS)" w:date="2025-11-18T08:05:00Z">
              <w:r w:rsidR="5C0A3558" w:rsidRPr="63E4A891">
                <w:rPr>
                  <w:rFonts w:cs="Arial"/>
                </w:rPr>
                <w:t>NCS</w:t>
              </w:r>
            </w:ins>
            <w:del w:id="3" w:author="Clarence Tan (NCS)" w:date="2025-11-18T08:05:00Z">
              <w:r w:rsidR="00825A74" w:rsidRPr="63E4A891" w:rsidDel="79075148">
                <w:rPr>
                  <w:rFonts w:cs="Arial"/>
                </w:rPr>
                <w:delText xml:space="preserve"> Intelligence  </w:delText>
              </w:r>
            </w:del>
            <w:ins w:id="4" w:author="Clarence Tan (NCS)" w:date="2025-11-18T08:05:00Z">
              <w:r w:rsidR="00825A74">
                <w:br/>
              </w:r>
              <w:r w:rsidR="00825A74">
                <w:br/>
              </w:r>
            </w:ins>
          </w:p>
          <w:p w14:paraId="0E55E665" w14:textId="504959F7" w:rsidR="00FB0659" w:rsidRPr="005900CA" w:rsidRDefault="00FB0659" w:rsidP="63E4A891">
            <w:pPr>
              <w:pStyle w:val="BodyText"/>
              <w:jc w:val="left"/>
              <w:rPr>
                <w:ins w:id="5" w:author="Clarence Tan (NCS)" w:date="2025-11-18T08:05:00Z" w16du:dateUtc="2025-11-18T08:05:20Z"/>
                <w:rFonts w:cs="Arial"/>
              </w:rPr>
            </w:pPr>
          </w:p>
          <w:p w14:paraId="00255C4A" w14:textId="38233A89" w:rsidR="00FB0659" w:rsidRPr="005900CA" w:rsidRDefault="79614191">
            <w:pPr>
              <w:pStyle w:val="BodyText"/>
              <w:jc w:val="left"/>
              <w:rPr>
                <w:ins w:id="6" w:author="Clarence Tan (NCS)" w:date="2025-11-18T08:05:00Z" w16du:dateUtc="2025-11-18T08:05:55Z"/>
              </w:rPr>
              <w:pPrChange w:id="7" w:author="Clarence Tan (NCS)" w:date="2025-11-18T08:05:00Z">
                <w:pPr/>
              </w:pPrChange>
            </w:pPr>
            <w:ins w:id="8" w:author="Clarence Tan (NCS)" w:date="2025-11-18T08:05:00Z">
              <w:r w:rsidRPr="63E4A891">
                <w:rPr>
                  <w:rFonts w:eastAsia="Arial" w:cs="Arial"/>
                  <w:color w:val="000000" w:themeColor="text1"/>
                  <w:szCs w:val="22"/>
                </w:rPr>
                <w:t>Liew Siek Siong</w:t>
              </w:r>
              <w:r w:rsidR="00825A74">
                <w:br/>
              </w:r>
              <w:r w:rsidRPr="63E4A891">
                <w:rPr>
                  <w:rFonts w:eastAsia="Arial" w:cs="Arial"/>
                  <w:color w:val="000000" w:themeColor="text1"/>
                  <w:szCs w:val="22"/>
                </w:rPr>
                <w:t>&lt;title&gt;, DSTA</w:t>
              </w:r>
            </w:ins>
          </w:p>
          <w:p w14:paraId="57686D9E" w14:textId="4BAA607C" w:rsidR="00FB0659" w:rsidRPr="005900CA" w:rsidRDefault="00FB0659" w:rsidP="63E4A891">
            <w:pPr>
              <w:pStyle w:val="BodyText"/>
              <w:jc w:val="left"/>
              <w:rPr>
                <w:rFonts w:cs="Arial"/>
              </w:rPr>
            </w:pPr>
          </w:p>
        </w:tc>
        <w:tc>
          <w:tcPr>
            <w:tcW w:w="2644" w:type="dxa"/>
            <w:tcBorders>
              <w:right w:val="single" w:sz="4" w:space="0" w:color="auto"/>
            </w:tcBorders>
            <w:vAlign w:val="bottom"/>
          </w:tcPr>
          <w:p w14:paraId="57686D9F" w14:textId="68902962" w:rsidR="00FB0659" w:rsidRPr="005900CA" w:rsidRDefault="45736E76" w:rsidP="00CC2CE8">
            <w:pPr>
              <w:pStyle w:val="BodyText"/>
              <w:jc w:val="left"/>
              <w:rPr>
                <w:rFonts w:cs="Arial"/>
                <w:szCs w:val="22"/>
              </w:rPr>
            </w:pPr>
            <w:r w:rsidRPr="005900CA">
              <w:rPr>
                <w:rFonts w:cs="Arial"/>
                <w:szCs w:val="22"/>
                <w:lang w:eastAsia="ja-JP"/>
              </w:rPr>
              <w:t xml:space="preserve">Date: </w:t>
            </w:r>
            <w:r w:rsidR="007C6DDC">
              <w:rPr>
                <w:rFonts w:cs="Arial"/>
                <w:szCs w:val="22"/>
                <w:lang w:eastAsia="ja-JP"/>
              </w:rPr>
              <w:t>31</w:t>
            </w:r>
            <w:r w:rsidR="007C6DDC" w:rsidRPr="005900CA">
              <w:rPr>
                <w:rFonts w:cs="Arial"/>
                <w:szCs w:val="22"/>
                <w:lang w:eastAsia="ja-JP"/>
              </w:rPr>
              <w:t xml:space="preserve"> </w:t>
            </w:r>
            <w:r w:rsidR="007C6DDC">
              <w:rPr>
                <w:rFonts w:cs="Arial"/>
                <w:szCs w:val="22"/>
                <w:lang w:eastAsia="ja-JP"/>
              </w:rPr>
              <w:t>Oct</w:t>
            </w:r>
            <w:r w:rsidR="00256C40" w:rsidRPr="005900CA">
              <w:rPr>
                <w:rFonts w:cs="Arial"/>
                <w:szCs w:val="22"/>
                <w:lang w:eastAsia="ja-JP"/>
              </w:rPr>
              <w:t xml:space="preserve"> </w:t>
            </w:r>
            <w:r w:rsidRPr="005900CA">
              <w:rPr>
                <w:rFonts w:cs="Arial"/>
                <w:szCs w:val="22"/>
                <w:lang w:eastAsia="ja-JP"/>
              </w:rPr>
              <w:t xml:space="preserve">2025  </w:t>
            </w:r>
          </w:p>
        </w:tc>
      </w:tr>
      <w:tr w:rsidR="00FB0659" w:rsidRPr="005900CA" w14:paraId="57686DA6" w14:textId="77777777" w:rsidTr="63E4A891">
        <w:trPr>
          <w:cantSplit/>
          <w:trHeight w:val="635"/>
        </w:trPr>
        <w:tc>
          <w:tcPr>
            <w:tcW w:w="2410" w:type="dxa"/>
            <w:shd w:val="clear" w:color="auto" w:fill="FFFFFF" w:themeFill="background1"/>
            <w:vAlign w:val="center"/>
          </w:tcPr>
          <w:p w14:paraId="57686DA1" w14:textId="77777777" w:rsidR="00FB0659" w:rsidRPr="0089728B" w:rsidRDefault="00FB0659" w:rsidP="00CC2CE8">
            <w:pPr>
              <w:jc w:val="left"/>
              <w:rPr>
                <w:rFonts w:ascii="Arial" w:hAnsi="Arial" w:cs="Arial"/>
                <w:b/>
                <w:sz w:val="22"/>
                <w:lang w:val="en-GB"/>
              </w:rPr>
            </w:pPr>
            <w:r w:rsidRPr="0089728B">
              <w:rPr>
                <w:rFonts w:ascii="Arial" w:hAnsi="Arial" w:cs="Arial"/>
                <w:b/>
                <w:sz w:val="22"/>
                <w:lang w:val="en-GB"/>
              </w:rPr>
              <w:t>Approved by</w:t>
            </w:r>
          </w:p>
        </w:tc>
        <w:tc>
          <w:tcPr>
            <w:tcW w:w="4160" w:type="dxa"/>
            <w:tcBorders>
              <w:right w:val="single" w:sz="4" w:space="0" w:color="auto"/>
            </w:tcBorders>
            <w:vAlign w:val="center"/>
          </w:tcPr>
          <w:p w14:paraId="7DA422B1" w14:textId="77777777" w:rsidR="00FB0659" w:rsidRDefault="0065707D" w:rsidP="00CC2CE8">
            <w:pPr>
              <w:pStyle w:val="BodyText"/>
              <w:jc w:val="left"/>
              <w:rPr>
                <w:del w:id="9" w:author="Clarence Tan (NCS)" w:date="2025-11-18T08:06:00Z" w16du:dateUtc="2025-11-18T08:06:03Z"/>
              </w:rPr>
            </w:pPr>
            <w:del w:id="10" w:author="Clarence Tan (NCS)" w:date="2025-11-18T08:06:00Z">
              <w:r w:rsidRPr="63E4A891" w:rsidDel="3FD85E41">
                <w:rPr>
                  <w:rFonts w:cs="Arial"/>
                </w:rPr>
                <w:delText>D</w:delText>
              </w:r>
              <w:r w:rsidDel="139D2386">
                <w:delText xml:space="preserve">avid </w:delText>
              </w:r>
              <w:r w:rsidDel="4C18049F">
                <w:delText>Yeo</w:delText>
              </w:r>
            </w:del>
          </w:p>
          <w:p w14:paraId="5C84FA2B" w14:textId="00F4F60A" w:rsidR="003F1AF1" w:rsidRPr="005900CA" w:rsidRDefault="003F1AF1" w:rsidP="63E4A891">
            <w:pPr>
              <w:pStyle w:val="BodyText"/>
              <w:jc w:val="left"/>
              <w:rPr>
                <w:ins w:id="11" w:author="Clarence Tan (NCS)" w:date="2025-11-18T08:06:00Z" w16du:dateUtc="2025-11-18T08:06:03Z"/>
                <w:rFonts w:eastAsia="Arial" w:cs="Arial"/>
                <w:color w:val="D13438"/>
                <w:szCs w:val="22"/>
              </w:rPr>
            </w:pPr>
            <w:del w:id="12" w:author="Clarence Tan (NCS)" w:date="2025-11-18T08:06:00Z">
              <w:r w:rsidDel="764A96FD">
                <w:delText xml:space="preserve">Delivery </w:delText>
              </w:r>
              <w:r w:rsidDel="6AE50385">
                <w:delText>Lead, Video Intelligence</w:delText>
              </w:r>
            </w:del>
            <w:ins w:id="13" w:author="Clarence Tan (NCS)" w:date="2025-11-18T08:06:00Z">
              <w:r w:rsidR="202C4A9D" w:rsidRPr="63E4A891">
                <w:rPr>
                  <w:rFonts w:eastAsia="Arial" w:cs="Arial"/>
                  <w:strike/>
                  <w:color w:val="D13438"/>
                  <w:szCs w:val="22"/>
                </w:rPr>
                <w:t xml:space="preserve"> David Yeo</w:t>
              </w:r>
            </w:ins>
          </w:p>
          <w:p w14:paraId="4A4A5020" w14:textId="5B256CA5" w:rsidR="003F1AF1" w:rsidRPr="005900CA" w:rsidRDefault="202C4A9D">
            <w:pPr>
              <w:pStyle w:val="BodyText"/>
              <w:jc w:val="left"/>
              <w:rPr>
                <w:ins w:id="14" w:author="Clarence Tan (NCS)" w:date="2025-11-18T08:06:00Z" w16du:dateUtc="2025-11-18T08:06:03Z"/>
                <w:rFonts w:eastAsia="Arial" w:cs="Arial"/>
                <w:color w:val="000000" w:themeColor="text1"/>
              </w:rPr>
              <w:pPrChange w:id="15" w:author="Clarence Tan (NCS)" w:date="2025-11-18T08:06:00Z">
                <w:pPr/>
              </w:pPrChange>
            </w:pPr>
            <w:ins w:id="16" w:author="Clarence Tan (NCS)" w:date="2025-11-18T08:06:00Z">
              <w:r w:rsidRPr="6A2D4541">
                <w:rPr>
                  <w:rFonts w:eastAsia="Arial" w:cs="Arial"/>
                  <w:strike/>
                  <w:color w:val="D13438"/>
                </w:rPr>
                <w:t>Delivery Lead, Video Intelligence</w:t>
              </w:r>
            </w:ins>
            <w:r w:rsidR="003F1AF1">
              <w:br/>
            </w:r>
            <w:ins w:id="17" w:author="Clarence Tan (NCS)" w:date="2025-11-18T08:06:00Z">
              <w:r w:rsidRPr="6A2D4541">
                <w:rPr>
                  <w:rFonts w:eastAsia="Arial" w:cs="Arial"/>
                  <w:color w:val="D13438"/>
                  <w:u w:val="single"/>
                </w:rPr>
                <w:t xml:space="preserve">Tan </w:t>
              </w:r>
              <w:proofErr w:type="spellStart"/>
              <w:r w:rsidRPr="6A2D4541">
                <w:rPr>
                  <w:rFonts w:eastAsia="Arial" w:cs="Arial"/>
                  <w:color w:val="D13438"/>
                  <w:u w:val="single"/>
                </w:rPr>
                <w:t>Yangzhi</w:t>
              </w:r>
            </w:ins>
            <w:proofErr w:type="spellEnd"/>
            <w:r w:rsidR="003F1AF1">
              <w:br/>
            </w:r>
            <w:ins w:id="18" w:author="Clarence Tan (NCS)" w:date="2025-11-18T08:06:00Z">
              <w:del w:id="19" w:author="Zuxian Cai (NCS)" w:date="2025-12-05T06:16:00Z">
                <w:r w:rsidRPr="6A2D4541">
                  <w:rPr>
                    <w:rFonts w:eastAsia="Arial" w:cs="Arial"/>
                    <w:color w:val="D13438"/>
                    <w:u w:val="single"/>
                  </w:rPr>
                  <w:delText>&lt;title</w:delText>
                </w:r>
                <w:r w:rsidRPr="6A2D4541" w:rsidDel="0F0CF738">
                  <w:rPr>
                    <w:rFonts w:eastAsia="Arial" w:cs="Arial"/>
                    <w:color w:val="D13438"/>
                    <w:u w:val="single"/>
                  </w:rPr>
                  <w:delText>&gt;</w:delText>
                </w:r>
              </w:del>
            </w:ins>
            <w:ins w:id="20" w:author="Zuxian Cai (NCS)" w:date="2025-12-05T06:16:00Z">
              <w:r w:rsidR="5ACF436B" w:rsidRPr="6A2D4541">
                <w:rPr>
                  <w:rFonts w:eastAsia="Arial" w:cs="Arial"/>
                  <w:color w:val="D13438"/>
                  <w:u w:val="single"/>
                </w:rPr>
                <w:t xml:space="preserve"> </w:t>
              </w:r>
              <w:proofErr w:type="spellStart"/>
              <w:r w:rsidR="5ACF436B" w:rsidRPr="6A2D4541">
                <w:rPr>
                  <w:rFonts w:eastAsia="Arial" w:cs="Arial"/>
                  <w:color w:val="D13438"/>
                  <w:u w:val="single"/>
                </w:rPr>
                <w:t>SPgM</w:t>
              </w:r>
              <w:proofErr w:type="spellEnd"/>
              <w:r w:rsidR="5ACF436B" w:rsidRPr="6A2D4541">
                <w:rPr>
                  <w:rFonts w:eastAsia="Arial" w:cs="Arial"/>
                  <w:color w:val="D13438"/>
                  <w:u w:val="single"/>
                </w:rPr>
                <w:t xml:space="preserve"> (SAF IVH)</w:t>
              </w:r>
            </w:ins>
            <w:ins w:id="21" w:author="Clarence Tan (NCS)" w:date="2025-11-18T08:06:00Z">
              <w:r w:rsidR="0F0CF738" w:rsidRPr="6A2D4541">
                <w:rPr>
                  <w:rFonts w:eastAsia="Arial" w:cs="Arial"/>
                  <w:color w:val="D13438"/>
                  <w:u w:val="single"/>
                </w:rPr>
                <w:t>,</w:t>
              </w:r>
              <w:r w:rsidRPr="6A2D4541">
                <w:rPr>
                  <w:rFonts w:eastAsia="Arial" w:cs="Arial"/>
                  <w:color w:val="D13438"/>
                  <w:u w:val="single"/>
                </w:rPr>
                <w:t xml:space="preserve"> DSTA</w:t>
              </w:r>
            </w:ins>
          </w:p>
          <w:p w14:paraId="57686DA4" w14:textId="29CF48A1" w:rsidR="003F1AF1" w:rsidRPr="005900CA" w:rsidRDefault="003F1AF1" w:rsidP="63E4A891">
            <w:pPr>
              <w:pStyle w:val="BodyText"/>
              <w:jc w:val="left"/>
            </w:pPr>
          </w:p>
        </w:tc>
        <w:tc>
          <w:tcPr>
            <w:tcW w:w="2644" w:type="dxa"/>
            <w:tcBorders>
              <w:right w:val="single" w:sz="4" w:space="0" w:color="auto"/>
            </w:tcBorders>
            <w:vAlign w:val="bottom"/>
          </w:tcPr>
          <w:p w14:paraId="57686DA5" w14:textId="15558C11" w:rsidR="00FB0659" w:rsidRPr="005900CA" w:rsidRDefault="00F97DE8" w:rsidP="00CC2CE8">
            <w:pPr>
              <w:pStyle w:val="BodyText"/>
              <w:jc w:val="left"/>
              <w:rPr>
                <w:rFonts w:cs="Arial"/>
                <w:szCs w:val="22"/>
                <w:lang w:eastAsia="ja-JP"/>
              </w:rPr>
            </w:pPr>
            <w:r>
              <w:rPr>
                <w:rFonts w:cs="Arial"/>
                <w:szCs w:val="22"/>
                <w:lang w:eastAsia="ja-JP"/>
              </w:rPr>
              <w:t xml:space="preserve">Date: </w:t>
            </w:r>
            <w:r w:rsidR="007C6DDC">
              <w:rPr>
                <w:rFonts w:cs="Arial"/>
                <w:szCs w:val="22"/>
                <w:lang w:eastAsia="ja-JP"/>
              </w:rPr>
              <w:t>31</w:t>
            </w:r>
            <w:r w:rsidR="007C6DDC" w:rsidRPr="005900CA">
              <w:rPr>
                <w:rFonts w:cs="Arial"/>
                <w:szCs w:val="22"/>
                <w:lang w:eastAsia="ja-JP"/>
              </w:rPr>
              <w:t xml:space="preserve"> </w:t>
            </w:r>
            <w:r w:rsidR="007C6DDC">
              <w:rPr>
                <w:rFonts w:cs="Arial"/>
                <w:szCs w:val="22"/>
                <w:lang w:eastAsia="ja-JP"/>
              </w:rPr>
              <w:t>Oct</w:t>
            </w:r>
            <w:r w:rsidR="00AB3807" w:rsidRPr="005900CA">
              <w:rPr>
                <w:rFonts w:cs="Arial"/>
                <w:szCs w:val="22"/>
                <w:lang w:eastAsia="ja-JP"/>
              </w:rPr>
              <w:t xml:space="preserve"> 2025</w:t>
            </w:r>
          </w:p>
        </w:tc>
      </w:tr>
    </w:tbl>
    <w:p w14:paraId="57686DA7" w14:textId="77777777" w:rsidR="00FB0659" w:rsidRPr="0089728B" w:rsidRDefault="00FB0659" w:rsidP="00CC2CE8">
      <w:pPr>
        <w:jc w:val="left"/>
        <w:rPr>
          <w:rFonts w:ascii="Arial" w:hAnsi="Arial" w:cs="Arial"/>
          <w:b/>
          <w:sz w:val="22"/>
        </w:rPr>
      </w:pPr>
    </w:p>
    <w:p w14:paraId="57686DA8" w14:textId="77777777" w:rsidR="00FB0659" w:rsidRPr="0089728B" w:rsidRDefault="00FB0659" w:rsidP="00CC2CE8">
      <w:pPr>
        <w:jc w:val="left"/>
        <w:rPr>
          <w:rFonts w:ascii="Arial" w:hAnsi="Arial" w:cs="Arial"/>
          <w:b/>
          <w:sz w:val="22"/>
        </w:rPr>
      </w:pPr>
      <w:r w:rsidRPr="0089728B">
        <w:rPr>
          <w:rFonts w:ascii="Arial" w:hAnsi="Arial" w:cs="Arial"/>
          <w:b/>
          <w:sz w:val="22"/>
        </w:rPr>
        <w:br w:type="page"/>
      </w:r>
    </w:p>
    <w:p w14:paraId="57686DA9" w14:textId="77777777" w:rsidR="00FB0659" w:rsidRPr="005900CA" w:rsidRDefault="00FB0659" w:rsidP="00CC2CE8">
      <w:pPr>
        <w:jc w:val="left"/>
        <w:rPr>
          <w:del w:id="22" w:author="Tom Shen (NCS)" w:date="2025-12-09T13:38:00Z" w16du:dateUtc="2025-12-09T05:38:00Z"/>
          <w:rFonts w:ascii="Arial" w:hAnsi="Arial" w:cs="Arial"/>
          <w:b/>
          <w:sz w:val="22"/>
        </w:rPr>
      </w:pPr>
      <w:r w:rsidRPr="005900CA">
        <w:rPr>
          <w:rFonts w:ascii="Arial" w:hAnsi="Arial" w:cs="Arial"/>
          <w:b/>
          <w:sz w:val="22"/>
        </w:rPr>
        <w:lastRenderedPageBreak/>
        <w:t>REVISION HISTORY</w:t>
      </w:r>
    </w:p>
    <w:p w14:paraId="57686DAA" w14:textId="64ABEBD3" w:rsidR="00FB0659" w:rsidRPr="0089728B" w:rsidRDefault="00FB0659" w:rsidP="00CC2CE8">
      <w:pPr>
        <w:jc w:val="left"/>
        <w:rPr>
          <w:del w:id="23" w:author="Tom Shen (NCS)" w:date="2025-12-09T13:37:00Z" w16du:dateUtc="2025-12-09T05:37:00Z"/>
          <w:rFonts w:ascii="Arial" w:hAnsi="Arial" w:cs="Arial"/>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2134"/>
        <w:gridCol w:w="3706"/>
        <w:gridCol w:w="2075"/>
      </w:tblGrid>
      <w:tr w:rsidR="00FB0659" w:rsidRPr="005900CA" w14:paraId="57686DAF" w14:textId="77777777" w:rsidTr="5BB96CD9">
        <w:trPr>
          <w:trHeight w:val="589"/>
          <w:tblHeader/>
        </w:trPr>
        <w:tc>
          <w:tcPr>
            <w:tcW w:w="1101" w:type="dxa"/>
            <w:shd w:val="clear" w:color="auto" w:fill="F2F2F2" w:themeFill="background1" w:themeFillShade="F2"/>
            <w:vAlign w:val="center"/>
          </w:tcPr>
          <w:p w14:paraId="57686DAB" w14:textId="77777777" w:rsidR="00FB0659" w:rsidRPr="0089728B" w:rsidRDefault="00FB0659" w:rsidP="00CC2CE8">
            <w:pPr>
              <w:spacing w:before="60" w:after="60"/>
              <w:jc w:val="left"/>
              <w:rPr>
                <w:rFonts w:ascii="Arial" w:hAnsi="Arial" w:cs="Arial"/>
                <w:b/>
                <w:sz w:val="22"/>
                <w:lang w:val="en-GB"/>
              </w:rPr>
            </w:pPr>
            <w:r w:rsidRPr="0089728B">
              <w:rPr>
                <w:rFonts w:ascii="Arial" w:hAnsi="Arial" w:cs="Arial"/>
                <w:b/>
                <w:sz w:val="22"/>
                <w:lang w:val="en-GB"/>
              </w:rPr>
              <w:lastRenderedPageBreak/>
              <w:t>Version</w:t>
            </w:r>
          </w:p>
        </w:tc>
        <w:tc>
          <w:tcPr>
            <w:tcW w:w="2134" w:type="dxa"/>
            <w:shd w:val="clear" w:color="auto" w:fill="F2F2F2" w:themeFill="background1" w:themeFillShade="F2"/>
            <w:vAlign w:val="center"/>
          </w:tcPr>
          <w:p w14:paraId="57686DAC" w14:textId="77777777" w:rsidR="00FB0659" w:rsidRPr="0089728B" w:rsidRDefault="00FB0659" w:rsidP="00CC2CE8">
            <w:pPr>
              <w:spacing w:before="60" w:after="60"/>
              <w:jc w:val="left"/>
              <w:rPr>
                <w:rFonts w:ascii="Arial" w:hAnsi="Arial" w:cs="Arial"/>
                <w:b/>
                <w:sz w:val="22"/>
                <w:lang w:val="en-GB"/>
              </w:rPr>
            </w:pPr>
            <w:r w:rsidRPr="0089728B">
              <w:rPr>
                <w:rFonts w:ascii="Arial" w:hAnsi="Arial" w:cs="Arial"/>
                <w:b/>
                <w:sz w:val="22"/>
                <w:lang w:val="en-GB"/>
              </w:rPr>
              <w:t>Effective Date</w:t>
            </w:r>
          </w:p>
        </w:tc>
        <w:tc>
          <w:tcPr>
            <w:tcW w:w="3706" w:type="dxa"/>
            <w:shd w:val="clear" w:color="auto" w:fill="F2F2F2" w:themeFill="background1" w:themeFillShade="F2"/>
            <w:vAlign w:val="center"/>
          </w:tcPr>
          <w:p w14:paraId="57686DAD" w14:textId="77777777" w:rsidR="00FB0659" w:rsidRPr="0089728B" w:rsidRDefault="00FB0659" w:rsidP="00CC2CE8">
            <w:pPr>
              <w:spacing w:before="60" w:after="60"/>
              <w:jc w:val="left"/>
              <w:rPr>
                <w:rFonts w:ascii="Arial" w:hAnsi="Arial" w:cs="Arial"/>
                <w:b/>
                <w:sz w:val="22"/>
                <w:lang w:val="en-GB"/>
              </w:rPr>
            </w:pPr>
            <w:r w:rsidRPr="0089728B">
              <w:rPr>
                <w:rFonts w:ascii="Arial" w:hAnsi="Arial" w:cs="Arial"/>
                <w:b/>
                <w:sz w:val="22"/>
                <w:lang w:val="en-GB"/>
              </w:rPr>
              <w:t>Summary of Changes</w:t>
            </w:r>
          </w:p>
        </w:tc>
        <w:tc>
          <w:tcPr>
            <w:tcW w:w="2075" w:type="dxa"/>
            <w:shd w:val="clear" w:color="auto" w:fill="F2F2F2" w:themeFill="background1" w:themeFillShade="F2"/>
            <w:vAlign w:val="center"/>
          </w:tcPr>
          <w:p w14:paraId="57686DAE" w14:textId="77777777" w:rsidR="00FB0659" w:rsidRPr="0089728B" w:rsidRDefault="00FB0659" w:rsidP="00CC2CE8">
            <w:pPr>
              <w:spacing w:before="60" w:after="60"/>
              <w:jc w:val="left"/>
              <w:rPr>
                <w:rFonts w:ascii="Arial" w:hAnsi="Arial" w:cs="Arial"/>
                <w:b/>
                <w:sz w:val="22"/>
                <w:lang w:val="en-GB"/>
              </w:rPr>
            </w:pPr>
            <w:r w:rsidRPr="0089728B">
              <w:rPr>
                <w:rFonts w:ascii="Arial" w:hAnsi="Arial" w:cs="Arial"/>
                <w:b/>
                <w:sz w:val="22"/>
                <w:lang w:val="en-GB"/>
              </w:rPr>
              <w:t>Author</w:t>
            </w:r>
          </w:p>
        </w:tc>
      </w:tr>
      <w:tr w:rsidR="00F55B51" w:rsidRPr="005900CA" w14:paraId="4789AEE1" w14:textId="77777777" w:rsidTr="5BB96CD9">
        <w:trPr>
          <w:trHeight w:val="589"/>
          <w:tblHeader/>
        </w:trPr>
        <w:tc>
          <w:tcPr>
            <w:tcW w:w="1101" w:type="dxa"/>
            <w:vAlign w:val="center"/>
          </w:tcPr>
          <w:p w14:paraId="20E74F36" w14:textId="2BAB832A" w:rsidR="00F55B51" w:rsidRPr="00F55B51" w:rsidRDefault="00C91EA2" w:rsidP="00D54F4B">
            <w:pPr>
              <w:pStyle w:val="ncs-body"/>
              <w:rPr>
                <w:lang w:val="en-GB"/>
              </w:rPr>
            </w:pPr>
            <w:r>
              <w:rPr>
                <w:lang w:val="en-GB"/>
              </w:rPr>
              <w:t>1.1</w:t>
            </w:r>
          </w:p>
        </w:tc>
        <w:tc>
          <w:tcPr>
            <w:tcW w:w="2134" w:type="dxa"/>
            <w:vAlign w:val="center"/>
          </w:tcPr>
          <w:p w14:paraId="64D68EA6" w14:textId="779DF8D9" w:rsidR="00F55B51" w:rsidRPr="00F55B51" w:rsidRDefault="00355E8C" w:rsidP="00D54F4B">
            <w:pPr>
              <w:pStyle w:val="ncs-body"/>
              <w:rPr>
                <w:lang w:val="en-GB"/>
              </w:rPr>
            </w:pPr>
            <w:r>
              <w:rPr>
                <w:lang w:val="en-GB"/>
              </w:rPr>
              <w:t>24 Sep 2025</w:t>
            </w:r>
          </w:p>
        </w:tc>
        <w:tc>
          <w:tcPr>
            <w:tcW w:w="3706" w:type="dxa"/>
            <w:vAlign w:val="center"/>
          </w:tcPr>
          <w:p w14:paraId="162B73D0" w14:textId="55B36CE3" w:rsidR="00F55B51" w:rsidRPr="00F55B51" w:rsidRDefault="007644B7" w:rsidP="00D54F4B">
            <w:pPr>
              <w:pStyle w:val="ncs-body"/>
              <w:rPr>
                <w:lang w:val="en-GB"/>
              </w:rPr>
            </w:pPr>
            <w:r>
              <w:rPr>
                <w:lang w:val="en-GB"/>
              </w:rPr>
              <w:t>Initial</w:t>
            </w:r>
            <w:r w:rsidR="0047461A">
              <w:rPr>
                <w:lang w:val="en-GB"/>
              </w:rPr>
              <w:t xml:space="preserve"> version.</w:t>
            </w:r>
          </w:p>
        </w:tc>
        <w:tc>
          <w:tcPr>
            <w:tcW w:w="2075" w:type="dxa"/>
            <w:vAlign w:val="center"/>
          </w:tcPr>
          <w:p w14:paraId="1C06AF8F" w14:textId="4D4D110C" w:rsidR="00F55B51" w:rsidRPr="00F55B51" w:rsidRDefault="0047461A" w:rsidP="00D54F4B">
            <w:pPr>
              <w:pStyle w:val="ncs-body"/>
              <w:rPr>
                <w:lang w:val="en-GB"/>
              </w:rPr>
            </w:pPr>
            <w:proofErr w:type="spellStart"/>
            <w:r>
              <w:rPr>
                <w:lang w:val="en-GB"/>
              </w:rPr>
              <w:t>Zuxian</w:t>
            </w:r>
            <w:proofErr w:type="spellEnd"/>
            <w:r>
              <w:rPr>
                <w:lang w:val="en-GB"/>
              </w:rPr>
              <w:t xml:space="preserve"> Cai</w:t>
            </w:r>
          </w:p>
        </w:tc>
      </w:tr>
      <w:tr w:rsidR="004A71F0" w:rsidRPr="005900CA" w14:paraId="03E9262E" w14:textId="77777777" w:rsidTr="5BB96CD9">
        <w:trPr>
          <w:trHeight w:val="589"/>
          <w:tblHeader/>
        </w:trPr>
        <w:tc>
          <w:tcPr>
            <w:tcW w:w="1101" w:type="dxa"/>
            <w:vAlign w:val="center"/>
          </w:tcPr>
          <w:p w14:paraId="79EBDD76" w14:textId="21D4E202" w:rsidR="004A71F0" w:rsidRDefault="004A71F0" w:rsidP="00D54F4B">
            <w:pPr>
              <w:pStyle w:val="ncs-body"/>
              <w:rPr>
                <w:lang w:val="en-GB"/>
              </w:rPr>
            </w:pPr>
            <w:r>
              <w:rPr>
                <w:lang w:val="en-GB"/>
              </w:rPr>
              <w:t>1.2</w:t>
            </w:r>
          </w:p>
        </w:tc>
        <w:tc>
          <w:tcPr>
            <w:tcW w:w="2134" w:type="dxa"/>
            <w:vAlign w:val="center"/>
          </w:tcPr>
          <w:p w14:paraId="689C010F" w14:textId="77C35035" w:rsidR="004A71F0" w:rsidRDefault="00BD0CD6" w:rsidP="00D54F4B">
            <w:pPr>
              <w:pStyle w:val="ncs-body"/>
              <w:rPr>
                <w:lang w:val="en-GB"/>
              </w:rPr>
            </w:pPr>
            <w:r>
              <w:rPr>
                <w:lang w:val="en-GB"/>
              </w:rPr>
              <w:t>31 Oct 2025</w:t>
            </w:r>
          </w:p>
        </w:tc>
        <w:tc>
          <w:tcPr>
            <w:tcW w:w="3706" w:type="dxa"/>
            <w:vAlign w:val="center"/>
          </w:tcPr>
          <w:p w14:paraId="0940CBB3" w14:textId="77777777" w:rsidR="004A71F0" w:rsidRDefault="00B17D74" w:rsidP="005F6907">
            <w:pPr>
              <w:pStyle w:val="ncs-body"/>
              <w:numPr>
                <w:ilvl w:val="0"/>
                <w:numId w:val="98"/>
              </w:numPr>
              <w:rPr>
                <w:lang w:val="en-GB"/>
              </w:rPr>
            </w:pPr>
            <w:r>
              <w:rPr>
                <w:lang w:val="en-GB"/>
              </w:rPr>
              <w:t xml:space="preserve">Added API </w:t>
            </w:r>
            <w:r w:rsidR="0025380D">
              <w:rPr>
                <w:lang w:val="en-GB"/>
              </w:rPr>
              <w:t xml:space="preserve">Get </w:t>
            </w:r>
            <w:r w:rsidR="00C86FC1">
              <w:rPr>
                <w:lang w:val="en-GB"/>
              </w:rPr>
              <w:t>VA Event Image</w:t>
            </w:r>
            <w:r w:rsidR="00356C31">
              <w:rPr>
                <w:lang w:val="en-GB"/>
              </w:rPr>
              <w:t xml:space="preserve"> (</w:t>
            </w:r>
            <w:r w:rsidR="00356C31">
              <w:rPr>
                <w:lang w:val="en-GB"/>
              </w:rPr>
              <w:fldChar w:fldCharType="begin"/>
            </w:r>
            <w:r w:rsidR="00356C31">
              <w:rPr>
                <w:lang w:val="en-GB"/>
              </w:rPr>
              <w:instrText xml:space="preserve"> REF _Ref213174284 \r \h </w:instrText>
            </w:r>
            <w:r w:rsidR="00356C31">
              <w:rPr>
                <w:lang w:val="en-GB"/>
              </w:rPr>
            </w:r>
            <w:r w:rsidR="00356C31">
              <w:rPr>
                <w:lang w:val="en-GB"/>
              </w:rPr>
              <w:fldChar w:fldCharType="separate"/>
            </w:r>
            <w:r w:rsidR="00356C31">
              <w:rPr>
                <w:lang w:val="en-GB"/>
              </w:rPr>
              <w:t>5.2.13</w:t>
            </w:r>
            <w:r w:rsidR="00356C31">
              <w:rPr>
                <w:lang w:val="en-GB"/>
              </w:rPr>
              <w:fldChar w:fldCharType="end"/>
            </w:r>
            <w:r w:rsidR="00D82504">
              <w:rPr>
                <w:lang w:val="en-GB"/>
              </w:rPr>
              <w:t>), Annotate Alert (</w:t>
            </w:r>
            <w:r w:rsidR="00D82504">
              <w:rPr>
                <w:lang w:val="en-GB"/>
              </w:rPr>
              <w:fldChar w:fldCharType="begin"/>
            </w:r>
            <w:r w:rsidR="00D82504">
              <w:rPr>
                <w:lang w:val="en-GB"/>
              </w:rPr>
              <w:instrText xml:space="preserve"> REF _Ref213017746 \r \h </w:instrText>
            </w:r>
            <w:r w:rsidR="00D82504">
              <w:rPr>
                <w:lang w:val="en-GB"/>
              </w:rPr>
            </w:r>
            <w:r w:rsidR="00D82504">
              <w:rPr>
                <w:lang w:val="en-GB"/>
              </w:rPr>
              <w:fldChar w:fldCharType="separate"/>
            </w:r>
            <w:r w:rsidR="00D82504">
              <w:rPr>
                <w:lang w:val="en-GB"/>
              </w:rPr>
              <w:t>5.2.16</w:t>
            </w:r>
            <w:r w:rsidR="00D82504">
              <w:rPr>
                <w:lang w:val="en-GB"/>
              </w:rPr>
              <w:fldChar w:fldCharType="end"/>
            </w:r>
            <w:r w:rsidR="003E1022">
              <w:rPr>
                <w:lang w:val="en-GB"/>
              </w:rPr>
              <w:t xml:space="preserve">) and </w:t>
            </w:r>
            <w:r w:rsidR="005F6907">
              <w:rPr>
                <w:lang w:val="en-GB"/>
              </w:rPr>
              <w:t>Apply Pushing VA Event Filter (</w:t>
            </w:r>
            <w:r w:rsidR="005F6907">
              <w:rPr>
                <w:lang w:val="en-GB"/>
              </w:rPr>
              <w:fldChar w:fldCharType="begin"/>
            </w:r>
            <w:r w:rsidR="005F6907">
              <w:rPr>
                <w:lang w:val="en-GB"/>
              </w:rPr>
              <w:instrText xml:space="preserve"> REF _Ref213017779 \r \h </w:instrText>
            </w:r>
            <w:r w:rsidR="005F6907">
              <w:rPr>
                <w:lang w:val="en-GB"/>
              </w:rPr>
            </w:r>
            <w:r w:rsidR="005F6907">
              <w:rPr>
                <w:lang w:val="en-GB"/>
              </w:rPr>
              <w:fldChar w:fldCharType="separate"/>
            </w:r>
            <w:r w:rsidR="005F6907">
              <w:rPr>
                <w:lang w:val="en-GB"/>
              </w:rPr>
              <w:t>5.2.17</w:t>
            </w:r>
            <w:r w:rsidR="005F6907">
              <w:rPr>
                <w:lang w:val="en-GB"/>
              </w:rPr>
              <w:fldChar w:fldCharType="end"/>
            </w:r>
            <w:r w:rsidR="005F6907">
              <w:rPr>
                <w:lang w:val="en-GB"/>
              </w:rPr>
              <w:t>).</w:t>
            </w:r>
          </w:p>
          <w:p w14:paraId="41D004A3" w14:textId="77777777" w:rsidR="002E4F8D" w:rsidRDefault="00137F7C" w:rsidP="005F6907">
            <w:pPr>
              <w:pStyle w:val="ncs-body"/>
              <w:numPr>
                <w:ilvl w:val="0"/>
                <w:numId w:val="98"/>
              </w:numPr>
              <w:rPr>
                <w:lang w:val="en-GB"/>
              </w:rPr>
            </w:pPr>
            <w:r>
              <w:rPr>
                <w:lang w:val="en-GB"/>
              </w:rPr>
              <w:t xml:space="preserve">Added </w:t>
            </w:r>
            <w:proofErr w:type="spellStart"/>
            <w:r>
              <w:rPr>
                <w:lang w:val="en-GB"/>
              </w:rPr>
              <w:t>mTLS</w:t>
            </w:r>
            <w:proofErr w:type="spellEnd"/>
            <w:r>
              <w:rPr>
                <w:lang w:val="en-GB"/>
              </w:rPr>
              <w:t xml:space="preserve"> preference in </w:t>
            </w:r>
            <w:r w:rsidR="006F697D">
              <w:rPr>
                <w:lang w:val="en-GB"/>
              </w:rPr>
              <w:fldChar w:fldCharType="begin"/>
            </w:r>
            <w:r w:rsidR="006F697D">
              <w:rPr>
                <w:lang w:val="en-GB"/>
              </w:rPr>
              <w:instrText xml:space="preserve"> REF _Ref213180885 \r \h </w:instrText>
            </w:r>
            <w:r w:rsidR="006F697D">
              <w:rPr>
                <w:lang w:val="en-GB"/>
              </w:rPr>
            </w:r>
            <w:r w:rsidR="006F697D">
              <w:rPr>
                <w:lang w:val="en-GB"/>
              </w:rPr>
              <w:fldChar w:fldCharType="separate"/>
            </w:r>
            <w:r w:rsidR="006F697D">
              <w:rPr>
                <w:lang w:val="en-GB"/>
              </w:rPr>
              <w:t>2.1</w:t>
            </w:r>
            <w:r w:rsidR="006F697D">
              <w:rPr>
                <w:lang w:val="en-GB"/>
              </w:rPr>
              <w:fldChar w:fldCharType="end"/>
            </w:r>
            <w:r w:rsidR="006F697D">
              <w:rPr>
                <w:lang w:val="en-GB"/>
              </w:rPr>
              <w:t>.</w:t>
            </w:r>
          </w:p>
          <w:p w14:paraId="644375DD" w14:textId="77777777" w:rsidR="006F697D" w:rsidRDefault="00AD679B" w:rsidP="005F6907">
            <w:pPr>
              <w:pStyle w:val="ncs-body"/>
              <w:numPr>
                <w:ilvl w:val="0"/>
                <w:numId w:val="98"/>
              </w:numPr>
              <w:rPr>
                <w:lang w:val="en-GB"/>
              </w:rPr>
            </w:pPr>
            <w:r>
              <w:rPr>
                <w:lang w:val="en-GB"/>
              </w:rPr>
              <w:t xml:space="preserve">Added successful </w:t>
            </w:r>
            <w:r w:rsidR="00C40D4B">
              <w:rPr>
                <w:lang w:val="en-GB"/>
              </w:rPr>
              <w:t xml:space="preserve">HTTP Status Code 201 and 204 in </w:t>
            </w:r>
            <w:r w:rsidR="00E0774E">
              <w:rPr>
                <w:lang w:val="en-GB"/>
              </w:rPr>
              <w:fldChar w:fldCharType="begin"/>
            </w:r>
            <w:r w:rsidR="00E0774E">
              <w:rPr>
                <w:lang w:val="en-GB"/>
              </w:rPr>
              <w:instrText xml:space="preserve"> REF _Ref213181124 \r \h </w:instrText>
            </w:r>
            <w:r w:rsidR="00E0774E">
              <w:rPr>
                <w:lang w:val="en-GB"/>
              </w:rPr>
            </w:r>
            <w:r w:rsidR="00E0774E">
              <w:rPr>
                <w:lang w:val="en-GB"/>
              </w:rPr>
              <w:fldChar w:fldCharType="separate"/>
            </w:r>
            <w:r w:rsidR="00E0774E">
              <w:rPr>
                <w:lang w:val="en-GB"/>
              </w:rPr>
              <w:t>5.2.1</w:t>
            </w:r>
            <w:r w:rsidR="00E0774E">
              <w:rPr>
                <w:lang w:val="en-GB"/>
              </w:rPr>
              <w:fldChar w:fldCharType="end"/>
            </w:r>
            <w:r w:rsidR="00E0774E">
              <w:rPr>
                <w:lang w:val="en-GB"/>
              </w:rPr>
              <w:t>.</w:t>
            </w:r>
          </w:p>
          <w:p w14:paraId="4E95783D" w14:textId="77777777" w:rsidR="00E0774E" w:rsidRDefault="00AE3F44" w:rsidP="005F6907">
            <w:pPr>
              <w:pStyle w:val="ncs-body"/>
              <w:numPr>
                <w:ilvl w:val="0"/>
                <w:numId w:val="98"/>
              </w:numPr>
              <w:rPr>
                <w:lang w:val="en-GB"/>
              </w:rPr>
            </w:pPr>
            <w:r>
              <w:rPr>
                <w:lang w:val="en-GB"/>
              </w:rPr>
              <w:t xml:space="preserve">Changed common API path in </w:t>
            </w:r>
            <w:r>
              <w:rPr>
                <w:lang w:val="en-GB"/>
              </w:rPr>
              <w:fldChar w:fldCharType="begin"/>
            </w:r>
            <w:r>
              <w:rPr>
                <w:lang w:val="en-GB"/>
              </w:rPr>
              <w:instrText xml:space="preserve"> REF _Ref213181124 \r \h </w:instrText>
            </w:r>
            <w:r>
              <w:rPr>
                <w:lang w:val="en-GB"/>
              </w:rPr>
            </w:r>
            <w:r>
              <w:rPr>
                <w:lang w:val="en-GB"/>
              </w:rPr>
              <w:fldChar w:fldCharType="separate"/>
            </w:r>
            <w:r>
              <w:rPr>
                <w:lang w:val="en-GB"/>
              </w:rPr>
              <w:t>5.2.1</w:t>
            </w:r>
            <w:r>
              <w:rPr>
                <w:lang w:val="en-GB"/>
              </w:rPr>
              <w:fldChar w:fldCharType="end"/>
            </w:r>
            <w:r>
              <w:rPr>
                <w:lang w:val="en-GB"/>
              </w:rPr>
              <w:t>.</w:t>
            </w:r>
          </w:p>
          <w:p w14:paraId="00445708" w14:textId="20F05F7E" w:rsidR="002F3738" w:rsidRDefault="00A72370" w:rsidP="005F6907">
            <w:pPr>
              <w:pStyle w:val="ncs-body"/>
              <w:numPr>
                <w:ilvl w:val="0"/>
                <w:numId w:val="98"/>
              </w:numPr>
              <w:rPr>
                <w:lang w:val="en-GB"/>
              </w:rPr>
            </w:pPr>
            <w:r>
              <w:rPr>
                <w:lang w:val="en-GB"/>
              </w:rPr>
              <w:t>Added VA overlay support in Get camera snapshot API (</w:t>
            </w:r>
            <w:r>
              <w:rPr>
                <w:lang w:val="en-GB"/>
              </w:rPr>
              <w:fldChar w:fldCharType="begin"/>
            </w:r>
            <w:r>
              <w:rPr>
                <w:lang w:val="en-GB"/>
              </w:rPr>
              <w:instrText xml:space="preserve"> REF _Ref213017667 \r \h </w:instrText>
            </w:r>
            <w:r>
              <w:rPr>
                <w:lang w:val="en-GB"/>
              </w:rPr>
            </w:r>
            <w:r>
              <w:rPr>
                <w:lang w:val="en-GB"/>
              </w:rPr>
              <w:fldChar w:fldCharType="separate"/>
            </w:r>
            <w:r>
              <w:rPr>
                <w:lang w:val="en-GB"/>
              </w:rPr>
              <w:t>5.2.14</w:t>
            </w:r>
            <w:r>
              <w:rPr>
                <w:lang w:val="en-GB"/>
              </w:rPr>
              <w:fldChar w:fldCharType="end"/>
            </w:r>
            <w:r>
              <w:rPr>
                <w:lang w:val="en-GB"/>
              </w:rPr>
              <w:t>).</w:t>
            </w:r>
          </w:p>
          <w:p w14:paraId="43E18CC4" w14:textId="77777777" w:rsidR="000F5744" w:rsidRDefault="00E162A4" w:rsidP="005F6907">
            <w:pPr>
              <w:pStyle w:val="ncs-body"/>
              <w:numPr>
                <w:ilvl w:val="0"/>
                <w:numId w:val="98"/>
              </w:numPr>
              <w:rPr>
                <w:lang w:val="en-GB"/>
              </w:rPr>
            </w:pPr>
            <w:r>
              <w:rPr>
                <w:lang w:val="en-GB"/>
              </w:rPr>
              <w:t xml:space="preserve">Various improvements in APIs’ paths and </w:t>
            </w:r>
            <w:r w:rsidR="00173269">
              <w:rPr>
                <w:lang w:val="en-GB"/>
              </w:rPr>
              <w:t xml:space="preserve">definitions in </w:t>
            </w:r>
            <w:r w:rsidR="008B2ED9">
              <w:rPr>
                <w:lang w:val="en-GB"/>
              </w:rPr>
              <w:fldChar w:fldCharType="begin"/>
            </w:r>
            <w:r w:rsidR="008B2ED9">
              <w:rPr>
                <w:lang w:val="en-GB"/>
              </w:rPr>
              <w:instrText xml:space="preserve"> REF _Ref209530887 \r \h </w:instrText>
            </w:r>
            <w:r w:rsidR="008B2ED9">
              <w:rPr>
                <w:lang w:val="en-GB"/>
              </w:rPr>
            </w:r>
            <w:r w:rsidR="008B2ED9">
              <w:rPr>
                <w:lang w:val="en-GB"/>
              </w:rPr>
              <w:fldChar w:fldCharType="separate"/>
            </w:r>
            <w:r w:rsidR="008B2ED9">
              <w:rPr>
                <w:lang w:val="en-GB"/>
              </w:rPr>
              <w:t>5.2.2</w:t>
            </w:r>
            <w:r w:rsidR="008B2ED9">
              <w:rPr>
                <w:lang w:val="en-GB"/>
              </w:rPr>
              <w:fldChar w:fldCharType="end"/>
            </w:r>
            <w:r w:rsidR="009D3DF6">
              <w:rPr>
                <w:lang w:val="en-GB"/>
              </w:rPr>
              <w:t xml:space="preserve"> - </w:t>
            </w:r>
            <w:r w:rsidR="009D3DF6">
              <w:rPr>
                <w:lang w:val="en-GB"/>
              </w:rPr>
              <w:fldChar w:fldCharType="begin"/>
            </w:r>
            <w:r w:rsidR="009D3DF6">
              <w:rPr>
                <w:lang w:val="en-GB"/>
              </w:rPr>
              <w:instrText xml:space="preserve"> REF _Ref213181468 \r \h </w:instrText>
            </w:r>
            <w:r w:rsidR="009D3DF6">
              <w:rPr>
                <w:lang w:val="en-GB"/>
              </w:rPr>
            </w:r>
            <w:r w:rsidR="009D3DF6">
              <w:rPr>
                <w:lang w:val="en-GB"/>
              </w:rPr>
              <w:fldChar w:fldCharType="separate"/>
            </w:r>
            <w:r w:rsidR="009D3DF6">
              <w:rPr>
                <w:lang w:val="en-GB"/>
              </w:rPr>
              <w:t>5.2.12</w:t>
            </w:r>
            <w:r w:rsidR="009D3DF6">
              <w:rPr>
                <w:lang w:val="en-GB"/>
              </w:rPr>
              <w:fldChar w:fldCharType="end"/>
            </w:r>
            <w:r w:rsidR="009D3DF6">
              <w:rPr>
                <w:lang w:val="en-GB"/>
              </w:rPr>
              <w:t xml:space="preserve">, </w:t>
            </w:r>
            <w:r w:rsidR="009D3DF6">
              <w:rPr>
                <w:lang w:val="en-GB"/>
              </w:rPr>
              <w:fldChar w:fldCharType="begin"/>
            </w:r>
            <w:r w:rsidR="009D3DF6">
              <w:rPr>
                <w:lang w:val="en-GB"/>
              </w:rPr>
              <w:instrText xml:space="preserve"> REF _Ref213017667 \r \h </w:instrText>
            </w:r>
            <w:r w:rsidR="009D3DF6">
              <w:rPr>
                <w:lang w:val="en-GB"/>
              </w:rPr>
            </w:r>
            <w:r w:rsidR="009D3DF6">
              <w:rPr>
                <w:lang w:val="en-GB"/>
              </w:rPr>
              <w:fldChar w:fldCharType="separate"/>
            </w:r>
            <w:r w:rsidR="009D3DF6">
              <w:rPr>
                <w:lang w:val="en-GB"/>
              </w:rPr>
              <w:t>5.2.14</w:t>
            </w:r>
            <w:r w:rsidR="009D3DF6">
              <w:rPr>
                <w:lang w:val="en-GB"/>
              </w:rPr>
              <w:fldChar w:fldCharType="end"/>
            </w:r>
            <w:r w:rsidR="009D3DF6">
              <w:rPr>
                <w:lang w:val="en-GB"/>
              </w:rPr>
              <w:t>.</w:t>
            </w:r>
          </w:p>
        </w:tc>
        <w:tc>
          <w:tcPr>
            <w:tcW w:w="2075" w:type="dxa"/>
            <w:vAlign w:val="center"/>
          </w:tcPr>
          <w:p w14:paraId="3EE21FC2" w14:textId="599ED207" w:rsidR="004A71F0" w:rsidRDefault="00B17D74" w:rsidP="00D54F4B">
            <w:pPr>
              <w:pStyle w:val="ncs-body"/>
              <w:rPr>
                <w:lang w:val="en-GB"/>
              </w:rPr>
            </w:pPr>
            <w:proofErr w:type="spellStart"/>
            <w:r>
              <w:rPr>
                <w:lang w:val="en-GB"/>
              </w:rPr>
              <w:t>Zuxian</w:t>
            </w:r>
            <w:proofErr w:type="spellEnd"/>
            <w:r>
              <w:rPr>
                <w:lang w:val="en-GB"/>
              </w:rPr>
              <w:t xml:space="preserve"> Cai</w:t>
            </w:r>
          </w:p>
        </w:tc>
      </w:tr>
      <w:tr w:rsidR="008A1835" w:rsidRPr="005900CA" w14:paraId="1B58E18C" w14:textId="77777777" w:rsidTr="5BB96CD9">
        <w:trPr>
          <w:trHeight w:val="589"/>
          <w:tblHeader/>
        </w:trPr>
        <w:tc>
          <w:tcPr>
            <w:tcW w:w="1101" w:type="dxa"/>
            <w:vAlign w:val="center"/>
          </w:tcPr>
          <w:p w14:paraId="5768367A" w14:textId="25897241" w:rsidR="008A1835" w:rsidRDefault="00D06D0B" w:rsidP="00D54F4B">
            <w:pPr>
              <w:pStyle w:val="ncs-body"/>
              <w:rPr>
                <w:lang w:val="en-GB"/>
              </w:rPr>
            </w:pPr>
            <w:r>
              <w:rPr>
                <w:lang w:val="en-GB"/>
              </w:rPr>
              <w:t>1.3</w:t>
            </w:r>
          </w:p>
        </w:tc>
        <w:tc>
          <w:tcPr>
            <w:tcW w:w="2134" w:type="dxa"/>
            <w:vAlign w:val="center"/>
          </w:tcPr>
          <w:p w14:paraId="53FEB931" w14:textId="2D89DA68" w:rsidR="008A1835" w:rsidRDefault="00D45A94" w:rsidP="00D54F4B">
            <w:pPr>
              <w:pStyle w:val="ncs-body"/>
              <w:rPr>
                <w:lang w:val="en-GB"/>
              </w:rPr>
            </w:pPr>
            <w:r>
              <w:rPr>
                <w:lang w:val="en-GB"/>
              </w:rPr>
              <w:t>25 Nov 2025</w:t>
            </w:r>
          </w:p>
        </w:tc>
        <w:tc>
          <w:tcPr>
            <w:tcW w:w="3706" w:type="dxa"/>
            <w:vAlign w:val="center"/>
          </w:tcPr>
          <w:p w14:paraId="6E136297" w14:textId="1539909C" w:rsidR="008A1835" w:rsidRDefault="00C045DA" w:rsidP="005F6907">
            <w:pPr>
              <w:pStyle w:val="ncs-body"/>
              <w:numPr>
                <w:ilvl w:val="0"/>
                <w:numId w:val="98"/>
              </w:numPr>
              <w:rPr>
                <w:lang w:val="en-GB"/>
              </w:rPr>
            </w:pPr>
            <w:r>
              <w:rPr>
                <w:lang w:val="en-GB"/>
              </w:rPr>
              <w:t>Freeze before workshop</w:t>
            </w:r>
          </w:p>
        </w:tc>
        <w:tc>
          <w:tcPr>
            <w:tcW w:w="2075" w:type="dxa"/>
            <w:vAlign w:val="center"/>
          </w:tcPr>
          <w:p w14:paraId="78BA3A3B" w14:textId="3473D815" w:rsidR="008A1835" w:rsidRDefault="00A82015" w:rsidP="00D54F4B">
            <w:pPr>
              <w:pStyle w:val="ncs-body"/>
              <w:rPr>
                <w:lang w:val="en-GB"/>
              </w:rPr>
            </w:pPr>
            <w:proofErr w:type="spellStart"/>
            <w:ins w:id="24" w:author="Tom Shen (NCS)" w:date="2025-12-09T13:39:00Z" w16du:dateUtc="2025-12-09T05:39:00Z">
              <w:r>
                <w:rPr>
                  <w:lang w:val="en-GB"/>
                </w:rPr>
                <w:t>Zuxian</w:t>
              </w:r>
              <w:proofErr w:type="spellEnd"/>
              <w:r>
                <w:rPr>
                  <w:lang w:val="en-GB"/>
                </w:rPr>
                <w:t xml:space="preserve"> Cai</w:t>
              </w:r>
            </w:ins>
          </w:p>
        </w:tc>
      </w:tr>
      <w:tr w:rsidR="00C045DA" w:rsidRPr="005900CA" w14:paraId="2C061AB2" w14:textId="77777777" w:rsidTr="5BB96CD9">
        <w:trPr>
          <w:trHeight w:val="589"/>
          <w:tblHeader/>
        </w:trPr>
        <w:tc>
          <w:tcPr>
            <w:tcW w:w="1101" w:type="dxa"/>
            <w:vAlign w:val="center"/>
          </w:tcPr>
          <w:p w14:paraId="4D821EEE" w14:textId="2638843E" w:rsidR="00C045DA" w:rsidRDefault="00C045DA" w:rsidP="00D54F4B">
            <w:pPr>
              <w:pStyle w:val="ncs-body"/>
              <w:rPr>
                <w:lang w:val="en-GB"/>
              </w:rPr>
            </w:pPr>
            <w:r>
              <w:rPr>
                <w:lang w:val="en-GB"/>
              </w:rPr>
              <w:lastRenderedPageBreak/>
              <w:t>1.4</w:t>
            </w:r>
          </w:p>
        </w:tc>
        <w:tc>
          <w:tcPr>
            <w:tcW w:w="2134" w:type="dxa"/>
            <w:vAlign w:val="center"/>
          </w:tcPr>
          <w:p w14:paraId="13E966D2" w14:textId="77777777" w:rsidR="00C045DA" w:rsidRDefault="00C045DA" w:rsidP="00D54F4B">
            <w:pPr>
              <w:pStyle w:val="ncs-body"/>
              <w:rPr>
                <w:lang w:val="en-GB"/>
              </w:rPr>
            </w:pPr>
          </w:p>
        </w:tc>
        <w:tc>
          <w:tcPr>
            <w:tcW w:w="3706" w:type="dxa"/>
            <w:vAlign w:val="center"/>
          </w:tcPr>
          <w:p w14:paraId="1EF52913" w14:textId="43033D85" w:rsidR="001E0C83" w:rsidRPr="00E75B32" w:rsidDel="007D08C5" w:rsidRDefault="00D01088" w:rsidP="1E6F0636">
            <w:pPr>
              <w:pStyle w:val="ncs-body"/>
              <w:numPr>
                <w:ilvl w:val="0"/>
                <w:numId w:val="98"/>
              </w:numPr>
              <w:rPr>
                <w:ins w:id="25" w:author="Robert James Andrews  (NCS)" w:date="2025-11-25T10:57:00Z" w16du:dateUtc="2025-11-25T02:57:00Z"/>
                <w:del w:id="26" w:author="Chen Qian CD  (NCS)" w:date="2025-11-25T16:37:00Z" w16du:dateUtc="2025-11-25T08:37:00Z"/>
                <w:lang w:val="en-GB"/>
              </w:rPr>
            </w:pPr>
            <w:ins w:id="27" w:author="Robert James Andrews  (NCS)" w:date="2025-11-25T10:57:00Z">
              <w:del w:id="28" w:author="Zuxian Cai (NCS)" w:date="2025-11-25T08:53:00Z">
                <w:r w:rsidRPr="5BB96CD9" w:rsidDel="212A9508">
                  <w:rPr>
                    <w:lang w:val="en-GB"/>
                  </w:rPr>
                  <w:delText>Updated seconds to milliseconds</w:delText>
                </w:r>
                <w:r w:rsidRPr="5BB96CD9" w:rsidDel="5732F4B6">
                  <w:rPr>
                    <w:lang w:val="en-GB"/>
                  </w:rPr>
                  <w:delText>, for consistency</w:delText>
                </w:r>
                <w:r w:rsidRPr="5BB96CD9" w:rsidDel="67BC6CB7">
                  <w:rPr>
                    <w:lang w:val="en-GB"/>
                  </w:rPr>
                  <w:delText>:</w:delText>
                </w:r>
              </w:del>
            </w:ins>
          </w:p>
          <w:p w14:paraId="76A8356D" w14:textId="7D6B5B0D" w:rsidR="009A6503" w:rsidRPr="00B66F2F" w:rsidRDefault="5BB96CD9">
            <w:pPr>
              <w:pStyle w:val="ncs-body"/>
              <w:numPr>
                <w:ilvl w:val="0"/>
                <w:numId w:val="98"/>
              </w:numPr>
              <w:rPr>
                <w:ins w:id="29" w:author="Chen Qian CD  (NCS)" w:date="2025-11-25T16:26:00Z" w16du:dateUtc="2025-11-25T08:26:00Z"/>
                <w:lang w:val="en-GB"/>
              </w:rPr>
              <w:pPrChange w:id="30" w:author="Zuxian Cai (NCS)" w:date="2025-11-25T08:53:00Z" w16du:dateUtc="2025-11-25T08:41:00Z">
                <w:pPr>
                  <w:pStyle w:val="ncs-body"/>
                  <w:numPr>
                    <w:ilvl w:val="1"/>
                    <w:numId w:val="98"/>
                  </w:numPr>
                  <w:ind w:left="1080" w:hanging="360"/>
                </w:pPr>
              </w:pPrChange>
            </w:pPr>
            <w:r w:rsidRPr="5BB96CD9">
              <w:rPr>
                <w:lang w:val="en-GB"/>
              </w:rPr>
              <w:t>Updated seconds to milliseconds, for consistency:</w:t>
            </w:r>
          </w:p>
          <w:p w14:paraId="4A9A0424" w14:textId="6C179B22" w:rsidR="00DE0536" w:rsidRDefault="00B450E2" w:rsidP="00DE0536">
            <w:pPr>
              <w:pStyle w:val="ncs-body"/>
              <w:numPr>
                <w:ilvl w:val="1"/>
                <w:numId w:val="98"/>
              </w:numPr>
              <w:rPr>
                <w:ins w:id="31" w:author="Robert James Andrews  (NCS)" w:date="2025-11-25T10:58:00Z" w16du:dateUtc="2025-11-25T02:58:00Z"/>
                <w:lang w:val="en-GB"/>
              </w:rPr>
            </w:pPr>
            <w:ins w:id="32" w:author="Robert James Andrews  (NCS)" w:date="2025-11-25T10:58:00Z" w16du:dateUtc="2025-11-25T02:58:00Z">
              <w:r w:rsidRPr="1E6F0636">
                <w:rPr>
                  <w:lang w:val="en-GB"/>
                </w:rPr>
                <w:t>5.2.6</w:t>
              </w:r>
              <w:r w:rsidR="00C839F3" w:rsidRPr="1E6F0636">
                <w:rPr>
                  <w:lang w:val="en-GB"/>
                </w:rPr>
                <w:t xml:space="preserve"> (Get Camera Recording List)</w:t>
              </w:r>
            </w:ins>
          </w:p>
          <w:p w14:paraId="12280B6B" w14:textId="77777777" w:rsidR="00C839F3" w:rsidRDefault="00C839F3" w:rsidP="00DE0536">
            <w:pPr>
              <w:pStyle w:val="ncs-body"/>
              <w:numPr>
                <w:ilvl w:val="1"/>
                <w:numId w:val="98"/>
              </w:numPr>
              <w:rPr>
                <w:ins w:id="33" w:author="Robert James Andrews  (NCS)" w:date="2025-11-25T10:59:00Z" w16du:dateUtc="2025-11-25T02:59:00Z"/>
                <w:lang w:val="en-GB"/>
              </w:rPr>
            </w:pPr>
            <w:ins w:id="34" w:author="Robert James Andrews  (NCS)" w:date="2025-11-25T10:59:00Z" w16du:dateUtc="2025-11-25T02:59:00Z">
              <w:r>
                <w:rPr>
                  <w:lang w:val="en-GB"/>
                </w:rPr>
                <w:t>5.2.9 Request Playback Video Stream (RTSP)</w:t>
              </w:r>
            </w:ins>
          </w:p>
          <w:p w14:paraId="18F08C0A" w14:textId="196B0310" w:rsidR="00C839F3" w:rsidRDefault="00C839F3" w:rsidP="00DE0536">
            <w:pPr>
              <w:pStyle w:val="ncs-body"/>
              <w:numPr>
                <w:ilvl w:val="1"/>
                <w:numId w:val="98"/>
              </w:numPr>
              <w:rPr>
                <w:ins w:id="35" w:author="Robert James Andrews  (NCS)" w:date="2025-11-25T11:00:00Z" w16du:dateUtc="2025-11-25T03:00:00Z"/>
                <w:lang w:val="en-GB"/>
              </w:rPr>
            </w:pPr>
            <w:ins w:id="36" w:author="Robert James Andrews  (NCS)" w:date="2025-11-25T10:59:00Z" w16du:dateUtc="2025-11-25T02:59:00Z">
              <w:r w:rsidRPr="1E6F0636">
                <w:rPr>
                  <w:lang w:val="en-GB"/>
                </w:rPr>
                <w:t>5.2.10</w:t>
              </w:r>
            </w:ins>
            <w:ins w:id="37" w:author="Robert James Andrews  (NCS)" w:date="2025-11-25T11:00:00Z" w16du:dateUtc="2025-11-25T03:00:00Z">
              <w:r w:rsidRPr="1E6F0636">
                <w:rPr>
                  <w:lang w:val="en-GB"/>
                </w:rPr>
                <w:t xml:space="preserve"> Request Playback Video Stream (WebRTC)</w:t>
              </w:r>
            </w:ins>
          </w:p>
          <w:p w14:paraId="0B472476" w14:textId="258D4CCA" w:rsidR="00C839F3" w:rsidRPr="00D545DC" w:rsidRDefault="00C839F3">
            <w:pPr>
              <w:pStyle w:val="ncs-body"/>
              <w:numPr>
                <w:ilvl w:val="1"/>
                <w:numId w:val="98"/>
              </w:numPr>
              <w:rPr>
                <w:ins w:id="38" w:author="Chen Qian CD  (NCS)" w:date="2025-11-25T16:37:00Z" w16du:dateUtc="2025-11-25T08:37:00Z"/>
                <w:lang w:val="en-GB"/>
                <w:rPrChange w:id="39" w:author="Chen Qian CD  (NCS)" w:date="2025-11-25T16:37:00Z" w16du:dateUtc="2025-11-25T08:37:00Z">
                  <w:rPr>
                    <w:ins w:id="40" w:author="Chen Qian CD  (NCS)" w:date="2025-11-25T16:37:00Z" w16du:dateUtc="2025-11-25T08:37:00Z"/>
                    <w:rFonts w:eastAsia="DengXian"/>
                    <w:lang w:val="en-GB" w:eastAsia="zh-CN"/>
                  </w:rPr>
                </w:rPrChange>
              </w:rPr>
            </w:pPr>
            <w:ins w:id="41" w:author="Robert James Andrews  (NCS)" w:date="2025-11-25T11:00:00Z" w16du:dateUtc="2025-11-25T03:00:00Z">
              <w:r w:rsidRPr="1E6F0636">
                <w:rPr>
                  <w:lang w:val="en-GB"/>
                </w:rPr>
                <w:t>5.2.12 Query VA Events</w:t>
              </w:r>
            </w:ins>
          </w:p>
          <w:p w14:paraId="57FA46B0" w14:textId="4D245CE2" w:rsidR="002B7801" w:rsidRPr="006D1833" w:rsidRDefault="009B520A">
            <w:pPr>
              <w:pStyle w:val="ncs-body"/>
              <w:numPr>
                <w:ilvl w:val="0"/>
                <w:numId w:val="98"/>
              </w:numPr>
              <w:rPr>
                <w:ins w:id="42" w:author="Chen Qian CD  (NCS)" w:date="2025-11-25T16:39:00Z" w16du:dateUtc="2025-11-25T08:39:00Z"/>
                <w:lang w:val="en-GB"/>
                <w:rPrChange w:id="43" w:author="Chen Qian CD  (NCS)" w:date="2025-11-25T16:41:00Z" w16du:dateUtc="2025-11-25T08:41:00Z">
                  <w:rPr>
                    <w:ins w:id="44" w:author="Chen Qian CD  (NCS)" w:date="2025-11-25T16:39:00Z" w16du:dateUtc="2025-11-25T08:39:00Z"/>
                    <w:rFonts w:eastAsia="DengXian"/>
                    <w:lang w:val="en-GB" w:eastAsia="zh-CN"/>
                  </w:rPr>
                </w:rPrChange>
              </w:rPr>
              <w:pPrChange w:id="45" w:author="Chen Qian CD  (NCS)" w:date="2025-11-25T16:41:00Z" w16du:dateUtc="2025-11-25T08:41:00Z">
                <w:pPr>
                  <w:pStyle w:val="ncs-body"/>
                </w:pPr>
              </w:pPrChange>
            </w:pPr>
            <w:ins w:id="46" w:author="Chen Qian CD  (NCS)" w:date="2025-11-25T16:39:00Z" w16du:dateUtc="2025-11-25T08:39:00Z">
              <w:r w:rsidRPr="1E6F0636">
                <w:rPr>
                  <w:lang w:val="en-GB"/>
                  <w:rPrChange w:id="47" w:author="Chen Qian CD  (NCS)" w:date="2025-11-25T16:41:00Z" w16du:dateUtc="2025-11-25T08:41:00Z">
                    <w:rPr>
                      <w:rFonts w:eastAsia="DengXian"/>
                      <w:lang w:val="en-GB" w:eastAsia="zh-CN"/>
                    </w:rPr>
                  </w:rPrChange>
                </w:rPr>
                <w:t xml:space="preserve">Delete response </w:t>
              </w:r>
              <w:r w:rsidR="002B7801" w:rsidRPr="1E6F0636">
                <w:rPr>
                  <w:lang w:val="en-GB"/>
                  <w:rPrChange w:id="48" w:author="Chen Qian CD  (NCS)" w:date="2025-11-25T16:41:00Z" w16du:dateUtc="2025-11-25T08:41:00Z">
                    <w:rPr>
                      <w:rFonts w:eastAsia="DengXian"/>
                      <w:lang w:val="en-GB" w:eastAsia="zh-CN"/>
                    </w:rPr>
                  </w:rPrChange>
                </w:rPr>
                <w:t xml:space="preserve">params </w:t>
              </w:r>
              <w:proofErr w:type="spellStart"/>
              <w:r w:rsidR="002B7801" w:rsidRPr="1E6F0636">
                <w:rPr>
                  <w:lang w:val="en-GB"/>
                  <w:rPrChange w:id="49" w:author="Chen Qian CD  (NCS)" w:date="2025-11-25T16:41:00Z" w16du:dateUtc="2025-11-25T08:41:00Z">
                    <w:rPr>
                      <w:rFonts w:eastAsia="DengXian"/>
                      <w:lang w:val="en-GB" w:eastAsia="zh-CN"/>
                    </w:rPr>
                  </w:rPrChange>
                </w:rPr>
                <w:t>channelId</w:t>
              </w:r>
            </w:ins>
            <w:proofErr w:type="spellEnd"/>
            <w:ins w:id="50" w:author="Robert James Andrews  (NCS)" w:date="2025-11-27T10:56:00Z" w16du:dateUtc="2025-11-27T02:56:00Z">
              <w:r w:rsidR="00673D38">
                <w:rPr>
                  <w:lang w:val="en-GB"/>
                </w:rPr>
                <w:t xml:space="preserve"> and </w:t>
              </w:r>
              <w:proofErr w:type="spellStart"/>
              <w:r w:rsidR="00673D38">
                <w:rPr>
                  <w:lang w:val="en-GB"/>
                </w:rPr>
                <w:t>streamId</w:t>
              </w:r>
            </w:ins>
            <w:proofErr w:type="spellEnd"/>
            <w:ins w:id="51" w:author="Chen Qian CD  (NCS)" w:date="2025-11-25T16:39:00Z" w16du:dateUtc="2025-11-25T08:39:00Z">
              <w:r w:rsidR="002B7801" w:rsidRPr="1E6F0636">
                <w:rPr>
                  <w:lang w:val="en-GB"/>
                  <w:rPrChange w:id="52" w:author="Chen Qian CD  (NCS)" w:date="2025-11-25T16:41:00Z" w16du:dateUtc="2025-11-25T08:41:00Z">
                    <w:rPr>
                      <w:rFonts w:eastAsia="DengXian"/>
                      <w:lang w:val="en-GB" w:eastAsia="zh-CN"/>
                    </w:rPr>
                  </w:rPrChange>
                </w:rPr>
                <w:t>:</w:t>
              </w:r>
            </w:ins>
          </w:p>
          <w:p w14:paraId="52340A64" w14:textId="0BEB92BE" w:rsidR="00F44D99" w:rsidRPr="006D1833" w:rsidRDefault="00E7043B">
            <w:pPr>
              <w:pStyle w:val="ListParagraph"/>
              <w:numPr>
                <w:ilvl w:val="1"/>
                <w:numId w:val="98"/>
              </w:numPr>
              <w:rPr>
                <w:ins w:id="53" w:author="Zuxian Cai (NCS)" w:date="2025-11-27T04:07:00Z" w16du:dateUtc="2025-11-27T04:07:40Z"/>
                <w:lang w:val="en-GB"/>
              </w:rPr>
              <w:pPrChange w:id="54" w:author="Chen Qian CD  (NCS)" w:date="2025-11-25T16:40:00Z" w16du:dateUtc="2025-11-25T08:40:00Z">
                <w:pPr>
                  <w:pStyle w:val="ncs-body"/>
                  <w:numPr>
                    <w:numId w:val="98"/>
                  </w:numPr>
                  <w:ind w:left="360" w:hanging="360"/>
                </w:pPr>
              </w:pPrChange>
            </w:pPr>
            <w:ins w:id="55" w:author="Chen Qian CD  (NCS)" w:date="2025-11-25T16:39:00Z" w16du:dateUtc="2025-11-25T08:39:00Z">
              <w:r w:rsidRPr="006D1833">
                <w:rPr>
                  <w:lang w:val="en-GB"/>
                </w:rPr>
                <w:t>5.2.</w:t>
              </w:r>
              <w:r w:rsidR="006D1833" w:rsidRPr="006D1833">
                <w:rPr>
                  <w:rFonts w:eastAsia="DengXian" w:hint="eastAsia"/>
                  <w:lang w:val="en-GB" w:eastAsia="zh-CN"/>
                </w:rPr>
                <w:t>5</w:t>
              </w:r>
              <w:r w:rsidRPr="006D1833">
                <w:rPr>
                  <w:lang w:val="en-GB"/>
                </w:rPr>
                <w:t xml:space="preserve"> (</w:t>
              </w:r>
            </w:ins>
            <w:ins w:id="56" w:author="Chen Qian CD  (NCS)" w:date="2025-11-25T16:40:00Z" w16du:dateUtc="2025-11-25T08:40:00Z">
              <w:r w:rsidR="006D1833" w:rsidRPr="006D1833">
                <w:rPr>
                  <w:rFonts w:cs="Arial" w:hint="eastAsia"/>
                  <w:lang w:val="en-GB"/>
                </w:rPr>
                <w:t xml:space="preserve">Get Camera </w:t>
              </w:r>
            </w:ins>
            <w:ins w:id="57" w:author="Robert James Andrews  (NCS)" w:date="2025-11-27T10:57:00Z">
              <w:r w:rsidR="5B50A13C" w:rsidRPr="13EFBAC7">
                <w:rPr>
                  <w:rFonts w:cs="Arial"/>
                  <w:lang w:val="en-GB"/>
                </w:rPr>
                <w:t xml:space="preserve">Recording </w:t>
              </w:r>
            </w:ins>
            <w:ins w:id="58" w:author="Chen Qian CD  (NCS)" w:date="2025-11-25T16:40:00Z" w16du:dateUtc="2025-11-25T08:40:00Z">
              <w:r w:rsidR="006D1833" w:rsidRPr="006D1833">
                <w:rPr>
                  <w:rFonts w:cs="Arial" w:hint="eastAsia"/>
                  <w:lang w:val="en-GB"/>
                </w:rPr>
                <w:t>Schedule</w:t>
              </w:r>
            </w:ins>
          </w:p>
          <w:p w14:paraId="23F357A0" w14:textId="13404730" w:rsidR="00F44D99" w:rsidRPr="006D1833" w:rsidRDefault="790B9EB6">
            <w:pPr>
              <w:pStyle w:val="ListParagraph"/>
              <w:numPr>
                <w:ilvl w:val="0"/>
                <w:numId w:val="98"/>
              </w:numPr>
              <w:rPr>
                <w:ins w:id="59" w:author="Zuxian Cai (NCS)" w:date="2025-12-05T06:09:00Z" w16du:dateUtc="2025-12-05T06:09:31Z"/>
                <w:lang w:val="en-GB"/>
              </w:rPr>
              <w:pPrChange w:id="60" w:author="Chen Qian CD  (NCS)" w:date="2025-11-25T16:40:00Z" w16du:dateUtc="2025-11-25T08:40:00Z">
                <w:pPr>
                  <w:pStyle w:val="ncs-body"/>
                  <w:numPr>
                    <w:numId w:val="98"/>
                  </w:numPr>
                  <w:ind w:left="360" w:hanging="360"/>
                </w:pPr>
              </w:pPrChange>
            </w:pPr>
            <w:ins w:id="61" w:author="Zuxian Cai (NCS)" w:date="2025-11-27T04:07:00Z">
              <w:r w:rsidRPr="13EFBAC7">
                <w:rPr>
                  <w:rFonts w:cs="Arial"/>
                  <w:lang w:val="en-GB"/>
                </w:rPr>
                <w:t>Camera object capabilities added audio</w:t>
              </w:r>
            </w:ins>
          </w:p>
          <w:p w14:paraId="3941AEE7" w14:textId="4233A6B7" w:rsidR="00F44D99" w:rsidRPr="006D1833" w:rsidRDefault="00F44D99">
            <w:pPr>
              <w:rPr>
                <w:ins w:id="62" w:author="Zuxian Cai (NCS)" w:date="2025-12-05T06:09:00Z" w16du:dateUtc="2025-12-05T06:09:32Z"/>
                <w:lang w:val="en-GB"/>
              </w:rPr>
              <w:pPrChange w:id="63" w:author="Zuxian Cai (NCS)" w:date="2025-12-05T06:09:00Z" w16du:dateUtc="2025-11-25T08:40:00Z">
                <w:pPr>
                  <w:pStyle w:val="ListParagraph"/>
                  <w:numPr>
                    <w:numId w:val="98"/>
                  </w:numPr>
                  <w:ind w:left="360" w:hanging="360"/>
                </w:pPr>
              </w:pPrChange>
            </w:pPr>
          </w:p>
          <w:p w14:paraId="69A928D3" w14:textId="4D4DD055" w:rsidR="00F44D99" w:rsidRPr="006D1833" w:rsidRDefault="00F44D99" w:rsidP="6A2D4541">
            <w:pPr>
              <w:rPr>
                <w:ins w:id="64" w:author="Zuxian Cai (NCS)" w:date="2025-12-05T06:09:00Z" w16du:dateUtc="2025-12-05T06:09:36Z"/>
                <w:lang w:val="en-GB"/>
              </w:rPr>
            </w:pPr>
          </w:p>
          <w:p w14:paraId="221A955D" w14:textId="03456F39" w:rsidR="00F44D99" w:rsidRPr="002F3C35" w:rsidRDefault="66166EC4" w:rsidP="6A2D4541">
            <w:pPr>
              <w:rPr>
                <w:ins w:id="65" w:author="Zuxian Cai (NCS)" w:date="2025-12-05T06:10:00Z" w16du:dateUtc="2025-12-05T06:10:07Z"/>
                <w:rFonts w:ascii="Arial" w:hAnsi="Arial" w:cs="Arial"/>
                <w:sz w:val="22"/>
                <w:lang w:val="en-GB"/>
                <w:rPrChange w:id="66" w:author="Tom Shen (NCS)" w:date="2025-12-18T16:39:00Z" w16du:dateUtc="2025-12-18T08:39:00Z">
                  <w:rPr>
                    <w:ins w:id="67" w:author="Zuxian Cai (NCS)" w:date="2025-12-05T06:10:00Z" w16du:dateUtc="2025-12-05T06:10:07Z"/>
                    <w:lang w:val="en-GB"/>
                  </w:rPr>
                </w:rPrChange>
              </w:rPr>
            </w:pPr>
            <w:ins w:id="68" w:author="Zuxian Cai (NCS)" w:date="2025-12-05T06:09:00Z">
              <w:r w:rsidRPr="002F3C35">
                <w:rPr>
                  <w:rFonts w:ascii="Arial" w:hAnsi="Arial" w:cs="Arial"/>
                  <w:sz w:val="22"/>
                  <w:lang w:val="en-GB"/>
                  <w:rPrChange w:id="69" w:author="Tom Shen (NCS)" w:date="2025-12-18T16:39:00Z" w16du:dateUtc="2025-12-18T08:39:00Z">
                    <w:rPr>
                      <w:lang w:val="en-GB"/>
                    </w:rPr>
                  </w:rPrChange>
                </w:rPr>
                <w:t xml:space="preserve">Updated definitions for IVAH, WSS </w:t>
              </w:r>
            </w:ins>
            <w:ins w:id="70" w:author="Zuxian Cai (NCS)" w:date="2025-12-05T06:10:00Z">
              <w:r w:rsidRPr="002F3C35">
                <w:rPr>
                  <w:rFonts w:ascii="Arial" w:hAnsi="Arial" w:cs="Arial"/>
                  <w:sz w:val="22"/>
                  <w:lang w:val="en-GB"/>
                  <w:rPrChange w:id="71" w:author="Tom Shen (NCS)" w:date="2025-12-18T16:39:00Z" w16du:dateUtc="2025-12-18T08:39:00Z">
                    <w:rPr>
                      <w:lang w:val="en-GB"/>
                    </w:rPr>
                  </w:rPrChange>
                </w:rPr>
                <w:t>and removal of Video Proxy</w:t>
              </w:r>
            </w:ins>
          </w:p>
          <w:p w14:paraId="136F78AC" w14:textId="258C6315" w:rsidR="00F44D99" w:rsidRPr="002F3C35" w:rsidRDefault="00F44D99" w:rsidP="6A2D4541">
            <w:pPr>
              <w:rPr>
                <w:ins w:id="72" w:author="Zuxian Cai (NCS)" w:date="2025-12-05T06:43:00Z" w16du:dateUtc="2025-12-05T06:43:19Z"/>
                <w:rFonts w:ascii="Arial" w:hAnsi="Arial" w:cs="Arial"/>
                <w:sz w:val="22"/>
                <w:lang w:val="en-GB"/>
                <w:rPrChange w:id="73" w:author="Tom Shen (NCS)" w:date="2025-12-18T16:39:00Z" w16du:dateUtc="2025-12-18T08:39:00Z">
                  <w:rPr>
                    <w:ins w:id="74" w:author="Zuxian Cai (NCS)" w:date="2025-12-05T06:43:00Z" w16du:dateUtc="2025-12-05T06:43:19Z"/>
                    <w:lang w:val="en-GB"/>
                  </w:rPr>
                </w:rPrChange>
              </w:rPr>
            </w:pPr>
          </w:p>
          <w:p w14:paraId="23B80F34" w14:textId="7582F6A3" w:rsidR="00F44D99" w:rsidRPr="002F3C35" w:rsidRDefault="52EA20A0" w:rsidP="6A2D4541">
            <w:pPr>
              <w:rPr>
                <w:ins w:id="75" w:author="Zuxian Cai (NCS)" w:date="2025-12-05T06:43:00Z" w16du:dateUtc="2025-12-05T06:43:20Z"/>
                <w:rFonts w:ascii="Arial" w:hAnsi="Arial" w:cs="Arial"/>
                <w:sz w:val="22"/>
                <w:lang w:val="en-GB"/>
                <w:rPrChange w:id="76" w:author="Tom Shen (NCS)" w:date="2025-12-18T16:39:00Z" w16du:dateUtc="2025-12-18T08:39:00Z">
                  <w:rPr>
                    <w:ins w:id="77" w:author="Zuxian Cai (NCS)" w:date="2025-12-05T06:43:00Z" w16du:dateUtc="2025-12-05T06:43:20Z"/>
                    <w:lang w:val="en-GB"/>
                  </w:rPr>
                </w:rPrChange>
              </w:rPr>
            </w:pPr>
            <w:ins w:id="78" w:author="Zuxian Cai (NCS)" w:date="2025-12-05T06:43:00Z">
              <w:r w:rsidRPr="002F3C35">
                <w:rPr>
                  <w:rFonts w:ascii="Arial" w:hAnsi="Arial" w:cs="Arial"/>
                  <w:sz w:val="22"/>
                  <w:lang w:val="en-GB"/>
                  <w:rPrChange w:id="79" w:author="Tom Shen (NCS)" w:date="2025-12-18T16:39:00Z" w16du:dateUtc="2025-12-18T08:39:00Z">
                    <w:rPr>
                      <w:lang w:val="en-GB"/>
                    </w:rPr>
                  </w:rPrChange>
                </w:rPr>
                <w:t>Redefined Link Start-up procedure</w:t>
              </w:r>
            </w:ins>
          </w:p>
          <w:p w14:paraId="3065AB10" w14:textId="69C7DECD" w:rsidR="00F44D99" w:rsidRPr="002F3C35" w:rsidRDefault="00F44D99" w:rsidP="6A2D4541">
            <w:pPr>
              <w:rPr>
                <w:ins w:id="80" w:author="Zuxian Cai (NCS)" w:date="2025-12-05T06:12:00Z" w16du:dateUtc="2025-12-05T06:12:43Z"/>
                <w:rFonts w:ascii="Arial" w:hAnsi="Arial" w:cs="Arial"/>
                <w:sz w:val="22"/>
                <w:lang w:val="en-GB"/>
                <w:rPrChange w:id="81" w:author="Tom Shen (NCS)" w:date="2025-12-18T16:39:00Z" w16du:dateUtc="2025-12-18T08:39:00Z">
                  <w:rPr>
                    <w:ins w:id="82" w:author="Zuxian Cai (NCS)" w:date="2025-12-05T06:12:00Z" w16du:dateUtc="2025-12-05T06:12:43Z"/>
                    <w:lang w:val="en-GB"/>
                  </w:rPr>
                </w:rPrChange>
              </w:rPr>
            </w:pPr>
          </w:p>
          <w:p w14:paraId="4A59E025" w14:textId="10D794C2" w:rsidR="00F44D99" w:rsidRPr="002F3C35" w:rsidRDefault="117BAFA8" w:rsidP="6A2D4541">
            <w:pPr>
              <w:rPr>
                <w:ins w:id="83" w:author="Zuxian Cai (NCS)" w:date="2025-12-05T06:15:00Z" w16du:dateUtc="2025-12-05T06:15:33Z"/>
                <w:rFonts w:ascii="Arial" w:hAnsi="Arial" w:cs="Arial"/>
                <w:sz w:val="22"/>
                <w:lang w:val="en-GB"/>
                <w:rPrChange w:id="84" w:author="Tom Shen (NCS)" w:date="2025-12-18T16:39:00Z" w16du:dateUtc="2025-12-18T08:39:00Z">
                  <w:rPr>
                    <w:ins w:id="85" w:author="Zuxian Cai (NCS)" w:date="2025-12-05T06:15:00Z" w16du:dateUtc="2025-12-05T06:15:33Z"/>
                    <w:lang w:val="en-GB"/>
                  </w:rPr>
                </w:rPrChange>
              </w:rPr>
            </w:pPr>
            <w:ins w:id="86" w:author="Zuxian Cai (NCS)" w:date="2025-12-05T06:12:00Z">
              <w:r w:rsidRPr="002F3C35">
                <w:rPr>
                  <w:rFonts w:ascii="Arial" w:hAnsi="Arial" w:cs="Arial"/>
                  <w:sz w:val="22"/>
                  <w:lang w:val="en-GB"/>
                  <w:rPrChange w:id="87" w:author="Tom Shen (NCS)" w:date="2025-12-18T16:39:00Z" w16du:dateUtc="2025-12-18T08:39:00Z">
                    <w:rPr>
                      <w:lang w:val="en-GB"/>
                    </w:rPr>
                  </w:rPrChange>
                </w:rPr>
                <w:t>5.2.4 Change Model name</w:t>
              </w:r>
            </w:ins>
            <w:ins w:id="88" w:author="Zuxian Cai (NCS)" w:date="2025-12-05T06:13:00Z">
              <w:r w:rsidRPr="002F3C35">
                <w:rPr>
                  <w:rFonts w:ascii="Arial" w:hAnsi="Arial" w:cs="Arial"/>
                  <w:sz w:val="22"/>
                  <w:lang w:val="en-GB"/>
                  <w:rPrChange w:id="89" w:author="Tom Shen (NCS)" w:date="2025-12-18T16:39:00Z" w16du:dateUtc="2025-12-18T08:39:00Z">
                    <w:rPr>
                      <w:lang w:val="en-GB"/>
                    </w:rPr>
                  </w:rPrChange>
                </w:rPr>
                <w:t xml:space="preserve"> from Generate RTSP to General RTSP</w:t>
              </w:r>
            </w:ins>
          </w:p>
          <w:p w14:paraId="4ADE2FEB" w14:textId="607F5C96" w:rsidR="00F44D99" w:rsidRPr="002F3C35" w:rsidRDefault="00F44D99" w:rsidP="6A2D4541">
            <w:pPr>
              <w:rPr>
                <w:ins w:id="90" w:author="Zuxian Cai (NCS)" w:date="2025-12-05T06:15:00Z" w16du:dateUtc="2025-12-05T06:15:34Z"/>
                <w:rFonts w:ascii="Arial" w:hAnsi="Arial" w:cs="Arial"/>
                <w:sz w:val="22"/>
                <w:lang w:val="en-GB"/>
                <w:rPrChange w:id="91" w:author="Tom Shen (NCS)" w:date="2025-12-18T16:39:00Z" w16du:dateUtc="2025-12-18T08:39:00Z">
                  <w:rPr>
                    <w:ins w:id="92" w:author="Zuxian Cai (NCS)" w:date="2025-12-05T06:15:00Z" w16du:dateUtc="2025-12-05T06:15:34Z"/>
                    <w:lang w:val="en-GB"/>
                  </w:rPr>
                </w:rPrChange>
              </w:rPr>
            </w:pPr>
          </w:p>
          <w:p w14:paraId="4CEE8E35" w14:textId="0BCD38EB" w:rsidR="00F44D99" w:rsidRPr="002F3C35" w:rsidRDefault="720F9B6C" w:rsidP="66749CCF">
            <w:pPr>
              <w:rPr>
                <w:ins w:id="93" w:author="Zuxian Cai (NCS)" w:date="2025-12-05T06:10:00Z" w16du:dateUtc="2025-12-05T06:10:08Z"/>
                <w:rFonts w:ascii="Arial" w:hAnsi="Arial" w:cs="Arial"/>
                <w:sz w:val="22"/>
                <w:rPrChange w:id="94" w:author="Tom Shen (NCS)" w:date="2025-12-18T16:39:00Z" w16du:dateUtc="2025-12-18T08:39:00Z">
                  <w:rPr>
                    <w:ins w:id="95" w:author="Zuxian Cai (NCS)" w:date="2025-12-05T06:10:00Z" w16du:dateUtc="2025-12-05T06:10:08Z"/>
                  </w:rPr>
                </w:rPrChange>
              </w:rPr>
            </w:pPr>
            <w:ins w:id="96" w:author="Zuxian Cai (NCS)" w:date="2025-12-05T06:15:00Z">
              <w:r w:rsidRPr="002F3C35">
                <w:rPr>
                  <w:rFonts w:ascii="Arial" w:hAnsi="Arial" w:cs="Arial"/>
                  <w:sz w:val="22"/>
                  <w:rPrChange w:id="97" w:author="Tom Shen (NCS)" w:date="2025-12-18T16:39:00Z" w16du:dateUtc="2025-12-18T08:39:00Z">
                    <w:rPr/>
                  </w:rPrChange>
                </w:rPr>
                <w:t>5.2.16 Annotate alert</w:t>
              </w:r>
              <w:r w:rsidRPr="002F3C35">
                <w:rPr>
                  <w:rFonts w:ascii="Arial" w:hAnsi="Arial" w:cs="Arial" w:hint="cs"/>
                  <w:sz w:val="22"/>
                  <w:rPrChange w:id="98" w:author="Tom Shen (NCS)" w:date="2025-12-18T16:39:00Z" w16du:dateUtc="2025-12-18T08:39:00Z">
                    <w:rPr>
                      <w:rFonts w:hint="cs"/>
                    </w:rPr>
                  </w:rPrChange>
                </w:rPr>
                <w:t>’</w:t>
              </w:r>
              <w:r w:rsidRPr="002F3C35">
                <w:rPr>
                  <w:rFonts w:ascii="Arial" w:hAnsi="Arial" w:cs="Arial"/>
                  <w:sz w:val="22"/>
                  <w:rPrChange w:id="99" w:author="Tom Shen (NCS)" w:date="2025-12-18T16:39:00Z" w16du:dateUtc="2025-12-18T08:39:00Z">
                    <w:rPr/>
                  </w:rPrChange>
                </w:rPr>
                <w:t xml:space="preserve">s </w:t>
              </w:r>
              <w:proofErr w:type="spellStart"/>
              <w:r w:rsidRPr="002F3C35">
                <w:rPr>
                  <w:rFonts w:ascii="Arial" w:hAnsi="Arial" w:cs="Arial"/>
                  <w:sz w:val="22"/>
                  <w:rPrChange w:id="100" w:author="Tom Shen (NCS)" w:date="2025-12-18T16:39:00Z" w16du:dateUtc="2025-12-18T08:39:00Z">
                    <w:rPr/>
                  </w:rPrChange>
                </w:rPr>
                <w:t>isFalsePositive</w:t>
              </w:r>
              <w:proofErr w:type="spellEnd"/>
              <w:r w:rsidRPr="002F3C35">
                <w:rPr>
                  <w:rFonts w:ascii="Arial" w:hAnsi="Arial" w:cs="Arial"/>
                  <w:sz w:val="22"/>
                  <w:rPrChange w:id="101" w:author="Tom Shen (NCS)" w:date="2025-12-18T16:39:00Z" w16du:dateUtc="2025-12-18T08:39:00Z">
                    <w:rPr/>
                  </w:rPrChange>
                </w:rPr>
                <w:t xml:space="preserve"> field is no</w:t>
              </w:r>
            </w:ins>
            <w:ins w:id="102" w:author="Zuxian Cai (NCS)" w:date="2025-12-05T06:16:00Z">
              <w:r w:rsidRPr="002F3C35">
                <w:rPr>
                  <w:rFonts w:ascii="Arial" w:hAnsi="Arial" w:cs="Arial"/>
                  <w:sz w:val="22"/>
                  <w:rPrChange w:id="103" w:author="Tom Shen (NCS)" w:date="2025-12-18T16:39:00Z" w16du:dateUtc="2025-12-18T08:39:00Z">
                    <w:rPr/>
                  </w:rPrChange>
                </w:rPr>
                <w:t>t mandatory</w:t>
              </w:r>
            </w:ins>
          </w:p>
          <w:p w14:paraId="7C1A33B1" w14:textId="3CBE7F94" w:rsidR="00F44D99" w:rsidRPr="006D1833" w:rsidRDefault="00F44D99" w:rsidP="6A2D4541">
            <w:pPr>
              <w:rPr>
                <w:lang w:val="en-GB"/>
              </w:rPr>
            </w:pPr>
          </w:p>
        </w:tc>
        <w:tc>
          <w:tcPr>
            <w:tcW w:w="2075" w:type="dxa"/>
            <w:vAlign w:val="center"/>
          </w:tcPr>
          <w:p w14:paraId="143E105A" w14:textId="77777777" w:rsidR="00C045DA" w:rsidRDefault="00C045DA" w:rsidP="00D54F4B">
            <w:pPr>
              <w:pStyle w:val="ncs-body"/>
              <w:rPr>
                <w:lang w:val="en-GB"/>
              </w:rPr>
            </w:pPr>
          </w:p>
        </w:tc>
      </w:tr>
    </w:tbl>
    <w:p w14:paraId="04333989" w14:textId="46237ABA" w:rsidR="1BE63174" w:rsidRPr="005900CA" w:rsidRDefault="1BE63174" w:rsidP="00CC2CE8">
      <w:pPr>
        <w:jc w:val="left"/>
        <w:rPr>
          <w:sz w:val="22"/>
        </w:rPr>
      </w:pPr>
    </w:p>
    <w:p w14:paraId="57686DB5" w14:textId="77777777" w:rsidR="00FB0659" w:rsidRDefault="00FB0659" w:rsidP="005F4734">
      <w:pPr>
        <w:jc w:val="center"/>
        <w:rPr>
          <w:rFonts w:ascii="Arial" w:hAnsi="Arial" w:cs="Arial"/>
          <w:b/>
          <w:sz w:val="24"/>
          <w:szCs w:val="24"/>
        </w:rPr>
      </w:pPr>
      <w:r w:rsidRPr="0089728B">
        <w:rPr>
          <w:rFonts w:ascii="Arial" w:hAnsi="Arial" w:cs="Arial"/>
          <w:sz w:val="22"/>
        </w:rPr>
        <w:br w:type="page"/>
      </w:r>
      <w:bookmarkStart w:id="104" w:name="_Toc487248802"/>
      <w:bookmarkStart w:id="105" w:name="_Toc466987278"/>
      <w:bookmarkStart w:id="106" w:name="_Toc342515416"/>
      <w:r w:rsidRPr="005F4734">
        <w:rPr>
          <w:rFonts w:ascii="Arial" w:hAnsi="Arial" w:cs="Arial"/>
          <w:b/>
          <w:sz w:val="24"/>
          <w:szCs w:val="24"/>
        </w:rPr>
        <w:lastRenderedPageBreak/>
        <w:t>TABLE OF CONTENTS</w:t>
      </w:r>
      <w:bookmarkEnd w:id="104"/>
      <w:bookmarkEnd w:id="105"/>
      <w:bookmarkEnd w:id="106"/>
    </w:p>
    <w:p w14:paraId="15B77EE9" w14:textId="77777777" w:rsidR="005F4734" w:rsidRPr="005900CA" w:rsidRDefault="005F4734" w:rsidP="005F4734">
      <w:pPr>
        <w:jc w:val="center"/>
        <w:rPr>
          <w:rFonts w:ascii="Arial" w:hAnsi="Arial" w:cs="Arial"/>
          <w:b/>
          <w:sz w:val="22"/>
        </w:rPr>
      </w:pPr>
    </w:p>
    <w:p w14:paraId="7E801D2B" w14:textId="75960495" w:rsidR="00E038A4" w:rsidRDefault="00512A96">
      <w:pPr>
        <w:pStyle w:val="TOC1"/>
        <w:rPr>
          <w:rFonts w:asciiTheme="minorHAnsi" w:eastAsiaTheme="minorEastAsia" w:hAnsiTheme="minorHAnsi" w:cstheme="minorBidi"/>
          <w:b w:val="0"/>
          <w:caps w:val="0"/>
          <w:kern w:val="2"/>
          <w:sz w:val="24"/>
          <w:szCs w:val="24"/>
          <w:lang w:eastAsia="zh-CN"/>
          <w14:ligatures w14:val="standardContextual"/>
        </w:rPr>
      </w:pPr>
      <w:r w:rsidRPr="63E4A891">
        <w:rPr>
          <w:b w:val="0"/>
          <w:caps w:val="0"/>
        </w:rPr>
        <w:fldChar w:fldCharType="begin"/>
      </w:r>
      <w:r w:rsidR="005F4734">
        <w:rPr>
          <w:b w:val="0"/>
          <w:caps w:val="0"/>
        </w:rPr>
        <w:instrText xml:space="preserve"> TOC \o "1-3" \h \z \u </w:instrText>
      </w:r>
      <w:r w:rsidRPr="63E4A891">
        <w:rPr>
          <w:b w:val="0"/>
          <w:caps w:val="0"/>
        </w:rPr>
        <w:fldChar w:fldCharType="separate"/>
      </w:r>
      <w:hyperlink w:anchor="_Toc216180110" w:history="1">
        <w:r w:rsidR="00E038A4" w:rsidRPr="001A54B5">
          <w:rPr>
            <w:rStyle w:val="Hyperlink"/>
          </w:rPr>
          <w:t>1</w:t>
        </w:r>
        <w:r w:rsidR="00E038A4">
          <w:rPr>
            <w:rFonts w:asciiTheme="minorHAnsi" w:eastAsiaTheme="minorEastAsia" w:hAnsiTheme="minorHAnsi" w:cstheme="minorBidi"/>
            <w:b w:val="0"/>
            <w:caps w:val="0"/>
            <w:kern w:val="2"/>
            <w:sz w:val="24"/>
            <w:szCs w:val="24"/>
            <w:lang w:eastAsia="zh-CN"/>
            <w14:ligatures w14:val="standardContextual"/>
          </w:rPr>
          <w:tab/>
        </w:r>
        <w:r w:rsidR="00E038A4" w:rsidRPr="001A54B5">
          <w:rPr>
            <w:rStyle w:val="Hyperlink"/>
          </w:rPr>
          <w:t>Introduction</w:t>
        </w:r>
        <w:r w:rsidR="00E038A4">
          <w:rPr>
            <w:webHidden/>
          </w:rPr>
          <w:tab/>
        </w:r>
        <w:r w:rsidR="00E038A4">
          <w:rPr>
            <w:webHidden/>
          </w:rPr>
          <w:fldChar w:fldCharType="begin"/>
        </w:r>
        <w:r w:rsidR="00E038A4">
          <w:rPr>
            <w:webHidden/>
          </w:rPr>
          <w:instrText xml:space="preserve"> PAGEREF _Toc216180110 \h </w:instrText>
        </w:r>
        <w:r w:rsidR="00E038A4">
          <w:rPr>
            <w:webHidden/>
          </w:rPr>
        </w:r>
        <w:r w:rsidR="00E038A4">
          <w:rPr>
            <w:webHidden/>
          </w:rPr>
          <w:fldChar w:fldCharType="separate"/>
        </w:r>
        <w:r w:rsidR="00E038A4">
          <w:rPr>
            <w:webHidden/>
          </w:rPr>
          <w:t>9</w:t>
        </w:r>
        <w:r w:rsidR="00E038A4">
          <w:rPr>
            <w:webHidden/>
          </w:rPr>
          <w:fldChar w:fldCharType="end"/>
        </w:r>
      </w:hyperlink>
    </w:p>
    <w:p w14:paraId="13EBFCED" w14:textId="434CD979" w:rsidR="00E038A4" w:rsidRDefault="00E038A4">
      <w:pPr>
        <w:pStyle w:val="TOC2"/>
        <w:tabs>
          <w:tab w:val="left" w:pos="1418"/>
        </w:tabs>
        <w:rPr>
          <w:rFonts w:asciiTheme="minorHAnsi" w:eastAsiaTheme="minorEastAsia" w:hAnsiTheme="minorHAnsi" w:cstheme="minorBidi"/>
          <w:kern w:val="2"/>
          <w:sz w:val="24"/>
          <w:szCs w:val="24"/>
          <w:lang w:eastAsia="zh-CN"/>
          <w14:ligatures w14:val="standardContextual"/>
        </w:rPr>
      </w:pPr>
      <w:hyperlink w:anchor="_Toc216180111" w:history="1">
        <w:r w:rsidRPr="001A54B5">
          <w:rPr>
            <w:rStyle w:val="Hyperlink"/>
          </w:rPr>
          <w:t>1.1</w:t>
        </w:r>
        <w:r>
          <w:rPr>
            <w:rFonts w:asciiTheme="minorHAnsi" w:eastAsiaTheme="minorEastAsia" w:hAnsiTheme="minorHAnsi" w:cstheme="minorBidi"/>
            <w:kern w:val="2"/>
            <w:sz w:val="24"/>
            <w:szCs w:val="24"/>
            <w:lang w:eastAsia="zh-CN"/>
            <w14:ligatures w14:val="standardContextual"/>
          </w:rPr>
          <w:tab/>
        </w:r>
        <w:r w:rsidRPr="001A54B5">
          <w:rPr>
            <w:rStyle w:val="Hyperlink"/>
          </w:rPr>
          <w:t>Purpose</w:t>
        </w:r>
        <w:r>
          <w:rPr>
            <w:webHidden/>
          </w:rPr>
          <w:tab/>
        </w:r>
        <w:r>
          <w:rPr>
            <w:webHidden/>
          </w:rPr>
          <w:fldChar w:fldCharType="begin"/>
        </w:r>
        <w:r>
          <w:rPr>
            <w:webHidden/>
          </w:rPr>
          <w:instrText xml:space="preserve"> PAGEREF _Toc216180111 \h </w:instrText>
        </w:r>
        <w:r>
          <w:rPr>
            <w:webHidden/>
          </w:rPr>
        </w:r>
        <w:r>
          <w:rPr>
            <w:webHidden/>
          </w:rPr>
          <w:fldChar w:fldCharType="separate"/>
        </w:r>
        <w:r>
          <w:rPr>
            <w:webHidden/>
          </w:rPr>
          <w:t>9</w:t>
        </w:r>
        <w:r>
          <w:rPr>
            <w:webHidden/>
          </w:rPr>
          <w:fldChar w:fldCharType="end"/>
        </w:r>
      </w:hyperlink>
    </w:p>
    <w:p w14:paraId="5F52BEC7" w14:textId="0856DE00" w:rsidR="00E038A4" w:rsidRDefault="00E038A4">
      <w:pPr>
        <w:pStyle w:val="TOC2"/>
        <w:tabs>
          <w:tab w:val="left" w:pos="1418"/>
        </w:tabs>
        <w:rPr>
          <w:rFonts w:asciiTheme="minorHAnsi" w:eastAsiaTheme="minorEastAsia" w:hAnsiTheme="minorHAnsi" w:cstheme="minorBidi"/>
          <w:kern w:val="2"/>
          <w:sz w:val="24"/>
          <w:szCs w:val="24"/>
          <w:lang w:eastAsia="zh-CN"/>
          <w14:ligatures w14:val="standardContextual"/>
        </w:rPr>
      </w:pPr>
      <w:hyperlink w:anchor="_Toc216180112" w:history="1">
        <w:r w:rsidRPr="001A54B5">
          <w:rPr>
            <w:rStyle w:val="Hyperlink"/>
          </w:rPr>
          <w:t>1.2</w:t>
        </w:r>
        <w:r>
          <w:rPr>
            <w:rFonts w:asciiTheme="minorHAnsi" w:eastAsiaTheme="minorEastAsia" w:hAnsiTheme="minorHAnsi" w:cstheme="minorBidi"/>
            <w:kern w:val="2"/>
            <w:sz w:val="24"/>
            <w:szCs w:val="24"/>
            <w:lang w:eastAsia="zh-CN"/>
            <w14:ligatures w14:val="standardContextual"/>
          </w:rPr>
          <w:tab/>
        </w:r>
        <w:r w:rsidRPr="001A54B5">
          <w:rPr>
            <w:rStyle w:val="Hyperlink"/>
          </w:rPr>
          <w:t>Scope</w:t>
        </w:r>
        <w:r>
          <w:rPr>
            <w:webHidden/>
          </w:rPr>
          <w:tab/>
        </w:r>
        <w:r>
          <w:rPr>
            <w:webHidden/>
          </w:rPr>
          <w:fldChar w:fldCharType="begin"/>
        </w:r>
        <w:r>
          <w:rPr>
            <w:webHidden/>
          </w:rPr>
          <w:instrText xml:space="preserve"> PAGEREF _Toc216180112 \h </w:instrText>
        </w:r>
        <w:r>
          <w:rPr>
            <w:webHidden/>
          </w:rPr>
        </w:r>
        <w:r>
          <w:rPr>
            <w:webHidden/>
          </w:rPr>
          <w:fldChar w:fldCharType="separate"/>
        </w:r>
        <w:r>
          <w:rPr>
            <w:webHidden/>
          </w:rPr>
          <w:t>9</w:t>
        </w:r>
        <w:r>
          <w:rPr>
            <w:webHidden/>
          </w:rPr>
          <w:fldChar w:fldCharType="end"/>
        </w:r>
      </w:hyperlink>
    </w:p>
    <w:p w14:paraId="046DB85B" w14:textId="2425CF70" w:rsidR="00E038A4" w:rsidRDefault="00E038A4">
      <w:pPr>
        <w:pStyle w:val="TOC2"/>
        <w:tabs>
          <w:tab w:val="left" w:pos="1418"/>
        </w:tabs>
        <w:rPr>
          <w:rFonts w:asciiTheme="minorHAnsi" w:eastAsiaTheme="minorEastAsia" w:hAnsiTheme="minorHAnsi" w:cstheme="minorBidi"/>
          <w:kern w:val="2"/>
          <w:sz w:val="24"/>
          <w:szCs w:val="24"/>
          <w:lang w:eastAsia="zh-CN"/>
          <w14:ligatures w14:val="standardContextual"/>
        </w:rPr>
      </w:pPr>
      <w:hyperlink w:anchor="_Toc216180113" w:history="1">
        <w:r w:rsidRPr="001A54B5">
          <w:rPr>
            <w:rStyle w:val="Hyperlink"/>
          </w:rPr>
          <w:t>1.3</w:t>
        </w:r>
        <w:r>
          <w:rPr>
            <w:rFonts w:asciiTheme="minorHAnsi" w:eastAsiaTheme="minorEastAsia" w:hAnsiTheme="minorHAnsi" w:cstheme="minorBidi"/>
            <w:kern w:val="2"/>
            <w:sz w:val="24"/>
            <w:szCs w:val="24"/>
            <w:lang w:eastAsia="zh-CN"/>
            <w14:ligatures w14:val="standardContextual"/>
          </w:rPr>
          <w:tab/>
        </w:r>
        <w:r w:rsidRPr="001A54B5">
          <w:rPr>
            <w:rStyle w:val="Hyperlink"/>
          </w:rPr>
          <w:t>Definitions, Acronyms and Abbreviations</w:t>
        </w:r>
        <w:r>
          <w:rPr>
            <w:webHidden/>
          </w:rPr>
          <w:tab/>
        </w:r>
        <w:r>
          <w:rPr>
            <w:webHidden/>
          </w:rPr>
          <w:fldChar w:fldCharType="begin"/>
        </w:r>
        <w:r>
          <w:rPr>
            <w:webHidden/>
          </w:rPr>
          <w:instrText xml:space="preserve"> PAGEREF _Toc216180113 \h </w:instrText>
        </w:r>
        <w:r>
          <w:rPr>
            <w:webHidden/>
          </w:rPr>
        </w:r>
        <w:r>
          <w:rPr>
            <w:webHidden/>
          </w:rPr>
          <w:fldChar w:fldCharType="separate"/>
        </w:r>
        <w:r>
          <w:rPr>
            <w:webHidden/>
          </w:rPr>
          <w:t>9</w:t>
        </w:r>
        <w:r>
          <w:rPr>
            <w:webHidden/>
          </w:rPr>
          <w:fldChar w:fldCharType="end"/>
        </w:r>
      </w:hyperlink>
    </w:p>
    <w:p w14:paraId="0046294B" w14:textId="162BBC76" w:rsidR="00E038A4" w:rsidRDefault="00E038A4">
      <w:pPr>
        <w:pStyle w:val="TOC2"/>
        <w:tabs>
          <w:tab w:val="left" w:pos="1418"/>
        </w:tabs>
        <w:rPr>
          <w:rFonts w:asciiTheme="minorHAnsi" w:eastAsiaTheme="minorEastAsia" w:hAnsiTheme="minorHAnsi" w:cstheme="minorBidi"/>
          <w:kern w:val="2"/>
          <w:sz w:val="24"/>
          <w:szCs w:val="24"/>
          <w:lang w:eastAsia="zh-CN"/>
          <w14:ligatures w14:val="standardContextual"/>
        </w:rPr>
      </w:pPr>
      <w:hyperlink w:anchor="_Toc216180114" w:history="1">
        <w:r w:rsidRPr="001A54B5">
          <w:rPr>
            <w:rStyle w:val="Hyperlink"/>
          </w:rPr>
          <w:t>1.4</w:t>
        </w:r>
        <w:r>
          <w:rPr>
            <w:rFonts w:asciiTheme="minorHAnsi" w:eastAsiaTheme="minorEastAsia" w:hAnsiTheme="minorHAnsi" w:cstheme="minorBidi"/>
            <w:kern w:val="2"/>
            <w:sz w:val="24"/>
            <w:szCs w:val="24"/>
            <w:lang w:eastAsia="zh-CN"/>
            <w14:ligatures w14:val="standardContextual"/>
          </w:rPr>
          <w:tab/>
        </w:r>
        <w:r w:rsidRPr="001A54B5">
          <w:rPr>
            <w:rStyle w:val="Hyperlink"/>
          </w:rPr>
          <w:t>References</w:t>
        </w:r>
        <w:r>
          <w:rPr>
            <w:webHidden/>
          </w:rPr>
          <w:tab/>
        </w:r>
        <w:r>
          <w:rPr>
            <w:webHidden/>
          </w:rPr>
          <w:fldChar w:fldCharType="begin"/>
        </w:r>
        <w:r>
          <w:rPr>
            <w:webHidden/>
          </w:rPr>
          <w:instrText xml:space="preserve"> PAGEREF _Toc216180114 \h </w:instrText>
        </w:r>
        <w:r>
          <w:rPr>
            <w:webHidden/>
          </w:rPr>
        </w:r>
        <w:r>
          <w:rPr>
            <w:webHidden/>
          </w:rPr>
          <w:fldChar w:fldCharType="separate"/>
        </w:r>
        <w:r>
          <w:rPr>
            <w:webHidden/>
          </w:rPr>
          <w:t>9</w:t>
        </w:r>
        <w:r>
          <w:rPr>
            <w:webHidden/>
          </w:rPr>
          <w:fldChar w:fldCharType="end"/>
        </w:r>
      </w:hyperlink>
    </w:p>
    <w:p w14:paraId="1EAAD87F" w14:textId="6F2B281E" w:rsidR="00E038A4" w:rsidRDefault="00E038A4">
      <w:pPr>
        <w:pStyle w:val="TOC1"/>
        <w:rPr>
          <w:rFonts w:asciiTheme="minorHAnsi" w:eastAsiaTheme="minorEastAsia" w:hAnsiTheme="minorHAnsi" w:cstheme="minorBidi"/>
          <w:b w:val="0"/>
          <w:caps w:val="0"/>
          <w:kern w:val="2"/>
          <w:sz w:val="24"/>
          <w:szCs w:val="24"/>
          <w:lang w:eastAsia="zh-CN"/>
          <w14:ligatures w14:val="standardContextual"/>
        </w:rPr>
      </w:pPr>
      <w:hyperlink w:anchor="_Toc216180115" w:history="1">
        <w:r w:rsidRPr="001A54B5">
          <w:rPr>
            <w:rStyle w:val="Hyperlink"/>
          </w:rPr>
          <w:t>2</w:t>
        </w:r>
        <w:r>
          <w:rPr>
            <w:rFonts w:asciiTheme="minorHAnsi" w:eastAsiaTheme="minorEastAsia" w:hAnsiTheme="minorHAnsi" w:cstheme="minorBidi"/>
            <w:b w:val="0"/>
            <w:caps w:val="0"/>
            <w:kern w:val="2"/>
            <w:sz w:val="24"/>
            <w:szCs w:val="24"/>
            <w:lang w:eastAsia="zh-CN"/>
            <w14:ligatures w14:val="standardContextual"/>
          </w:rPr>
          <w:tab/>
        </w:r>
        <w:r w:rsidRPr="001A54B5">
          <w:rPr>
            <w:rStyle w:val="Hyperlink"/>
          </w:rPr>
          <w:t>Interface Requirements</w:t>
        </w:r>
        <w:r>
          <w:rPr>
            <w:webHidden/>
          </w:rPr>
          <w:tab/>
        </w:r>
        <w:r>
          <w:rPr>
            <w:webHidden/>
          </w:rPr>
          <w:fldChar w:fldCharType="begin"/>
        </w:r>
        <w:r>
          <w:rPr>
            <w:webHidden/>
          </w:rPr>
          <w:instrText xml:space="preserve"> PAGEREF _Toc216180115 \h </w:instrText>
        </w:r>
        <w:r>
          <w:rPr>
            <w:webHidden/>
          </w:rPr>
        </w:r>
        <w:r>
          <w:rPr>
            <w:webHidden/>
          </w:rPr>
          <w:fldChar w:fldCharType="separate"/>
        </w:r>
        <w:r>
          <w:rPr>
            <w:webHidden/>
          </w:rPr>
          <w:t>10</w:t>
        </w:r>
        <w:r>
          <w:rPr>
            <w:webHidden/>
          </w:rPr>
          <w:fldChar w:fldCharType="end"/>
        </w:r>
      </w:hyperlink>
    </w:p>
    <w:p w14:paraId="1B404719" w14:textId="073FFBBB" w:rsidR="00E038A4" w:rsidRDefault="00E038A4">
      <w:pPr>
        <w:pStyle w:val="TOC2"/>
        <w:tabs>
          <w:tab w:val="left" w:pos="1418"/>
        </w:tabs>
        <w:rPr>
          <w:rFonts w:asciiTheme="minorHAnsi" w:eastAsiaTheme="minorEastAsia" w:hAnsiTheme="minorHAnsi" w:cstheme="minorBidi"/>
          <w:kern w:val="2"/>
          <w:sz w:val="24"/>
          <w:szCs w:val="24"/>
          <w:lang w:eastAsia="zh-CN"/>
          <w14:ligatures w14:val="standardContextual"/>
        </w:rPr>
      </w:pPr>
      <w:hyperlink w:anchor="_Toc216180116" w:history="1">
        <w:r w:rsidRPr="001A54B5">
          <w:rPr>
            <w:rStyle w:val="Hyperlink"/>
          </w:rPr>
          <w:t>2.1</w:t>
        </w:r>
        <w:r>
          <w:rPr>
            <w:rFonts w:asciiTheme="minorHAnsi" w:eastAsiaTheme="minorEastAsia" w:hAnsiTheme="minorHAnsi" w:cstheme="minorBidi"/>
            <w:kern w:val="2"/>
            <w:sz w:val="24"/>
            <w:szCs w:val="24"/>
            <w:lang w:eastAsia="zh-CN"/>
            <w14:ligatures w14:val="standardContextual"/>
          </w:rPr>
          <w:tab/>
        </w:r>
        <w:r w:rsidRPr="001A54B5">
          <w:rPr>
            <w:rStyle w:val="Hyperlink"/>
          </w:rPr>
          <w:t>Interface Configuration</w:t>
        </w:r>
        <w:r>
          <w:rPr>
            <w:webHidden/>
          </w:rPr>
          <w:tab/>
        </w:r>
        <w:r>
          <w:rPr>
            <w:webHidden/>
          </w:rPr>
          <w:fldChar w:fldCharType="begin"/>
        </w:r>
        <w:r>
          <w:rPr>
            <w:webHidden/>
          </w:rPr>
          <w:instrText xml:space="preserve"> PAGEREF _Toc216180116 \h </w:instrText>
        </w:r>
        <w:r>
          <w:rPr>
            <w:webHidden/>
          </w:rPr>
        </w:r>
        <w:r>
          <w:rPr>
            <w:webHidden/>
          </w:rPr>
          <w:fldChar w:fldCharType="separate"/>
        </w:r>
        <w:r>
          <w:rPr>
            <w:webHidden/>
          </w:rPr>
          <w:t>10</w:t>
        </w:r>
        <w:r>
          <w:rPr>
            <w:webHidden/>
          </w:rPr>
          <w:fldChar w:fldCharType="end"/>
        </w:r>
      </w:hyperlink>
    </w:p>
    <w:p w14:paraId="0BF44C79" w14:textId="35C0C323" w:rsidR="00E038A4" w:rsidRDefault="00E038A4">
      <w:pPr>
        <w:pStyle w:val="TOC2"/>
        <w:tabs>
          <w:tab w:val="left" w:pos="1418"/>
        </w:tabs>
        <w:rPr>
          <w:rFonts w:asciiTheme="minorHAnsi" w:eastAsiaTheme="minorEastAsia" w:hAnsiTheme="minorHAnsi" w:cstheme="minorBidi"/>
          <w:kern w:val="2"/>
          <w:sz w:val="24"/>
          <w:szCs w:val="24"/>
          <w:lang w:eastAsia="zh-CN"/>
          <w14:ligatures w14:val="standardContextual"/>
        </w:rPr>
      </w:pPr>
      <w:hyperlink w:anchor="_Toc216180117" w:history="1">
        <w:r w:rsidRPr="001A54B5">
          <w:rPr>
            <w:rStyle w:val="Hyperlink"/>
          </w:rPr>
          <w:t>2.2</w:t>
        </w:r>
        <w:r>
          <w:rPr>
            <w:rFonts w:asciiTheme="minorHAnsi" w:eastAsiaTheme="minorEastAsia" w:hAnsiTheme="minorHAnsi" w:cstheme="minorBidi"/>
            <w:kern w:val="2"/>
            <w:sz w:val="24"/>
            <w:szCs w:val="24"/>
            <w:lang w:eastAsia="zh-CN"/>
            <w14:ligatures w14:val="standardContextual"/>
          </w:rPr>
          <w:tab/>
        </w:r>
        <w:r w:rsidRPr="001A54B5">
          <w:rPr>
            <w:rStyle w:val="Hyperlink"/>
          </w:rPr>
          <w:t>Interface Identification</w:t>
        </w:r>
        <w:r>
          <w:rPr>
            <w:webHidden/>
          </w:rPr>
          <w:tab/>
        </w:r>
        <w:r>
          <w:rPr>
            <w:webHidden/>
          </w:rPr>
          <w:fldChar w:fldCharType="begin"/>
        </w:r>
        <w:r>
          <w:rPr>
            <w:webHidden/>
          </w:rPr>
          <w:instrText xml:space="preserve"> PAGEREF _Toc216180117 \h </w:instrText>
        </w:r>
        <w:r>
          <w:rPr>
            <w:webHidden/>
          </w:rPr>
        </w:r>
        <w:r>
          <w:rPr>
            <w:webHidden/>
          </w:rPr>
          <w:fldChar w:fldCharType="separate"/>
        </w:r>
        <w:r>
          <w:rPr>
            <w:webHidden/>
          </w:rPr>
          <w:t>11</w:t>
        </w:r>
        <w:r>
          <w:rPr>
            <w:webHidden/>
          </w:rPr>
          <w:fldChar w:fldCharType="end"/>
        </w:r>
      </w:hyperlink>
    </w:p>
    <w:p w14:paraId="36266EE3" w14:textId="21E288C5" w:rsidR="00E038A4" w:rsidRDefault="00E038A4">
      <w:pPr>
        <w:pStyle w:val="TOC1"/>
        <w:rPr>
          <w:rFonts w:asciiTheme="minorHAnsi" w:eastAsiaTheme="minorEastAsia" w:hAnsiTheme="minorHAnsi" w:cstheme="minorBidi"/>
          <w:b w:val="0"/>
          <w:caps w:val="0"/>
          <w:kern w:val="2"/>
          <w:sz w:val="24"/>
          <w:szCs w:val="24"/>
          <w:lang w:eastAsia="zh-CN"/>
          <w14:ligatures w14:val="standardContextual"/>
        </w:rPr>
      </w:pPr>
      <w:hyperlink w:anchor="_Toc216180118" w:history="1">
        <w:r w:rsidRPr="001A54B5">
          <w:rPr>
            <w:rStyle w:val="Hyperlink"/>
          </w:rPr>
          <w:t>3</w:t>
        </w:r>
        <w:r>
          <w:rPr>
            <w:rFonts w:asciiTheme="minorHAnsi" w:eastAsiaTheme="minorEastAsia" w:hAnsiTheme="minorHAnsi" w:cstheme="minorBidi"/>
            <w:b w:val="0"/>
            <w:caps w:val="0"/>
            <w:kern w:val="2"/>
            <w:sz w:val="24"/>
            <w:szCs w:val="24"/>
            <w:lang w:eastAsia="zh-CN"/>
            <w14:ligatures w14:val="standardContextual"/>
          </w:rPr>
          <w:tab/>
        </w:r>
        <w:r w:rsidRPr="001A54B5">
          <w:rPr>
            <w:rStyle w:val="Hyperlink"/>
          </w:rPr>
          <w:t>Interface Control Requirements</w:t>
        </w:r>
        <w:r>
          <w:rPr>
            <w:webHidden/>
          </w:rPr>
          <w:tab/>
        </w:r>
        <w:r>
          <w:rPr>
            <w:webHidden/>
          </w:rPr>
          <w:fldChar w:fldCharType="begin"/>
        </w:r>
        <w:r>
          <w:rPr>
            <w:webHidden/>
          </w:rPr>
          <w:instrText xml:space="preserve"> PAGEREF _Toc216180118 \h </w:instrText>
        </w:r>
        <w:r>
          <w:rPr>
            <w:webHidden/>
          </w:rPr>
        </w:r>
        <w:r>
          <w:rPr>
            <w:webHidden/>
          </w:rPr>
          <w:fldChar w:fldCharType="separate"/>
        </w:r>
        <w:r>
          <w:rPr>
            <w:webHidden/>
          </w:rPr>
          <w:t>12</w:t>
        </w:r>
        <w:r>
          <w:rPr>
            <w:webHidden/>
          </w:rPr>
          <w:fldChar w:fldCharType="end"/>
        </w:r>
      </w:hyperlink>
    </w:p>
    <w:p w14:paraId="7B78C564" w14:textId="0FA14EDA" w:rsidR="00E038A4" w:rsidRDefault="00E038A4">
      <w:pPr>
        <w:pStyle w:val="TOC2"/>
        <w:tabs>
          <w:tab w:val="left" w:pos="1418"/>
        </w:tabs>
        <w:rPr>
          <w:rFonts w:asciiTheme="minorHAnsi" w:eastAsiaTheme="minorEastAsia" w:hAnsiTheme="minorHAnsi" w:cstheme="minorBidi"/>
          <w:kern w:val="2"/>
          <w:sz w:val="24"/>
          <w:szCs w:val="24"/>
          <w:lang w:eastAsia="zh-CN"/>
          <w14:ligatures w14:val="standardContextual"/>
        </w:rPr>
      </w:pPr>
      <w:hyperlink w:anchor="_Toc216180119" w:history="1">
        <w:r w:rsidRPr="001A54B5">
          <w:rPr>
            <w:rStyle w:val="Hyperlink"/>
          </w:rPr>
          <w:t>3.1</w:t>
        </w:r>
        <w:r>
          <w:rPr>
            <w:rFonts w:asciiTheme="minorHAnsi" w:eastAsiaTheme="minorEastAsia" w:hAnsiTheme="minorHAnsi" w:cstheme="minorBidi"/>
            <w:kern w:val="2"/>
            <w:sz w:val="24"/>
            <w:szCs w:val="24"/>
            <w:lang w:eastAsia="zh-CN"/>
            <w14:ligatures w14:val="standardContextual"/>
          </w:rPr>
          <w:tab/>
        </w:r>
        <w:r w:rsidRPr="001A54B5">
          <w:rPr>
            <w:rStyle w:val="Hyperlink"/>
          </w:rPr>
          <w:t>Link Start-Up Procedure</w:t>
        </w:r>
        <w:r>
          <w:rPr>
            <w:webHidden/>
          </w:rPr>
          <w:tab/>
        </w:r>
        <w:r>
          <w:rPr>
            <w:webHidden/>
          </w:rPr>
          <w:fldChar w:fldCharType="begin"/>
        </w:r>
        <w:r>
          <w:rPr>
            <w:webHidden/>
          </w:rPr>
          <w:instrText xml:space="preserve"> PAGEREF _Toc216180119 \h </w:instrText>
        </w:r>
        <w:r>
          <w:rPr>
            <w:webHidden/>
          </w:rPr>
        </w:r>
        <w:r>
          <w:rPr>
            <w:webHidden/>
          </w:rPr>
          <w:fldChar w:fldCharType="separate"/>
        </w:r>
        <w:r>
          <w:rPr>
            <w:webHidden/>
          </w:rPr>
          <w:t>12</w:t>
        </w:r>
        <w:r>
          <w:rPr>
            <w:webHidden/>
          </w:rPr>
          <w:fldChar w:fldCharType="end"/>
        </w:r>
      </w:hyperlink>
    </w:p>
    <w:p w14:paraId="63397FBE" w14:textId="45B511F0" w:rsidR="00E038A4" w:rsidRDefault="00E038A4">
      <w:pPr>
        <w:pStyle w:val="TOC2"/>
        <w:tabs>
          <w:tab w:val="left" w:pos="1418"/>
        </w:tabs>
        <w:rPr>
          <w:rFonts w:asciiTheme="minorHAnsi" w:eastAsiaTheme="minorEastAsia" w:hAnsiTheme="minorHAnsi" w:cstheme="minorBidi"/>
          <w:kern w:val="2"/>
          <w:sz w:val="24"/>
          <w:szCs w:val="24"/>
          <w:lang w:eastAsia="zh-CN"/>
          <w14:ligatures w14:val="standardContextual"/>
        </w:rPr>
      </w:pPr>
      <w:hyperlink w:anchor="_Toc216180120" w:history="1">
        <w:r w:rsidRPr="001A54B5">
          <w:rPr>
            <w:rStyle w:val="Hyperlink"/>
          </w:rPr>
          <w:t>3.2</w:t>
        </w:r>
        <w:r>
          <w:rPr>
            <w:rFonts w:asciiTheme="minorHAnsi" w:eastAsiaTheme="minorEastAsia" w:hAnsiTheme="minorHAnsi" w:cstheme="minorBidi"/>
            <w:kern w:val="2"/>
            <w:sz w:val="24"/>
            <w:szCs w:val="24"/>
            <w:lang w:eastAsia="zh-CN"/>
            <w14:ligatures w14:val="standardContextual"/>
          </w:rPr>
          <w:tab/>
        </w:r>
        <w:r w:rsidRPr="001A54B5">
          <w:rPr>
            <w:rStyle w:val="Hyperlink"/>
          </w:rPr>
          <w:t>Link Failure Recovery Procedure</w:t>
        </w:r>
        <w:r>
          <w:rPr>
            <w:webHidden/>
          </w:rPr>
          <w:tab/>
        </w:r>
        <w:r>
          <w:rPr>
            <w:webHidden/>
          </w:rPr>
          <w:fldChar w:fldCharType="begin"/>
        </w:r>
        <w:r>
          <w:rPr>
            <w:webHidden/>
          </w:rPr>
          <w:instrText xml:space="preserve"> PAGEREF _Toc216180120 \h </w:instrText>
        </w:r>
        <w:r>
          <w:rPr>
            <w:webHidden/>
          </w:rPr>
        </w:r>
        <w:r>
          <w:rPr>
            <w:webHidden/>
          </w:rPr>
          <w:fldChar w:fldCharType="separate"/>
        </w:r>
        <w:r>
          <w:rPr>
            <w:webHidden/>
          </w:rPr>
          <w:t>12</w:t>
        </w:r>
        <w:r>
          <w:rPr>
            <w:webHidden/>
          </w:rPr>
          <w:fldChar w:fldCharType="end"/>
        </w:r>
      </w:hyperlink>
    </w:p>
    <w:p w14:paraId="2FE683F3" w14:textId="5569E2FA" w:rsidR="00E038A4" w:rsidRDefault="00E038A4">
      <w:pPr>
        <w:pStyle w:val="TOC1"/>
        <w:rPr>
          <w:rFonts w:asciiTheme="minorHAnsi" w:eastAsiaTheme="minorEastAsia" w:hAnsiTheme="minorHAnsi" w:cstheme="minorBidi"/>
          <w:b w:val="0"/>
          <w:caps w:val="0"/>
          <w:kern w:val="2"/>
          <w:sz w:val="24"/>
          <w:szCs w:val="24"/>
          <w:lang w:eastAsia="zh-CN"/>
          <w14:ligatures w14:val="standardContextual"/>
        </w:rPr>
      </w:pPr>
      <w:hyperlink w:anchor="_Toc216180121" w:history="1">
        <w:r w:rsidRPr="001A54B5">
          <w:rPr>
            <w:rStyle w:val="Hyperlink"/>
          </w:rPr>
          <w:t>4</w:t>
        </w:r>
        <w:r>
          <w:rPr>
            <w:rFonts w:asciiTheme="minorHAnsi" w:eastAsiaTheme="minorEastAsia" w:hAnsiTheme="minorHAnsi" w:cstheme="minorBidi"/>
            <w:b w:val="0"/>
            <w:caps w:val="0"/>
            <w:kern w:val="2"/>
            <w:sz w:val="24"/>
            <w:szCs w:val="24"/>
            <w:lang w:eastAsia="zh-CN"/>
            <w14:ligatures w14:val="standardContextual"/>
          </w:rPr>
          <w:tab/>
        </w:r>
        <w:r w:rsidRPr="001A54B5">
          <w:rPr>
            <w:rStyle w:val="Hyperlink"/>
          </w:rPr>
          <w:t>Data Control Requirements</w:t>
        </w:r>
        <w:r>
          <w:rPr>
            <w:webHidden/>
          </w:rPr>
          <w:tab/>
        </w:r>
        <w:r>
          <w:rPr>
            <w:webHidden/>
          </w:rPr>
          <w:fldChar w:fldCharType="begin"/>
        </w:r>
        <w:r>
          <w:rPr>
            <w:webHidden/>
          </w:rPr>
          <w:instrText xml:space="preserve"> PAGEREF _Toc216180121 \h </w:instrText>
        </w:r>
        <w:r>
          <w:rPr>
            <w:webHidden/>
          </w:rPr>
        </w:r>
        <w:r>
          <w:rPr>
            <w:webHidden/>
          </w:rPr>
          <w:fldChar w:fldCharType="separate"/>
        </w:r>
        <w:r>
          <w:rPr>
            <w:webHidden/>
          </w:rPr>
          <w:t>13</w:t>
        </w:r>
        <w:r>
          <w:rPr>
            <w:webHidden/>
          </w:rPr>
          <w:fldChar w:fldCharType="end"/>
        </w:r>
      </w:hyperlink>
    </w:p>
    <w:p w14:paraId="3960D8A5" w14:textId="507A2DD9" w:rsidR="00E038A4" w:rsidRDefault="00E038A4">
      <w:pPr>
        <w:pStyle w:val="TOC2"/>
        <w:tabs>
          <w:tab w:val="left" w:pos="1418"/>
        </w:tabs>
        <w:rPr>
          <w:rFonts w:asciiTheme="minorHAnsi" w:eastAsiaTheme="minorEastAsia" w:hAnsiTheme="minorHAnsi" w:cstheme="minorBidi"/>
          <w:kern w:val="2"/>
          <w:sz w:val="24"/>
          <w:szCs w:val="24"/>
          <w:lang w:eastAsia="zh-CN"/>
          <w14:ligatures w14:val="standardContextual"/>
        </w:rPr>
      </w:pPr>
      <w:hyperlink w:anchor="_Toc216180122" w:history="1">
        <w:r w:rsidRPr="001A54B5">
          <w:rPr>
            <w:rStyle w:val="Hyperlink"/>
          </w:rPr>
          <w:t>4.1</w:t>
        </w:r>
        <w:r>
          <w:rPr>
            <w:rFonts w:asciiTheme="minorHAnsi" w:eastAsiaTheme="minorEastAsia" w:hAnsiTheme="minorHAnsi" w:cstheme="minorBidi"/>
            <w:kern w:val="2"/>
            <w:sz w:val="24"/>
            <w:szCs w:val="24"/>
            <w:lang w:eastAsia="zh-CN"/>
            <w14:ligatures w14:val="standardContextual"/>
          </w:rPr>
          <w:tab/>
        </w:r>
        <w:r w:rsidRPr="001A54B5">
          <w:rPr>
            <w:rStyle w:val="Hyperlink"/>
          </w:rPr>
          <w:t>Functional Requirements</w:t>
        </w:r>
        <w:r>
          <w:rPr>
            <w:webHidden/>
          </w:rPr>
          <w:tab/>
        </w:r>
        <w:r>
          <w:rPr>
            <w:webHidden/>
          </w:rPr>
          <w:fldChar w:fldCharType="begin"/>
        </w:r>
        <w:r>
          <w:rPr>
            <w:webHidden/>
          </w:rPr>
          <w:instrText xml:space="preserve"> PAGEREF _Toc216180122 \h </w:instrText>
        </w:r>
        <w:r>
          <w:rPr>
            <w:webHidden/>
          </w:rPr>
        </w:r>
        <w:r>
          <w:rPr>
            <w:webHidden/>
          </w:rPr>
          <w:fldChar w:fldCharType="separate"/>
        </w:r>
        <w:r>
          <w:rPr>
            <w:webHidden/>
          </w:rPr>
          <w:t>14</w:t>
        </w:r>
        <w:r>
          <w:rPr>
            <w:webHidden/>
          </w:rPr>
          <w:fldChar w:fldCharType="end"/>
        </w:r>
      </w:hyperlink>
    </w:p>
    <w:p w14:paraId="536403D6" w14:textId="2CF87071"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23" w:history="1">
        <w:r w:rsidRPr="001A54B5">
          <w:rPr>
            <w:rStyle w:val="Hyperlink"/>
            <w:b/>
          </w:rPr>
          <w:t>4.1.1</w:t>
        </w:r>
        <w:r>
          <w:rPr>
            <w:rFonts w:asciiTheme="minorHAnsi" w:eastAsiaTheme="minorEastAsia" w:hAnsiTheme="minorHAnsi" w:cstheme="minorBidi"/>
            <w:kern w:val="2"/>
            <w:sz w:val="24"/>
            <w:szCs w:val="24"/>
            <w:lang w:eastAsia="zh-CN"/>
            <w14:ligatures w14:val="standardContextual"/>
          </w:rPr>
          <w:tab/>
        </w:r>
        <w:r w:rsidRPr="001A54B5">
          <w:rPr>
            <w:rStyle w:val="Hyperlink"/>
            <w:b/>
          </w:rPr>
          <w:t>Get Health Status of Video Proxy</w:t>
        </w:r>
        <w:r>
          <w:rPr>
            <w:webHidden/>
          </w:rPr>
          <w:tab/>
        </w:r>
        <w:r>
          <w:rPr>
            <w:webHidden/>
          </w:rPr>
          <w:fldChar w:fldCharType="begin"/>
        </w:r>
        <w:r>
          <w:rPr>
            <w:webHidden/>
          </w:rPr>
          <w:instrText xml:space="preserve"> PAGEREF _Toc216180123 \h </w:instrText>
        </w:r>
        <w:r>
          <w:rPr>
            <w:webHidden/>
          </w:rPr>
        </w:r>
        <w:r>
          <w:rPr>
            <w:webHidden/>
          </w:rPr>
          <w:fldChar w:fldCharType="separate"/>
        </w:r>
        <w:r>
          <w:rPr>
            <w:webHidden/>
          </w:rPr>
          <w:t>14</w:t>
        </w:r>
        <w:r>
          <w:rPr>
            <w:webHidden/>
          </w:rPr>
          <w:fldChar w:fldCharType="end"/>
        </w:r>
      </w:hyperlink>
    </w:p>
    <w:p w14:paraId="3EF41709" w14:textId="28E9A617"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24" w:history="1">
        <w:r w:rsidRPr="001A54B5">
          <w:rPr>
            <w:rStyle w:val="Hyperlink"/>
            <w:b/>
          </w:rPr>
          <w:t>4.1.2</w:t>
        </w:r>
        <w:r>
          <w:rPr>
            <w:rFonts w:asciiTheme="minorHAnsi" w:eastAsiaTheme="minorEastAsia" w:hAnsiTheme="minorHAnsi" w:cstheme="minorBidi"/>
            <w:kern w:val="2"/>
            <w:sz w:val="24"/>
            <w:szCs w:val="24"/>
            <w:lang w:eastAsia="zh-CN"/>
            <w14:ligatures w14:val="standardContextual"/>
          </w:rPr>
          <w:tab/>
        </w:r>
        <w:r w:rsidRPr="001A54B5">
          <w:rPr>
            <w:rStyle w:val="Hyperlink"/>
            <w:b/>
          </w:rPr>
          <w:t>Get Camera List</w:t>
        </w:r>
        <w:r>
          <w:rPr>
            <w:webHidden/>
          </w:rPr>
          <w:tab/>
        </w:r>
        <w:r>
          <w:rPr>
            <w:webHidden/>
          </w:rPr>
          <w:fldChar w:fldCharType="begin"/>
        </w:r>
        <w:r>
          <w:rPr>
            <w:webHidden/>
          </w:rPr>
          <w:instrText xml:space="preserve"> PAGEREF _Toc216180124 \h </w:instrText>
        </w:r>
        <w:r>
          <w:rPr>
            <w:webHidden/>
          </w:rPr>
        </w:r>
        <w:r>
          <w:rPr>
            <w:webHidden/>
          </w:rPr>
          <w:fldChar w:fldCharType="separate"/>
        </w:r>
        <w:r>
          <w:rPr>
            <w:webHidden/>
          </w:rPr>
          <w:t>14</w:t>
        </w:r>
        <w:r>
          <w:rPr>
            <w:webHidden/>
          </w:rPr>
          <w:fldChar w:fldCharType="end"/>
        </w:r>
      </w:hyperlink>
    </w:p>
    <w:p w14:paraId="35249C7F" w14:textId="51F91C7A"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25" w:history="1">
        <w:r w:rsidRPr="001A54B5">
          <w:rPr>
            <w:rStyle w:val="Hyperlink"/>
            <w:rFonts w:eastAsia="Arial"/>
            <w:b/>
          </w:rPr>
          <w:t>4.1.3</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Live Stream (WebRTC)</w:t>
        </w:r>
        <w:r>
          <w:rPr>
            <w:webHidden/>
          </w:rPr>
          <w:tab/>
        </w:r>
        <w:r>
          <w:rPr>
            <w:webHidden/>
          </w:rPr>
          <w:fldChar w:fldCharType="begin"/>
        </w:r>
        <w:r>
          <w:rPr>
            <w:webHidden/>
          </w:rPr>
          <w:instrText xml:space="preserve"> PAGEREF _Toc216180125 \h </w:instrText>
        </w:r>
        <w:r>
          <w:rPr>
            <w:webHidden/>
          </w:rPr>
        </w:r>
        <w:r>
          <w:rPr>
            <w:webHidden/>
          </w:rPr>
          <w:fldChar w:fldCharType="separate"/>
        </w:r>
        <w:r>
          <w:rPr>
            <w:webHidden/>
          </w:rPr>
          <w:t>14</w:t>
        </w:r>
        <w:r>
          <w:rPr>
            <w:webHidden/>
          </w:rPr>
          <w:fldChar w:fldCharType="end"/>
        </w:r>
      </w:hyperlink>
    </w:p>
    <w:p w14:paraId="58948103" w14:textId="3F5DC4CF"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26" w:history="1">
        <w:r w:rsidRPr="001A54B5">
          <w:rPr>
            <w:rStyle w:val="Hyperlink"/>
            <w:rFonts w:eastAsia="Arial"/>
            <w:b/>
          </w:rPr>
          <w:t>4.1.4</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Playback Stream (WebRTC)</w:t>
        </w:r>
        <w:r>
          <w:rPr>
            <w:webHidden/>
          </w:rPr>
          <w:tab/>
        </w:r>
        <w:r>
          <w:rPr>
            <w:webHidden/>
          </w:rPr>
          <w:fldChar w:fldCharType="begin"/>
        </w:r>
        <w:r>
          <w:rPr>
            <w:webHidden/>
          </w:rPr>
          <w:instrText xml:space="preserve"> PAGEREF _Toc216180126 \h </w:instrText>
        </w:r>
        <w:r>
          <w:rPr>
            <w:webHidden/>
          </w:rPr>
        </w:r>
        <w:r>
          <w:rPr>
            <w:webHidden/>
          </w:rPr>
          <w:fldChar w:fldCharType="separate"/>
        </w:r>
        <w:r>
          <w:rPr>
            <w:webHidden/>
          </w:rPr>
          <w:t>14</w:t>
        </w:r>
        <w:r>
          <w:rPr>
            <w:webHidden/>
          </w:rPr>
          <w:fldChar w:fldCharType="end"/>
        </w:r>
      </w:hyperlink>
    </w:p>
    <w:p w14:paraId="542637DD" w14:textId="30CA9691"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27" w:history="1">
        <w:r w:rsidRPr="001A54B5">
          <w:rPr>
            <w:rStyle w:val="Hyperlink"/>
            <w:rFonts w:eastAsia="Arial"/>
            <w:b/>
          </w:rPr>
          <w:t>4.1.5</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Live Stream (RTSP)</w:t>
        </w:r>
        <w:r>
          <w:rPr>
            <w:webHidden/>
          </w:rPr>
          <w:tab/>
        </w:r>
        <w:r>
          <w:rPr>
            <w:webHidden/>
          </w:rPr>
          <w:fldChar w:fldCharType="begin"/>
        </w:r>
        <w:r>
          <w:rPr>
            <w:webHidden/>
          </w:rPr>
          <w:instrText xml:space="preserve"> PAGEREF _Toc216180127 \h </w:instrText>
        </w:r>
        <w:r>
          <w:rPr>
            <w:webHidden/>
          </w:rPr>
        </w:r>
        <w:r>
          <w:rPr>
            <w:webHidden/>
          </w:rPr>
          <w:fldChar w:fldCharType="separate"/>
        </w:r>
        <w:r>
          <w:rPr>
            <w:webHidden/>
          </w:rPr>
          <w:t>15</w:t>
        </w:r>
        <w:r>
          <w:rPr>
            <w:webHidden/>
          </w:rPr>
          <w:fldChar w:fldCharType="end"/>
        </w:r>
      </w:hyperlink>
    </w:p>
    <w:p w14:paraId="593A0914" w14:textId="632E1B59"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28" w:history="1">
        <w:r w:rsidRPr="001A54B5">
          <w:rPr>
            <w:rStyle w:val="Hyperlink"/>
            <w:rFonts w:eastAsia="Arial"/>
            <w:b/>
          </w:rPr>
          <w:t>4.1.6</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Playback Stream (RTSP)</w:t>
        </w:r>
        <w:r>
          <w:rPr>
            <w:webHidden/>
          </w:rPr>
          <w:tab/>
        </w:r>
        <w:r>
          <w:rPr>
            <w:webHidden/>
          </w:rPr>
          <w:fldChar w:fldCharType="begin"/>
        </w:r>
        <w:r>
          <w:rPr>
            <w:webHidden/>
          </w:rPr>
          <w:instrText xml:space="preserve"> PAGEREF _Toc216180128 \h </w:instrText>
        </w:r>
        <w:r>
          <w:rPr>
            <w:webHidden/>
          </w:rPr>
        </w:r>
        <w:r>
          <w:rPr>
            <w:webHidden/>
          </w:rPr>
          <w:fldChar w:fldCharType="separate"/>
        </w:r>
        <w:r>
          <w:rPr>
            <w:webHidden/>
          </w:rPr>
          <w:t>15</w:t>
        </w:r>
        <w:r>
          <w:rPr>
            <w:webHidden/>
          </w:rPr>
          <w:fldChar w:fldCharType="end"/>
        </w:r>
      </w:hyperlink>
    </w:p>
    <w:p w14:paraId="227B1E68" w14:textId="657FC527"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29" w:history="1">
        <w:r w:rsidRPr="001A54B5">
          <w:rPr>
            <w:rStyle w:val="Hyperlink"/>
            <w:rFonts w:eastAsia="Arial"/>
            <w:b/>
          </w:rPr>
          <w:t>4.1.7</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PTZ Control</w:t>
        </w:r>
        <w:r>
          <w:rPr>
            <w:webHidden/>
          </w:rPr>
          <w:tab/>
        </w:r>
        <w:r>
          <w:rPr>
            <w:webHidden/>
          </w:rPr>
          <w:fldChar w:fldCharType="begin"/>
        </w:r>
        <w:r>
          <w:rPr>
            <w:webHidden/>
          </w:rPr>
          <w:instrText xml:space="preserve"> PAGEREF _Toc216180129 \h </w:instrText>
        </w:r>
        <w:r>
          <w:rPr>
            <w:webHidden/>
          </w:rPr>
        </w:r>
        <w:r>
          <w:rPr>
            <w:webHidden/>
          </w:rPr>
          <w:fldChar w:fldCharType="separate"/>
        </w:r>
        <w:r>
          <w:rPr>
            <w:webHidden/>
          </w:rPr>
          <w:t>16</w:t>
        </w:r>
        <w:r>
          <w:rPr>
            <w:webHidden/>
          </w:rPr>
          <w:fldChar w:fldCharType="end"/>
        </w:r>
      </w:hyperlink>
    </w:p>
    <w:p w14:paraId="684A42F6" w14:textId="3C61C338"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30" w:history="1">
        <w:r w:rsidRPr="001A54B5">
          <w:rPr>
            <w:rStyle w:val="Hyperlink"/>
            <w:b/>
          </w:rPr>
          <w:t>4.1.8</w:t>
        </w:r>
        <w:r>
          <w:rPr>
            <w:rFonts w:asciiTheme="minorHAnsi" w:eastAsiaTheme="minorEastAsia" w:hAnsiTheme="minorHAnsi" w:cstheme="minorBidi"/>
            <w:kern w:val="2"/>
            <w:sz w:val="24"/>
            <w:szCs w:val="24"/>
            <w:lang w:eastAsia="zh-CN"/>
            <w14:ligatures w14:val="standardContextual"/>
          </w:rPr>
          <w:tab/>
        </w:r>
        <w:r w:rsidRPr="001A54B5">
          <w:rPr>
            <w:rStyle w:val="Hyperlink"/>
            <w:b/>
          </w:rPr>
          <w:t>Query VA Events</w:t>
        </w:r>
        <w:r>
          <w:rPr>
            <w:webHidden/>
          </w:rPr>
          <w:tab/>
        </w:r>
        <w:r>
          <w:rPr>
            <w:webHidden/>
          </w:rPr>
          <w:fldChar w:fldCharType="begin"/>
        </w:r>
        <w:r>
          <w:rPr>
            <w:webHidden/>
          </w:rPr>
          <w:instrText xml:space="preserve"> PAGEREF _Toc216180130 \h </w:instrText>
        </w:r>
        <w:r>
          <w:rPr>
            <w:webHidden/>
          </w:rPr>
        </w:r>
        <w:r>
          <w:rPr>
            <w:webHidden/>
          </w:rPr>
          <w:fldChar w:fldCharType="separate"/>
        </w:r>
        <w:r>
          <w:rPr>
            <w:webHidden/>
          </w:rPr>
          <w:t>16</w:t>
        </w:r>
        <w:r>
          <w:rPr>
            <w:webHidden/>
          </w:rPr>
          <w:fldChar w:fldCharType="end"/>
        </w:r>
      </w:hyperlink>
    </w:p>
    <w:p w14:paraId="03F7C6A4" w14:textId="2D84690E"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31" w:history="1">
        <w:r w:rsidRPr="001A54B5">
          <w:rPr>
            <w:rStyle w:val="Hyperlink"/>
            <w:b/>
          </w:rPr>
          <w:t>4.1.9</w:t>
        </w:r>
        <w:r>
          <w:rPr>
            <w:rFonts w:asciiTheme="minorHAnsi" w:eastAsiaTheme="minorEastAsia" w:hAnsiTheme="minorHAnsi" w:cstheme="minorBidi"/>
            <w:kern w:val="2"/>
            <w:sz w:val="24"/>
            <w:szCs w:val="24"/>
            <w:lang w:eastAsia="zh-CN"/>
            <w14:ligatures w14:val="standardContextual"/>
          </w:rPr>
          <w:tab/>
        </w:r>
        <w:r w:rsidRPr="001A54B5">
          <w:rPr>
            <w:rStyle w:val="Hyperlink"/>
            <w:b/>
          </w:rPr>
          <w:t>Push VA Events and System Health Status to C3</w:t>
        </w:r>
        <w:r>
          <w:rPr>
            <w:webHidden/>
          </w:rPr>
          <w:tab/>
        </w:r>
        <w:r>
          <w:rPr>
            <w:webHidden/>
          </w:rPr>
          <w:fldChar w:fldCharType="begin"/>
        </w:r>
        <w:r>
          <w:rPr>
            <w:webHidden/>
          </w:rPr>
          <w:instrText xml:space="preserve"> PAGEREF _Toc216180131 \h </w:instrText>
        </w:r>
        <w:r>
          <w:rPr>
            <w:webHidden/>
          </w:rPr>
        </w:r>
        <w:r>
          <w:rPr>
            <w:webHidden/>
          </w:rPr>
          <w:fldChar w:fldCharType="separate"/>
        </w:r>
        <w:r>
          <w:rPr>
            <w:webHidden/>
          </w:rPr>
          <w:t>17</w:t>
        </w:r>
        <w:r>
          <w:rPr>
            <w:webHidden/>
          </w:rPr>
          <w:fldChar w:fldCharType="end"/>
        </w:r>
      </w:hyperlink>
    </w:p>
    <w:p w14:paraId="538C2AF0" w14:textId="7BE07DF5" w:rsidR="00E038A4" w:rsidRDefault="00E038A4">
      <w:pPr>
        <w:pStyle w:val="TOC1"/>
        <w:rPr>
          <w:rFonts w:asciiTheme="minorHAnsi" w:eastAsiaTheme="minorEastAsia" w:hAnsiTheme="minorHAnsi" w:cstheme="minorBidi"/>
          <w:b w:val="0"/>
          <w:caps w:val="0"/>
          <w:kern w:val="2"/>
          <w:sz w:val="24"/>
          <w:szCs w:val="24"/>
          <w:lang w:eastAsia="zh-CN"/>
          <w14:ligatures w14:val="standardContextual"/>
        </w:rPr>
      </w:pPr>
      <w:hyperlink w:anchor="_Toc216180132" w:history="1">
        <w:r w:rsidRPr="001A54B5">
          <w:rPr>
            <w:rStyle w:val="Hyperlink"/>
          </w:rPr>
          <w:t>5</w:t>
        </w:r>
        <w:r>
          <w:rPr>
            <w:rFonts w:asciiTheme="minorHAnsi" w:eastAsiaTheme="minorEastAsia" w:hAnsiTheme="minorHAnsi" w:cstheme="minorBidi"/>
            <w:b w:val="0"/>
            <w:caps w:val="0"/>
            <w:kern w:val="2"/>
            <w:sz w:val="24"/>
            <w:szCs w:val="24"/>
            <w:lang w:eastAsia="zh-CN"/>
            <w14:ligatures w14:val="standardContextual"/>
          </w:rPr>
          <w:tab/>
        </w:r>
        <w:r w:rsidRPr="001A54B5">
          <w:rPr>
            <w:rStyle w:val="Hyperlink"/>
          </w:rPr>
          <w:t>Message Requirements</w:t>
        </w:r>
        <w:r>
          <w:rPr>
            <w:webHidden/>
          </w:rPr>
          <w:tab/>
        </w:r>
        <w:r>
          <w:rPr>
            <w:webHidden/>
          </w:rPr>
          <w:fldChar w:fldCharType="begin"/>
        </w:r>
        <w:r>
          <w:rPr>
            <w:webHidden/>
          </w:rPr>
          <w:instrText xml:space="preserve"> PAGEREF _Toc216180132 \h </w:instrText>
        </w:r>
        <w:r>
          <w:rPr>
            <w:webHidden/>
          </w:rPr>
        </w:r>
        <w:r>
          <w:rPr>
            <w:webHidden/>
          </w:rPr>
          <w:fldChar w:fldCharType="separate"/>
        </w:r>
        <w:r>
          <w:rPr>
            <w:webHidden/>
          </w:rPr>
          <w:t>17</w:t>
        </w:r>
        <w:r>
          <w:rPr>
            <w:webHidden/>
          </w:rPr>
          <w:fldChar w:fldCharType="end"/>
        </w:r>
      </w:hyperlink>
    </w:p>
    <w:p w14:paraId="43581D38" w14:textId="1F88E6A0" w:rsidR="00E038A4" w:rsidRDefault="00E038A4">
      <w:pPr>
        <w:pStyle w:val="TOC2"/>
        <w:tabs>
          <w:tab w:val="left" w:pos="1418"/>
        </w:tabs>
        <w:rPr>
          <w:rFonts w:asciiTheme="minorHAnsi" w:eastAsiaTheme="minorEastAsia" w:hAnsiTheme="minorHAnsi" w:cstheme="minorBidi"/>
          <w:kern w:val="2"/>
          <w:sz w:val="24"/>
          <w:szCs w:val="24"/>
          <w:lang w:eastAsia="zh-CN"/>
          <w14:ligatures w14:val="standardContextual"/>
        </w:rPr>
      </w:pPr>
      <w:hyperlink w:anchor="_Toc216180133" w:history="1">
        <w:r w:rsidRPr="001A54B5">
          <w:rPr>
            <w:rStyle w:val="Hyperlink"/>
          </w:rPr>
          <w:t>5.1</w:t>
        </w:r>
        <w:r>
          <w:rPr>
            <w:rFonts w:asciiTheme="minorHAnsi" w:eastAsiaTheme="minorEastAsia" w:hAnsiTheme="minorHAnsi" w:cstheme="minorBidi"/>
            <w:kern w:val="2"/>
            <w:sz w:val="24"/>
            <w:szCs w:val="24"/>
            <w:lang w:eastAsia="zh-CN"/>
            <w14:ligatures w14:val="standardContextual"/>
          </w:rPr>
          <w:tab/>
        </w:r>
        <w:r w:rsidRPr="001A54B5">
          <w:rPr>
            <w:rStyle w:val="Hyperlink"/>
          </w:rPr>
          <w:t>Message Sequence</w:t>
        </w:r>
        <w:r>
          <w:rPr>
            <w:webHidden/>
          </w:rPr>
          <w:tab/>
        </w:r>
        <w:r>
          <w:rPr>
            <w:webHidden/>
          </w:rPr>
          <w:fldChar w:fldCharType="begin"/>
        </w:r>
        <w:r>
          <w:rPr>
            <w:webHidden/>
          </w:rPr>
          <w:instrText xml:space="preserve"> PAGEREF _Toc216180133 \h </w:instrText>
        </w:r>
        <w:r>
          <w:rPr>
            <w:webHidden/>
          </w:rPr>
        </w:r>
        <w:r>
          <w:rPr>
            <w:webHidden/>
          </w:rPr>
          <w:fldChar w:fldCharType="separate"/>
        </w:r>
        <w:r>
          <w:rPr>
            <w:webHidden/>
          </w:rPr>
          <w:t>17</w:t>
        </w:r>
        <w:r>
          <w:rPr>
            <w:webHidden/>
          </w:rPr>
          <w:fldChar w:fldCharType="end"/>
        </w:r>
      </w:hyperlink>
    </w:p>
    <w:p w14:paraId="2665B3A1" w14:textId="5877C8B8"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34" w:history="1">
        <w:r w:rsidRPr="001A54B5">
          <w:rPr>
            <w:rStyle w:val="Hyperlink"/>
            <w:rFonts w:eastAsia="Arial"/>
            <w:b/>
          </w:rPr>
          <w:t>5.1.1</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Link Start-up Message Sequence</w:t>
        </w:r>
        <w:r>
          <w:rPr>
            <w:webHidden/>
          </w:rPr>
          <w:tab/>
        </w:r>
        <w:r>
          <w:rPr>
            <w:webHidden/>
          </w:rPr>
          <w:fldChar w:fldCharType="begin"/>
        </w:r>
        <w:r>
          <w:rPr>
            <w:webHidden/>
          </w:rPr>
          <w:instrText xml:space="preserve"> PAGEREF _Toc216180134 \h </w:instrText>
        </w:r>
        <w:r>
          <w:rPr>
            <w:webHidden/>
          </w:rPr>
        </w:r>
        <w:r>
          <w:rPr>
            <w:webHidden/>
          </w:rPr>
          <w:fldChar w:fldCharType="separate"/>
        </w:r>
        <w:r>
          <w:rPr>
            <w:webHidden/>
          </w:rPr>
          <w:t>17</w:t>
        </w:r>
        <w:r>
          <w:rPr>
            <w:webHidden/>
          </w:rPr>
          <w:fldChar w:fldCharType="end"/>
        </w:r>
      </w:hyperlink>
    </w:p>
    <w:p w14:paraId="26A8E981" w14:textId="162D8844"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35" w:history="1">
        <w:r w:rsidRPr="001A54B5">
          <w:rPr>
            <w:rStyle w:val="Hyperlink"/>
            <w:b/>
            <w:lang w:eastAsia="zh-CN"/>
          </w:rPr>
          <w:t>5.1.2</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RESTful API</w:t>
        </w:r>
        <w:r>
          <w:rPr>
            <w:webHidden/>
          </w:rPr>
          <w:tab/>
        </w:r>
        <w:r>
          <w:rPr>
            <w:webHidden/>
          </w:rPr>
          <w:fldChar w:fldCharType="begin"/>
        </w:r>
        <w:r>
          <w:rPr>
            <w:webHidden/>
          </w:rPr>
          <w:instrText xml:space="preserve"> PAGEREF _Toc216180135 \h </w:instrText>
        </w:r>
        <w:r>
          <w:rPr>
            <w:webHidden/>
          </w:rPr>
        </w:r>
        <w:r>
          <w:rPr>
            <w:webHidden/>
          </w:rPr>
          <w:fldChar w:fldCharType="separate"/>
        </w:r>
        <w:r>
          <w:rPr>
            <w:webHidden/>
          </w:rPr>
          <w:t>17</w:t>
        </w:r>
        <w:r>
          <w:rPr>
            <w:webHidden/>
          </w:rPr>
          <w:fldChar w:fldCharType="end"/>
        </w:r>
      </w:hyperlink>
    </w:p>
    <w:p w14:paraId="3912AE50" w14:textId="587845F7"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36" w:history="1">
        <w:r w:rsidRPr="001A54B5">
          <w:rPr>
            <w:rStyle w:val="Hyperlink"/>
            <w:rFonts w:eastAsia="Arial"/>
            <w:b/>
          </w:rPr>
          <w:t>5.1.3</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Live Video Streaming (WebRTC) Request Flow</w:t>
        </w:r>
        <w:r>
          <w:rPr>
            <w:webHidden/>
          </w:rPr>
          <w:tab/>
        </w:r>
        <w:r>
          <w:rPr>
            <w:webHidden/>
          </w:rPr>
          <w:fldChar w:fldCharType="begin"/>
        </w:r>
        <w:r>
          <w:rPr>
            <w:webHidden/>
          </w:rPr>
          <w:instrText xml:space="preserve"> PAGEREF _Toc216180136 \h </w:instrText>
        </w:r>
        <w:r>
          <w:rPr>
            <w:webHidden/>
          </w:rPr>
        </w:r>
        <w:r>
          <w:rPr>
            <w:webHidden/>
          </w:rPr>
          <w:fldChar w:fldCharType="separate"/>
        </w:r>
        <w:r>
          <w:rPr>
            <w:webHidden/>
          </w:rPr>
          <w:t>18</w:t>
        </w:r>
        <w:r>
          <w:rPr>
            <w:webHidden/>
          </w:rPr>
          <w:fldChar w:fldCharType="end"/>
        </w:r>
      </w:hyperlink>
    </w:p>
    <w:p w14:paraId="1CB61299" w14:textId="23557BB5"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37" w:history="1">
        <w:r w:rsidRPr="001A54B5">
          <w:rPr>
            <w:rStyle w:val="Hyperlink"/>
            <w:b/>
          </w:rPr>
          <w:t>5.1.4</w:t>
        </w:r>
        <w:r>
          <w:rPr>
            <w:rFonts w:asciiTheme="minorHAnsi" w:eastAsiaTheme="minorEastAsia" w:hAnsiTheme="minorHAnsi" w:cstheme="minorBidi"/>
            <w:kern w:val="2"/>
            <w:sz w:val="24"/>
            <w:szCs w:val="24"/>
            <w:lang w:eastAsia="zh-CN"/>
            <w14:ligatures w14:val="standardContextual"/>
          </w:rPr>
          <w:tab/>
        </w:r>
        <w:r w:rsidRPr="001A54B5">
          <w:rPr>
            <w:rStyle w:val="Hyperlink"/>
            <w:b/>
          </w:rPr>
          <w:t>Playback (WebRTC) Request Flow</w:t>
        </w:r>
        <w:r>
          <w:rPr>
            <w:webHidden/>
          </w:rPr>
          <w:tab/>
        </w:r>
        <w:r>
          <w:rPr>
            <w:webHidden/>
          </w:rPr>
          <w:fldChar w:fldCharType="begin"/>
        </w:r>
        <w:r>
          <w:rPr>
            <w:webHidden/>
          </w:rPr>
          <w:instrText xml:space="preserve"> PAGEREF _Toc216180137 \h </w:instrText>
        </w:r>
        <w:r>
          <w:rPr>
            <w:webHidden/>
          </w:rPr>
        </w:r>
        <w:r>
          <w:rPr>
            <w:webHidden/>
          </w:rPr>
          <w:fldChar w:fldCharType="separate"/>
        </w:r>
        <w:r>
          <w:rPr>
            <w:webHidden/>
          </w:rPr>
          <w:t>19</w:t>
        </w:r>
        <w:r>
          <w:rPr>
            <w:webHidden/>
          </w:rPr>
          <w:fldChar w:fldCharType="end"/>
        </w:r>
      </w:hyperlink>
    </w:p>
    <w:p w14:paraId="0FF441C4" w14:textId="0446FB05"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38" w:history="1">
        <w:r w:rsidRPr="001A54B5">
          <w:rPr>
            <w:rStyle w:val="Hyperlink"/>
            <w:rFonts w:eastAsia="Arial"/>
            <w:b/>
          </w:rPr>
          <w:t>5.1.5</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Live Video Streaming (RTSP) Request Flow</w:t>
        </w:r>
        <w:r>
          <w:rPr>
            <w:webHidden/>
          </w:rPr>
          <w:tab/>
        </w:r>
        <w:r>
          <w:rPr>
            <w:webHidden/>
          </w:rPr>
          <w:fldChar w:fldCharType="begin"/>
        </w:r>
        <w:r>
          <w:rPr>
            <w:webHidden/>
          </w:rPr>
          <w:instrText xml:space="preserve"> PAGEREF _Toc216180138 \h </w:instrText>
        </w:r>
        <w:r>
          <w:rPr>
            <w:webHidden/>
          </w:rPr>
        </w:r>
        <w:r>
          <w:rPr>
            <w:webHidden/>
          </w:rPr>
          <w:fldChar w:fldCharType="separate"/>
        </w:r>
        <w:r>
          <w:rPr>
            <w:webHidden/>
          </w:rPr>
          <w:t>21</w:t>
        </w:r>
        <w:r>
          <w:rPr>
            <w:webHidden/>
          </w:rPr>
          <w:fldChar w:fldCharType="end"/>
        </w:r>
      </w:hyperlink>
    </w:p>
    <w:p w14:paraId="288BA8F0" w14:textId="744AFD9B"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39" w:history="1">
        <w:r w:rsidRPr="001A54B5">
          <w:rPr>
            <w:rStyle w:val="Hyperlink"/>
            <w:b/>
          </w:rPr>
          <w:t>5.1.6</w:t>
        </w:r>
        <w:r>
          <w:rPr>
            <w:rFonts w:asciiTheme="minorHAnsi" w:eastAsiaTheme="minorEastAsia" w:hAnsiTheme="minorHAnsi" w:cstheme="minorBidi"/>
            <w:kern w:val="2"/>
            <w:sz w:val="24"/>
            <w:szCs w:val="24"/>
            <w:lang w:eastAsia="zh-CN"/>
            <w14:ligatures w14:val="standardContextual"/>
          </w:rPr>
          <w:tab/>
        </w:r>
        <w:r w:rsidRPr="001A54B5">
          <w:rPr>
            <w:rStyle w:val="Hyperlink"/>
            <w:b/>
          </w:rPr>
          <w:t>Playback (RTSP) Request Flow</w:t>
        </w:r>
        <w:r>
          <w:rPr>
            <w:webHidden/>
          </w:rPr>
          <w:tab/>
        </w:r>
        <w:r>
          <w:rPr>
            <w:webHidden/>
          </w:rPr>
          <w:fldChar w:fldCharType="begin"/>
        </w:r>
        <w:r>
          <w:rPr>
            <w:webHidden/>
          </w:rPr>
          <w:instrText xml:space="preserve"> PAGEREF _Toc216180139 \h </w:instrText>
        </w:r>
        <w:r>
          <w:rPr>
            <w:webHidden/>
          </w:rPr>
        </w:r>
        <w:r>
          <w:rPr>
            <w:webHidden/>
          </w:rPr>
          <w:fldChar w:fldCharType="separate"/>
        </w:r>
        <w:r>
          <w:rPr>
            <w:webHidden/>
          </w:rPr>
          <w:t>22</w:t>
        </w:r>
        <w:r>
          <w:rPr>
            <w:webHidden/>
          </w:rPr>
          <w:fldChar w:fldCharType="end"/>
        </w:r>
      </w:hyperlink>
    </w:p>
    <w:p w14:paraId="10DCC386" w14:textId="4791DEB2"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40" w:history="1">
        <w:r w:rsidRPr="001A54B5">
          <w:rPr>
            <w:rStyle w:val="Hyperlink"/>
            <w:rFonts w:eastAsia="Arial"/>
            <w:b/>
          </w:rPr>
          <w:t>5.1.7</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Pushing VA Events and System Health Status</w:t>
        </w:r>
        <w:r>
          <w:rPr>
            <w:webHidden/>
          </w:rPr>
          <w:tab/>
        </w:r>
        <w:r>
          <w:rPr>
            <w:webHidden/>
          </w:rPr>
          <w:fldChar w:fldCharType="begin"/>
        </w:r>
        <w:r>
          <w:rPr>
            <w:webHidden/>
          </w:rPr>
          <w:instrText xml:space="preserve"> PAGEREF _Toc216180140 \h </w:instrText>
        </w:r>
        <w:r>
          <w:rPr>
            <w:webHidden/>
          </w:rPr>
        </w:r>
        <w:r>
          <w:rPr>
            <w:webHidden/>
          </w:rPr>
          <w:fldChar w:fldCharType="separate"/>
        </w:r>
        <w:r>
          <w:rPr>
            <w:webHidden/>
          </w:rPr>
          <w:t>23</w:t>
        </w:r>
        <w:r>
          <w:rPr>
            <w:webHidden/>
          </w:rPr>
          <w:fldChar w:fldCharType="end"/>
        </w:r>
      </w:hyperlink>
    </w:p>
    <w:p w14:paraId="0045B856" w14:textId="5DB2C12B" w:rsidR="00E038A4" w:rsidRDefault="00E038A4">
      <w:pPr>
        <w:pStyle w:val="TOC2"/>
        <w:tabs>
          <w:tab w:val="left" w:pos="1418"/>
        </w:tabs>
        <w:rPr>
          <w:rFonts w:asciiTheme="minorHAnsi" w:eastAsiaTheme="minorEastAsia" w:hAnsiTheme="minorHAnsi" w:cstheme="minorBidi"/>
          <w:kern w:val="2"/>
          <w:sz w:val="24"/>
          <w:szCs w:val="24"/>
          <w:lang w:eastAsia="zh-CN"/>
          <w14:ligatures w14:val="standardContextual"/>
        </w:rPr>
      </w:pPr>
      <w:hyperlink w:anchor="_Toc216180141" w:history="1">
        <w:r w:rsidRPr="001A54B5">
          <w:rPr>
            <w:rStyle w:val="Hyperlink"/>
            <w:lang w:eastAsia="zh-CN"/>
          </w:rPr>
          <w:t>5.2</w:t>
        </w:r>
        <w:r>
          <w:rPr>
            <w:rFonts w:asciiTheme="minorHAnsi" w:eastAsiaTheme="minorEastAsia" w:hAnsiTheme="minorHAnsi" w:cstheme="minorBidi"/>
            <w:kern w:val="2"/>
            <w:sz w:val="24"/>
            <w:szCs w:val="24"/>
            <w:lang w:eastAsia="zh-CN"/>
            <w14:ligatures w14:val="standardContextual"/>
          </w:rPr>
          <w:tab/>
        </w:r>
        <w:r w:rsidRPr="001A54B5">
          <w:rPr>
            <w:rStyle w:val="Hyperlink"/>
          </w:rPr>
          <w:t>Message Definitions</w:t>
        </w:r>
        <w:r>
          <w:rPr>
            <w:webHidden/>
          </w:rPr>
          <w:tab/>
        </w:r>
        <w:r>
          <w:rPr>
            <w:webHidden/>
          </w:rPr>
          <w:fldChar w:fldCharType="begin"/>
        </w:r>
        <w:r>
          <w:rPr>
            <w:webHidden/>
          </w:rPr>
          <w:instrText xml:space="preserve"> PAGEREF _Toc216180141 \h </w:instrText>
        </w:r>
        <w:r>
          <w:rPr>
            <w:webHidden/>
          </w:rPr>
        </w:r>
        <w:r>
          <w:rPr>
            <w:webHidden/>
          </w:rPr>
          <w:fldChar w:fldCharType="separate"/>
        </w:r>
        <w:r>
          <w:rPr>
            <w:webHidden/>
          </w:rPr>
          <w:t>23</w:t>
        </w:r>
        <w:r>
          <w:rPr>
            <w:webHidden/>
          </w:rPr>
          <w:fldChar w:fldCharType="end"/>
        </w:r>
      </w:hyperlink>
    </w:p>
    <w:p w14:paraId="0DBD67C1" w14:textId="58ABB66F"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42" w:history="1">
        <w:r w:rsidRPr="001A54B5">
          <w:rPr>
            <w:rStyle w:val="Hyperlink"/>
            <w:b/>
            <w:lang w:val="en-SG" w:eastAsia="zh-CN"/>
          </w:rPr>
          <w:t>5.2.1</w:t>
        </w:r>
        <w:r>
          <w:rPr>
            <w:rFonts w:asciiTheme="minorHAnsi" w:eastAsiaTheme="minorEastAsia" w:hAnsiTheme="minorHAnsi" w:cstheme="minorBidi"/>
            <w:kern w:val="2"/>
            <w:sz w:val="24"/>
            <w:szCs w:val="24"/>
            <w:lang w:eastAsia="zh-CN"/>
            <w14:ligatures w14:val="standardContextual"/>
          </w:rPr>
          <w:tab/>
        </w:r>
        <w:r w:rsidRPr="001A54B5">
          <w:rPr>
            <w:rStyle w:val="Hyperlink"/>
            <w:b/>
            <w:lang w:val="en-SG" w:eastAsia="zh-CN"/>
          </w:rPr>
          <w:t>Common Definitions</w:t>
        </w:r>
        <w:r>
          <w:rPr>
            <w:webHidden/>
          </w:rPr>
          <w:tab/>
        </w:r>
        <w:r>
          <w:rPr>
            <w:webHidden/>
          </w:rPr>
          <w:fldChar w:fldCharType="begin"/>
        </w:r>
        <w:r>
          <w:rPr>
            <w:webHidden/>
          </w:rPr>
          <w:instrText xml:space="preserve"> PAGEREF _Toc216180142 \h </w:instrText>
        </w:r>
        <w:r>
          <w:rPr>
            <w:webHidden/>
          </w:rPr>
        </w:r>
        <w:r>
          <w:rPr>
            <w:webHidden/>
          </w:rPr>
          <w:fldChar w:fldCharType="separate"/>
        </w:r>
        <w:r>
          <w:rPr>
            <w:webHidden/>
          </w:rPr>
          <w:t>23</w:t>
        </w:r>
        <w:r>
          <w:rPr>
            <w:webHidden/>
          </w:rPr>
          <w:fldChar w:fldCharType="end"/>
        </w:r>
      </w:hyperlink>
    </w:p>
    <w:p w14:paraId="3642068C" w14:textId="0316524C"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43" w:history="1">
        <w:r w:rsidRPr="001A54B5">
          <w:rPr>
            <w:rStyle w:val="Hyperlink"/>
            <w:rFonts w:eastAsia="Arial"/>
            <w:b/>
            <w:lang w:val="en-SG"/>
          </w:rPr>
          <w:t>5.2.2</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lang w:val="en-SG"/>
          </w:rPr>
          <w:t xml:space="preserve">Get Health Status </w:t>
        </w:r>
        <w:r w:rsidRPr="001A54B5">
          <w:rPr>
            <w:rStyle w:val="Hyperlink"/>
            <w:rFonts w:eastAsia="Arial"/>
            <w:b/>
          </w:rPr>
          <w:t>of Video Proxy</w:t>
        </w:r>
        <w:r>
          <w:rPr>
            <w:webHidden/>
          </w:rPr>
          <w:tab/>
        </w:r>
        <w:r>
          <w:rPr>
            <w:webHidden/>
          </w:rPr>
          <w:fldChar w:fldCharType="begin"/>
        </w:r>
        <w:r>
          <w:rPr>
            <w:webHidden/>
          </w:rPr>
          <w:instrText xml:space="preserve"> PAGEREF _Toc216180143 \h </w:instrText>
        </w:r>
        <w:r>
          <w:rPr>
            <w:webHidden/>
          </w:rPr>
        </w:r>
        <w:r>
          <w:rPr>
            <w:webHidden/>
          </w:rPr>
          <w:fldChar w:fldCharType="separate"/>
        </w:r>
        <w:r>
          <w:rPr>
            <w:webHidden/>
          </w:rPr>
          <w:t>26</w:t>
        </w:r>
        <w:r>
          <w:rPr>
            <w:webHidden/>
          </w:rPr>
          <w:fldChar w:fldCharType="end"/>
        </w:r>
      </w:hyperlink>
    </w:p>
    <w:p w14:paraId="1E01E9E1" w14:textId="1A08E927"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44" w:history="1">
        <w:r w:rsidRPr="001A54B5">
          <w:rPr>
            <w:rStyle w:val="Hyperlink"/>
            <w:rFonts w:eastAsia="Arial"/>
            <w:b/>
            <w:lang w:val="en-SG"/>
          </w:rPr>
          <w:t>5.2.3</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lang w:val="en-SG"/>
          </w:rPr>
          <w:t xml:space="preserve">Get </w:t>
        </w:r>
        <w:r w:rsidRPr="001A54B5">
          <w:rPr>
            <w:rStyle w:val="Hyperlink"/>
            <w:b/>
            <w:lang w:val="en-SG" w:eastAsia="zh-CN"/>
          </w:rPr>
          <w:t>Stream License Usage</w:t>
        </w:r>
        <w:r>
          <w:rPr>
            <w:webHidden/>
          </w:rPr>
          <w:tab/>
        </w:r>
        <w:r>
          <w:rPr>
            <w:webHidden/>
          </w:rPr>
          <w:fldChar w:fldCharType="begin"/>
        </w:r>
        <w:r>
          <w:rPr>
            <w:webHidden/>
          </w:rPr>
          <w:instrText xml:space="preserve"> PAGEREF _Toc216180144 \h </w:instrText>
        </w:r>
        <w:r>
          <w:rPr>
            <w:webHidden/>
          </w:rPr>
        </w:r>
        <w:r>
          <w:rPr>
            <w:webHidden/>
          </w:rPr>
          <w:fldChar w:fldCharType="separate"/>
        </w:r>
        <w:r>
          <w:rPr>
            <w:webHidden/>
          </w:rPr>
          <w:t>27</w:t>
        </w:r>
        <w:r>
          <w:rPr>
            <w:webHidden/>
          </w:rPr>
          <w:fldChar w:fldCharType="end"/>
        </w:r>
      </w:hyperlink>
    </w:p>
    <w:p w14:paraId="4A76318F" w14:textId="1116D6A5"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45" w:history="1">
        <w:r w:rsidRPr="001A54B5">
          <w:rPr>
            <w:rStyle w:val="Hyperlink"/>
            <w:rFonts w:eastAsia="Arial"/>
            <w:b/>
            <w:lang w:val="en-SG"/>
          </w:rPr>
          <w:t>5.2.4</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lang w:val="en-SG"/>
          </w:rPr>
          <w:t>Get Camera List</w:t>
        </w:r>
        <w:r>
          <w:rPr>
            <w:webHidden/>
          </w:rPr>
          <w:tab/>
        </w:r>
        <w:r>
          <w:rPr>
            <w:webHidden/>
          </w:rPr>
          <w:fldChar w:fldCharType="begin"/>
        </w:r>
        <w:r>
          <w:rPr>
            <w:webHidden/>
          </w:rPr>
          <w:instrText xml:space="preserve"> PAGEREF _Toc216180145 \h </w:instrText>
        </w:r>
        <w:r>
          <w:rPr>
            <w:webHidden/>
          </w:rPr>
        </w:r>
        <w:r>
          <w:rPr>
            <w:webHidden/>
          </w:rPr>
          <w:fldChar w:fldCharType="separate"/>
        </w:r>
        <w:r>
          <w:rPr>
            <w:webHidden/>
          </w:rPr>
          <w:t>28</w:t>
        </w:r>
        <w:r>
          <w:rPr>
            <w:webHidden/>
          </w:rPr>
          <w:fldChar w:fldCharType="end"/>
        </w:r>
      </w:hyperlink>
    </w:p>
    <w:p w14:paraId="3358061A" w14:textId="79843A5F"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46" w:history="1">
        <w:r w:rsidRPr="001A54B5">
          <w:rPr>
            <w:rStyle w:val="Hyperlink"/>
            <w:rFonts w:eastAsia="Arial"/>
            <w:b/>
            <w:lang w:val="en-SG"/>
          </w:rPr>
          <w:t>5.2.5</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lang w:val="en-SG"/>
          </w:rPr>
          <w:t>Get Camera Recording Schedule</w:t>
        </w:r>
        <w:r>
          <w:rPr>
            <w:webHidden/>
          </w:rPr>
          <w:tab/>
        </w:r>
        <w:r>
          <w:rPr>
            <w:webHidden/>
          </w:rPr>
          <w:fldChar w:fldCharType="begin"/>
        </w:r>
        <w:r>
          <w:rPr>
            <w:webHidden/>
          </w:rPr>
          <w:instrText xml:space="preserve"> PAGEREF _Toc216180146 \h </w:instrText>
        </w:r>
        <w:r>
          <w:rPr>
            <w:webHidden/>
          </w:rPr>
        </w:r>
        <w:r>
          <w:rPr>
            <w:webHidden/>
          </w:rPr>
          <w:fldChar w:fldCharType="separate"/>
        </w:r>
        <w:r>
          <w:rPr>
            <w:webHidden/>
          </w:rPr>
          <w:t>32</w:t>
        </w:r>
        <w:r>
          <w:rPr>
            <w:webHidden/>
          </w:rPr>
          <w:fldChar w:fldCharType="end"/>
        </w:r>
      </w:hyperlink>
    </w:p>
    <w:p w14:paraId="52EEF467" w14:textId="4D2B2DB5"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47" w:history="1">
        <w:r w:rsidRPr="001A54B5">
          <w:rPr>
            <w:rStyle w:val="Hyperlink"/>
            <w:rFonts w:eastAsia="Arial"/>
            <w:b/>
            <w:lang w:val="en-SG"/>
          </w:rPr>
          <w:t>5.2.6</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lang w:val="en-SG"/>
          </w:rPr>
          <w:t>Get Camera Recording List</w:t>
        </w:r>
        <w:r>
          <w:rPr>
            <w:webHidden/>
          </w:rPr>
          <w:tab/>
        </w:r>
        <w:r>
          <w:rPr>
            <w:webHidden/>
          </w:rPr>
          <w:fldChar w:fldCharType="begin"/>
        </w:r>
        <w:r>
          <w:rPr>
            <w:webHidden/>
          </w:rPr>
          <w:instrText xml:space="preserve"> PAGEREF _Toc216180147 \h </w:instrText>
        </w:r>
        <w:r>
          <w:rPr>
            <w:webHidden/>
          </w:rPr>
        </w:r>
        <w:r>
          <w:rPr>
            <w:webHidden/>
          </w:rPr>
          <w:fldChar w:fldCharType="separate"/>
        </w:r>
        <w:r>
          <w:rPr>
            <w:webHidden/>
          </w:rPr>
          <w:t>34</w:t>
        </w:r>
        <w:r>
          <w:rPr>
            <w:webHidden/>
          </w:rPr>
          <w:fldChar w:fldCharType="end"/>
        </w:r>
      </w:hyperlink>
    </w:p>
    <w:p w14:paraId="3422EEE8" w14:textId="71038B4B"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48" w:history="1">
        <w:r w:rsidRPr="001A54B5">
          <w:rPr>
            <w:rStyle w:val="Hyperlink"/>
            <w:rFonts w:eastAsia="Arial"/>
            <w:b/>
            <w:lang w:val="en-SG"/>
          </w:rPr>
          <w:t>5.2.7</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lang w:val="en-SG"/>
          </w:rPr>
          <w:t>Request Live Video Stream (RTSP)</w:t>
        </w:r>
        <w:r>
          <w:rPr>
            <w:webHidden/>
          </w:rPr>
          <w:tab/>
        </w:r>
        <w:r>
          <w:rPr>
            <w:webHidden/>
          </w:rPr>
          <w:fldChar w:fldCharType="begin"/>
        </w:r>
        <w:r>
          <w:rPr>
            <w:webHidden/>
          </w:rPr>
          <w:instrText xml:space="preserve"> PAGEREF _Toc216180148 \h </w:instrText>
        </w:r>
        <w:r>
          <w:rPr>
            <w:webHidden/>
          </w:rPr>
        </w:r>
        <w:r>
          <w:rPr>
            <w:webHidden/>
          </w:rPr>
          <w:fldChar w:fldCharType="separate"/>
        </w:r>
        <w:r>
          <w:rPr>
            <w:webHidden/>
          </w:rPr>
          <w:t>37</w:t>
        </w:r>
        <w:r>
          <w:rPr>
            <w:webHidden/>
          </w:rPr>
          <w:fldChar w:fldCharType="end"/>
        </w:r>
      </w:hyperlink>
    </w:p>
    <w:p w14:paraId="3B340BCE" w14:textId="1A363B64"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49" w:history="1">
        <w:r w:rsidRPr="001A54B5">
          <w:rPr>
            <w:rStyle w:val="Hyperlink"/>
            <w:rFonts w:eastAsia="Arial"/>
            <w:b/>
          </w:rPr>
          <w:t>5.2.8</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Request Live Video Stream (WebRTC)</w:t>
        </w:r>
        <w:r>
          <w:rPr>
            <w:webHidden/>
          </w:rPr>
          <w:tab/>
        </w:r>
        <w:r>
          <w:rPr>
            <w:webHidden/>
          </w:rPr>
          <w:fldChar w:fldCharType="begin"/>
        </w:r>
        <w:r>
          <w:rPr>
            <w:webHidden/>
          </w:rPr>
          <w:instrText xml:space="preserve"> PAGEREF _Toc216180149 \h </w:instrText>
        </w:r>
        <w:r>
          <w:rPr>
            <w:webHidden/>
          </w:rPr>
        </w:r>
        <w:r>
          <w:rPr>
            <w:webHidden/>
          </w:rPr>
          <w:fldChar w:fldCharType="separate"/>
        </w:r>
        <w:r>
          <w:rPr>
            <w:webHidden/>
          </w:rPr>
          <w:t>38</w:t>
        </w:r>
        <w:r>
          <w:rPr>
            <w:webHidden/>
          </w:rPr>
          <w:fldChar w:fldCharType="end"/>
        </w:r>
      </w:hyperlink>
    </w:p>
    <w:p w14:paraId="56B5A94A" w14:textId="36CA0ECE"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50" w:history="1">
        <w:r w:rsidRPr="001A54B5">
          <w:rPr>
            <w:rStyle w:val="Hyperlink"/>
            <w:rFonts w:eastAsia="Arial"/>
            <w:b/>
          </w:rPr>
          <w:t>5.2.9</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Request Playback Video Stream (RTSP)</w:t>
        </w:r>
        <w:r>
          <w:rPr>
            <w:webHidden/>
          </w:rPr>
          <w:tab/>
        </w:r>
        <w:r>
          <w:rPr>
            <w:webHidden/>
          </w:rPr>
          <w:fldChar w:fldCharType="begin"/>
        </w:r>
        <w:r>
          <w:rPr>
            <w:webHidden/>
          </w:rPr>
          <w:instrText xml:space="preserve"> PAGEREF _Toc216180150 \h </w:instrText>
        </w:r>
        <w:r>
          <w:rPr>
            <w:webHidden/>
          </w:rPr>
        </w:r>
        <w:r>
          <w:rPr>
            <w:webHidden/>
          </w:rPr>
          <w:fldChar w:fldCharType="separate"/>
        </w:r>
        <w:r>
          <w:rPr>
            <w:webHidden/>
          </w:rPr>
          <w:t>41</w:t>
        </w:r>
        <w:r>
          <w:rPr>
            <w:webHidden/>
          </w:rPr>
          <w:fldChar w:fldCharType="end"/>
        </w:r>
      </w:hyperlink>
    </w:p>
    <w:p w14:paraId="122C525A" w14:textId="1A61F3E0"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51" w:history="1">
        <w:r w:rsidRPr="001A54B5">
          <w:rPr>
            <w:rStyle w:val="Hyperlink"/>
            <w:rFonts w:eastAsia="Arial"/>
            <w:b/>
          </w:rPr>
          <w:t>5.2.10</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Request Playback Video Stream (WebRTC)</w:t>
        </w:r>
        <w:r>
          <w:rPr>
            <w:webHidden/>
          </w:rPr>
          <w:tab/>
        </w:r>
        <w:r>
          <w:rPr>
            <w:webHidden/>
          </w:rPr>
          <w:fldChar w:fldCharType="begin"/>
        </w:r>
        <w:r>
          <w:rPr>
            <w:webHidden/>
          </w:rPr>
          <w:instrText xml:space="preserve"> PAGEREF _Toc216180151 \h </w:instrText>
        </w:r>
        <w:r>
          <w:rPr>
            <w:webHidden/>
          </w:rPr>
        </w:r>
        <w:r>
          <w:rPr>
            <w:webHidden/>
          </w:rPr>
          <w:fldChar w:fldCharType="separate"/>
        </w:r>
        <w:r>
          <w:rPr>
            <w:webHidden/>
          </w:rPr>
          <w:t>43</w:t>
        </w:r>
        <w:r>
          <w:rPr>
            <w:webHidden/>
          </w:rPr>
          <w:fldChar w:fldCharType="end"/>
        </w:r>
      </w:hyperlink>
    </w:p>
    <w:p w14:paraId="496011B3" w14:textId="2FFB097F"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52" w:history="1">
        <w:r w:rsidRPr="001A54B5">
          <w:rPr>
            <w:rStyle w:val="Hyperlink"/>
            <w:rFonts w:eastAsia="Arial"/>
            <w:b/>
            <w:lang w:val="en-SG"/>
          </w:rPr>
          <w:t>5.2.11</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lang w:val="en-SG"/>
          </w:rPr>
          <w:t>PTZ Control</w:t>
        </w:r>
        <w:r>
          <w:rPr>
            <w:webHidden/>
          </w:rPr>
          <w:tab/>
        </w:r>
        <w:r>
          <w:rPr>
            <w:webHidden/>
          </w:rPr>
          <w:fldChar w:fldCharType="begin"/>
        </w:r>
        <w:r>
          <w:rPr>
            <w:webHidden/>
          </w:rPr>
          <w:instrText xml:space="preserve"> PAGEREF _Toc216180152 \h </w:instrText>
        </w:r>
        <w:r>
          <w:rPr>
            <w:webHidden/>
          </w:rPr>
        </w:r>
        <w:r>
          <w:rPr>
            <w:webHidden/>
          </w:rPr>
          <w:fldChar w:fldCharType="separate"/>
        </w:r>
        <w:r>
          <w:rPr>
            <w:webHidden/>
          </w:rPr>
          <w:t>46</w:t>
        </w:r>
        <w:r>
          <w:rPr>
            <w:webHidden/>
          </w:rPr>
          <w:fldChar w:fldCharType="end"/>
        </w:r>
      </w:hyperlink>
    </w:p>
    <w:p w14:paraId="0593D30D" w14:textId="675F93D9"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53" w:history="1">
        <w:r w:rsidRPr="001A54B5">
          <w:rPr>
            <w:rStyle w:val="Hyperlink"/>
            <w:rFonts w:eastAsia="Arial"/>
            <w:b/>
            <w:lang w:val="en-SG"/>
          </w:rPr>
          <w:t>5.2.12</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lang w:val="en-SG"/>
          </w:rPr>
          <w:t>Query VA Events</w:t>
        </w:r>
        <w:r>
          <w:rPr>
            <w:webHidden/>
          </w:rPr>
          <w:tab/>
        </w:r>
        <w:r>
          <w:rPr>
            <w:webHidden/>
          </w:rPr>
          <w:fldChar w:fldCharType="begin"/>
        </w:r>
        <w:r>
          <w:rPr>
            <w:webHidden/>
          </w:rPr>
          <w:instrText xml:space="preserve"> PAGEREF _Toc216180153 \h </w:instrText>
        </w:r>
        <w:r>
          <w:rPr>
            <w:webHidden/>
          </w:rPr>
        </w:r>
        <w:r>
          <w:rPr>
            <w:webHidden/>
          </w:rPr>
          <w:fldChar w:fldCharType="separate"/>
        </w:r>
        <w:r>
          <w:rPr>
            <w:webHidden/>
          </w:rPr>
          <w:t>47</w:t>
        </w:r>
        <w:r>
          <w:rPr>
            <w:webHidden/>
          </w:rPr>
          <w:fldChar w:fldCharType="end"/>
        </w:r>
      </w:hyperlink>
    </w:p>
    <w:p w14:paraId="13145718" w14:textId="1F4C3075"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54" w:history="1">
        <w:r w:rsidRPr="001A54B5">
          <w:rPr>
            <w:rStyle w:val="Hyperlink"/>
            <w:b/>
            <w:lang w:val="en-SG" w:eastAsia="zh-CN"/>
          </w:rPr>
          <w:t>5.2.13</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lang w:val="en-SG"/>
          </w:rPr>
          <w:t xml:space="preserve">Get VA Event </w:t>
        </w:r>
        <w:r w:rsidRPr="001A54B5">
          <w:rPr>
            <w:rStyle w:val="Hyperlink"/>
            <w:b/>
            <w:lang w:val="en-SG" w:eastAsia="zh-CN"/>
          </w:rPr>
          <w:t>Image</w:t>
        </w:r>
        <w:r>
          <w:rPr>
            <w:webHidden/>
          </w:rPr>
          <w:tab/>
        </w:r>
        <w:r>
          <w:rPr>
            <w:webHidden/>
          </w:rPr>
          <w:fldChar w:fldCharType="begin"/>
        </w:r>
        <w:r>
          <w:rPr>
            <w:webHidden/>
          </w:rPr>
          <w:instrText xml:space="preserve"> PAGEREF _Toc216180154 \h </w:instrText>
        </w:r>
        <w:r>
          <w:rPr>
            <w:webHidden/>
          </w:rPr>
        </w:r>
        <w:r>
          <w:rPr>
            <w:webHidden/>
          </w:rPr>
          <w:fldChar w:fldCharType="separate"/>
        </w:r>
        <w:r>
          <w:rPr>
            <w:webHidden/>
          </w:rPr>
          <w:t>53</w:t>
        </w:r>
        <w:r>
          <w:rPr>
            <w:webHidden/>
          </w:rPr>
          <w:fldChar w:fldCharType="end"/>
        </w:r>
      </w:hyperlink>
    </w:p>
    <w:p w14:paraId="0E5DDE22" w14:textId="16E64EB1"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55" w:history="1">
        <w:r w:rsidRPr="001A54B5">
          <w:rPr>
            <w:rStyle w:val="Hyperlink"/>
            <w:b/>
            <w:lang w:val="en-SG" w:eastAsia="zh-CN"/>
          </w:rPr>
          <w:t>5.2.14</w:t>
        </w:r>
        <w:r>
          <w:rPr>
            <w:rFonts w:asciiTheme="minorHAnsi" w:eastAsiaTheme="minorEastAsia" w:hAnsiTheme="minorHAnsi" w:cstheme="minorBidi"/>
            <w:kern w:val="2"/>
            <w:sz w:val="24"/>
            <w:szCs w:val="24"/>
            <w:lang w:eastAsia="zh-CN"/>
            <w14:ligatures w14:val="standardContextual"/>
          </w:rPr>
          <w:tab/>
        </w:r>
        <w:r w:rsidRPr="001A54B5">
          <w:rPr>
            <w:rStyle w:val="Hyperlink"/>
            <w:b/>
            <w:lang w:val="en-SG" w:eastAsia="zh-CN"/>
          </w:rPr>
          <w:t>Get Camera Snapshot</w:t>
        </w:r>
        <w:r>
          <w:rPr>
            <w:webHidden/>
          </w:rPr>
          <w:tab/>
        </w:r>
        <w:r>
          <w:rPr>
            <w:webHidden/>
          </w:rPr>
          <w:fldChar w:fldCharType="begin"/>
        </w:r>
        <w:r>
          <w:rPr>
            <w:webHidden/>
          </w:rPr>
          <w:instrText xml:space="preserve"> PAGEREF _Toc216180155 \h </w:instrText>
        </w:r>
        <w:r>
          <w:rPr>
            <w:webHidden/>
          </w:rPr>
        </w:r>
        <w:r>
          <w:rPr>
            <w:webHidden/>
          </w:rPr>
          <w:fldChar w:fldCharType="separate"/>
        </w:r>
        <w:r>
          <w:rPr>
            <w:webHidden/>
          </w:rPr>
          <w:t>55</w:t>
        </w:r>
        <w:r>
          <w:rPr>
            <w:webHidden/>
          </w:rPr>
          <w:fldChar w:fldCharType="end"/>
        </w:r>
      </w:hyperlink>
    </w:p>
    <w:p w14:paraId="421F6A7C" w14:textId="7FDC305E"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56" w:history="1">
        <w:r w:rsidRPr="001A54B5">
          <w:rPr>
            <w:rStyle w:val="Hyperlink"/>
            <w:b/>
            <w:lang w:val="en-SG" w:eastAsia="zh-CN"/>
          </w:rPr>
          <w:t>5.2.15</w:t>
        </w:r>
        <w:r>
          <w:rPr>
            <w:rFonts w:asciiTheme="minorHAnsi" w:eastAsiaTheme="minorEastAsia" w:hAnsiTheme="minorHAnsi" w:cstheme="minorBidi"/>
            <w:kern w:val="2"/>
            <w:sz w:val="24"/>
            <w:szCs w:val="24"/>
            <w:lang w:eastAsia="zh-CN"/>
            <w14:ligatures w14:val="standardContextual"/>
          </w:rPr>
          <w:tab/>
        </w:r>
        <w:r w:rsidRPr="001A54B5">
          <w:rPr>
            <w:rStyle w:val="Hyperlink"/>
            <w:b/>
            <w:lang w:val="en-SG" w:eastAsia="zh-CN"/>
          </w:rPr>
          <w:t>Generate Event Video</w:t>
        </w:r>
        <w:r>
          <w:rPr>
            <w:webHidden/>
          </w:rPr>
          <w:tab/>
        </w:r>
        <w:r>
          <w:rPr>
            <w:webHidden/>
          </w:rPr>
          <w:fldChar w:fldCharType="begin"/>
        </w:r>
        <w:r>
          <w:rPr>
            <w:webHidden/>
          </w:rPr>
          <w:instrText xml:space="preserve"> PAGEREF _Toc216180156 \h </w:instrText>
        </w:r>
        <w:r>
          <w:rPr>
            <w:webHidden/>
          </w:rPr>
        </w:r>
        <w:r>
          <w:rPr>
            <w:webHidden/>
          </w:rPr>
          <w:fldChar w:fldCharType="separate"/>
        </w:r>
        <w:r>
          <w:rPr>
            <w:webHidden/>
          </w:rPr>
          <w:t>57</w:t>
        </w:r>
        <w:r>
          <w:rPr>
            <w:webHidden/>
          </w:rPr>
          <w:fldChar w:fldCharType="end"/>
        </w:r>
      </w:hyperlink>
    </w:p>
    <w:p w14:paraId="4A44F05C" w14:textId="39B57CD4"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57" w:history="1">
        <w:r w:rsidRPr="001A54B5">
          <w:rPr>
            <w:rStyle w:val="Hyperlink"/>
            <w:b/>
            <w:lang w:val="en-SG" w:eastAsia="zh-CN"/>
          </w:rPr>
          <w:t>5.2.16</w:t>
        </w:r>
        <w:r>
          <w:rPr>
            <w:rFonts w:asciiTheme="minorHAnsi" w:eastAsiaTheme="minorEastAsia" w:hAnsiTheme="minorHAnsi" w:cstheme="minorBidi"/>
            <w:kern w:val="2"/>
            <w:sz w:val="24"/>
            <w:szCs w:val="24"/>
            <w:lang w:eastAsia="zh-CN"/>
            <w14:ligatures w14:val="standardContextual"/>
          </w:rPr>
          <w:tab/>
        </w:r>
        <w:r w:rsidRPr="001A54B5">
          <w:rPr>
            <w:rStyle w:val="Hyperlink"/>
            <w:b/>
            <w:lang w:val="en-SG" w:eastAsia="zh-CN"/>
          </w:rPr>
          <w:t>Annotate Alert</w:t>
        </w:r>
        <w:r>
          <w:rPr>
            <w:webHidden/>
          </w:rPr>
          <w:tab/>
        </w:r>
        <w:r>
          <w:rPr>
            <w:webHidden/>
          </w:rPr>
          <w:fldChar w:fldCharType="begin"/>
        </w:r>
        <w:r>
          <w:rPr>
            <w:webHidden/>
          </w:rPr>
          <w:instrText xml:space="preserve"> PAGEREF _Toc216180157 \h </w:instrText>
        </w:r>
        <w:r>
          <w:rPr>
            <w:webHidden/>
          </w:rPr>
        </w:r>
        <w:r>
          <w:rPr>
            <w:webHidden/>
          </w:rPr>
          <w:fldChar w:fldCharType="separate"/>
        </w:r>
        <w:r>
          <w:rPr>
            <w:webHidden/>
          </w:rPr>
          <w:t>58</w:t>
        </w:r>
        <w:r>
          <w:rPr>
            <w:webHidden/>
          </w:rPr>
          <w:fldChar w:fldCharType="end"/>
        </w:r>
      </w:hyperlink>
    </w:p>
    <w:p w14:paraId="51C5E70B" w14:textId="69998876"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58" w:history="1">
        <w:r w:rsidRPr="001A54B5">
          <w:rPr>
            <w:rStyle w:val="Hyperlink"/>
            <w:b/>
            <w:lang w:val="en-SG" w:eastAsia="zh-CN"/>
          </w:rPr>
          <w:t>5.2.17</w:t>
        </w:r>
        <w:r>
          <w:rPr>
            <w:rFonts w:asciiTheme="minorHAnsi" w:eastAsiaTheme="minorEastAsia" w:hAnsiTheme="minorHAnsi" w:cstheme="minorBidi"/>
            <w:kern w:val="2"/>
            <w:sz w:val="24"/>
            <w:szCs w:val="24"/>
            <w:lang w:eastAsia="zh-CN"/>
            <w14:ligatures w14:val="standardContextual"/>
          </w:rPr>
          <w:tab/>
        </w:r>
        <w:r w:rsidRPr="001A54B5">
          <w:rPr>
            <w:rStyle w:val="Hyperlink"/>
            <w:b/>
            <w:lang w:val="en-SG" w:eastAsia="zh-CN"/>
          </w:rPr>
          <w:t>Apply Pushing VA Event Filter</w:t>
        </w:r>
        <w:r>
          <w:rPr>
            <w:webHidden/>
          </w:rPr>
          <w:tab/>
        </w:r>
        <w:r>
          <w:rPr>
            <w:webHidden/>
          </w:rPr>
          <w:fldChar w:fldCharType="begin"/>
        </w:r>
        <w:r>
          <w:rPr>
            <w:webHidden/>
          </w:rPr>
          <w:instrText xml:space="preserve"> PAGEREF _Toc216180158 \h </w:instrText>
        </w:r>
        <w:r>
          <w:rPr>
            <w:webHidden/>
          </w:rPr>
        </w:r>
        <w:r>
          <w:rPr>
            <w:webHidden/>
          </w:rPr>
          <w:fldChar w:fldCharType="separate"/>
        </w:r>
        <w:r>
          <w:rPr>
            <w:webHidden/>
          </w:rPr>
          <w:t>60</w:t>
        </w:r>
        <w:r>
          <w:rPr>
            <w:webHidden/>
          </w:rPr>
          <w:fldChar w:fldCharType="end"/>
        </w:r>
      </w:hyperlink>
    </w:p>
    <w:p w14:paraId="303D60DF" w14:textId="3C42EBD0"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59" w:history="1">
        <w:r w:rsidRPr="001A54B5">
          <w:rPr>
            <w:rStyle w:val="Hyperlink"/>
            <w:rFonts w:eastAsia="Arial"/>
            <w:b/>
          </w:rPr>
          <w:t>5.2.18</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System Health Status</w:t>
        </w:r>
        <w:r>
          <w:rPr>
            <w:webHidden/>
          </w:rPr>
          <w:tab/>
        </w:r>
        <w:r>
          <w:rPr>
            <w:webHidden/>
          </w:rPr>
          <w:fldChar w:fldCharType="begin"/>
        </w:r>
        <w:r>
          <w:rPr>
            <w:webHidden/>
          </w:rPr>
          <w:instrText xml:space="preserve"> PAGEREF _Toc216180159 \h </w:instrText>
        </w:r>
        <w:r>
          <w:rPr>
            <w:webHidden/>
          </w:rPr>
        </w:r>
        <w:r>
          <w:rPr>
            <w:webHidden/>
          </w:rPr>
          <w:fldChar w:fldCharType="separate"/>
        </w:r>
        <w:r>
          <w:rPr>
            <w:webHidden/>
          </w:rPr>
          <w:t>63</w:t>
        </w:r>
        <w:r>
          <w:rPr>
            <w:webHidden/>
          </w:rPr>
          <w:fldChar w:fldCharType="end"/>
        </w:r>
      </w:hyperlink>
    </w:p>
    <w:p w14:paraId="3DBA169D" w14:textId="0E1B6987"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60" w:history="1">
        <w:r w:rsidRPr="001A54B5">
          <w:rPr>
            <w:rStyle w:val="Hyperlink"/>
            <w:b/>
            <w:bCs/>
          </w:rPr>
          <w:t>5.2.19</w:t>
        </w:r>
        <w:r>
          <w:rPr>
            <w:rFonts w:asciiTheme="minorHAnsi" w:eastAsiaTheme="minorEastAsia" w:hAnsiTheme="minorHAnsi" w:cstheme="minorBidi"/>
            <w:kern w:val="2"/>
            <w:sz w:val="24"/>
            <w:szCs w:val="24"/>
            <w:lang w:eastAsia="zh-CN"/>
            <w14:ligatures w14:val="standardContextual"/>
          </w:rPr>
          <w:tab/>
        </w:r>
        <w:r w:rsidRPr="001A54B5">
          <w:rPr>
            <w:rStyle w:val="Hyperlink"/>
            <w:b/>
            <w:bCs/>
          </w:rPr>
          <w:t>Customization on RTSP</w:t>
        </w:r>
        <w:r>
          <w:rPr>
            <w:webHidden/>
          </w:rPr>
          <w:tab/>
        </w:r>
        <w:r>
          <w:rPr>
            <w:webHidden/>
          </w:rPr>
          <w:fldChar w:fldCharType="begin"/>
        </w:r>
        <w:r>
          <w:rPr>
            <w:webHidden/>
          </w:rPr>
          <w:instrText xml:space="preserve"> PAGEREF _Toc216180160 \h </w:instrText>
        </w:r>
        <w:r>
          <w:rPr>
            <w:webHidden/>
          </w:rPr>
        </w:r>
        <w:r>
          <w:rPr>
            <w:webHidden/>
          </w:rPr>
          <w:fldChar w:fldCharType="separate"/>
        </w:r>
        <w:r>
          <w:rPr>
            <w:webHidden/>
          </w:rPr>
          <w:t>66</w:t>
        </w:r>
        <w:r>
          <w:rPr>
            <w:webHidden/>
          </w:rPr>
          <w:fldChar w:fldCharType="end"/>
        </w:r>
      </w:hyperlink>
    </w:p>
    <w:p w14:paraId="27026971" w14:textId="003C2994"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61" w:history="1">
        <w:r w:rsidRPr="001A54B5">
          <w:rPr>
            <w:rStyle w:val="Hyperlink"/>
            <w:b/>
          </w:rPr>
          <w:t>5.2.19.1</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RTSP VA Event Filtering Command</w:t>
        </w:r>
        <w:r>
          <w:rPr>
            <w:webHidden/>
          </w:rPr>
          <w:tab/>
        </w:r>
        <w:r>
          <w:rPr>
            <w:webHidden/>
          </w:rPr>
          <w:fldChar w:fldCharType="begin"/>
        </w:r>
        <w:r>
          <w:rPr>
            <w:webHidden/>
          </w:rPr>
          <w:instrText xml:space="preserve"> PAGEREF _Toc216180161 \h </w:instrText>
        </w:r>
        <w:r>
          <w:rPr>
            <w:webHidden/>
          </w:rPr>
        </w:r>
        <w:r>
          <w:rPr>
            <w:webHidden/>
          </w:rPr>
          <w:fldChar w:fldCharType="separate"/>
        </w:r>
        <w:r>
          <w:rPr>
            <w:webHidden/>
          </w:rPr>
          <w:t>66</w:t>
        </w:r>
        <w:r>
          <w:rPr>
            <w:webHidden/>
          </w:rPr>
          <w:fldChar w:fldCharType="end"/>
        </w:r>
      </w:hyperlink>
    </w:p>
    <w:p w14:paraId="2293D6D0" w14:textId="55724125"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62" w:history="1">
        <w:r w:rsidRPr="001A54B5">
          <w:rPr>
            <w:rStyle w:val="Hyperlink"/>
            <w:b/>
            <w:lang w:eastAsia="zh-CN"/>
          </w:rPr>
          <w:t>5.2.19.2</w:t>
        </w:r>
        <w:r>
          <w:rPr>
            <w:rFonts w:asciiTheme="minorHAnsi" w:eastAsiaTheme="minorEastAsia" w:hAnsiTheme="minorHAnsi" w:cstheme="minorBidi"/>
            <w:kern w:val="2"/>
            <w:sz w:val="24"/>
            <w:szCs w:val="24"/>
            <w:lang w:eastAsia="zh-CN"/>
            <w14:ligatures w14:val="standardContextual"/>
          </w:rPr>
          <w:tab/>
        </w:r>
        <w:r w:rsidRPr="001A54B5">
          <w:rPr>
            <w:rStyle w:val="Hyperlink"/>
            <w:b/>
          </w:rPr>
          <w:t>RTSP Playback Command</w:t>
        </w:r>
        <w:r>
          <w:rPr>
            <w:webHidden/>
          </w:rPr>
          <w:tab/>
        </w:r>
        <w:r>
          <w:rPr>
            <w:webHidden/>
          </w:rPr>
          <w:fldChar w:fldCharType="begin"/>
        </w:r>
        <w:r>
          <w:rPr>
            <w:webHidden/>
          </w:rPr>
          <w:instrText xml:space="preserve"> PAGEREF _Toc216180162 \h </w:instrText>
        </w:r>
        <w:r>
          <w:rPr>
            <w:webHidden/>
          </w:rPr>
        </w:r>
        <w:r>
          <w:rPr>
            <w:webHidden/>
          </w:rPr>
          <w:fldChar w:fldCharType="separate"/>
        </w:r>
        <w:r>
          <w:rPr>
            <w:webHidden/>
          </w:rPr>
          <w:t>67</w:t>
        </w:r>
        <w:r>
          <w:rPr>
            <w:webHidden/>
          </w:rPr>
          <w:fldChar w:fldCharType="end"/>
        </w:r>
      </w:hyperlink>
    </w:p>
    <w:p w14:paraId="1CA4BD56" w14:textId="1A90602D"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63" w:history="1">
        <w:r w:rsidRPr="001A54B5">
          <w:rPr>
            <w:rStyle w:val="Hyperlink"/>
            <w:b/>
          </w:rPr>
          <w:t>5.2.19.3</w:t>
        </w:r>
        <w:r>
          <w:rPr>
            <w:rFonts w:asciiTheme="minorHAnsi" w:eastAsiaTheme="minorEastAsia" w:hAnsiTheme="minorHAnsi" w:cstheme="minorBidi"/>
            <w:kern w:val="2"/>
            <w:sz w:val="24"/>
            <w:szCs w:val="24"/>
            <w:lang w:eastAsia="zh-CN"/>
            <w14:ligatures w14:val="standardContextual"/>
          </w:rPr>
          <w:tab/>
        </w:r>
        <w:r w:rsidRPr="001A54B5">
          <w:rPr>
            <w:rStyle w:val="Hyperlink"/>
            <w:b/>
          </w:rPr>
          <w:t>RTSP Channels</w:t>
        </w:r>
        <w:r>
          <w:rPr>
            <w:webHidden/>
          </w:rPr>
          <w:tab/>
        </w:r>
        <w:r>
          <w:rPr>
            <w:webHidden/>
          </w:rPr>
          <w:fldChar w:fldCharType="begin"/>
        </w:r>
        <w:r>
          <w:rPr>
            <w:webHidden/>
          </w:rPr>
          <w:instrText xml:space="preserve"> PAGEREF _Toc216180163 \h </w:instrText>
        </w:r>
        <w:r>
          <w:rPr>
            <w:webHidden/>
          </w:rPr>
        </w:r>
        <w:r>
          <w:rPr>
            <w:webHidden/>
          </w:rPr>
          <w:fldChar w:fldCharType="separate"/>
        </w:r>
        <w:r>
          <w:rPr>
            <w:webHidden/>
          </w:rPr>
          <w:t>68</w:t>
        </w:r>
        <w:r>
          <w:rPr>
            <w:webHidden/>
          </w:rPr>
          <w:fldChar w:fldCharType="end"/>
        </w:r>
      </w:hyperlink>
    </w:p>
    <w:p w14:paraId="77004290" w14:textId="699676C8"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64" w:history="1">
        <w:r w:rsidRPr="001A54B5">
          <w:rPr>
            <w:rStyle w:val="Hyperlink"/>
            <w:b/>
            <w:lang w:eastAsia="zh-CN"/>
          </w:rPr>
          <w:t>5.2.19.4</w:t>
        </w:r>
        <w:r>
          <w:rPr>
            <w:rFonts w:asciiTheme="minorHAnsi" w:eastAsiaTheme="minorEastAsia" w:hAnsiTheme="minorHAnsi" w:cstheme="minorBidi"/>
            <w:kern w:val="2"/>
            <w:sz w:val="24"/>
            <w:szCs w:val="24"/>
            <w:lang w:eastAsia="zh-CN"/>
            <w14:ligatures w14:val="standardContextual"/>
          </w:rPr>
          <w:tab/>
        </w:r>
        <w:r w:rsidRPr="001A54B5">
          <w:rPr>
            <w:rStyle w:val="Hyperlink"/>
            <w:b/>
          </w:rPr>
          <w:t>Error Code In RTSP</w:t>
        </w:r>
        <w:r>
          <w:rPr>
            <w:webHidden/>
          </w:rPr>
          <w:tab/>
        </w:r>
        <w:r>
          <w:rPr>
            <w:webHidden/>
          </w:rPr>
          <w:fldChar w:fldCharType="begin"/>
        </w:r>
        <w:r>
          <w:rPr>
            <w:webHidden/>
          </w:rPr>
          <w:instrText xml:space="preserve"> PAGEREF _Toc216180164 \h </w:instrText>
        </w:r>
        <w:r>
          <w:rPr>
            <w:webHidden/>
          </w:rPr>
        </w:r>
        <w:r>
          <w:rPr>
            <w:webHidden/>
          </w:rPr>
          <w:fldChar w:fldCharType="separate"/>
        </w:r>
        <w:r>
          <w:rPr>
            <w:webHidden/>
          </w:rPr>
          <w:t>69</w:t>
        </w:r>
        <w:r>
          <w:rPr>
            <w:webHidden/>
          </w:rPr>
          <w:fldChar w:fldCharType="end"/>
        </w:r>
      </w:hyperlink>
    </w:p>
    <w:p w14:paraId="60068299" w14:textId="60B80925"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65" w:history="1">
        <w:r w:rsidRPr="001A54B5">
          <w:rPr>
            <w:rStyle w:val="Hyperlink"/>
            <w:lang w:eastAsia="zh-CN"/>
          </w:rPr>
          <w:t>5.2.19.5</w:t>
        </w:r>
        <w:r>
          <w:rPr>
            <w:rFonts w:asciiTheme="minorHAnsi" w:eastAsiaTheme="minorEastAsia" w:hAnsiTheme="minorHAnsi" w:cstheme="minorBidi"/>
            <w:kern w:val="2"/>
            <w:sz w:val="24"/>
            <w:szCs w:val="24"/>
            <w:lang w:eastAsia="zh-CN"/>
            <w14:ligatures w14:val="standardContextual"/>
          </w:rPr>
          <w:tab/>
        </w:r>
        <w:r w:rsidRPr="001A54B5">
          <w:rPr>
            <w:rStyle w:val="Hyperlink"/>
            <w:lang w:eastAsia="zh-CN"/>
          </w:rPr>
          <w:t xml:space="preserve">UTC </w:t>
        </w:r>
        <w:r w:rsidRPr="001A54B5">
          <w:rPr>
            <w:rStyle w:val="Hyperlink"/>
          </w:rPr>
          <w:t xml:space="preserve">Timestamp </w:t>
        </w:r>
        <w:r w:rsidRPr="001A54B5">
          <w:rPr>
            <w:rStyle w:val="Hyperlink"/>
            <w:lang w:eastAsia="zh-CN"/>
          </w:rPr>
          <w:t>in the RTP Header</w:t>
        </w:r>
        <w:r>
          <w:rPr>
            <w:webHidden/>
          </w:rPr>
          <w:tab/>
        </w:r>
        <w:r>
          <w:rPr>
            <w:webHidden/>
          </w:rPr>
          <w:fldChar w:fldCharType="begin"/>
        </w:r>
        <w:r>
          <w:rPr>
            <w:webHidden/>
          </w:rPr>
          <w:instrText xml:space="preserve"> PAGEREF _Toc216180165 \h </w:instrText>
        </w:r>
        <w:r>
          <w:rPr>
            <w:webHidden/>
          </w:rPr>
        </w:r>
        <w:r>
          <w:rPr>
            <w:webHidden/>
          </w:rPr>
          <w:fldChar w:fldCharType="separate"/>
        </w:r>
        <w:r>
          <w:rPr>
            <w:webHidden/>
          </w:rPr>
          <w:t>71</w:t>
        </w:r>
        <w:r>
          <w:rPr>
            <w:webHidden/>
          </w:rPr>
          <w:fldChar w:fldCharType="end"/>
        </w:r>
      </w:hyperlink>
    </w:p>
    <w:p w14:paraId="74CD242F" w14:textId="33808B77"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66" w:history="1">
        <w:r w:rsidRPr="001A54B5">
          <w:rPr>
            <w:rStyle w:val="Hyperlink"/>
            <w:b/>
            <w:lang w:eastAsia="zh-CN"/>
          </w:rPr>
          <w:t>5.2.20</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WebRTC Data Messages</w:t>
        </w:r>
        <w:r>
          <w:rPr>
            <w:webHidden/>
          </w:rPr>
          <w:tab/>
        </w:r>
        <w:r>
          <w:rPr>
            <w:webHidden/>
          </w:rPr>
          <w:fldChar w:fldCharType="begin"/>
        </w:r>
        <w:r>
          <w:rPr>
            <w:webHidden/>
          </w:rPr>
          <w:instrText xml:space="preserve"> PAGEREF _Toc216180166 \h </w:instrText>
        </w:r>
        <w:r>
          <w:rPr>
            <w:webHidden/>
          </w:rPr>
        </w:r>
        <w:r>
          <w:rPr>
            <w:webHidden/>
          </w:rPr>
          <w:fldChar w:fldCharType="separate"/>
        </w:r>
        <w:r>
          <w:rPr>
            <w:webHidden/>
          </w:rPr>
          <w:t>72</w:t>
        </w:r>
        <w:r>
          <w:rPr>
            <w:webHidden/>
          </w:rPr>
          <w:fldChar w:fldCharType="end"/>
        </w:r>
      </w:hyperlink>
    </w:p>
    <w:p w14:paraId="7CF221E5" w14:textId="0D344BCD"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67" w:history="1">
        <w:r w:rsidRPr="001A54B5">
          <w:rPr>
            <w:rStyle w:val="Hyperlink"/>
            <w:rFonts w:eastAsia="Arial"/>
            <w:b/>
          </w:rPr>
          <w:t>5.2.20.1</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Play</w:t>
        </w:r>
        <w:r>
          <w:rPr>
            <w:webHidden/>
          </w:rPr>
          <w:tab/>
        </w:r>
        <w:r>
          <w:rPr>
            <w:webHidden/>
          </w:rPr>
          <w:fldChar w:fldCharType="begin"/>
        </w:r>
        <w:r>
          <w:rPr>
            <w:webHidden/>
          </w:rPr>
          <w:instrText xml:space="preserve"> PAGEREF _Toc216180167 \h </w:instrText>
        </w:r>
        <w:r>
          <w:rPr>
            <w:webHidden/>
          </w:rPr>
        </w:r>
        <w:r>
          <w:rPr>
            <w:webHidden/>
          </w:rPr>
          <w:fldChar w:fldCharType="separate"/>
        </w:r>
        <w:r>
          <w:rPr>
            <w:webHidden/>
          </w:rPr>
          <w:t>72</w:t>
        </w:r>
        <w:r>
          <w:rPr>
            <w:webHidden/>
          </w:rPr>
          <w:fldChar w:fldCharType="end"/>
        </w:r>
      </w:hyperlink>
    </w:p>
    <w:p w14:paraId="700B5416" w14:textId="5DB69660"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68" w:history="1">
        <w:r w:rsidRPr="001A54B5">
          <w:rPr>
            <w:rStyle w:val="Hyperlink"/>
            <w:rFonts w:eastAsia="Arial"/>
            <w:b/>
          </w:rPr>
          <w:t>5.2.20.2</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Pause</w:t>
        </w:r>
        <w:r>
          <w:rPr>
            <w:webHidden/>
          </w:rPr>
          <w:tab/>
        </w:r>
        <w:r>
          <w:rPr>
            <w:webHidden/>
          </w:rPr>
          <w:fldChar w:fldCharType="begin"/>
        </w:r>
        <w:r>
          <w:rPr>
            <w:webHidden/>
          </w:rPr>
          <w:instrText xml:space="preserve"> PAGEREF _Toc216180168 \h </w:instrText>
        </w:r>
        <w:r>
          <w:rPr>
            <w:webHidden/>
          </w:rPr>
        </w:r>
        <w:r>
          <w:rPr>
            <w:webHidden/>
          </w:rPr>
          <w:fldChar w:fldCharType="separate"/>
        </w:r>
        <w:r>
          <w:rPr>
            <w:webHidden/>
          </w:rPr>
          <w:t>73</w:t>
        </w:r>
        <w:r>
          <w:rPr>
            <w:webHidden/>
          </w:rPr>
          <w:fldChar w:fldCharType="end"/>
        </w:r>
      </w:hyperlink>
    </w:p>
    <w:p w14:paraId="7DA5C09B" w14:textId="4ABB4864"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69" w:history="1">
        <w:r w:rsidRPr="001A54B5">
          <w:rPr>
            <w:rStyle w:val="Hyperlink"/>
            <w:rFonts w:eastAsia="Arial"/>
            <w:b/>
          </w:rPr>
          <w:t>5.2.20.3</w:t>
        </w:r>
        <w:r>
          <w:rPr>
            <w:rFonts w:asciiTheme="minorHAnsi" w:eastAsiaTheme="minorEastAsia" w:hAnsiTheme="minorHAnsi" w:cstheme="minorBidi"/>
            <w:kern w:val="2"/>
            <w:sz w:val="24"/>
            <w:szCs w:val="24"/>
            <w:lang w:eastAsia="zh-CN"/>
            <w14:ligatures w14:val="standardContextual"/>
          </w:rPr>
          <w:tab/>
        </w:r>
        <w:r w:rsidRPr="001A54B5">
          <w:rPr>
            <w:rStyle w:val="Hyperlink"/>
            <w:b/>
            <w:lang w:eastAsia="zh-CN"/>
          </w:rPr>
          <w:t>KeepAlive</w:t>
        </w:r>
        <w:r>
          <w:rPr>
            <w:webHidden/>
          </w:rPr>
          <w:tab/>
        </w:r>
        <w:r>
          <w:rPr>
            <w:webHidden/>
          </w:rPr>
          <w:fldChar w:fldCharType="begin"/>
        </w:r>
        <w:r>
          <w:rPr>
            <w:webHidden/>
          </w:rPr>
          <w:instrText xml:space="preserve"> PAGEREF _Toc216180169 \h </w:instrText>
        </w:r>
        <w:r>
          <w:rPr>
            <w:webHidden/>
          </w:rPr>
        </w:r>
        <w:r>
          <w:rPr>
            <w:webHidden/>
          </w:rPr>
          <w:fldChar w:fldCharType="separate"/>
        </w:r>
        <w:r>
          <w:rPr>
            <w:webHidden/>
          </w:rPr>
          <w:t>73</w:t>
        </w:r>
        <w:r>
          <w:rPr>
            <w:webHidden/>
          </w:rPr>
          <w:fldChar w:fldCharType="end"/>
        </w:r>
      </w:hyperlink>
    </w:p>
    <w:p w14:paraId="5ADAFACF" w14:textId="4246A557"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70" w:history="1">
        <w:r w:rsidRPr="001A54B5">
          <w:rPr>
            <w:rStyle w:val="Hyperlink"/>
            <w:rFonts w:eastAsia="Arial"/>
            <w:b/>
          </w:rPr>
          <w:t>5.2.20.4</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Response</w:t>
        </w:r>
        <w:r>
          <w:rPr>
            <w:webHidden/>
          </w:rPr>
          <w:tab/>
        </w:r>
        <w:r>
          <w:rPr>
            <w:webHidden/>
          </w:rPr>
          <w:fldChar w:fldCharType="begin"/>
        </w:r>
        <w:r>
          <w:rPr>
            <w:webHidden/>
          </w:rPr>
          <w:instrText xml:space="preserve"> PAGEREF _Toc216180170 \h </w:instrText>
        </w:r>
        <w:r>
          <w:rPr>
            <w:webHidden/>
          </w:rPr>
        </w:r>
        <w:r>
          <w:rPr>
            <w:webHidden/>
          </w:rPr>
          <w:fldChar w:fldCharType="separate"/>
        </w:r>
        <w:r>
          <w:rPr>
            <w:webHidden/>
          </w:rPr>
          <w:t>73</w:t>
        </w:r>
        <w:r>
          <w:rPr>
            <w:webHidden/>
          </w:rPr>
          <w:fldChar w:fldCharType="end"/>
        </w:r>
      </w:hyperlink>
    </w:p>
    <w:p w14:paraId="1DD4C4D2" w14:textId="1837E2D0"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71" w:history="1">
        <w:r w:rsidRPr="001A54B5">
          <w:rPr>
            <w:rStyle w:val="Hyperlink"/>
            <w:b/>
            <w:lang w:eastAsia="zh-CN"/>
          </w:rPr>
          <w:t>5.2.20.5</w:t>
        </w:r>
        <w:r>
          <w:rPr>
            <w:rFonts w:asciiTheme="minorHAnsi" w:eastAsiaTheme="minorEastAsia" w:hAnsiTheme="minorHAnsi" w:cstheme="minorBidi"/>
            <w:kern w:val="2"/>
            <w:sz w:val="24"/>
            <w:szCs w:val="24"/>
            <w:lang w:eastAsia="zh-CN"/>
            <w14:ligatures w14:val="standardContextual"/>
          </w:rPr>
          <w:tab/>
        </w:r>
        <w:r w:rsidRPr="001A54B5">
          <w:rPr>
            <w:rStyle w:val="Hyperlink"/>
            <w:b/>
            <w:lang w:eastAsia="zh-CN"/>
          </w:rPr>
          <w:t>VA Event Message</w:t>
        </w:r>
        <w:r>
          <w:rPr>
            <w:webHidden/>
          </w:rPr>
          <w:tab/>
        </w:r>
        <w:r>
          <w:rPr>
            <w:webHidden/>
          </w:rPr>
          <w:fldChar w:fldCharType="begin"/>
        </w:r>
        <w:r>
          <w:rPr>
            <w:webHidden/>
          </w:rPr>
          <w:instrText xml:space="preserve"> PAGEREF _Toc216180171 \h </w:instrText>
        </w:r>
        <w:r>
          <w:rPr>
            <w:webHidden/>
          </w:rPr>
        </w:r>
        <w:r>
          <w:rPr>
            <w:webHidden/>
          </w:rPr>
          <w:fldChar w:fldCharType="separate"/>
        </w:r>
        <w:r>
          <w:rPr>
            <w:webHidden/>
          </w:rPr>
          <w:t>74</w:t>
        </w:r>
        <w:r>
          <w:rPr>
            <w:webHidden/>
          </w:rPr>
          <w:fldChar w:fldCharType="end"/>
        </w:r>
      </w:hyperlink>
    </w:p>
    <w:p w14:paraId="068F7C2B" w14:textId="61797ECD" w:rsidR="00E038A4" w:rsidRDefault="00E038A4">
      <w:pPr>
        <w:pStyle w:val="TOC3"/>
        <w:tabs>
          <w:tab w:val="left" w:pos="2552"/>
          <w:tab w:val="right" w:leader="dot" w:pos="9041"/>
        </w:tabs>
        <w:rPr>
          <w:rFonts w:asciiTheme="minorHAnsi" w:eastAsiaTheme="minorEastAsia" w:hAnsiTheme="minorHAnsi" w:cstheme="minorBidi"/>
          <w:kern w:val="2"/>
          <w:sz w:val="24"/>
          <w:szCs w:val="24"/>
          <w:lang w:eastAsia="zh-CN"/>
          <w14:ligatures w14:val="standardContextual"/>
        </w:rPr>
      </w:pPr>
      <w:hyperlink w:anchor="_Toc216180172" w:history="1">
        <w:r w:rsidRPr="001A54B5">
          <w:rPr>
            <w:rStyle w:val="Hyperlink"/>
            <w:rFonts w:eastAsia="Arial"/>
            <w:b/>
          </w:rPr>
          <w:t>5.2.20.6</w:t>
        </w:r>
        <w:r>
          <w:rPr>
            <w:rFonts w:asciiTheme="minorHAnsi" w:eastAsiaTheme="minorEastAsia" w:hAnsiTheme="minorHAnsi" w:cstheme="minorBidi"/>
            <w:kern w:val="2"/>
            <w:sz w:val="24"/>
            <w:szCs w:val="24"/>
            <w:lang w:eastAsia="zh-CN"/>
            <w14:ligatures w14:val="standardContextual"/>
          </w:rPr>
          <w:tab/>
        </w:r>
        <w:r w:rsidRPr="001A54B5">
          <w:rPr>
            <w:rStyle w:val="Hyperlink"/>
            <w:rFonts w:eastAsia="Arial"/>
            <w:b/>
          </w:rPr>
          <w:t>Error Message</w:t>
        </w:r>
        <w:r>
          <w:rPr>
            <w:webHidden/>
          </w:rPr>
          <w:tab/>
        </w:r>
        <w:r>
          <w:rPr>
            <w:webHidden/>
          </w:rPr>
          <w:fldChar w:fldCharType="begin"/>
        </w:r>
        <w:r>
          <w:rPr>
            <w:webHidden/>
          </w:rPr>
          <w:instrText xml:space="preserve"> PAGEREF _Toc216180172 \h </w:instrText>
        </w:r>
        <w:r>
          <w:rPr>
            <w:webHidden/>
          </w:rPr>
        </w:r>
        <w:r>
          <w:rPr>
            <w:webHidden/>
          </w:rPr>
          <w:fldChar w:fldCharType="separate"/>
        </w:r>
        <w:r>
          <w:rPr>
            <w:webHidden/>
          </w:rPr>
          <w:t>74</w:t>
        </w:r>
        <w:r>
          <w:rPr>
            <w:webHidden/>
          </w:rPr>
          <w:fldChar w:fldCharType="end"/>
        </w:r>
      </w:hyperlink>
    </w:p>
    <w:p w14:paraId="57686E04" w14:textId="4AA42ACA" w:rsidR="00512A96" w:rsidRPr="0062595F" w:rsidRDefault="00512A96" w:rsidP="63E4A891">
      <w:pPr>
        <w:widowControl/>
        <w:jc w:val="left"/>
        <w:rPr>
          <w:rFonts w:ascii="Arial" w:hAnsi="Arial" w:cs="Arial"/>
          <w:sz w:val="22"/>
        </w:rPr>
      </w:pPr>
      <w:r w:rsidRPr="63E4A891">
        <w:rPr>
          <w:rFonts w:ascii="Arial" w:eastAsia="Times New Roman" w:hAnsi="Arial" w:cs="Arial"/>
          <w:b/>
          <w:bCs/>
          <w:caps/>
          <w:noProof/>
          <w:sz w:val="22"/>
          <w:lang w:eastAsia="en-US"/>
        </w:rPr>
        <w:fldChar w:fldCharType="end"/>
      </w:r>
    </w:p>
    <w:p w14:paraId="57686E05" w14:textId="714D5A25" w:rsidR="00FB0659" w:rsidRDefault="00B8784D" w:rsidP="005F4734">
      <w:pPr>
        <w:jc w:val="center"/>
        <w:rPr>
          <w:rFonts w:ascii="Arial" w:hAnsi="Arial" w:cs="Arial"/>
          <w:b/>
          <w:sz w:val="24"/>
          <w:szCs w:val="24"/>
        </w:rPr>
      </w:pPr>
      <w:r>
        <w:rPr>
          <w:rFonts w:ascii="Arial" w:hAnsi="Arial" w:cs="Arial"/>
          <w:b/>
          <w:sz w:val="24"/>
          <w:szCs w:val="24"/>
        </w:rPr>
        <w:lastRenderedPageBreak/>
        <w:t>TABLE OF</w:t>
      </w:r>
      <w:r w:rsidR="005F4734">
        <w:rPr>
          <w:rFonts w:ascii="Arial" w:hAnsi="Arial" w:cs="Arial"/>
          <w:b/>
          <w:sz w:val="24"/>
          <w:szCs w:val="24"/>
        </w:rPr>
        <w:t xml:space="preserve"> FIGURES</w:t>
      </w:r>
    </w:p>
    <w:p w14:paraId="13E6EB11" w14:textId="77777777" w:rsidR="005F4734" w:rsidRPr="005F4734" w:rsidRDefault="005F4734" w:rsidP="005F4734">
      <w:pPr>
        <w:jc w:val="center"/>
        <w:rPr>
          <w:rFonts w:ascii="Arial" w:hAnsi="Arial" w:cs="Arial"/>
          <w:b/>
          <w:sz w:val="24"/>
          <w:szCs w:val="24"/>
        </w:rPr>
      </w:pPr>
    </w:p>
    <w:p w14:paraId="6FA34B02" w14:textId="03B75A21" w:rsidR="00A82015" w:rsidRPr="00E038A4" w:rsidRDefault="00FB0659">
      <w:pPr>
        <w:pStyle w:val="TableofFigures"/>
        <w:rPr>
          <w:rFonts w:eastAsiaTheme="minorEastAsia" w:cs="Arial"/>
          <w:noProof/>
          <w:kern w:val="2"/>
          <w:sz w:val="24"/>
          <w:szCs w:val="24"/>
          <w:lang w:eastAsia="zh-CN"/>
          <w14:ligatures w14:val="standardContextual"/>
        </w:rPr>
      </w:pPr>
      <w:r w:rsidRPr="00E038A4">
        <w:rPr>
          <w:rFonts w:cs="Arial"/>
          <w:b/>
          <w:bCs/>
          <w:szCs w:val="22"/>
        </w:rPr>
        <w:fldChar w:fldCharType="begin"/>
      </w:r>
      <w:r w:rsidRPr="00E038A4">
        <w:rPr>
          <w:rFonts w:cs="Arial"/>
          <w:b/>
          <w:bCs/>
          <w:szCs w:val="22"/>
        </w:rPr>
        <w:instrText xml:space="preserve"> TOC \h \z \c "Figure" </w:instrText>
      </w:r>
      <w:r w:rsidRPr="00E038A4">
        <w:rPr>
          <w:rFonts w:cs="Arial"/>
          <w:b/>
          <w:bCs/>
          <w:szCs w:val="22"/>
        </w:rPr>
        <w:fldChar w:fldCharType="separate"/>
      </w:r>
      <w:hyperlink w:anchor="_Toc216180081" w:history="1">
        <w:r w:rsidR="00A82015" w:rsidRPr="00E038A4">
          <w:rPr>
            <w:rStyle w:val="Hyperlink"/>
            <w:rFonts w:ascii="Arial" w:hAnsi="Arial" w:cs="Arial"/>
            <w:b/>
            <w:noProof/>
          </w:rPr>
          <w:t>Figure 1 Connection between C3 and Video Proxy</w:t>
        </w:r>
        <w:r w:rsidR="00A82015" w:rsidRPr="00E038A4">
          <w:rPr>
            <w:rFonts w:cs="Arial"/>
            <w:noProof/>
            <w:webHidden/>
          </w:rPr>
          <w:tab/>
        </w:r>
        <w:r w:rsidR="00A82015" w:rsidRPr="00E038A4">
          <w:rPr>
            <w:rFonts w:cs="Arial"/>
            <w:noProof/>
            <w:webHidden/>
          </w:rPr>
          <w:fldChar w:fldCharType="begin"/>
        </w:r>
        <w:r w:rsidR="00A82015" w:rsidRPr="00E038A4">
          <w:rPr>
            <w:rFonts w:cs="Arial"/>
            <w:noProof/>
            <w:webHidden/>
          </w:rPr>
          <w:instrText xml:space="preserve"> PAGEREF _Toc216180081 \h </w:instrText>
        </w:r>
        <w:r w:rsidR="00A82015" w:rsidRPr="00E038A4">
          <w:rPr>
            <w:rFonts w:cs="Arial"/>
            <w:noProof/>
            <w:webHidden/>
          </w:rPr>
        </w:r>
        <w:r w:rsidR="00A82015" w:rsidRPr="00E038A4">
          <w:rPr>
            <w:rFonts w:cs="Arial"/>
            <w:noProof/>
            <w:webHidden/>
          </w:rPr>
          <w:fldChar w:fldCharType="separate"/>
        </w:r>
        <w:r w:rsidR="00A82015" w:rsidRPr="00E038A4">
          <w:rPr>
            <w:rFonts w:cs="Arial"/>
            <w:noProof/>
            <w:webHidden/>
          </w:rPr>
          <w:t>10</w:t>
        </w:r>
        <w:r w:rsidR="00A82015" w:rsidRPr="00E038A4">
          <w:rPr>
            <w:rFonts w:cs="Arial"/>
            <w:noProof/>
            <w:webHidden/>
          </w:rPr>
          <w:fldChar w:fldCharType="end"/>
        </w:r>
      </w:hyperlink>
    </w:p>
    <w:p w14:paraId="66818A21" w14:textId="7C11718C" w:rsidR="00A82015" w:rsidRPr="00E038A4" w:rsidRDefault="00A82015">
      <w:pPr>
        <w:pStyle w:val="TableofFigures"/>
        <w:rPr>
          <w:rFonts w:eastAsiaTheme="minorEastAsia" w:cs="Arial"/>
          <w:noProof/>
          <w:kern w:val="2"/>
          <w:sz w:val="24"/>
          <w:szCs w:val="24"/>
          <w:lang w:eastAsia="zh-CN"/>
          <w14:ligatures w14:val="standardContextual"/>
        </w:rPr>
      </w:pPr>
      <w:hyperlink w:anchor="_Toc216180082" w:history="1">
        <w:r w:rsidRPr="00E038A4">
          <w:rPr>
            <w:rStyle w:val="Hyperlink"/>
            <w:rFonts w:ascii="Arial" w:hAnsi="Arial" w:cs="Arial"/>
            <w:b/>
            <w:noProof/>
          </w:rPr>
          <w:t>Figure 2 Flow of RESTful API Calls</w:t>
        </w:r>
        <w:r w:rsidRPr="00E038A4">
          <w:rPr>
            <w:rFonts w:cs="Arial"/>
            <w:noProof/>
            <w:webHidden/>
          </w:rPr>
          <w:tab/>
        </w:r>
        <w:r w:rsidRPr="00E038A4">
          <w:rPr>
            <w:rFonts w:cs="Arial"/>
            <w:noProof/>
            <w:webHidden/>
          </w:rPr>
          <w:fldChar w:fldCharType="begin"/>
        </w:r>
        <w:r w:rsidRPr="00E038A4">
          <w:rPr>
            <w:rFonts w:cs="Arial"/>
            <w:noProof/>
            <w:webHidden/>
          </w:rPr>
          <w:instrText xml:space="preserve"> PAGEREF _Toc216180082 \h </w:instrText>
        </w:r>
        <w:r w:rsidRPr="00E038A4">
          <w:rPr>
            <w:rFonts w:cs="Arial"/>
            <w:noProof/>
            <w:webHidden/>
          </w:rPr>
        </w:r>
        <w:r w:rsidRPr="00E038A4">
          <w:rPr>
            <w:rFonts w:cs="Arial"/>
            <w:noProof/>
            <w:webHidden/>
          </w:rPr>
          <w:fldChar w:fldCharType="separate"/>
        </w:r>
        <w:r w:rsidRPr="00E038A4">
          <w:rPr>
            <w:rFonts w:cs="Arial"/>
            <w:noProof/>
            <w:webHidden/>
          </w:rPr>
          <w:t>18</w:t>
        </w:r>
        <w:r w:rsidRPr="00E038A4">
          <w:rPr>
            <w:rFonts w:cs="Arial"/>
            <w:noProof/>
            <w:webHidden/>
          </w:rPr>
          <w:fldChar w:fldCharType="end"/>
        </w:r>
      </w:hyperlink>
    </w:p>
    <w:p w14:paraId="129CFE51" w14:textId="1AB40064" w:rsidR="00A82015" w:rsidRPr="00E038A4" w:rsidRDefault="00A82015">
      <w:pPr>
        <w:pStyle w:val="TableofFigures"/>
        <w:rPr>
          <w:rFonts w:eastAsiaTheme="minorEastAsia" w:cs="Arial"/>
          <w:noProof/>
          <w:kern w:val="2"/>
          <w:sz w:val="24"/>
          <w:szCs w:val="24"/>
          <w:lang w:eastAsia="zh-CN"/>
          <w14:ligatures w14:val="standardContextual"/>
        </w:rPr>
      </w:pPr>
      <w:hyperlink w:anchor="_Toc216180083" w:history="1">
        <w:r w:rsidRPr="00E038A4">
          <w:rPr>
            <w:rStyle w:val="Hyperlink"/>
            <w:rFonts w:ascii="Arial" w:hAnsi="Arial" w:cs="Arial"/>
            <w:b/>
            <w:noProof/>
          </w:rPr>
          <w:t>Figure 3 Flow for Video Live Stream</w:t>
        </w:r>
        <w:r w:rsidRPr="00E038A4">
          <w:rPr>
            <w:rFonts w:cs="Arial"/>
            <w:noProof/>
            <w:webHidden/>
          </w:rPr>
          <w:tab/>
        </w:r>
        <w:r w:rsidRPr="00E038A4">
          <w:rPr>
            <w:rFonts w:cs="Arial"/>
            <w:noProof/>
            <w:webHidden/>
          </w:rPr>
          <w:fldChar w:fldCharType="begin"/>
        </w:r>
        <w:r w:rsidRPr="00E038A4">
          <w:rPr>
            <w:rFonts w:cs="Arial"/>
            <w:noProof/>
            <w:webHidden/>
          </w:rPr>
          <w:instrText xml:space="preserve"> PAGEREF _Toc216180083 \h </w:instrText>
        </w:r>
        <w:r w:rsidRPr="00E038A4">
          <w:rPr>
            <w:rFonts w:cs="Arial"/>
            <w:noProof/>
            <w:webHidden/>
          </w:rPr>
        </w:r>
        <w:r w:rsidRPr="00E038A4">
          <w:rPr>
            <w:rFonts w:cs="Arial"/>
            <w:noProof/>
            <w:webHidden/>
          </w:rPr>
          <w:fldChar w:fldCharType="separate"/>
        </w:r>
        <w:r w:rsidRPr="00E038A4">
          <w:rPr>
            <w:rFonts w:cs="Arial"/>
            <w:noProof/>
            <w:webHidden/>
          </w:rPr>
          <w:t>19</w:t>
        </w:r>
        <w:r w:rsidRPr="00E038A4">
          <w:rPr>
            <w:rFonts w:cs="Arial"/>
            <w:noProof/>
            <w:webHidden/>
          </w:rPr>
          <w:fldChar w:fldCharType="end"/>
        </w:r>
      </w:hyperlink>
    </w:p>
    <w:p w14:paraId="2BD5133D" w14:textId="6FC9B27E" w:rsidR="00A82015" w:rsidRPr="00E038A4" w:rsidRDefault="00A82015">
      <w:pPr>
        <w:pStyle w:val="TableofFigures"/>
        <w:rPr>
          <w:rFonts w:eastAsiaTheme="minorEastAsia" w:cs="Arial"/>
          <w:noProof/>
          <w:kern w:val="2"/>
          <w:sz w:val="24"/>
          <w:szCs w:val="24"/>
          <w:lang w:eastAsia="zh-CN"/>
          <w14:ligatures w14:val="standardContextual"/>
        </w:rPr>
      </w:pPr>
      <w:hyperlink w:anchor="_Toc216180084" w:history="1">
        <w:r w:rsidRPr="00E038A4">
          <w:rPr>
            <w:rStyle w:val="Hyperlink"/>
            <w:rFonts w:ascii="Arial" w:hAnsi="Arial" w:cs="Arial"/>
            <w:b/>
            <w:noProof/>
          </w:rPr>
          <w:t>Figure 4 Flow for Playback Request</w:t>
        </w:r>
        <w:r w:rsidRPr="00E038A4">
          <w:rPr>
            <w:rFonts w:cs="Arial"/>
            <w:noProof/>
            <w:webHidden/>
          </w:rPr>
          <w:tab/>
        </w:r>
        <w:r w:rsidRPr="00E038A4">
          <w:rPr>
            <w:rFonts w:cs="Arial"/>
            <w:noProof/>
            <w:webHidden/>
          </w:rPr>
          <w:fldChar w:fldCharType="begin"/>
        </w:r>
        <w:r w:rsidRPr="00E038A4">
          <w:rPr>
            <w:rFonts w:cs="Arial"/>
            <w:noProof/>
            <w:webHidden/>
          </w:rPr>
          <w:instrText xml:space="preserve"> PAGEREF _Toc216180084 \h </w:instrText>
        </w:r>
        <w:r w:rsidRPr="00E038A4">
          <w:rPr>
            <w:rFonts w:cs="Arial"/>
            <w:noProof/>
            <w:webHidden/>
          </w:rPr>
        </w:r>
        <w:r w:rsidRPr="00E038A4">
          <w:rPr>
            <w:rFonts w:cs="Arial"/>
            <w:noProof/>
            <w:webHidden/>
          </w:rPr>
          <w:fldChar w:fldCharType="separate"/>
        </w:r>
        <w:r w:rsidRPr="00E038A4">
          <w:rPr>
            <w:rFonts w:cs="Arial"/>
            <w:noProof/>
            <w:webHidden/>
          </w:rPr>
          <w:t>21</w:t>
        </w:r>
        <w:r w:rsidRPr="00E038A4">
          <w:rPr>
            <w:rFonts w:cs="Arial"/>
            <w:noProof/>
            <w:webHidden/>
          </w:rPr>
          <w:fldChar w:fldCharType="end"/>
        </w:r>
      </w:hyperlink>
    </w:p>
    <w:p w14:paraId="284FCC46" w14:textId="28C95779" w:rsidR="00A82015" w:rsidRPr="00E038A4" w:rsidRDefault="00A82015">
      <w:pPr>
        <w:pStyle w:val="TableofFigures"/>
        <w:rPr>
          <w:rFonts w:eastAsiaTheme="minorEastAsia" w:cs="Arial"/>
          <w:noProof/>
          <w:kern w:val="2"/>
          <w:sz w:val="24"/>
          <w:szCs w:val="24"/>
          <w:lang w:eastAsia="zh-CN"/>
          <w14:ligatures w14:val="standardContextual"/>
        </w:rPr>
      </w:pPr>
      <w:hyperlink w:anchor="_Toc216180085" w:history="1">
        <w:r w:rsidRPr="00E038A4">
          <w:rPr>
            <w:rStyle w:val="Hyperlink"/>
            <w:rFonts w:ascii="Arial" w:hAnsi="Arial" w:cs="Arial"/>
            <w:b/>
            <w:noProof/>
          </w:rPr>
          <w:t>Figure 5 Flow for RTSP Live-View Request</w:t>
        </w:r>
        <w:r w:rsidRPr="00E038A4">
          <w:rPr>
            <w:rFonts w:cs="Arial"/>
            <w:noProof/>
            <w:webHidden/>
          </w:rPr>
          <w:tab/>
        </w:r>
        <w:r w:rsidRPr="00E038A4">
          <w:rPr>
            <w:rFonts w:cs="Arial"/>
            <w:noProof/>
            <w:webHidden/>
          </w:rPr>
          <w:fldChar w:fldCharType="begin"/>
        </w:r>
        <w:r w:rsidRPr="00E038A4">
          <w:rPr>
            <w:rFonts w:cs="Arial"/>
            <w:noProof/>
            <w:webHidden/>
          </w:rPr>
          <w:instrText xml:space="preserve"> PAGEREF _Toc216180085 \h </w:instrText>
        </w:r>
        <w:r w:rsidRPr="00E038A4">
          <w:rPr>
            <w:rFonts w:cs="Arial"/>
            <w:noProof/>
            <w:webHidden/>
          </w:rPr>
        </w:r>
        <w:r w:rsidRPr="00E038A4">
          <w:rPr>
            <w:rFonts w:cs="Arial"/>
            <w:noProof/>
            <w:webHidden/>
          </w:rPr>
          <w:fldChar w:fldCharType="separate"/>
        </w:r>
        <w:r w:rsidRPr="00E038A4">
          <w:rPr>
            <w:rFonts w:cs="Arial"/>
            <w:noProof/>
            <w:webHidden/>
          </w:rPr>
          <w:t>22</w:t>
        </w:r>
        <w:r w:rsidRPr="00E038A4">
          <w:rPr>
            <w:rFonts w:cs="Arial"/>
            <w:noProof/>
            <w:webHidden/>
          </w:rPr>
          <w:fldChar w:fldCharType="end"/>
        </w:r>
      </w:hyperlink>
    </w:p>
    <w:p w14:paraId="185C6D5A" w14:textId="22160C42" w:rsidR="00A82015" w:rsidRPr="00E038A4" w:rsidRDefault="00A82015">
      <w:pPr>
        <w:pStyle w:val="TableofFigures"/>
        <w:rPr>
          <w:rFonts w:eastAsiaTheme="minorEastAsia" w:cs="Arial"/>
          <w:noProof/>
          <w:kern w:val="2"/>
          <w:sz w:val="24"/>
          <w:szCs w:val="24"/>
          <w:lang w:eastAsia="zh-CN"/>
          <w14:ligatures w14:val="standardContextual"/>
        </w:rPr>
      </w:pPr>
      <w:hyperlink w:anchor="_Toc216180086" w:history="1">
        <w:r w:rsidRPr="00E038A4">
          <w:rPr>
            <w:rStyle w:val="Hyperlink"/>
            <w:rFonts w:ascii="Arial" w:hAnsi="Arial" w:cs="Arial"/>
            <w:b/>
            <w:noProof/>
          </w:rPr>
          <w:t>Figure 6 Flow for RTSP Playback Request</w:t>
        </w:r>
        <w:r w:rsidRPr="00E038A4">
          <w:rPr>
            <w:rFonts w:cs="Arial"/>
            <w:noProof/>
            <w:webHidden/>
          </w:rPr>
          <w:tab/>
        </w:r>
        <w:r w:rsidRPr="00E038A4">
          <w:rPr>
            <w:rFonts w:cs="Arial"/>
            <w:noProof/>
            <w:webHidden/>
          </w:rPr>
          <w:fldChar w:fldCharType="begin"/>
        </w:r>
        <w:r w:rsidRPr="00E038A4">
          <w:rPr>
            <w:rFonts w:cs="Arial"/>
            <w:noProof/>
            <w:webHidden/>
          </w:rPr>
          <w:instrText xml:space="preserve"> PAGEREF _Toc216180086 \h </w:instrText>
        </w:r>
        <w:r w:rsidRPr="00E038A4">
          <w:rPr>
            <w:rFonts w:cs="Arial"/>
            <w:noProof/>
            <w:webHidden/>
          </w:rPr>
        </w:r>
        <w:r w:rsidRPr="00E038A4">
          <w:rPr>
            <w:rFonts w:cs="Arial"/>
            <w:noProof/>
            <w:webHidden/>
          </w:rPr>
          <w:fldChar w:fldCharType="separate"/>
        </w:r>
        <w:r w:rsidRPr="00E038A4">
          <w:rPr>
            <w:rFonts w:cs="Arial"/>
            <w:noProof/>
            <w:webHidden/>
          </w:rPr>
          <w:t>23</w:t>
        </w:r>
        <w:r w:rsidRPr="00E038A4">
          <w:rPr>
            <w:rFonts w:cs="Arial"/>
            <w:noProof/>
            <w:webHidden/>
          </w:rPr>
          <w:fldChar w:fldCharType="end"/>
        </w:r>
      </w:hyperlink>
    </w:p>
    <w:p w14:paraId="2CDBD9F5" w14:textId="4EDF2D29" w:rsidR="00A82015" w:rsidRPr="00E038A4" w:rsidRDefault="00A82015">
      <w:pPr>
        <w:pStyle w:val="TableofFigures"/>
        <w:rPr>
          <w:rFonts w:eastAsiaTheme="minorEastAsia" w:cs="Arial"/>
          <w:noProof/>
          <w:kern w:val="2"/>
          <w:sz w:val="24"/>
          <w:szCs w:val="24"/>
          <w:lang w:eastAsia="zh-CN"/>
          <w14:ligatures w14:val="standardContextual"/>
        </w:rPr>
      </w:pPr>
      <w:hyperlink w:anchor="_Toc216180087" w:history="1">
        <w:r w:rsidRPr="00E038A4">
          <w:rPr>
            <w:rStyle w:val="Hyperlink"/>
            <w:rFonts w:ascii="Arial" w:hAnsi="Arial" w:cs="Arial"/>
            <w:noProof/>
          </w:rPr>
          <w:t>Figure 7 SDP Sample</w:t>
        </w:r>
        <w:r w:rsidRPr="00E038A4">
          <w:rPr>
            <w:rFonts w:cs="Arial"/>
            <w:noProof/>
            <w:webHidden/>
          </w:rPr>
          <w:tab/>
        </w:r>
        <w:r w:rsidRPr="00E038A4">
          <w:rPr>
            <w:rFonts w:cs="Arial"/>
            <w:noProof/>
            <w:webHidden/>
          </w:rPr>
          <w:fldChar w:fldCharType="begin"/>
        </w:r>
        <w:r w:rsidRPr="00E038A4">
          <w:rPr>
            <w:rFonts w:cs="Arial"/>
            <w:noProof/>
            <w:webHidden/>
          </w:rPr>
          <w:instrText xml:space="preserve"> PAGEREF _Toc216180087 \h </w:instrText>
        </w:r>
        <w:r w:rsidRPr="00E038A4">
          <w:rPr>
            <w:rFonts w:cs="Arial"/>
            <w:noProof/>
            <w:webHidden/>
          </w:rPr>
        </w:r>
        <w:r w:rsidRPr="00E038A4">
          <w:rPr>
            <w:rFonts w:cs="Arial"/>
            <w:noProof/>
            <w:webHidden/>
          </w:rPr>
          <w:fldChar w:fldCharType="separate"/>
        </w:r>
        <w:r w:rsidRPr="00E038A4">
          <w:rPr>
            <w:rFonts w:cs="Arial"/>
            <w:noProof/>
            <w:webHidden/>
          </w:rPr>
          <w:t>69</w:t>
        </w:r>
        <w:r w:rsidRPr="00E038A4">
          <w:rPr>
            <w:rFonts w:cs="Arial"/>
            <w:noProof/>
            <w:webHidden/>
          </w:rPr>
          <w:fldChar w:fldCharType="end"/>
        </w:r>
      </w:hyperlink>
    </w:p>
    <w:p w14:paraId="57686E08" w14:textId="4CF92E54" w:rsidR="00FB0659" w:rsidRPr="005900CA" w:rsidRDefault="00FB0659" w:rsidP="00CC2CE8">
      <w:pPr>
        <w:pStyle w:val="TableofFigures"/>
        <w:ind w:left="0" w:firstLine="0"/>
        <w:jc w:val="left"/>
        <w:rPr>
          <w:rFonts w:cs="Arial"/>
          <w:szCs w:val="22"/>
        </w:rPr>
      </w:pPr>
      <w:r w:rsidRPr="00E038A4">
        <w:rPr>
          <w:rFonts w:cs="Arial"/>
          <w:b/>
          <w:bCs/>
          <w:szCs w:val="22"/>
        </w:rPr>
        <w:fldChar w:fldCharType="end"/>
      </w:r>
    </w:p>
    <w:p w14:paraId="1B6E0717" w14:textId="77777777" w:rsidR="00B8784D" w:rsidRDefault="00B8784D" w:rsidP="00B8784D">
      <w:pPr>
        <w:pStyle w:val="TableofFigures"/>
        <w:ind w:left="0" w:firstLine="0"/>
        <w:jc w:val="left"/>
        <w:rPr>
          <w:rFonts w:cs="Arial"/>
          <w:szCs w:val="22"/>
        </w:rPr>
      </w:pPr>
    </w:p>
    <w:p w14:paraId="57686E09" w14:textId="50482CA5" w:rsidR="00FB0659" w:rsidRPr="00B8784D" w:rsidRDefault="00B8784D" w:rsidP="00B8784D">
      <w:pPr>
        <w:pStyle w:val="TableofFigures"/>
        <w:ind w:left="0" w:firstLine="0"/>
        <w:jc w:val="center"/>
        <w:rPr>
          <w:rFonts w:cs="Arial"/>
          <w:sz w:val="24"/>
          <w:szCs w:val="24"/>
        </w:rPr>
      </w:pPr>
      <w:r w:rsidRPr="00B8784D">
        <w:rPr>
          <w:rFonts w:cs="Arial"/>
          <w:b/>
          <w:sz w:val="24"/>
          <w:szCs w:val="22"/>
        </w:rPr>
        <w:t>LIST OF TABLES</w:t>
      </w:r>
    </w:p>
    <w:p w14:paraId="47E46ECC" w14:textId="74C7BBF6" w:rsidR="00A82015" w:rsidRPr="00A82015" w:rsidRDefault="00FB0659">
      <w:pPr>
        <w:pStyle w:val="TableofFigures"/>
        <w:rPr>
          <w:rFonts w:eastAsiaTheme="minorEastAsia" w:cs="Arial"/>
          <w:noProof/>
          <w:kern w:val="2"/>
          <w:szCs w:val="22"/>
          <w:lang w:eastAsia="zh-CN"/>
          <w14:ligatures w14:val="standardContextual"/>
        </w:rPr>
      </w:pPr>
      <w:r w:rsidRPr="0085537D">
        <w:rPr>
          <w:rFonts w:eastAsiaTheme="minorEastAsia" w:cs="Arial"/>
          <w:b/>
          <w:bCs/>
          <w:szCs w:val="22"/>
        </w:rPr>
        <w:fldChar w:fldCharType="begin"/>
      </w:r>
      <w:r w:rsidRPr="0085537D">
        <w:rPr>
          <w:rFonts w:cs="Arial"/>
          <w:b/>
          <w:bCs/>
          <w:szCs w:val="22"/>
        </w:rPr>
        <w:instrText xml:space="preserve"> TOC \h \z \c "Table" </w:instrText>
      </w:r>
      <w:r w:rsidRPr="0085537D">
        <w:rPr>
          <w:rFonts w:eastAsiaTheme="minorEastAsia" w:cs="Arial"/>
          <w:b/>
          <w:bCs/>
          <w:szCs w:val="22"/>
        </w:rPr>
        <w:fldChar w:fldCharType="separate"/>
      </w:r>
      <w:hyperlink w:anchor="_Toc216180047" w:history="1">
        <w:r w:rsidR="00A82015" w:rsidRPr="00A82015">
          <w:rPr>
            <w:rStyle w:val="Hyperlink"/>
            <w:rFonts w:ascii="Arial" w:hAnsi="Arial" w:cs="Arial"/>
            <w:b/>
            <w:noProof/>
            <w:szCs w:val="22"/>
          </w:rPr>
          <w:t>Table 1 Definitions, Acronyms and Abbreviations</w:t>
        </w:r>
        <w:r w:rsidR="00A82015" w:rsidRPr="00A82015">
          <w:rPr>
            <w:rFonts w:cs="Arial"/>
            <w:noProof/>
            <w:webHidden/>
            <w:szCs w:val="22"/>
          </w:rPr>
          <w:tab/>
        </w:r>
        <w:r w:rsidR="00A82015" w:rsidRPr="00A82015">
          <w:rPr>
            <w:rFonts w:cs="Arial"/>
            <w:noProof/>
            <w:webHidden/>
            <w:szCs w:val="22"/>
          </w:rPr>
          <w:fldChar w:fldCharType="begin"/>
        </w:r>
        <w:r w:rsidR="00A82015" w:rsidRPr="00A82015">
          <w:rPr>
            <w:rFonts w:cs="Arial"/>
            <w:noProof/>
            <w:webHidden/>
            <w:szCs w:val="22"/>
          </w:rPr>
          <w:instrText xml:space="preserve"> PAGEREF _Toc216180047 \h </w:instrText>
        </w:r>
        <w:r w:rsidR="00A82015" w:rsidRPr="00A82015">
          <w:rPr>
            <w:rFonts w:cs="Arial"/>
            <w:noProof/>
            <w:webHidden/>
            <w:szCs w:val="22"/>
          </w:rPr>
        </w:r>
        <w:r w:rsidR="00A82015" w:rsidRPr="00A82015">
          <w:rPr>
            <w:rFonts w:cs="Arial"/>
            <w:noProof/>
            <w:webHidden/>
            <w:szCs w:val="22"/>
          </w:rPr>
          <w:fldChar w:fldCharType="separate"/>
        </w:r>
        <w:r w:rsidR="00A82015" w:rsidRPr="00A82015">
          <w:rPr>
            <w:rFonts w:cs="Arial"/>
            <w:noProof/>
            <w:webHidden/>
            <w:szCs w:val="22"/>
          </w:rPr>
          <w:t>9</w:t>
        </w:r>
        <w:r w:rsidR="00A82015" w:rsidRPr="00A82015">
          <w:rPr>
            <w:rFonts w:cs="Arial"/>
            <w:noProof/>
            <w:webHidden/>
            <w:szCs w:val="22"/>
          </w:rPr>
          <w:fldChar w:fldCharType="end"/>
        </w:r>
      </w:hyperlink>
    </w:p>
    <w:p w14:paraId="217B5ECE" w14:textId="0BDB06CA" w:rsidR="00A82015" w:rsidRPr="00A82015" w:rsidRDefault="00A82015">
      <w:pPr>
        <w:pStyle w:val="TableofFigures"/>
        <w:rPr>
          <w:rFonts w:eastAsiaTheme="minorEastAsia" w:cs="Arial"/>
          <w:noProof/>
          <w:kern w:val="2"/>
          <w:szCs w:val="22"/>
          <w:lang w:eastAsia="zh-CN"/>
          <w14:ligatures w14:val="standardContextual"/>
        </w:rPr>
      </w:pPr>
      <w:hyperlink w:anchor="_Toc216180048" w:history="1">
        <w:r w:rsidRPr="00A82015">
          <w:rPr>
            <w:rStyle w:val="Hyperlink"/>
            <w:rFonts w:ascii="Arial" w:hAnsi="Arial" w:cs="Arial"/>
            <w:b/>
            <w:noProof/>
            <w:szCs w:val="22"/>
          </w:rPr>
          <w:t>Table 2 References</w:t>
        </w:r>
        <w:r w:rsidRPr="00A82015">
          <w:rPr>
            <w:rFonts w:cs="Arial"/>
            <w:noProof/>
            <w:webHidden/>
            <w:szCs w:val="22"/>
          </w:rPr>
          <w:tab/>
        </w:r>
        <w:r w:rsidRPr="00A82015">
          <w:rPr>
            <w:rFonts w:cs="Arial"/>
            <w:noProof/>
            <w:webHidden/>
            <w:szCs w:val="22"/>
          </w:rPr>
          <w:fldChar w:fldCharType="begin"/>
        </w:r>
        <w:r w:rsidRPr="00A82015">
          <w:rPr>
            <w:rFonts w:cs="Arial"/>
            <w:noProof/>
            <w:webHidden/>
            <w:szCs w:val="22"/>
          </w:rPr>
          <w:instrText xml:space="preserve"> PAGEREF _Toc216180048 \h </w:instrText>
        </w:r>
        <w:r w:rsidRPr="00A82015">
          <w:rPr>
            <w:rFonts w:cs="Arial"/>
            <w:noProof/>
            <w:webHidden/>
            <w:szCs w:val="22"/>
          </w:rPr>
        </w:r>
        <w:r w:rsidRPr="00A82015">
          <w:rPr>
            <w:rFonts w:cs="Arial"/>
            <w:noProof/>
            <w:webHidden/>
            <w:szCs w:val="22"/>
          </w:rPr>
          <w:fldChar w:fldCharType="separate"/>
        </w:r>
        <w:r w:rsidRPr="00A82015">
          <w:rPr>
            <w:rFonts w:cs="Arial"/>
            <w:noProof/>
            <w:webHidden/>
            <w:szCs w:val="22"/>
          </w:rPr>
          <w:t>10</w:t>
        </w:r>
        <w:r w:rsidRPr="00A82015">
          <w:rPr>
            <w:rFonts w:cs="Arial"/>
            <w:noProof/>
            <w:webHidden/>
            <w:szCs w:val="22"/>
          </w:rPr>
          <w:fldChar w:fldCharType="end"/>
        </w:r>
      </w:hyperlink>
    </w:p>
    <w:p w14:paraId="14F0BE62" w14:textId="584A28B8" w:rsidR="00A82015" w:rsidRPr="00A82015" w:rsidRDefault="00A82015">
      <w:pPr>
        <w:pStyle w:val="TableofFigures"/>
        <w:rPr>
          <w:rFonts w:eastAsiaTheme="minorEastAsia" w:cs="Arial"/>
          <w:noProof/>
          <w:kern w:val="2"/>
          <w:szCs w:val="22"/>
          <w:lang w:eastAsia="zh-CN"/>
          <w14:ligatures w14:val="standardContextual"/>
        </w:rPr>
      </w:pPr>
      <w:hyperlink w:anchor="_Toc216180049" w:history="1">
        <w:r w:rsidRPr="00A82015">
          <w:rPr>
            <w:rStyle w:val="Hyperlink"/>
            <w:rFonts w:ascii="Arial" w:hAnsi="Arial" w:cs="Arial"/>
            <w:b/>
            <w:noProof/>
            <w:szCs w:val="22"/>
          </w:rPr>
          <w:t>Table 3 Number Data Types</w:t>
        </w:r>
        <w:r w:rsidRPr="00A82015">
          <w:rPr>
            <w:rFonts w:cs="Arial"/>
            <w:noProof/>
            <w:webHidden/>
            <w:szCs w:val="22"/>
          </w:rPr>
          <w:tab/>
        </w:r>
        <w:r w:rsidRPr="00A82015">
          <w:rPr>
            <w:rFonts w:cs="Arial"/>
            <w:noProof/>
            <w:webHidden/>
            <w:szCs w:val="22"/>
          </w:rPr>
          <w:fldChar w:fldCharType="begin"/>
        </w:r>
        <w:r w:rsidRPr="00A82015">
          <w:rPr>
            <w:rFonts w:cs="Arial"/>
            <w:noProof/>
            <w:webHidden/>
            <w:szCs w:val="22"/>
          </w:rPr>
          <w:instrText xml:space="preserve"> PAGEREF _Toc216180049 \h </w:instrText>
        </w:r>
        <w:r w:rsidRPr="00A82015">
          <w:rPr>
            <w:rFonts w:cs="Arial"/>
            <w:noProof/>
            <w:webHidden/>
            <w:szCs w:val="22"/>
          </w:rPr>
        </w:r>
        <w:r w:rsidRPr="00A82015">
          <w:rPr>
            <w:rFonts w:cs="Arial"/>
            <w:noProof/>
            <w:webHidden/>
            <w:szCs w:val="22"/>
          </w:rPr>
          <w:fldChar w:fldCharType="separate"/>
        </w:r>
        <w:r w:rsidRPr="00A82015">
          <w:rPr>
            <w:rFonts w:cs="Arial"/>
            <w:noProof/>
            <w:webHidden/>
            <w:szCs w:val="22"/>
          </w:rPr>
          <w:t>24</w:t>
        </w:r>
        <w:r w:rsidRPr="00A82015">
          <w:rPr>
            <w:rFonts w:cs="Arial"/>
            <w:noProof/>
            <w:webHidden/>
            <w:szCs w:val="22"/>
          </w:rPr>
          <w:fldChar w:fldCharType="end"/>
        </w:r>
      </w:hyperlink>
    </w:p>
    <w:p w14:paraId="72C47C42" w14:textId="6648C515" w:rsidR="00A82015" w:rsidRPr="00A82015" w:rsidRDefault="00A82015">
      <w:pPr>
        <w:pStyle w:val="TableofFigures"/>
        <w:rPr>
          <w:rFonts w:eastAsiaTheme="minorEastAsia" w:cs="Arial"/>
          <w:noProof/>
          <w:kern w:val="2"/>
          <w:szCs w:val="22"/>
          <w:lang w:eastAsia="zh-CN"/>
          <w14:ligatures w14:val="standardContextual"/>
        </w:rPr>
      </w:pPr>
      <w:hyperlink w:anchor="_Toc216180050" w:history="1">
        <w:r w:rsidRPr="00A82015">
          <w:rPr>
            <w:rStyle w:val="Hyperlink"/>
            <w:rFonts w:ascii="Arial" w:hAnsi="Arial" w:cs="Arial"/>
            <w:b/>
            <w:noProof/>
            <w:szCs w:val="22"/>
          </w:rPr>
          <w:t>Table 4</w:t>
        </w:r>
        <w:r w:rsidRPr="00A82015">
          <w:rPr>
            <w:rStyle w:val="Hyperlink"/>
            <w:rFonts w:ascii="Arial" w:hAnsi="Arial" w:cs="Arial"/>
            <w:b/>
            <w:noProof/>
            <w:szCs w:val="22"/>
            <w:lang w:eastAsia="zh-CN"/>
          </w:rPr>
          <w:t xml:space="preserve"> Failure Response Body</w:t>
        </w:r>
        <w:r w:rsidRPr="00A82015">
          <w:rPr>
            <w:rFonts w:cs="Arial"/>
            <w:noProof/>
            <w:webHidden/>
            <w:szCs w:val="22"/>
          </w:rPr>
          <w:tab/>
        </w:r>
        <w:r w:rsidRPr="00A82015">
          <w:rPr>
            <w:rFonts w:cs="Arial"/>
            <w:noProof/>
            <w:webHidden/>
            <w:szCs w:val="22"/>
          </w:rPr>
          <w:fldChar w:fldCharType="begin"/>
        </w:r>
        <w:r w:rsidRPr="00A82015">
          <w:rPr>
            <w:rFonts w:cs="Arial"/>
            <w:noProof/>
            <w:webHidden/>
            <w:szCs w:val="22"/>
          </w:rPr>
          <w:instrText xml:space="preserve"> PAGEREF _Toc216180050 \h </w:instrText>
        </w:r>
        <w:r w:rsidRPr="00A82015">
          <w:rPr>
            <w:rFonts w:cs="Arial"/>
            <w:noProof/>
            <w:webHidden/>
            <w:szCs w:val="22"/>
          </w:rPr>
        </w:r>
        <w:r w:rsidRPr="00A82015">
          <w:rPr>
            <w:rFonts w:cs="Arial"/>
            <w:noProof/>
            <w:webHidden/>
            <w:szCs w:val="22"/>
          </w:rPr>
          <w:fldChar w:fldCharType="separate"/>
        </w:r>
        <w:r w:rsidRPr="00A82015">
          <w:rPr>
            <w:rFonts w:cs="Arial"/>
            <w:noProof/>
            <w:webHidden/>
            <w:szCs w:val="22"/>
          </w:rPr>
          <w:t>26</w:t>
        </w:r>
        <w:r w:rsidRPr="00A82015">
          <w:rPr>
            <w:rFonts w:cs="Arial"/>
            <w:noProof/>
            <w:webHidden/>
            <w:szCs w:val="22"/>
          </w:rPr>
          <w:fldChar w:fldCharType="end"/>
        </w:r>
      </w:hyperlink>
    </w:p>
    <w:p w14:paraId="76DFD4D4" w14:textId="58EDDD1E" w:rsidR="00A82015" w:rsidRPr="00A82015" w:rsidRDefault="00A82015">
      <w:pPr>
        <w:pStyle w:val="TableofFigures"/>
        <w:rPr>
          <w:rFonts w:eastAsiaTheme="minorEastAsia" w:cs="Arial"/>
          <w:noProof/>
          <w:kern w:val="2"/>
          <w:szCs w:val="22"/>
          <w:lang w:eastAsia="zh-CN"/>
          <w14:ligatures w14:val="standardContextual"/>
        </w:rPr>
      </w:pPr>
      <w:hyperlink w:anchor="_Toc216180051" w:history="1">
        <w:r w:rsidRPr="00A82015">
          <w:rPr>
            <w:rStyle w:val="Hyperlink"/>
            <w:rFonts w:ascii="Arial" w:hAnsi="Arial" w:cs="Arial"/>
            <w:b/>
            <w:noProof/>
            <w:szCs w:val="22"/>
          </w:rPr>
          <w:t>Table 5 RESTful API Response Error Code</w:t>
        </w:r>
        <w:r w:rsidRPr="00A82015">
          <w:rPr>
            <w:rFonts w:cs="Arial"/>
            <w:noProof/>
            <w:webHidden/>
            <w:szCs w:val="22"/>
          </w:rPr>
          <w:tab/>
        </w:r>
        <w:r w:rsidRPr="00A82015">
          <w:rPr>
            <w:rFonts w:cs="Arial"/>
            <w:noProof/>
            <w:webHidden/>
            <w:szCs w:val="22"/>
          </w:rPr>
          <w:fldChar w:fldCharType="begin"/>
        </w:r>
        <w:r w:rsidRPr="00A82015">
          <w:rPr>
            <w:rFonts w:cs="Arial"/>
            <w:noProof/>
            <w:webHidden/>
            <w:szCs w:val="22"/>
          </w:rPr>
          <w:instrText xml:space="preserve"> PAGEREF _Toc216180051 \h </w:instrText>
        </w:r>
        <w:r w:rsidRPr="00A82015">
          <w:rPr>
            <w:rFonts w:cs="Arial"/>
            <w:noProof/>
            <w:webHidden/>
            <w:szCs w:val="22"/>
          </w:rPr>
        </w:r>
        <w:r w:rsidRPr="00A82015">
          <w:rPr>
            <w:rFonts w:cs="Arial"/>
            <w:noProof/>
            <w:webHidden/>
            <w:szCs w:val="22"/>
          </w:rPr>
          <w:fldChar w:fldCharType="separate"/>
        </w:r>
        <w:r w:rsidRPr="00A82015">
          <w:rPr>
            <w:rFonts w:cs="Arial"/>
            <w:noProof/>
            <w:webHidden/>
            <w:szCs w:val="22"/>
          </w:rPr>
          <w:t>26</w:t>
        </w:r>
        <w:r w:rsidRPr="00A82015">
          <w:rPr>
            <w:rFonts w:cs="Arial"/>
            <w:noProof/>
            <w:webHidden/>
            <w:szCs w:val="22"/>
          </w:rPr>
          <w:fldChar w:fldCharType="end"/>
        </w:r>
      </w:hyperlink>
    </w:p>
    <w:p w14:paraId="03F4B5BE" w14:textId="59823284" w:rsidR="00A82015" w:rsidRPr="00A82015" w:rsidRDefault="00A82015">
      <w:pPr>
        <w:pStyle w:val="TableofFigures"/>
        <w:rPr>
          <w:rFonts w:eastAsiaTheme="minorEastAsia" w:cs="Arial"/>
          <w:noProof/>
          <w:kern w:val="2"/>
          <w:szCs w:val="22"/>
          <w:lang w:eastAsia="zh-CN"/>
          <w14:ligatures w14:val="standardContextual"/>
        </w:rPr>
      </w:pPr>
      <w:hyperlink w:anchor="_Toc216180052" w:history="1">
        <w:r w:rsidRPr="00A82015">
          <w:rPr>
            <w:rStyle w:val="Hyperlink"/>
            <w:rFonts w:ascii="Arial" w:hAnsi="Arial" w:cs="Arial"/>
            <w:b/>
            <w:bCs/>
            <w:noProof/>
            <w:szCs w:val="22"/>
          </w:rPr>
          <w:t>Table 6 RTSP Error Code</w:t>
        </w:r>
        <w:r w:rsidRPr="00A82015">
          <w:rPr>
            <w:rFonts w:cs="Arial"/>
            <w:noProof/>
            <w:webHidden/>
            <w:szCs w:val="22"/>
          </w:rPr>
          <w:tab/>
        </w:r>
        <w:r w:rsidRPr="00A82015">
          <w:rPr>
            <w:rFonts w:cs="Arial"/>
            <w:noProof/>
            <w:webHidden/>
            <w:szCs w:val="22"/>
          </w:rPr>
          <w:fldChar w:fldCharType="begin"/>
        </w:r>
        <w:r w:rsidRPr="00A82015">
          <w:rPr>
            <w:rFonts w:cs="Arial"/>
            <w:noProof/>
            <w:webHidden/>
            <w:szCs w:val="22"/>
          </w:rPr>
          <w:instrText xml:space="preserve"> PAGEREF _Toc216180052 \h </w:instrText>
        </w:r>
        <w:r w:rsidRPr="00A82015">
          <w:rPr>
            <w:rFonts w:cs="Arial"/>
            <w:noProof/>
            <w:webHidden/>
            <w:szCs w:val="22"/>
          </w:rPr>
        </w:r>
        <w:r w:rsidRPr="00A82015">
          <w:rPr>
            <w:rFonts w:cs="Arial"/>
            <w:noProof/>
            <w:webHidden/>
            <w:szCs w:val="22"/>
          </w:rPr>
          <w:fldChar w:fldCharType="separate"/>
        </w:r>
        <w:r w:rsidRPr="00A82015">
          <w:rPr>
            <w:rFonts w:cs="Arial"/>
            <w:noProof/>
            <w:webHidden/>
            <w:szCs w:val="22"/>
          </w:rPr>
          <w:t>70</w:t>
        </w:r>
        <w:r w:rsidRPr="00A82015">
          <w:rPr>
            <w:rFonts w:cs="Arial"/>
            <w:noProof/>
            <w:webHidden/>
            <w:szCs w:val="22"/>
          </w:rPr>
          <w:fldChar w:fldCharType="end"/>
        </w:r>
      </w:hyperlink>
    </w:p>
    <w:p w14:paraId="5DECDCB7" w14:textId="02A475B2" w:rsidR="00A82015" w:rsidRPr="00A82015" w:rsidRDefault="00A82015">
      <w:pPr>
        <w:pStyle w:val="TableofFigures"/>
        <w:rPr>
          <w:rFonts w:eastAsiaTheme="minorEastAsia" w:cs="Arial"/>
          <w:noProof/>
          <w:kern w:val="2"/>
          <w:szCs w:val="22"/>
          <w:lang w:eastAsia="zh-CN"/>
          <w14:ligatures w14:val="standardContextual"/>
        </w:rPr>
      </w:pPr>
      <w:hyperlink w:anchor="_Toc216180053" w:history="1">
        <w:r w:rsidRPr="00A82015">
          <w:rPr>
            <w:rStyle w:val="Hyperlink"/>
            <w:rFonts w:ascii="Arial" w:hAnsi="Arial" w:cs="Arial"/>
            <w:b/>
            <w:noProof/>
            <w:szCs w:val="22"/>
          </w:rPr>
          <w:t xml:space="preserve">Table 7 </w:t>
        </w:r>
        <w:r w:rsidRPr="00A82015">
          <w:rPr>
            <w:rStyle w:val="Hyperlink"/>
            <w:rFonts w:ascii="Arial" w:hAnsi="Arial" w:cs="Arial"/>
            <w:b/>
            <w:noProof/>
            <w:szCs w:val="22"/>
            <w:lang w:eastAsia="zh-CN"/>
          </w:rPr>
          <w:t>WebRTC</w:t>
        </w:r>
        <w:r w:rsidRPr="00A82015">
          <w:rPr>
            <w:rStyle w:val="Hyperlink"/>
            <w:rFonts w:ascii="Arial" w:hAnsi="Arial" w:cs="Arial"/>
            <w:b/>
            <w:noProof/>
            <w:szCs w:val="22"/>
          </w:rPr>
          <w:t xml:space="preserve"> Error Code</w:t>
        </w:r>
        <w:r w:rsidRPr="00A82015">
          <w:rPr>
            <w:rFonts w:cs="Arial"/>
            <w:noProof/>
            <w:webHidden/>
            <w:szCs w:val="22"/>
          </w:rPr>
          <w:tab/>
        </w:r>
        <w:r w:rsidRPr="00A82015">
          <w:rPr>
            <w:rFonts w:cs="Arial"/>
            <w:noProof/>
            <w:webHidden/>
            <w:szCs w:val="22"/>
          </w:rPr>
          <w:fldChar w:fldCharType="begin"/>
        </w:r>
        <w:r w:rsidRPr="00A82015">
          <w:rPr>
            <w:rFonts w:cs="Arial"/>
            <w:noProof/>
            <w:webHidden/>
            <w:szCs w:val="22"/>
          </w:rPr>
          <w:instrText xml:space="preserve"> PAGEREF _Toc216180053 \h </w:instrText>
        </w:r>
        <w:r w:rsidRPr="00A82015">
          <w:rPr>
            <w:rFonts w:cs="Arial"/>
            <w:noProof/>
            <w:webHidden/>
            <w:szCs w:val="22"/>
          </w:rPr>
        </w:r>
        <w:r w:rsidRPr="00A82015">
          <w:rPr>
            <w:rFonts w:cs="Arial"/>
            <w:noProof/>
            <w:webHidden/>
            <w:szCs w:val="22"/>
          </w:rPr>
          <w:fldChar w:fldCharType="separate"/>
        </w:r>
        <w:r w:rsidRPr="00A82015">
          <w:rPr>
            <w:rFonts w:cs="Arial"/>
            <w:noProof/>
            <w:webHidden/>
            <w:szCs w:val="22"/>
          </w:rPr>
          <w:t>75</w:t>
        </w:r>
        <w:r w:rsidRPr="00A82015">
          <w:rPr>
            <w:rFonts w:cs="Arial"/>
            <w:noProof/>
            <w:webHidden/>
            <w:szCs w:val="22"/>
          </w:rPr>
          <w:fldChar w:fldCharType="end"/>
        </w:r>
      </w:hyperlink>
    </w:p>
    <w:p w14:paraId="57686E0B" w14:textId="3ECA798C" w:rsidR="00FB0659" w:rsidRPr="0089728B" w:rsidRDefault="00FB0659" w:rsidP="00FB0659">
      <w:pPr>
        <w:jc w:val="left"/>
        <w:rPr>
          <w:rFonts w:ascii="Arial" w:hAnsi="Arial" w:cs="Arial"/>
          <w:sz w:val="22"/>
        </w:rPr>
      </w:pPr>
      <w:r w:rsidRPr="0085537D">
        <w:rPr>
          <w:rFonts w:ascii="Arial" w:hAnsi="Arial" w:cs="Arial"/>
          <w:b/>
          <w:bCs/>
          <w:sz w:val="22"/>
        </w:rPr>
        <w:fldChar w:fldCharType="end"/>
      </w:r>
    </w:p>
    <w:p w14:paraId="57686E0C" w14:textId="77777777" w:rsidR="00FB0659" w:rsidRPr="0089728B" w:rsidRDefault="00FB0659" w:rsidP="00FB0659">
      <w:pPr>
        <w:spacing w:after="160" w:line="259" w:lineRule="auto"/>
        <w:jc w:val="left"/>
        <w:rPr>
          <w:rFonts w:ascii="Arial" w:hAnsi="Arial" w:cs="Arial"/>
          <w:sz w:val="22"/>
        </w:rPr>
      </w:pPr>
    </w:p>
    <w:p w14:paraId="57686E1F" w14:textId="2F8E7F78" w:rsidR="00FB0659" w:rsidRPr="0089728B" w:rsidRDefault="00D56C52">
      <w:pPr>
        <w:widowControl/>
        <w:jc w:val="left"/>
        <w:rPr>
          <w:rFonts w:ascii="Arial" w:hAnsi="Arial" w:cs="Arial"/>
          <w:sz w:val="22"/>
        </w:rPr>
      </w:pPr>
      <w:r>
        <w:rPr>
          <w:rFonts w:ascii="Arial" w:hAnsi="Arial" w:cs="Arial"/>
          <w:sz w:val="22"/>
        </w:rPr>
        <w:br w:type="page"/>
      </w:r>
    </w:p>
    <w:p w14:paraId="57686E25" w14:textId="77777777" w:rsidR="00FB0659" w:rsidRPr="00976094" w:rsidRDefault="00FB0659" w:rsidP="00CC2CE8">
      <w:pPr>
        <w:pStyle w:val="Heading1"/>
        <w:jc w:val="left"/>
        <w:rPr>
          <w:sz w:val="32"/>
          <w:szCs w:val="32"/>
        </w:rPr>
      </w:pPr>
      <w:bookmarkStart w:id="107" w:name="_Toc527129030"/>
      <w:bookmarkStart w:id="108" w:name="_Toc137483915"/>
      <w:bookmarkStart w:id="109" w:name="_Toc137707710"/>
      <w:bookmarkStart w:id="110" w:name="_Toc212542636"/>
      <w:bookmarkStart w:id="111" w:name="_Toc216180110"/>
      <w:r w:rsidRPr="00976094">
        <w:rPr>
          <w:sz w:val="32"/>
          <w:szCs w:val="32"/>
        </w:rPr>
        <w:lastRenderedPageBreak/>
        <w:t>Introduction</w:t>
      </w:r>
      <w:bookmarkEnd w:id="107"/>
      <w:bookmarkEnd w:id="108"/>
      <w:bookmarkEnd w:id="109"/>
      <w:bookmarkEnd w:id="110"/>
      <w:bookmarkEnd w:id="111"/>
    </w:p>
    <w:p w14:paraId="57686E26" w14:textId="77777777" w:rsidR="00FB0659" w:rsidRPr="0089728B" w:rsidRDefault="00FB0659" w:rsidP="00CC2CE8">
      <w:pPr>
        <w:jc w:val="left"/>
        <w:rPr>
          <w:rFonts w:ascii="Arial" w:hAnsi="Arial" w:cs="Arial"/>
          <w:sz w:val="22"/>
          <w:lang w:val="en-GB"/>
        </w:rPr>
      </w:pPr>
    </w:p>
    <w:p w14:paraId="57686E27" w14:textId="77777777" w:rsidR="00FB0659" w:rsidRPr="00976094" w:rsidRDefault="6BD2BA52" w:rsidP="00CC2CE8">
      <w:pPr>
        <w:pStyle w:val="Heading2"/>
        <w:jc w:val="left"/>
        <w:rPr>
          <w:sz w:val="24"/>
          <w:szCs w:val="24"/>
        </w:rPr>
      </w:pPr>
      <w:bookmarkStart w:id="112" w:name="_Toc212542637"/>
      <w:bookmarkStart w:id="113" w:name="_Toc216180111"/>
      <w:r w:rsidRPr="00976094">
        <w:rPr>
          <w:sz w:val="24"/>
          <w:szCs w:val="24"/>
        </w:rPr>
        <w:t>Purpose</w:t>
      </w:r>
      <w:bookmarkEnd w:id="112"/>
      <w:bookmarkEnd w:id="113"/>
    </w:p>
    <w:p w14:paraId="4E37E552" w14:textId="73F9D8E6" w:rsidR="02E618EE" w:rsidRPr="005900CA" w:rsidRDefault="02E618EE" w:rsidP="00CC2CE8">
      <w:pPr>
        <w:pStyle w:val="Body"/>
        <w:jc w:val="left"/>
        <w:rPr>
          <w:szCs w:val="22"/>
        </w:rPr>
      </w:pPr>
      <w:r w:rsidRPr="005900CA">
        <w:rPr>
          <w:szCs w:val="22"/>
        </w:rPr>
        <w:t xml:space="preserve">The purpose of this Interface Requirement Specification (IRS) is to specify the key functional requirements of the </w:t>
      </w:r>
      <w:r w:rsidR="009E29D9" w:rsidRPr="005900CA">
        <w:rPr>
          <w:szCs w:val="22"/>
        </w:rPr>
        <w:t>interface</w:t>
      </w:r>
      <w:r w:rsidRPr="005900CA">
        <w:rPr>
          <w:szCs w:val="22"/>
        </w:rPr>
        <w:t xml:space="preserve"> between </w:t>
      </w:r>
      <w:r w:rsidR="002D264A">
        <w:rPr>
          <w:szCs w:val="22"/>
        </w:rPr>
        <w:t>C3 System</w:t>
      </w:r>
      <w:r w:rsidRPr="005900CA">
        <w:rPr>
          <w:szCs w:val="22"/>
        </w:rPr>
        <w:t xml:space="preserve"> and Video Proxy.</w:t>
      </w:r>
    </w:p>
    <w:p w14:paraId="2D7FF8A8" w14:textId="77777777" w:rsidR="005D7868" w:rsidRPr="005900CA" w:rsidRDefault="005D7868" w:rsidP="00CC2CE8">
      <w:pPr>
        <w:pStyle w:val="Body"/>
        <w:jc w:val="left"/>
        <w:rPr>
          <w:szCs w:val="22"/>
        </w:rPr>
      </w:pPr>
    </w:p>
    <w:p w14:paraId="0B87A9FC" w14:textId="77777777" w:rsidR="005D7868" w:rsidRPr="00976094" w:rsidRDefault="005D7868" w:rsidP="00CC2CE8">
      <w:pPr>
        <w:pStyle w:val="Heading2"/>
        <w:jc w:val="left"/>
        <w:rPr>
          <w:sz w:val="24"/>
          <w:szCs w:val="24"/>
        </w:rPr>
      </w:pPr>
      <w:bookmarkStart w:id="114" w:name="_Toc142260415"/>
      <w:bookmarkStart w:id="115" w:name="_Toc212542638"/>
      <w:bookmarkStart w:id="116" w:name="_Toc216180112"/>
      <w:r w:rsidRPr="00976094">
        <w:rPr>
          <w:sz w:val="24"/>
          <w:szCs w:val="24"/>
        </w:rPr>
        <w:t>Scope</w:t>
      </w:r>
      <w:bookmarkEnd w:id="114"/>
      <w:bookmarkEnd w:id="115"/>
      <w:bookmarkEnd w:id="116"/>
    </w:p>
    <w:p w14:paraId="6E90D700" w14:textId="72978915" w:rsidR="005D7868" w:rsidRPr="005900CA" w:rsidRDefault="3A81BBA3" w:rsidP="00CC2CE8">
      <w:pPr>
        <w:pStyle w:val="Body"/>
        <w:jc w:val="left"/>
        <w:rPr>
          <w:szCs w:val="22"/>
        </w:rPr>
      </w:pPr>
      <w:r w:rsidRPr="005900CA">
        <w:rPr>
          <w:szCs w:val="22"/>
        </w:rPr>
        <w:t xml:space="preserve">There are requirements for Video Proxy to provide the onboard Devices resource to the </w:t>
      </w:r>
      <w:r w:rsidR="002D264A">
        <w:rPr>
          <w:szCs w:val="22"/>
        </w:rPr>
        <w:t>C3 System</w:t>
      </w:r>
      <w:r w:rsidRPr="005900CA">
        <w:rPr>
          <w:szCs w:val="22"/>
        </w:rPr>
        <w:t xml:space="preserve">. The resource includes device base information, device stream for live view and playback, control of the device and </w:t>
      </w:r>
      <w:r w:rsidR="00016F4F" w:rsidRPr="005900CA">
        <w:rPr>
          <w:szCs w:val="22"/>
        </w:rPr>
        <w:t>Video Proxy</w:t>
      </w:r>
      <w:r w:rsidRPr="005900CA">
        <w:rPr>
          <w:szCs w:val="22"/>
        </w:rPr>
        <w:t xml:space="preserve"> status.</w:t>
      </w:r>
    </w:p>
    <w:p w14:paraId="45950C84" w14:textId="21A1A571" w:rsidR="005D7868" w:rsidRPr="005900CA" w:rsidRDefault="00677155" w:rsidP="00CC2CE8">
      <w:pPr>
        <w:pStyle w:val="ListParagraph"/>
        <w:numPr>
          <w:ilvl w:val="0"/>
          <w:numId w:val="18"/>
        </w:numPr>
        <w:jc w:val="left"/>
        <w:rPr>
          <w:rFonts w:cs="Arial"/>
          <w:szCs w:val="22"/>
          <w:lang w:val="en-GB"/>
        </w:rPr>
      </w:pPr>
      <w:r w:rsidRPr="005900CA">
        <w:rPr>
          <w:rFonts w:cs="Arial"/>
          <w:szCs w:val="22"/>
          <w:lang w:val="en-GB"/>
        </w:rPr>
        <w:t>C</w:t>
      </w:r>
      <w:r w:rsidR="7C2F15AA" w:rsidRPr="005900CA">
        <w:rPr>
          <w:rFonts w:cs="Arial"/>
          <w:szCs w:val="22"/>
          <w:lang w:val="en-GB"/>
        </w:rPr>
        <w:t>3</w:t>
      </w:r>
      <w:r w:rsidR="005D7868" w:rsidRPr="005900CA">
        <w:rPr>
          <w:rFonts w:cs="Arial"/>
          <w:szCs w:val="22"/>
          <w:lang w:val="en-GB"/>
        </w:rPr>
        <w:t xml:space="preserve"> to </w:t>
      </w:r>
      <w:r w:rsidR="00016F4F" w:rsidRPr="005900CA">
        <w:rPr>
          <w:rFonts w:cs="Arial"/>
          <w:szCs w:val="22"/>
          <w:lang w:val="en-GB"/>
        </w:rPr>
        <w:t>Video Proxy</w:t>
      </w:r>
      <w:r w:rsidRPr="005900CA">
        <w:rPr>
          <w:rFonts w:cs="Arial"/>
          <w:szCs w:val="22"/>
          <w:lang w:val="en-GB"/>
        </w:rPr>
        <w:t xml:space="preserve"> interface</w:t>
      </w:r>
    </w:p>
    <w:p w14:paraId="5040DBAF" w14:textId="77777777" w:rsidR="004872AC" w:rsidRPr="0089728B" w:rsidRDefault="004872AC" w:rsidP="00CC2CE8">
      <w:pPr>
        <w:jc w:val="left"/>
        <w:rPr>
          <w:rFonts w:ascii="Arial" w:hAnsi="Arial" w:cs="Arial"/>
          <w:b/>
          <w:iCs/>
          <w:sz w:val="22"/>
          <w:lang w:val="en-GB"/>
        </w:rPr>
      </w:pPr>
    </w:p>
    <w:p w14:paraId="57686E2A" w14:textId="77777777" w:rsidR="00FB0659" w:rsidRPr="00976094" w:rsidRDefault="00FB0659" w:rsidP="00CC2CE8">
      <w:pPr>
        <w:pStyle w:val="Heading2"/>
        <w:jc w:val="left"/>
        <w:rPr>
          <w:sz w:val="24"/>
          <w:szCs w:val="24"/>
        </w:rPr>
      </w:pPr>
      <w:bookmarkStart w:id="117" w:name="_Toc212542639"/>
      <w:bookmarkStart w:id="118" w:name="_Toc216180113"/>
      <w:r w:rsidRPr="00976094">
        <w:rPr>
          <w:sz w:val="24"/>
          <w:szCs w:val="24"/>
        </w:rPr>
        <w:t>Definitions, Acronyms and Abbreviations</w:t>
      </w:r>
      <w:bookmarkEnd w:id="117"/>
      <w:bookmarkEnd w:id="118"/>
    </w:p>
    <w:tbl>
      <w:tblPr>
        <w:tblStyle w:val="TableGrid"/>
        <w:tblW w:w="73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9"/>
        <w:gridCol w:w="4166"/>
      </w:tblGrid>
      <w:tr w:rsidR="00524781" w:rsidRPr="005900CA" w14:paraId="6CA913CE" w14:textId="77777777" w:rsidTr="006651E2">
        <w:trPr>
          <w:trHeight w:val="300"/>
          <w:jc w:val="center"/>
        </w:trPr>
        <w:tc>
          <w:tcPr>
            <w:tcW w:w="3209" w:type="dxa"/>
          </w:tcPr>
          <w:p w14:paraId="408FC9BE" w14:textId="07D34C54" w:rsidR="00524781" w:rsidRPr="153ADE32" w:rsidRDefault="00524781" w:rsidP="00724A12">
            <w:pPr>
              <w:jc w:val="left"/>
              <w:rPr>
                <w:rFonts w:ascii="Arial" w:eastAsia="Arial" w:hAnsi="Arial" w:cs="Arial"/>
                <w:sz w:val="22"/>
              </w:rPr>
            </w:pPr>
            <w:r>
              <w:rPr>
                <w:rFonts w:ascii="Arial" w:eastAsia="Arial" w:hAnsi="Arial" w:cs="Arial"/>
                <w:sz w:val="22"/>
              </w:rPr>
              <w:t>AFE</w:t>
            </w:r>
          </w:p>
        </w:tc>
        <w:tc>
          <w:tcPr>
            <w:tcW w:w="4166" w:type="dxa"/>
          </w:tcPr>
          <w:p w14:paraId="673B6546" w14:textId="15CBF85A" w:rsidR="00524781" w:rsidRPr="153ADE32" w:rsidRDefault="00524781" w:rsidP="00724A12">
            <w:pPr>
              <w:jc w:val="left"/>
              <w:rPr>
                <w:rFonts w:ascii="Arial" w:eastAsia="Arial" w:hAnsi="Arial" w:cs="Arial"/>
                <w:sz w:val="22"/>
              </w:rPr>
            </w:pPr>
            <w:r>
              <w:rPr>
                <w:rFonts w:ascii="Arial" w:eastAsia="Arial" w:hAnsi="Arial" w:cs="Arial"/>
                <w:sz w:val="22"/>
              </w:rPr>
              <w:t>Authority Furnished Equipment</w:t>
            </w:r>
          </w:p>
        </w:tc>
      </w:tr>
      <w:tr w:rsidR="00724A12" w:rsidRPr="005900CA" w14:paraId="35190EC9" w14:textId="77777777" w:rsidTr="006651E2">
        <w:trPr>
          <w:trHeight w:val="300"/>
          <w:jc w:val="center"/>
        </w:trPr>
        <w:tc>
          <w:tcPr>
            <w:tcW w:w="3209" w:type="dxa"/>
          </w:tcPr>
          <w:p w14:paraId="52A141E9" w14:textId="54F0D153" w:rsidR="00724A12" w:rsidRPr="005900CA" w:rsidRDefault="00724A12" w:rsidP="00724A12">
            <w:pPr>
              <w:jc w:val="left"/>
              <w:rPr>
                <w:rFonts w:ascii="Arial" w:eastAsia="Arial" w:hAnsi="Arial" w:cs="Arial"/>
                <w:sz w:val="22"/>
                <w:szCs w:val="22"/>
              </w:rPr>
            </w:pPr>
            <w:r w:rsidRPr="153ADE32">
              <w:rPr>
                <w:rFonts w:ascii="Arial" w:eastAsia="Arial" w:hAnsi="Arial" w:cs="Arial"/>
                <w:sz w:val="22"/>
                <w:szCs w:val="22"/>
                <w:lang w:val="en-US"/>
              </w:rPr>
              <w:t>C3</w:t>
            </w:r>
          </w:p>
        </w:tc>
        <w:tc>
          <w:tcPr>
            <w:tcW w:w="4166" w:type="dxa"/>
          </w:tcPr>
          <w:p w14:paraId="1A5CEF86" w14:textId="1D9EBD34" w:rsidR="00724A12" w:rsidRPr="005900CA" w:rsidRDefault="00724A12" w:rsidP="00724A12">
            <w:pPr>
              <w:jc w:val="left"/>
              <w:rPr>
                <w:rFonts w:ascii="Arial" w:eastAsia="Arial" w:hAnsi="Arial" w:cs="Arial"/>
                <w:sz w:val="22"/>
                <w:szCs w:val="22"/>
              </w:rPr>
            </w:pPr>
            <w:r w:rsidRPr="153ADE32">
              <w:rPr>
                <w:rFonts w:ascii="Arial" w:eastAsia="Arial" w:hAnsi="Arial" w:cs="Arial"/>
                <w:sz w:val="22"/>
                <w:szCs w:val="22"/>
                <w:lang w:val="en-US"/>
              </w:rPr>
              <w:t>Command</w:t>
            </w:r>
            <w:r>
              <w:rPr>
                <w:rFonts w:ascii="Arial" w:eastAsia="Arial" w:hAnsi="Arial" w:cs="Arial"/>
                <w:sz w:val="22"/>
                <w:szCs w:val="22"/>
                <w:lang w:val="en-US"/>
              </w:rPr>
              <w:t>,</w:t>
            </w:r>
            <w:r w:rsidRPr="153ADE32">
              <w:rPr>
                <w:rFonts w:ascii="Arial" w:eastAsia="Arial" w:hAnsi="Arial" w:cs="Arial"/>
                <w:sz w:val="22"/>
                <w:szCs w:val="22"/>
                <w:lang w:val="en-US"/>
              </w:rPr>
              <w:t xml:space="preserve"> Control</w:t>
            </w:r>
            <w:r>
              <w:rPr>
                <w:rFonts w:ascii="Arial" w:eastAsia="Arial" w:hAnsi="Arial" w:cs="Arial"/>
                <w:sz w:val="22"/>
                <w:szCs w:val="22"/>
                <w:lang w:val="en-US"/>
              </w:rPr>
              <w:t xml:space="preserve"> &amp; Communication</w:t>
            </w:r>
          </w:p>
        </w:tc>
      </w:tr>
      <w:tr w:rsidR="00724A12" w:rsidRPr="005900CA" w14:paraId="03211183" w14:textId="77777777" w:rsidTr="006651E2">
        <w:trPr>
          <w:trHeight w:val="300"/>
          <w:jc w:val="center"/>
        </w:trPr>
        <w:tc>
          <w:tcPr>
            <w:tcW w:w="3209" w:type="dxa"/>
          </w:tcPr>
          <w:p w14:paraId="2B71636F" w14:textId="1C047A80" w:rsidR="00724A12" w:rsidRPr="005900CA" w:rsidRDefault="00724A12" w:rsidP="00724A12">
            <w:pPr>
              <w:jc w:val="left"/>
              <w:rPr>
                <w:rFonts w:ascii="Arial" w:eastAsia="Arial" w:hAnsi="Arial" w:cs="Arial"/>
                <w:sz w:val="22"/>
              </w:rPr>
            </w:pPr>
            <w:r w:rsidRPr="005900CA">
              <w:rPr>
                <w:rFonts w:ascii="Arial" w:eastAsia="Arial" w:hAnsi="Arial" w:cs="Arial"/>
                <w:sz w:val="22"/>
                <w:szCs w:val="22"/>
                <w:lang w:val="en-US"/>
              </w:rPr>
              <w:t>CA</w:t>
            </w:r>
          </w:p>
        </w:tc>
        <w:tc>
          <w:tcPr>
            <w:tcW w:w="4166" w:type="dxa"/>
          </w:tcPr>
          <w:p w14:paraId="38006B4C" w14:textId="72DC444F" w:rsidR="00724A12" w:rsidRPr="005900CA" w:rsidRDefault="00724A12" w:rsidP="00724A12">
            <w:pPr>
              <w:jc w:val="left"/>
              <w:rPr>
                <w:rFonts w:ascii="Arial" w:eastAsia="Arial" w:hAnsi="Arial" w:cs="Arial"/>
                <w:sz w:val="22"/>
              </w:rPr>
            </w:pPr>
            <w:r w:rsidRPr="005900CA">
              <w:rPr>
                <w:rFonts w:ascii="Arial" w:eastAsia="Arial" w:hAnsi="Arial" w:cs="Arial"/>
                <w:sz w:val="22"/>
                <w:szCs w:val="22"/>
                <w:lang w:val="en-US"/>
              </w:rPr>
              <w:t>Certificate Authority</w:t>
            </w:r>
          </w:p>
        </w:tc>
      </w:tr>
      <w:tr w:rsidR="00724A12" w:rsidRPr="005900CA" w14:paraId="53D160C9" w14:textId="77777777" w:rsidTr="006651E2">
        <w:trPr>
          <w:trHeight w:val="300"/>
          <w:jc w:val="center"/>
        </w:trPr>
        <w:tc>
          <w:tcPr>
            <w:tcW w:w="3209" w:type="dxa"/>
          </w:tcPr>
          <w:p w14:paraId="79766BD8" w14:textId="3229E64A" w:rsidR="00724A12" w:rsidRPr="153ADE32" w:rsidRDefault="00724A12" w:rsidP="00724A12">
            <w:pPr>
              <w:jc w:val="left"/>
              <w:rPr>
                <w:rFonts w:ascii="Arial" w:eastAsia="Arial" w:hAnsi="Arial" w:cs="Arial"/>
                <w:sz w:val="22"/>
              </w:rPr>
            </w:pPr>
            <w:r>
              <w:rPr>
                <w:rFonts w:ascii="Arial" w:eastAsia="Arial" w:hAnsi="Arial" w:cs="Arial"/>
                <w:sz w:val="22"/>
              </w:rPr>
              <w:t>ICE</w:t>
            </w:r>
          </w:p>
        </w:tc>
        <w:tc>
          <w:tcPr>
            <w:tcW w:w="4166" w:type="dxa"/>
          </w:tcPr>
          <w:p w14:paraId="4F142B63" w14:textId="4BF47F87" w:rsidR="00724A12" w:rsidRPr="153ADE32" w:rsidRDefault="00724A12" w:rsidP="00724A12">
            <w:pPr>
              <w:jc w:val="left"/>
              <w:rPr>
                <w:rFonts w:ascii="Arial" w:eastAsia="Arial" w:hAnsi="Arial" w:cs="Arial"/>
                <w:sz w:val="22"/>
              </w:rPr>
            </w:pPr>
            <w:r w:rsidRPr="00CF7D1B">
              <w:rPr>
                <w:rFonts w:ascii="Arial" w:eastAsia="Arial" w:hAnsi="Arial" w:cs="Arial"/>
                <w:sz w:val="22"/>
              </w:rPr>
              <w:t>Interactive Connectivity Establishment</w:t>
            </w:r>
          </w:p>
        </w:tc>
      </w:tr>
      <w:tr w:rsidR="6A2D4541" w14:paraId="70110547" w14:textId="77777777" w:rsidTr="6A2D4541">
        <w:trPr>
          <w:trHeight w:val="300"/>
          <w:jc w:val="center"/>
          <w:ins w:id="119" w:author="Zuxian Cai (NCS)" w:date="2025-12-05T06:09:00Z"/>
        </w:trPr>
        <w:tc>
          <w:tcPr>
            <w:tcW w:w="3209" w:type="dxa"/>
          </w:tcPr>
          <w:p w14:paraId="056C1B6F" w14:textId="78B8AECB" w:rsidR="0FC1B9E5" w:rsidRDefault="0FC1B9E5" w:rsidP="6A2D4541">
            <w:pPr>
              <w:jc w:val="left"/>
              <w:rPr>
                <w:rFonts w:ascii="Arial" w:eastAsia="Arial" w:hAnsi="Arial" w:cs="Arial"/>
                <w:sz w:val="22"/>
                <w:szCs w:val="22"/>
              </w:rPr>
            </w:pPr>
            <w:ins w:id="120" w:author="Zuxian Cai (NCS)" w:date="2025-12-05T06:09:00Z">
              <w:r w:rsidRPr="6A2D4541">
                <w:rPr>
                  <w:rFonts w:ascii="Arial" w:eastAsia="Arial" w:hAnsi="Arial" w:cs="Arial"/>
                  <w:sz w:val="22"/>
                  <w:szCs w:val="22"/>
                </w:rPr>
                <w:t>IVAH</w:t>
              </w:r>
            </w:ins>
          </w:p>
        </w:tc>
        <w:tc>
          <w:tcPr>
            <w:tcW w:w="4166" w:type="dxa"/>
          </w:tcPr>
          <w:p w14:paraId="3C149E67" w14:textId="7C22E55F" w:rsidR="0FC1B9E5" w:rsidRDefault="0FC1B9E5" w:rsidP="6A2D4541">
            <w:pPr>
              <w:jc w:val="left"/>
              <w:rPr>
                <w:rFonts w:ascii="Arial" w:eastAsia="Arial" w:hAnsi="Arial" w:cs="Arial"/>
                <w:sz w:val="22"/>
                <w:szCs w:val="22"/>
              </w:rPr>
            </w:pPr>
            <w:ins w:id="121" w:author="Zuxian Cai (NCS)" w:date="2025-12-05T06:09:00Z">
              <w:r w:rsidRPr="6A2D4541">
                <w:rPr>
                  <w:rFonts w:ascii="Arial" w:eastAsia="Arial" w:hAnsi="Arial" w:cs="Arial"/>
                  <w:sz w:val="22"/>
                  <w:szCs w:val="22"/>
                </w:rPr>
                <w:t>Integrated Video Analytics Hub</w:t>
              </w:r>
            </w:ins>
          </w:p>
        </w:tc>
      </w:tr>
      <w:tr w:rsidR="009D2981" w:rsidRPr="005900CA" w14:paraId="50E28F0C" w14:textId="77777777" w:rsidTr="006651E2">
        <w:trPr>
          <w:trHeight w:val="300"/>
          <w:jc w:val="center"/>
        </w:trPr>
        <w:tc>
          <w:tcPr>
            <w:tcW w:w="3209" w:type="dxa"/>
          </w:tcPr>
          <w:p w14:paraId="6579B2B8" w14:textId="06CF14EB" w:rsidR="009D2981" w:rsidRPr="153ADE32" w:rsidRDefault="009D2981" w:rsidP="00724A12">
            <w:pPr>
              <w:jc w:val="left"/>
              <w:rPr>
                <w:rFonts w:ascii="Arial" w:eastAsia="Arial" w:hAnsi="Arial" w:cs="Arial"/>
                <w:sz w:val="22"/>
              </w:rPr>
            </w:pPr>
            <w:r>
              <w:rPr>
                <w:rFonts w:ascii="Arial" w:eastAsia="Arial" w:hAnsi="Arial" w:cs="Arial"/>
                <w:sz w:val="22"/>
              </w:rPr>
              <w:t>DTLS</w:t>
            </w:r>
          </w:p>
        </w:tc>
        <w:tc>
          <w:tcPr>
            <w:tcW w:w="4166" w:type="dxa"/>
          </w:tcPr>
          <w:p w14:paraId="08CA3867" w14:textId="7DB41CF6" w:rsidR="009D2981" w:rsidRPr="153ADE32" w:rsidRDefault="00C87A54" w:rsidP="00724A12">
            <w:pPr>
              <w:jc w:val="left"/>
              <w:rPr>
                <w:rFonts w:ascii="Arial" w:eastAsia="Arial" w:hAnsi="Arial" w:cs="Arial"/>
                <w:sz w:val="22"/>
              </w:rPr>
            </w:pPr>
            <w:r>
              <w:rPr>
                <w:rFonts w:ascii="Arial" w:eastAsia="Arial" w:hAnsi="Arial" w:cs="Arial"/>
                <w:sz w:val="22"/>
              </w:rPr>
              <w:t>Datagram Transport Layer Security</w:t>
            </w:r>
          </w:p>
        </w:tc>
      </w:tr>
      <w:tr w:rsidR="00724A12" w:rsidRPr="005900CA" w14:paraId="4B0D8A72" w14:textId="77777777" w:rsidTr="006651E2">
        <w:trPr>
          <w:trHeight w:val="300"/>
          <w:jc w:val="center"/>
        </w:trPr>
        <w:tc>
          <w:tcPr>
            <w:tcW w:w="3209" w:type="dxa"/>
          </w:tcPr>
          <w:p w14:paraId="39AADC47" w14:textId="55128C63" w:rsidR="00724A12" w:rsidRDefault="00724A12" w:rsidP="00724A12">
            <w:pPr>
              <w:jc w:val="left"/>
              <w:rPr>
                <w:rFonts w:ascii="Arial" w:eastAsia="Arial" w:hAnsi="Arial" w:cs="Arial"/>
                <w:sz w:val="22"/>
                <w:szCs w:val="22"/>
              </w:rPr>
            </w:pPr>
            <w:r w:rsidRPr="153ADE32">
              <w:rPr>
                <w:rFonts w:ascii="Arial" w:eastAsia="Arial" w:hAnsi="Arial" w:cs="Arial"/>
                <w:sz w:val="22"/>
                <w:szCs w:val="22"/>
                <w:lang w:val="en-US"/>
              </w:rPr>
              <w:t>IP</w:t>
            </w:r>
          </w:p>
        </w:tc>
        <w:tc>
          <w:tcPr>
            <w:tcW w:w="4166" w:type="dxa"/>
          </w:tcPr>
          <w:p w14:paraId="71D41896" w14:textId="05F5C66E" w:rsidR="00724A12" w:rsidRDefault="00724A12" w:rsidP="00724A12">
            <w:pPr>
              <w:jc w:val="left"/>
              <w:rPr>
                <w:rFonts w:ascii="Arial" w:eastAsia="Arial" w:hAnsi="Arial" w:cs="Arial"/>
                <w:sz w:val="22"/>
                <w:szCs w:val="22"/>
              </w:rPr>
            </w:pPr>
            <w:r w:rsidRPr="153ADE32">
              <w:rPr>
                <w:rFonts w:ascii="Arial" w:eastAsia="Arial" w:hAnsi="Arial" w:cs="Arial"/>
                <w:sz w:val="22"/>
                <w:szCs w:val="22"/>
                <w:lang w:val="en-US"/>
              </w:rPr>
              <w:t>Internet Protocol</w:t>
            </w:r>
          </w:p>
        </w:tc>
      </w:tr>
      <w:tr w:rsidR="00724A12" w:rsidRPr="005900CA" w14:paraId="1C1C9D70" w14:textId="77777777" w:rsidTr="006651E2">
        <w:trPr>
          <w:trHeight w:val="300"/>
          <w:jc w:val="center"/>
        </w:trPr>
        <w:tc>
          <w:tcPr>
            <w:tcW w:w="3209" w:type="dxa"/>
          </w:tcPr>
          <w:p w14:paraId="0E262AD9" w14:textId="4F6957BD" w:rsidR="00724A12" w:rsidRDefault="00724A12" w:rsidP="00724A12">
            <w:pPr>
              <w:jc w:val="left"/>
              <w:rPr>
                <w:rFonts w:ascii="Arial" w:eastAsia="Arial" w:hAnsi="Arial" w:cs="Arial"/>
                <w:sz w:val="22"/>
                <w:szCs w:val="22"/>
              </w:rPr>
            </w:pPr>
            <w:r w:rsidRPr="153ADE32">
              <w:rPr>
                <w:rFonts w:ascii="Arial" w:eastAsia="Arial" w:hAnsi="Arial" w:cs="Arial"/>
                <w:sz w:val="22"/>
                <w:szCs w:val="22"/>
                <w:lang w:val="en-US"/>
              </w:rPr>
              <w:t>JSON</w:t>
            </w:r>
          </w:p>
        </w:tc>
        <w:tc>
          <w:tcPr>
            <w:tcW w:w="4166" w:type="dxa"/>
          </w:tcPr>
          <w:p w14:paraId="3B2B9F87" w14:textId="05594DA8" w:rsidR="00724A12" w:rsidRDefault="00724A12" w:rsidP="00724A12">
            <w:pPr>
              <w:jc w:val="left"/>
              <w:rPr>
                <w:rFonts w:ascii="Arial" w:eastAsia="Arial" w:hAnsi="Arial" w:cs="Arial"/>
                <w:sz w:val="22"/>
                <w:szCs w:val="22"/>
              </w:rPr>
            </w:pPr>
            <w:r w:rsidRPr="153ADE32">
              <w:rPr>
                <w:rFonts w:ascii="Arial" w:eastAsia="Arial" w:hAnsi="Arial" w:cs="Arial"/>
                <w:sz w:val="22"/>
                <w:szCs w:val="22"/>
                <w:lang w:val="en-US"/>
              </w:rPr>
              <w:t>JavaScript Object Notation</w:t>
            </w:r>
          </w:p>
        </w:tc>
      </w:tr>
      <w:tr w:rsidR="00724A12" w:rsidRPr="005900CA" w14:paraId="6E5894F3" w14:textId="77777777" w:rsidTr="006651E2">
        <w:trPr>
          <w:trHeight w:val="300"/>
          <w:jc w:val="center"/>
        </w:trPr>
        <w:tc>
          <w:tcPr>
            <w:tcW w:w="3209" w:type="dxa"/>
          </w:tcPr>
          <w:p w14:paraId="7BE95040" w14:textId="08627208" w:rsidR="00724A12" w:rsidRDefault="00724A12" w:rsidP="00724A12">
            <w:pPr>
              <w:jc w:val="left"/>
              <w:rPr>
                <w:rFonts w:ascii="Arial" w:eastAsia="Arial" w:hAnsi="Arial" w:cs="Arial"/>
                <w:sz w:val="22"/>
                <w:szCs w:val="22"/>
              </w:rPr>
            </w:pPr>
            <w:r w:rsidRPr="153ADE32">
              <w:rPr>
                <w:rFonts w:ascii="Arial" w:eastAsia="Arial" w:hAnsi="Arial" w:cs="Arial"/>
                <w:sz w:val="22"/>
                <w:szCs w:val="22"/>
                <w:lang w:val="en-US"/>
              </w:rPr>
              <w:t>MMI</w:t>
            </w:r>
          </w:p>
        </w:tc>
        <w:tc>
          <w:tcPr>
            <w:tcW w:w="4166" w:type="dxa"/>
          </w:tcPr>
          <w:p w14:paraId="5EFE9E83" w14:textId="7A529AE6" w:rsidR="00724A12" w:rsidRDefault="00724A12" w:rsidP="00724A12">
            <w:pPr>
              <w:jc w:val="left"/>
              <w:rPr>
                <w:rFonts w:ascii="Arial" w:eastAsia="Arial" w:hAnsi="Arial" w:cs="Arial"/>
                <w:sz w:val="22"/>
                <w:szCs w:val="22"/>
              </w:rPr>
            </w:pPr>
            <w:r w:rsidRPr="153ADE32">
              <w:rPr>
                <w:rFonts w:ascii="Arial" w:eastAsia="Arial" w:hAnsi="Arial" w:cs="Arial"/>
                <w:sz w:val="22"/>
                <w:szCs w:val="22"/>
                <w:lang w:val="en-US"/>
              </w:rPr>
              <w:t>Man-Machine Interface</w:t>
            </w:r>
          </w:p>
        </w:tc>
      </w:tr>
      <w:tr w:rsidR="00B4184B" w:rsidRPr="005900CA" w14:paraId="4B33E112" w14:textId="77777777" w:rsidTr="006651E2">
        <w:trPr>
          <w:trHeight w:val="300"/>
          <w:jc w:val="center"/>
        </w:trPr>
        <w:tc>
          <w:tcPr>
            <w:tcW w:w="3209" w:type="dxa"/>
          </w:tcPr>
          <w:p w14:paraId="4187AC70" w14:textId="4EA5CDF3" w:rsidR="00B4184B" w:rsidRPr="153ADE32" w:rsidRDefault="002B7A72" w:rsidP="000B7716">
            <w:pPr>
              <w:jc w:val="left"/>
              <w:rPr>
                <w:rFonts w:ascii="Arial" w:eastAsia="Arial" w:hAnsi="Arial" w:cs="Arial"/>
                <w:sz w:val="22"/>
              </w:rPr>
            </w:pPr>
            <w:r>
              <w:rPr>
                <w:rFonts w:ascii="Arial" w:eastAsia="Arial" w:hAnsi="Arial" w:cs="Arial"/>
                <w:sz w:val="22"/>
              </w:rPr>
              <w:t>MMQT</w:t>
            </w:r>
          </w:p>
        </w:tc>
        <w:tc>
          <w:tcPr>
            <w:tcW w:w="4166" w:type="dxa"/>
          </w:tcPr>
          <w:p w14:paraId="0CEF1637" w14:textId="474AD2EA" w:rsidR="00B4184B" w:rsidRPr="153ADE32" w:rsidRDefault="0002098C" w:rsidP="000B7716">
            <w:pPr>
              <w:jc w:val="left"/>
              <w:rPr>
                <w:rFonts w:ascii="Arial" w:eastAsia="Arial" w:hAnsi="Arial" w:cs="Arial"/>
                <w:sz w:val="22"/>
              </w:rPr>
            </w:pPr>
            <w:r>
              <w:rPr>
                <w:rFonts w:ascii="Arial" w:eastAsia="Arial" w:hAnsi="Arial" w:cs="Arial"/>
                <w:sz w:val="22"/>
              </w:rPr>
              <w:t xml:space="preserve">Message Queuing </w:t>
            </w:r>
            <w:r w:rsidR="003A244A">
              <w:rPr>
                <w:rFonts w:ascii="Arial" w:eastAsia="Arial" w:hAnsi="Arial" w:cs="Arial"/>
                <w:sz w:val="22"/>
              </w:rPr>
              <w:t>Telemetry Transport</w:t>
            </w:r>
          </w:p>
        </w:tc>
      </w:tr>
      <w:tr w:rsidR="000B7716" w:rsidRPr="005900CA" w14:paraId="6BD084E8" w14:textId="77777777" w:rsidTr="006651E2">
        <w:trPr>
          <w:trHeight w:val="300"/>
          <w:jc w:val="center"/>
        </w:trPr>
        <w:tc>
          <w:tcPr>
            <w:tcW w:w="3209" w:type="dxa"/>
          </w:tcPr>
          <w:p w14:paraId="3B14CC80" w14:textId="6A918F4F" w:rsidR="000B7716" w:rsidRDefault="000B7716" w:rsidP="000B7716">
            <w:pPr>
              <w:jc w:val="left"/>
              <w:rPr>
                <w:rFonts w:ascii="Arial" w:eastAsia="Arial" w:hAnsi="Arial" w:cs="Arial"/>
                <w:sz w:val="22"/>
                <w:szCs w:val="22"/>
              </w:rPr>
            </w:pPr>
            <w:r w:rsidRPr="153ADE32">
              <w:rPr>
                <w:rFonts w:ascii="Arial" w:eastAsia="Arial" w:hAnsi="Arial" w:cs="Arial"/>
                <w:sz w:val="22"/>
                <w:szCs w:val="22"/>
                <w:lang w:val="en-US"/>
              </w:rPr>
              <w:t>RTP</w:t>
            </w:r>
          </w:p>
        </w:tc>
        <w:tc>
          <w:tcPr>
            <w:tcW w:w="4166" w:type="dxa"/>
          </w:tcPr>
          <w:p w14:paraId="2D2D8A5F" w14:textId="6D33BE36" w:rsidR="000B7716" w:rsidRDefault="000B7716" w:rsidP="000B7716">
            <w:pPr>
              <w:jc w:val="left"/>
              <w:rPr>
                <w:rFonts w:ascii="Arial" w:eastAsia="Arial" w:hAnsi="Arial" w:cs="Arial"/>
                <w:sz w:val="22"/>
                <w:szCs w:val="22"/>
              </w:rPr>
            </w:pPr>
            <w:r w:rsidRPr="153ADE32">
              <w:rPr>
                <w:rFonts w:ascii="Arial" w:eastAsia="Arial" w:hAnsi="Arial" w:cs="Arial"/>
                <w:sz w:val="22"/>
                <w:szCs w:val="22"/>
                <w:lang w:val="en-US"/>
              </w:rPr>
              <w:t>Real-Time Transport Protocol</w:t>
            </w:r>
          </w:p>
        </w:tc>
      </w:tr>
      <w:tr w:rsidR="00C87A54" w:rsidRPr="005900CA" w14:paraId="4EA50F64" w14:textId="77777777" w:rsidTr="006651E2">
        <w:trPr>
          <w:trHeight w:val="300"/>
          <w:jc w:val="center"/>
        </w:trPr>
        <w:tc>
          <w:tcPr>
            <w:tcW w:w="3209" w:type="dxa"/>
          </w:tcPr>
          <w:p w14:paraId="370007E1" w14:textId="4363E533" w:rsidR="00C87A54" w:rsidRPr="153ADE32" w:rsidRDefault="00C87A54" w:rsidP="000B7716">
            <w:pPr>
              <w:jc w:val="left"/>
              <w:rPr>
                <w:rFonts w:ascii="Arial" w:eastAsia="Arial" w:hAnsi="Arial" w:cs="Arial"/>
                <w:sz w:val="22"/>
              </w:rPr>
            </w:pPr>
            <w:r>
              <w:rPr>
                <w:rFonts w:ascii="Arial" w:eastAsia="Arial" w:hAnsi="Arial" w:cs="Arial"/>
                <w:sz w:val="22"/>
              </w:rPr>
              <w:t>RTSP</w:t>
            </w:r>
          </w:p>
        </w:tc>
        <w:tc>
          <w:tcPr>
            <w:tcW w:w="4166" w:type="dxa"/>
          </w:tcPr>
          <w:p w14:paraId="173B07C0" w14:textId="04F57F26" w:rsidR="00C87A54" w:rsidRPr="153ADE32" w:rsidRDefault="00C87A54" w:rsidP="000B7716">
            <w:pPr>
              <w:jc w:val="left"/>
              <w:rPr>
                <w:rFonts w:ascii="Arial" w:eastAsia="Arial" w:hAnsi="Arial" w:cs="Arial"/>
                <w:sz w:val="22"/>
              </w:rPr>
            </w:pPr>
            <w:r>
              <w:rPr>
                <w:rFonts w:ascii="Arial" w:eastAsia="Arial" w:hAnsi="Arial" w:cs="Arial"/>
                <w:sz w:val="22"/>
              </w:rPr>
              <w:t xml:space="preserve">Real-Time </w:t>
            </w:r>
            <w:r w:rsidR="00EE3F3B">
              <w:rPr>
                <w:rFonts w:ascii="Arial" w:eastAsia="Arial" w:hAnsi="Arial" w:cs="Arial"/>
                <w:sz w:val="22"/>
              </w:rPr>
              <w:t>Streaming</w:t>
            </w:r>
            <w:r>
              <w:rPr>
                <w:rFonts w:ascii="Arial" w:eastAsia="Arial" w:hAnsi="Arial" w:cs="Arial"/>
                <w:sz w:val="22"/>
              </w:rPr>
              <w:t xml:space="preserve"> Protocol</w:t>
            </w:r>
          </w:p>
        </w:tc>
      </w:tr>
      <w:tr w:rsidR="000B7716" w:rsidRPr="005900CA" w14:paraId="7869CA53" w14:textId="77777777" w:rsidTr="006651E2">
        <w:trPr>
          <w:trHeight w:val="300"/>
          <w:jc w:val="center"/>
        </w:trPr>
        <w:tc>
          <w:tcPr>
            <w:tcW w:w="3209" w:type="dxa"/>
          </w:tcPr>
          <w:p w14:paraId="64CD5064" w14:textId="54BFFB99" w:rsidR="000B7716" w:rsidRDefault="000B7716" w:rsidP="000B7716">
            <w:pPr>
              <w:jc w:val="left"/>
              <w:rPr>
                <w:rFonts w:ascii="Arial" w:eastAsia="Arial" w:hAnsi="Arial" w:cs="Arial"/>
                <w:sz w:val="22"/>
                <w:szCs w:val="22"/>
              </w:rPr>
            </w:pPr>
            <w:r w:rsidRPr="153ADE32">
              <w:rPr>
                <w:rFonts w:ascii="Arial" w:eastAsia="Arial" w:hAnsi="Arial" w:cs="Arial"/>
                <w:sz w:val="22"/>
                <w:szCs w:val="22"/>
                <w:lang w:val="en-US"/>
              </w:rPr>
              <w:t>SDP</w:t>
            </w:r>
          </w:p>
        </w:tc>
        <w:tc>
          <w:tcPr>
            <w:tcW w:w="4166" w:type="dxa"/>
          </w:tcPr>
          <w:p w14:paraId="1E10622A" w14:textId="6423F452" w:rsidR="000B7716" w:rsidRDefault="000B7716" w:rsidP="000B7716">
            <w:pPr>
              <w:jc w:val="left"/>
              <w:rPr>
                <w:rFonts w:ascii="Arial" w:eastAsia="Arial" w:hAnsi="Arial" w:cs="Arial"/>
                <w:sz w:val="22"/>
                <w:szCs w:val="22"/>
              </w:rPr>
            </w:pPr>
            <w:r w:rsidRPr="153ADE32">
              <w:rPr>
                <w:rFonts w:ascii="Arial" w:eastAsia="Arial" w:hAnsi="Arial" w:cs="Arial"/>
                <w:sz w:val="22"/>
                <w:szCs w:val="22"/>
                <w:lang w:val="en-US"/>
              </w:rPr>
              <w:t>Session Description Protocol</w:t>
            </w:r>
          </w:p>
        </w:tc>
      </w:tr>
      <w:tr w:rsidR="000B7716" w:rsidRPr="005900CA" w14:paraId="39BC107D" w14:textId="77777777" w:rsidTr="006651E2">
        <w:trPr>
          <w:trHeight w:val="300"/>
          <w:jc w:val="center"/>
          <w:del w:id="122" w:author="Zuxian Cai (NCS)" w:date="2025-12-05T06:08:00Z"/>
        </w:trPr>
        <w:tc>
          <w:tcPr>
            <w:tcW w:w="3209" w:type="dxa"/>
          </w:tcPr>
          <w:p w14:paraId="027F9D7B" w14:textId="15741B78" w:rsidR="000B7716" w:rsidRDefault="000B7716" w:rsidP="000B7716">
            <w:pPr>
              <w:jc w:val="left"/>
              <w:rPr>
                <w:rFonts w:ascii="Arial" w:eastAsia="Arial" w:hAnsi="Arial" w:cs="Arial"/>
                <w:sz w:val="22"/>
                <w:szCs w:val="22"/>
                <w:lang w:val="en-US"/>
              </w:rPr>
            </w:pPr>
            <w:del w:id="123" w:author="Zuxian Cai (NCS)" w:date="2025-12-05T06:08:00Z">
              <w:r>
                <w:rPr>
                  <w:rFonts w:ascii="Arial" w:eastAsia="Arial" w:hAnsi="Arial" w:cs="Arial"/>
                  <w:sz w:val="22"/>
                  <w:szCs w:val="22"/>
                  <w:lang w:val="en-US"/>
                </w:rPr>
                <w:delText>VIDEO PROXY</w:delText>
              </w:r>
            </w:del>
          </w:p>
        </w:tc>
        <w:tc>
          <w:tcPr>
            <w:tcW w:w="4166" w:type="dxa"/>
          </w:tcPr>
          <w:p w14:paraId="172C3285" w14:textId="224E8E1B" w:rsidR="000B7716" w:rsidRDefault="000B7716" w:rsidP="000B7716">
            <w:pPr>
              <w:jc w:val="left"/>
              <w:rPr>
                <w:rFonts w:ascii="Arial" w:eastAsia="Arial" w:hAnsi="Arial" w:cs="Arial"/>
                <w:sz w:val="22"/>
                <w:szCs w:val="22"/>
                <w:lang w:val="en-US"/>
              </w:rPr>
            </w:pPr>
            <w:del w:id="124" w:author="Zuxian Cai (NCS)" w:date="2025-12-05T06:08:00Z">
              <w:r>
                <w:rPr>
                  <w:rFonts w:ascii="Arial" w:eastAsia="Arial" w:hAnsi="Arial" w:cs="Arial"/>
                  <w:sz w:val="22"/>
                  <w:szCs w:val="22"/>
                  <w:lang w:val="en-US"/>
                </w:rPr>
                <w:delText>Integrated Video Analytics Hub</w:delText>
              </w:r>
            </w:del>
          </w:p>
        </w:tc>
      </w:tr>
      <w:tr w:rsidR="000B7716" w:rsidRPr="005900CA" w14:paraId="3373896C" w14:textId="77777777" w:rsidTr="006651E2">
        <w:trPr>
          <w:trHeight w:val="300"/>
          <w:jc w:val="center"/>
        </w:trPr>
        <w:tc>
          <w:tcPr>
            <w:tcW w:w="3209" w:type="dxa"/>
          </w:tcPr>
          <w:p w14:paraId="2A3DD2E6" w14:textId="4385065A" w:rsidR="000B7716" w:rsidRDefault="000B7716" w:rsidP="000B7716">
            <w:pPr>
              <w:jc w:val="left"/>
              <w:rPr>
                <w:rFonts w:ascii="Arial" w:eastAsia="Arial" w:hAnsi="Arial" w:cs="Arial"/>
                <w:sz w:val="22"/>
                <w:szCs w:val="22"/>
                <w:lang w:val="en-US"/>
              </w:rPr>
            </w:pPr>
            <w:r>
              <w:rPr>
                <w:rFonts w:ascii="Arial" w:eastAsia="Arial" w:hAnsi="Arial" w:cs="Arial"/>
                <w:sz w:val="22"/>
              </w:rPr>
              <w:t>WSS</w:t>
            </w:r>
          </w:p>
        </w:tc>
        <w:tc>
          <w:tcPr>
            <w:tcW w:w="4166" w:type="dxa"/>
          </w:tcPr>
          <w:p w14:paraId="183EC947" w14:textId="73A74CCB" w:rsidR="000B7716" w:rsidRDefault="000B7716" w:rsidP="000B7716">
            <w:pPr>
              <w:jc w:val="left"/>
              <w:rPr>
                <w:rFonts w:ascii="Arial" w:eastAsia="Arial" w:hAnsi="Arial" w:cs="Arial"/>
                <w:sz w:val="22"/>
                <w:szCs w:val="22"/>
                <w:lang w:val="en-US"/>
              </w:rPr>
            </w:pPr>
            <w:del w:id="125" w:author="Zuxian Cai (NCS)" w:date="2025-12-05T06:08:00Z">
              <w:r w:rsidRPr="6A2D4541">
                <w:rPr>
                  <w:rFonts w:ascii="Arial" w:eastAsia="Arial" w:hAnsi="Arial" w:cs="Arial"/>
                  <w:sz w:val="22"/>
                  <w:szCs w:val="22"/>
                </w:rPr>
                <w:delText xml:space="preserve">Secure </w:delText>
              </w:r>
            </w:del>
            <w:r w:rsidRPr="6A2D4541">
              <w:rPr>
                <w:rFonts w:ascii="Arial" w:eastAsia="Arial" w:hAnsi="Arial" w:cs="Arial"/>
                <w:sz w:val="22"/>
                <w:szCs w:val="22"/>
              </w:rPr>
              <w:t>WebSocket</w:t>
            </w:r>
            <w:ins w:id="126" w:author="Zuxian Cai (NCS)" w:date="2025-12-05T06:08:00Z">
              <w:r w:rsidR="74BD302E" w:rsidRPr="6A2D4541">
                <w:rPr>
                  <w:rFonts w:ascii="Arial" w:eastAsia="Arial" w:hAnsi="Arial" w:cs="Arial"/>
                  <w:sz w:val="22"/>
                  <w:szCs w:val="22"/>
                </w:rPr>
                <w:t xml:space="preserve"> Secure</w:t>
              </w:r>
            </w:ins>
          </w:p>
        </w:tc>
      </w:tr>
    </w:tbl>
    <w:p w14:paraId="57686E3B" w14:textId="0DD25283" w:rsidR="00FB0659" w:rsidRPr="009C7BEE" w:rsidRDefault="00FB0659" w:rsidP="0034124B">
      <w:pPr>
        <w:pStyle w:val="ncs-cap"/>
        <w:rPr>
          <w:b/>
          <w:i w:val="0"/>
        </w:rPr>
      </w:pPr>
      <w:bookmarkStart w:id="127" w:name="_Toc216180047"/>
      <w:r w:rsidRPr="009C7BEE">
        <w:rPr>
          <w:b/>
          <w:i w:val="0"/>
        </w:rPr>
        <w:t xml:space="preserve">Table </w:t>
      </w:r>
      <w:r w:rsidR="009B23BB" w:rsidRPr="009C7BEE">
        <w:rPr>
          <w:b/>
          <w:i w:val="0"/>
        </w:rPr>
        <w:fldChar w:fldCharType="begin"/>
      </w:r>
      <w:r w:rsidR="009B23BB" w:rsidRPr="009C7BEE">
        <w:rPr>
          <w:b/>
          <w:i w:val="0"/>
        </w:rPr>
        <w:instrText xml:space="preserve"> SEQ Table \* ARABIC </w:instrText>
      </w:r>
      <w:r w:rsidR="009B23BB" w:rsidRPr="009C7BEE">
        <w:rPr>
          <w:b/>
          <w:i w:val="0"/>
        </w:rPr>
        <w:fldChar w:fldCharType="separate"/>
      </w:r>
      <w:r w:rsidR="00542606">
        <w:rPr>
          <w:b/>
          <w:i w:val="0"/>
          <w:noProof/>
        </w:rPr>
        <w:t>1</w:t>
      </w:r>
      <w:r w:rsidR="009B23BB" w:rsidRPr="009C7BEE">
        <w:rPr>
          <w:b/>
          <w:i w:val="0"/>
        </w:rPr>
        <w:fldChar w:fldCharType="end"/>
      </w:r>
      <w:r w:rsidRPr="009C7BEE">
        <w:rPr>
          <w:b/>
          <w:i w:val="0"/>
        </w:rPr>
        <w:t xml:space="preserve"> Definitions, Acronyms and Abbreviations</w:t>
      </w:r>
      <w:bookmarkEnd w:id="127"/>
    </w:p>
    <w:p w14:paraId="57686E3C" w14:textId="77777777" w:rsidR="00FB0659" w:rsidRDefault="00FB0659" w:rsidP="00CC2CE8">
      <w:pPr>
        <w:jc w:val="left"/>
        <w:rPr>
          <w:rFonts w:ascii="Arial" w:hAnsi="Arial" w:cs="Arial"/>
          <w:sz w:val="22"/>
          <w:lang w:val="en-GB"/>
        </w:rPr>
      </w:pPr>
    </w:p>
    <w:p w14:paraId="2D87AA6C" w14:textId="4A488541" w:rsidR="007D48C5" w:rsidRPr="00976094" w:rsidRDefault="007D48C5" w:rsidP="00CC2CE8">
      <w:pPr>
        <w:pStyle w:val="Heading2"/>
        <w:jc w:val="left"/>
        <w:rPr>
          <w:sz w:val="24"/>
          <w:szCs w:val="24"/>
        </w:rPr>
      </w:pPr>
      <w:bookmarkStart w:id="128" w:name="_Toc212542640"/>
      <w:bookmarkStart w:id="129" w:name="_Toc216180114"/>
      <w:r w:rsidRPr="00976094">
        <w:rPr>
          <w:sz w:val="24"/>
          <w:szCs w:val="24"/>
        </w:rPr>
        <w:t>References</w:t>
      </w:r>
      <w:bookmarkEnd w:id="128"/>
      <w:bookmarkEnd w:id="129"/>
    </w:p>
    <w:tbl>
      <w:tblPr>
        <w:tblStyle w:val="TableGrid"/>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9"/>
        <w:gridCol w:w="3209"/>
      </w:tblGrid>
      <w:tr w:rsidR="00EC4F4E" w:rsidRPr="005900CA" w14:paraId="50494C1C" w14:textId="77777777" w:rsidTr="006651E2">
        <w:trPr>
          <w:jc w:val="center"/>
        </w:trPr>
        <w:tc>
          <w:tcPr>
            <w:tcW w:w="3209" w:type="dxa"/>
          </w:tcPr>
          <w:p w14:paraId="1B1EA0BB" w14:textId="77777777" w:rsidR="00EC4F4E" w:rsidRPr="005900CA" w:rsidRDefault="00EC4F4E" w:rsidP="00CC2CE8">
            <w:pPr>
              <w:pStyle w:val="Body"/>
              <w:jc w:val="left"/>
              <w:rPr>
                <w:b/>
                <w:bCs/>
                <w:szCs w:val="22"/>
              </w:rPr>
            </w:pPr>
            <w:r w:rsidRPr="005900CA">
              <w:rPr>
                <w:b/>
                <w:bCs/>
                <w:szCs w:val="22"/>
              </w:rPr>
              <w:t>Reference No/Document</w:t>
            </w:r>
          </w:p>
        </w:tc>
        <w:tc>
          <w:tcPr>
            <w:tcW w:w="3209" w:type="dxa"/>
          </w:tcPr>
          <w:p w14:paraId="0108F91C" w14:textId="77777777" w:rsidR="00EC4F4E" w:rsidRPr="005900CA" w:rsidRDefault="00EC4F4E" w:rsidP="00CC2CE8">
            <w:pPr>
              <w:pStyle w:val="Body"/>
              <w:jc w:val="left"/>
              <w:rPr>
                <w:b/>
                <w:bCs/>
                <w:szCs w:val="22"/>
              </w:rPr>
            </w:pPr>
            <w:r w:rsidRPr="005900CA">
              <w:rPr>
                <w:b/>
                <w:bCs/>
                <w:szCs w:val="22"/>
              </w:rPr>
              <w:t>Doc. No.</w:t>
            </w:r>
          </w:p>
        </w:tc>
      </w:tr>
      <w:tr w:rsidR="009A63A2" w:rsidRPr="005900CA" w14:paraId="31B1E6FF" w14:textId="77777777" w:rsidTr="006651E2">
        <w:trPr>
          <w:jc w:val="center"/>
        </w:trPr>
        <w:tc>
          <w:tcPr>
            <w:tcW w:w="3209" w:type="dxa"/>
          </w:tcPr>
          <w:p w14:paraId="5F2F98CB" w14:textId="4FCEB1D0" w:rsidR="009A63A2" w:rsidRPr="009A63A2" w:rsidRDefault="009A63A2" w:rsidP="00CC2CE8">
            <w:pPr>
              <w:pStyle w:val="Body"/>
              <w:jc w:val="left"/>
              <w:rPr>
                <w:szCs w:val="22"/>
              </w:rPr>
            </w:pPr>
            <w:r w:rsidRPr="009A63A2">
              <w:rPr>
                <w:szCs w:val="22"/>
              </w:rPr>
              <w:lastRenderedPageBreak/>
              <w:t>Data</w:t>
            </w:r>
            <w:r>
              <w:rPr>
                <w:szCs w:val="22"/>
              </w:rPr>
              <w:t xml:space="preserve"> and time format</w:t>
            </w:r>
          </w:p>
        </w:tc>
        <w:tc>
          <w:tcPr>
            <w:tcW w:w="3209" w:type="dxa"/>
          </w:tcPr>
          <w:p w14:paraId="40059856" w14:textId="0A6F901A" w:rsidR="009A63A2" w:rsidRPr="009A63A2" w:rsidRDefault="009A63A2" w:rsidP="00CC2CE8">
            <w:pPr>
              <w:pStyle w:val="Body"/>
              <w:jc w:val="left"/>
              <w:rPr>
                <w:szCs w:val="22"/>
              </w:rPr>
            </w:pPr>
            <w:r w:rsidRPr="009A63A2">
              <w:rPr>
                <w:szCs w:val="22"/>
              </w:rPr>
              <w:t xml:space="preserve">ISO </w:t>
            </w:r>
            <w:r>
              <w:rPr>
                <w:szCs w:val="22"/>
              </w:rPr>
              <w:t>8601</w:t>
            </w:r>
          </w:p>
        </w:tc>
      </w:tr>
      <w:tr w:rsidR="00000912" w:rsidRPr="005900CA" w14:paraId="5FE2DC8E" w14:textId="77777777" w:rsidTr="006651E2">
        <w:trPr>
          <w:jc w:val="center"/>
        </w:trPr>
        <w:tc>
          <w:tcPr>
            <w:tcW w:w="3209" w:type="dxa"/>
          </w:tcPr>
          <w:p w14:paraId="559B9950" w14:textId="282AB07A" w:rsidR="00000912" w:rsidRPr="00F81C1F" w:rsidRDefault="00000912" w:rsidP="00CC2CE8">
            <w:pPr>
              <w:pStyle w:val="Body"/>
              <w:jc w:val="left"/>
              <w:rPr>
                <w:szCs w:val="22"/>
              </w:rPr>
            </w:pPr>
            <w:r w:rsidRPr="00F81C1F">
              <w:rPr>
                <w:szCs w:val="22"/>
              </w:rPr>
              <w:t>DTLS</w:t>
            </w:r>
          </w:p>
        </w:tc>
        <w:tc>
          <w:tcPr>
            <w:tcW w:w="3209" w:type="dxa"/>
          </w:tcPr>
          <w:p w14:paraId="4D5563CF" w14:textId="42E67AF4" w:rsidR="00000912" w:rsidRPr="005900CA" w:rsidRDefault="00F81C1F" w:rsidP="00CC2CE8">
            <w:pPr>
              <w:pStyle w:val="Body"/>
              <w:jc w:val="left"/>
              <w:rPr>
                <w:b/>
                <w:bCs/>
                <w:szCs w:val="22"/>
              </w:rPr>
            </w:pPr>
            <w:r>
              <w:rPr>
                <w:rFonts w:eastAsia="Arial"/>
                <w:color w:val="000000" w:themeColor="text1"/>
                <w:szCs w:val="22"/>
              </w:rPr>
              <w:t xml:space="preserve">RFC </w:t>
            </w:r>
            <w:r w:rsidR="00000912" w:rsidRPr="1F35D452">
              <w:rPr>
                <w:rFonts w:eastAsia="Arial"/>
                <w:color w:val="000000" w:themeColor="text1"/>
                <w:szCs w:val="22"/>
              </w:rPr>
              <w:t>5764</w:t>
            </w:r>
          </w:p>
        </w:tc>
      </w:tr>
      <w:tr w:rsidR="00E179FF" w:rsidRPr="005900CA" w14:paraId="4E6A6AD4" w14:textId="77777777" w:rsidTr="006651E2">
        <w:trPr>
          <w:jc w:val="center"/>
        </w:trPr>
        <w:tc>
          <w:tcPr>
            <w:tcW w:w="3209" w:type="dxa"/>
          </w:tcPr>
          <w:p w14:paraId="45ACB02B" w14:textId="7AC8ADF2" w:rsidR="00E179FF" w:rsidRPr="00F81C1F" w:rsidRDefault="00E179FF" w:rsidP="00CC2CE8">
            <w:pPr>
              <w:pStyle w:val="Body"/>
              <w:jc w:val="left"/>
              <w:rPr>
                <w:szCs w:val="22"/>
              </w:rPr>
            </w:pPr>
            <w:r>
              <w:rPr>
                <w:szCs w:val="22"/>
              </w:rPr>
              <w:t>ICE</w:t>
            </w:r>
          </w:p>
        </w:tc>
        <w:tc>
          <w:tcPr>
            <w:tcW w:w="3209" w:type="dxa"/>
          </w:tcPr>
          <w:p w14:paraId="0CEF2BA7" w14:textId="0540FE00" w:rsidR="00E179FF" w:rsidRDefault="00F02AF3" w:rsidP="00CC2CE8">
            <w:pPr>
              <w:pStyle w:val="Body"/>
              <w:jc w:val="left"/>
              <w:rPr>
                <w:rFonts w:eastAsia="Arial"/>
                <w:color w:val="000000" w:themeColor="text1"/>
                <w:szCs w:val="22"/>
              </w:rPr>
            </w:pPr>
            <w:r>
              <w:rPr>
                <w:rFonts w:eastAsia="Arial"/>
                <w:color w:val="000000" w:themeColor="text1"/>
                <w:szCs w:val="22"/>
              </w:rPr>
              <w:t>RFC 8445</w:t>
            </w:r>
          </w:p>
        </w:tc>
      </w:tr>
      <w:tr w:rsidR="002B54F1" w:rsidRPr="005900CA" w14:paraId="2C08675C" w14:textId="77777777" w:rsidTr="006651E2">
        <w:trPr>
          <w:jc w:val="center"/>
        </w:trPr>
        <w:tc>
          <w:tcPr>
            <w:tcW w:w="3209" w:type="dxa"/>
          </w:tcPr>
          <w:p w14:paraId="404B345B" w14:textId="185FEF7F" w:rsidR="002B54F1" w:rsidRDefault="002B54F1" w:rsidP="00CC2CE8">
            <w:pPr>
              <w:pStyle w:val="Body"/>
              <w:jc w:val="left"/>
            </w:pPr>
            <w:r>
              <w:t>RTP</w:t>
            </w:r>
          </w:p>
        </w:tc>
        <w:tc>
          <w:tcPr>
            <w:tcW w:w="3209" w:type="dxa"/>
          </w:tcPr>
          <w:p w14:paraId="20244F71" w14:textId="2D0F3705" w:rsidR="002B54F1" w:rsidRPr="1F35D452" w:rsidRDefault="002B54F1" w:rsidP="00CC2CE8">
            <w:pPr>
              <w:pStyle w:val="Body"/>
              <w:jc w:val="left"/>
              <w:rPr>
                <w:rFonts w:eastAsia="Arial"/>
                <w:color w:val="000000" w:themeColor="text1"/>
                <w:szCs w:val="22"/>
              </w:rPr>
            </w:pPr>
            <w:r>
              <w:rPr>
                <w:rFonts w:eastAsia="Arial"/>
                <w:color w:val="000000" w:themeColor="text1"/>
                <w:szCs w:val="22"/>
              </w:rPr>
              <w:t>RFC 3550</w:t>
            </w:r>
            <w:r w:rsidR="00744826">
              <w:rPr>
                <w:rFonts w:eastAsia="Arial"/>
                <w:color w:val="000000" w:themeColor="text1"/>
                <w:szCs w:val="22"/>
              </w:rPr>
              <w:t>,</w:t>
            </w:r>
            <w:r w:rsidR="00744826">
              <w:t xml:space="preserve"> </w:t>
            </w:r>
            <w:r w:rsidR="00744826" w:rsidRPr="00744826">
              <w:rPr>
                <w:rFonts w:eastAsia="Arial"/>
                <w:color w:val="000000" w:themeColor="text1"/>
                <w:szCs w:val="22"/>
              </w:rPr>
              <w:t>4585</w:t>
            </w:r>
            <w:r w:rsidR="0073249C">
              <w:rPr>
                <w:rFonts w:eastAsia="Arial"/>
                <w:color w:val="000000" w:themeColor="text1"/>
                <w:szCs w:val="22"/>
              </w:rPr>
              <w:t xml:space="preserve">, </w:t>
            </w:r>
            <w:r w:rsidR="0073249C" w:rsidRPr="1F35D452">
              <w:rPr>
                <w:rFonts w:eastAsia="Arial"/>
                <w:color w:val="000000" w:themeColor="text1"/>
                <w:szCs w:val="22"/>
              </w:rPr>
              <w:t>6184</w:t>
            </w:r>
          </w:p>
        </w:tc>
      </w:tr>
      <w:tr w:rsidR="00F81C1F" w:rsidRPr="005900CA" w14:paraId="6CA92147" w14:textId="77777777" w:rsidTr="006651E2">
        <w:trPr>
          <w:jc w:val="center"/>
        </w:trPr>
        <w:tc>
          <w:tcPr>
            <w:tcW w:w="3209" w:type="dxa"/>
          </w:tcPr>
          <w:p w14:paraId="6A3DC95C" w14:textId="5C3234A5" w:rsidR="00F81C1F" w:rsidRDefault="00F81C1F" w:rsidP="00CC2CE8">
            <w:pPr>
              <w:pStyle w:val="Body"/>
              <w:jc w:val="left"/>
            </w:pPr>
            <w:r>
              <w:t>RTSP</w:t>
            </w:r>
          </w:p>
        </w:tc>
        <w:tc>
          <w:tcPr>
            <w:tcW w:w="3209" w:type="dxa"/>
          </w:tcPr>
          <w:p w14:paraId="5F62CEEC" w14:textId="186E11B9" w:rsidR="00F81C1F" w:rsidRDefault="00C6285D" w:rsidP="00CC2CE8">
            <w:pPr>
              <w:pStyle w:val="Body"/>
              <w:jc w:val="left"/>
              <w:rPr>
                <w:rFonts w:eastAsia="Arial"/>
                <w:color w:val="000000" w:themeColor="text1"/>
                <w:szCs w:val="22"/>
              </w:rPr>
            </w:pPr>
            <w:r>
              <w:rPr>
                <w:rFonts w:eastAsia="Arial"/>
                <w:color w:val="000000" w:themeColor="text1"/>
                <w:szCs w:val="22"/>
              </w:rPr>
              <w:t xml:space="preserve">RFC </w:t>
            </w:r>
            <w:r w:rsidRPr="00C6285D">
              <w:rPr>
                <w:rFonts w:eastAsia="Arial"/>
                <w:color w:val="000000" w:themeColor="text1"/>
                <w:szCs w:val="22"/>
                <w:lang w:val="en-US"/>
              </w:rPr>
              <w:t>2326</w:t>
            </w:r>
          </w:p>
        </w:tc>
      </w:tr>
      <w:tr w:rsidR="00E179FF" w:rsidRPr="005900CA" w14:paraId="242BDF4C" w14:textId="77777777" w:rsidTr="006651E2">
        <w:trPr>
          <w:jc w:val="center"/>
        </w:trPr>
        <w:tc>
          <w:tcPr>
            <w:tcW w:w="3209" w:type="dxa"/>
          </w:tcPr>
          <w:p w14:paraId="5A0EEA59" w14:textId="2A92CB4B" w:rsidR="00E179FF" w:rsidRDefault="00E179FF" w:rsidP="00CC2CE8">
            <w:pPr>
              <w:pStyle w:val="Body"/>
              <w:jc w:val="left"/>
            </w:pPr>
            <w:r>
              <w:t>SDP</w:t>
            </w:r>
          </w:p>
        </w:tc>
        <w:tc>
          <w:tcPr>
            <w:tcW w:w="3209" w:type="dxa"/>
          </w:tcPr>
          <w:p w14:paraId="09412B6E" w14:textId="769DFE78" w:rsidR="00E179FF" w:rsidRDefault="00DD59FE" w:rsidP="00CC2CE8">
            <w:pPr>
              <w:pStyle w:val="Body"/>
              <w:jc w:val="left"/>
              <w:rPr>
                <w:rFonts w:eastAsia="Arial"/>
                <w:color w:val="000000" w:themeColor="text1"/>
                <w:szCs w:val="22"/>
              </w:rPr>
            </w:pPr>
            <w:r w:rsidRPr="00DD59FE">
              <w:rPr>
                <w:rFonts w:eastAsia="Arial"/>
                <w:color w:val="000000" w:themeColor="text1"/>
                <w:szCs w:val="22"/>
              </w:rPr>
              <w:t>RFC 4566</w:t>
            </w:r>
          </w:p>
        </w:tc>
      </w:tr>
      <w:tr w:rsidR="00D7621B" w:rsidRPr="005900CA" w14:paraId="0B5D0F17" w14:textId="77777777" w:rsidTr="006651E2">
        <w:trPr>
          <w:jc w:val="center"/>
        </w:trPr>
        <w:tc>
          <w:tcPr>
            <w:tcW w:w="3209" w:type="dxa"/>
          </w:tcPr>
          <w:p w14:paraId="4EC37FD5" w14:textId="398C5FB6" w:rsidR="00D7621B" w:rsidRDefault="00D7621B" w:rsidP="00D7621B">
            <w:pPr>
              <w:pStyle w:val="Body"/>
              <w:jc w:val="left"/>
            </w:pPr>
            <w:r>
              <w:t>URI</w:t>
            </w:r>
          </w:p>
        </w:tc>
        <w:tc>
          <w:tcPr>
            <w:tcW w:w="3209" w:type="dxa"/>
          </w:tcPr>
          <w:p w14:paraId="3D0BDE54" w14:textId="3B421F85" w:rsidR="00D7621B" w:rsidRDefault="00C83BFB" w:rsidP="00D7621B">
            <w:pPr>
              <w:pStyle w:val="Body"/>
              <w:jc w:val="left"/>
              <w:rPr>
                <w:rFonts w:eastAsia="Arial"/>
                <w:color w:val="000000" w:themeColor="text1"/>
                <w:szCs w:val="22"/>
              </w:rPr>
            </w:pPr>
            <w:r>
              <w:rPr>
                <w:rFonts w:eastAsia="Arial"/>
                <w:color w:val="000000" w:themeColor="text1"/>
                <w:szCs w:val="22"/>
              </w:rPr>
              <w:t>RFC 3986</w:t>
            </w:r>
          </w:p>
        </w:tc>
      </w:tr>
      <w:tr w:rsidR="00D7621B" w:rsidRPr="005900CA" w14:paraId="32B97947" w14:textId="77777777" w:rsidTr="006651E2">
        <w:trPr>
          <w:jc w:val="center"/>
        </w:trPr>
        <w:tc>
          <w:tcPr>
            <w:tcW w:w="3209" w:type="dxa"/>
          </w:tcPr>
          <w:p w14:paraId="113559F8" w14:textId="687E5826" w:rsidR="00D7621B" w:rsidRDefault="00D7621B" w:rsidP="00D7621B">
            <w:pPr>
              <w:pStyle w:val="Body"/>
              <w:jc w:val="left"/>
            </w:pPr>
            <w:r>
              <w:t>URL</w:t>
            </w:r>
          </w:p>
        </w:tc>
        <w:tc>
          <w:tcPr>
            <w:tcW w:w="3209" w:type="dxa"/>
          </w:tcPr>
          <w:p w14:paraId="46C9471A" w14:textId="7B0F2171" w:rsidR="00D7621B" w:rsidRDefault="00D7621B" w:rsidP="00D7621B">
            <w:pPr>
              <w:pStyle w:val="Body"/>
              <w:jc w:val="left"/>
              <w:rPr>
                <w:rFonts w:eastAsia="Arial"/>
                <w:color w:val="000000" w:themeColor="text1"/>
                <w:szCs w:val="22"/>
              </w:rPr>
            </w:pPr>
            <w:r>
              <w:rPr>
                <w:rFonts w:eastAsia="Arial"/>
                <w:color w:val="000000" w:themeColor="text1"/>
                <w:szCs w:val="22"/>
              </w:rPr>
              <w:t xml:space="preserve">RFC </w:t>
            </w:r>
            <w:r w:rsidR="00C83BFB">
              <w:rPr>
                <w:rFonts w:eastAsia="Arial"/>
                <w:color w:val="000000" w:themeColor="text1"/>
                <w:szCs w:val="22"/>
              </w:rPr>
              <w:t>1738</w:t>
            </w:r>
          </w:p>
        </w:tc>
      </w:tr>
      <w:tr w:rsidR="004A16EE" w:rsidRPr="005900CA" w14:paraId="3C861960" w14:textId="77777777" w:rsidTr="006651E2">
        <w:trPr>
          <w:jc w:val="center"/>
        </w:trPr>
        <w:tc>
          <w:tcPr>
            <w:tcW w:w="3209" w:type="dxa"/>
          </w:tcPr>
          <w:p w14:paraId="589BCC73" w14:textId="3E6DBDD9" w:rsidR="004A16EE" w:rsidRDefault="004A16EE" w:rsidP="00D7621B">
            <w:pPr>
              <w:pStyle w:val="Body"/>
              <w:jc w:val="left"/>
            </w:pPr>
            <w:r>
              <w:t>VA Event IRS</w:t>
            </w:r>
          </w:p>
        </w:tc>
        <w:tc>
          <w:tcPr>
            <w:tcW w:w="3209" w:type="dxa"/>
          </w:tcPr>
          <w:p w14:paraId="6BFF4EFC" w14:textId="70824AA8" w:rsidR="004A16EE" w:rsidRDefault="00DE25D2" w:rsidP="00D7621B">
            <w:pPr>
              <w:pStyle w:val="Body"/>
              <w:jc w:val="left"/>
              <w:rPr>
                <w:rFonts w:eastAsia="Arial"/>
                <w:color w:val="000000" w:themeColor="text1"/>
                <w:szCs w:val="22"/>
              </w:rPr>
            </w:pPr>
            <w:r>
              <w:rPr>
                <w:rFonts w:eastAsia="Arial"/>
                <w:color w:val="000000" w:themeColor="text1"/>
                <w:szCs w:val="22"/>
              </w:rPr>
              <w:t>1.0</w:t>
            </w:r>
          </w:p>
        </w:tc>
      </w:tr>
      <w:tr w:rsidR="00A911C5" w:rsidRPr="005900CA" w14:paraId="0776A7AD" w14:textId="77777777" w:rsidTr="006651E2">
        <w:trPr>
          <w:jc w:val="center"/>
        </w:trPr>
        <w:tc>
          <w:tcPr>
            <w:tcW w:w="3209" w:type="dxa"/>
          </w:tcPr>
          <w:p w14:paraId="17429B75" w14:textId="25172D31" w:rsidR="00A911C5" w:rsidRDefault="00A911C5" w:rsidP="00A911C5">
            <w:pPr>
              <w:pStyle w:val="Body"/>
              <w:jc w:val="left"/>
            </w:pPr>
            <w:r>
              <w:t>WebRTC</w:t>
            </w:r>
          </w:p>
        </w:tc>
        <w:tc>
          <w:tcPr>
            <w:tcW w:w="3209" w:type="dxa"/>
          </w:tcPr>
          <w:p w14:paraId="7152904C" w14:textId="052D7F8E" w:rsidR="00A911C5" w:rsidRDefault="00A911C5" w:rsidP="00A911C5">
            <w:pPr>
              <w:pStyle w:val="Body"/>
              <w:jc w:val="left"/>
              <w:rPr>
                <w:rFonts w:eastAsia="Arial"/>
                <w:color w:val="000000" w:themeColor="text1"/>
                <w:szCs w:val="22"/>
              </w:rPr>
            </w:pPr>
            <w:r>
              <w:rPr>
                <w:rFonts w:eastAsia="Arial"/>
                <w:color w:val="000000" w:themeColor="text1"/>
                <w:szCs w:val="22"/>
              </w:rPr>
              <w:t xml:space="preserve">RFC </w:t>
            </w:r>
            <w:r w:rsidRPr="1F35D452">
              <w:rPr>
                <w:rFonts w:eastAsia="Arial"/>
                <w:color w:val="000000" w:themeColor="text1"/>
                <w:szCs w:val="22"/>
              </w:rPr>
              <w:t>8445, 8829</w:t>
            </w:r>
            <w:r>
              <w:rPr>
                <w:rFonts w:eastAsia="Arial"/>
                <w:color w:val="000000" w:themeColor="text1"/>
                <w:szCs w:val="22"/>
              </w:rPr>
              <w:t xml:space="preserve">, </w:t>
            </w:r>
            <w:r w:rsidRPr="1F35D452">
              <w:rPr>
                <w:rFonts w:eastAsia="Arial"/>
                <w:color w:val="000000" w:themeColor="text1"/>
                <w:szCs w:val="22"/>
              </w:rPr>
              <w:t>883</w:t>
            </w:r>
            <w:r>
              <w:rPr>
                <w:rFonts w:eastAsia="Arial"/>
                <w:color w:val="000000" w:themeColor="text1"/>
                <w:szCs w:val="22"/>
              </w:rPr>
              <w:t>1</w:t>
            </w:r>
          </w:p>
        </w:tc>
      </w:tr>
    </w:tbl>
    <w:p w14:paraId="46524907" w14:textId="78132C77" w:rsidR="46050923" w:rsidRPr="009C7BEE" w:rsidRDefault="00C534B9" w:rsidP="0034124B">
      <w:pPr>
        <w:pStyle w:val="ncs-cap"/>
        <w:rPr>
          <w:b/>
          <w:i w:val="0"/>
        </w:rPr>
      </w:pPr>
      <w:bookmarkStart w:id="130" w:name="_Ref209359104"/>
      <w:bookmarkStart w:id="131" w:name="_Ref209609532"/>
      <w:bookmarkStart w:id="132" w:name="_Toc142259618"/>
      <w:bookmarkStart w:id="133" w:name="_Ref209445128"/>
      <w:bookmarkStart w:id="134" w:name="_Ref209446560"/>
      <w:bookmarkStart w:id="135" w:name="_Toc216180048"/>
      <w:r w:rsidRPr="009C7BEE">
        <w:rPr>
          <w:b/>
          <w:i w:val="0"/>
        </w:rPr>
        <w:t xml:space="preserve">Table </w:t>
      </w:r>
      <w:r w:rsidR="009B23BB" w:rsidRPr="009C7BEE">
        <w:rPr>
          <w:b/>
          <w:i w:val="0"/>
        </w:rPr>
        <w:fldChar w:fldCharType="begin"/>
      </w:r>
      <w:r w:rsidR="009B23BB" w:rsidRPr="009C7BEE">
        <w:rPr>
          <w:b/>
          <w:i w:val="0"/>
        </w:rPr>
        <w:instrText xml:space="preserve"> SEQ Table \* ARABIC </w:instrText>
      </w:r>
      <w:r w:rsidR="009B23BB" w:rsidRPr="009C7BEE">
        <w:rPr>
          <w:b/>
          <w:i w:val="0"/>
        </w:rPr>
        <w:fldChar w:fldCharType="separate"/>
      </w:r>
      <w:r w:rsidR="00542606">
        <w:rPr>
          <w:b/>
          <w:i w:val="0"/>
          <w:noProof/>
        </w:rPr>
        <w:t>2</w:t>
      </w:r>
      <w:r w:rsidR="009B23BB" w:rsidRPr="009C7BEE">
        <w:rPr>
          <w:b/>
          <w:i w:val="0"/>
        </w:rPr>
        <w:fldChar w:fldCharType="end"/>
      </w:r>
      <w:bookmarkEnd w:id="130"/>
      <w:bookmarkEnd w:id="131"/>
      <w:r w:rsidRPr="009C7BEE">
        <w:rPr>
          <w:b/>
          <w:i w:val="0"/>
        </w:rPr>
        <w:t xml:space="preserve"> References</w:t>
      </w:r>
      <w:bookmarkEnd w:id="132"/>
      <w:bookmarkEnd w:id="133"/>
      <w:bookmarkEnd w:id="134"/>
      <w:bookmarkEnd w:id="135"/>
    </w:p>
    <w:p w14:paraId="74183EFD" w14:textId="77777777" w:rsidR="00AB2A40" w:rsidRPr="00AB2A40" w:rsidRDefault="00AB2A40" w:rsidP="00CC2CE8">
      <w:pPr>
        <w:jc w:val="left"/>
        <w:rPr>
          <w:lang w:eastAsia="en-US"/>
        </w:rPr>
      </w:pPr>
    </w:p>
    <w:p w14:paraId="3F865A32" w14:textId="77777777" w:rsidR="00D851A5" w:rsidRPr="00976094" w:rsidRDefault="00FB0659" w:rsidP="00CC2CE8">
      <w:pPr>
        <w:pStyle w:val="Heading1"/>
        <w:jc w:val="left"/>
        <w:rPr>
          <w:sz w:val="32"/>
          <w:szCs w:val="32"/>
        </w:rPr>
      </w:pPr>
      <w:bookmarkStart w:id="136" w:name="_Toc212542641"/>
      <w:bookmarkStart w:id="137" w:name="_Toc216180115"/>
      <w:r w:rsidRPr="00976094">
        <w:rPr>
          <w:sz w:val="32"/>
          <w:szCs w:val="32"/>
        </w:rPr>
        <w:t>Interface Requirements</w:t>
      </w:r>
      <w:bookmarkEnd w:id="136"/>
      <w:bookmarkEnd w:id="137"/>
    </w:p>
    <w:p w14:paraId="57686E3F" w14:textId="60AF48BD" w:rsidR="00FB0659" w:rsidRPr="00976094" w:rsidRDefault="009E5D04" w:rsidP="00CC2CE8">
      <w:pPr>
        <w:pStyle w:val="Heading2"/>
        <w:jc w:val="left"/>
        <w:rPr>
          <w:sz w:val="24"/>
          <w:szCs w:val="24"/>
        </w:rPr>
      </w:pPr>
      <w:bookmarkStart w:id="138" w:name="_Toc212542642"/>
      <w:bookmarkStart w:id="139" w:name="_Ref213180885"/>
      <w:bookmarkStart w:id="140" w:name="_Toc216180116"/>
      <w:r w:rsidRPr="00976094">
        <w:rPr>
          <w:sz w:val="24"/>
          <w:szCs w:val="24"/>
        </w:rPr>
        <w:t xml:space="preserve">Interface </w:t>
      </w:r>
      <w:r w:rsidR="00FB0659" w:rsidRPr="00976094">
        <w:rPr>
          <w:sz w:val="24"/>
          <w:szCs w:val="24"/>
        </w:rPr>
        <w:t>Configuration</w:t>
      </w:r>
      <w:bookmarkEnd w:id="138"/>
      <w:bookmarkEnd w:id="139"/>
      <w:bookmarkEnd w:id="140"/>
    </w:p>
    <w:p w14:paraId="67B06B77" w14:textId="293B5D27" w:rsidR="00F3156C" w:rsidRPr="005900CA" w:rsidRDefault="00CB4C01" w:rsidP="00CC2CE8">
      <w:pPr>
        <w:pStyle w:val="Body"/>
        <w:jc w:val="left"/>
        <w:rPr>
          <w:szCs w:val="22"/>
        </w:rPr>
      </w:pPr>
      <w:r w:rsidRPr="158E2B22">
        <w:rPr>
          <w:rStyle w:val="ncs-bodyChar"/>
        </w:rPr>
        <w:fldChar w:fldCharType="begin"/>
      </w:r>
      <w:r w:rsidRPr="158E2B22">
        <w:rPr>
          <w:rStyle w:val="ncs-bodyChar"/>
        </w:rPr>
        <w:instrText xml:space="preserve"> REF _Ref141973278 \h </w:instrText>
      </w:r>
      <w:r w:rsidR="00F03193" w:rsidRPr="158E2B22">
        <w:rPr>
          <w:rStyle w:val="ncs-bodyChar"/>
        </w:rPr>
        <w:instrText xml:space="preserve"> \* MERGEFORMAT </w:instrText>
      </w:r>
      <w:r w:rsidRPr="158E2B22">
        <w:rPr>
          <w:rStyle w:val="ncs-bodyChar"/>
        </w:rPr>
      </w:r>
      <w:r w:rsidRPr="158E2B22">
        <w:rPr>
          <w:rStyle w:val="ncs-bodyChar"/>
        </w:rPr>
        <w:fldChar w:fldCharType="separate"/>
      </w:r>
      <w:r w:rsidR="00542606" w:rsidRPr="00542606">
        <w:rPr>
          <w:rStyle w:val="ncs-bodyChar"/>
        </w:rPr>
        <w:t>Figure 1</w:t>
      </w:r>
      <w:r w:rsidRPr="158E2B22">
        <w:rPr>
          <w:rStyle w:val="ncs-bodyChar"/>
        </w:rPr>
        <w:fldChar w:fldCharType="end"/>
      </w:r>
      <w:r w:rsidRPr="005900CA">
        <w:rPr>
          <w:szCs w:val="22"/>
        </w:rPr>
        <w:t xml:space="preserve"> </w:t>
      </w:r>
      <w:r w:rsidR="004225D2" w:rsidRPr="158E2B22">
        <w:t xml:space="preserve">Shows the connection between </w:t>
      </w:r>
      <w:r w:rsidR="00B8098C" w:rsidRPr="158E2B22">
        <w:t>C</w:t>
      </w:r>
      <w:r w:rsidR="00D10D87" w:rsidRPr="158E2B22">
        <w:t>3</w:t>
      </w:r>
      <w:r w:rsidR="004225D2" w:rsidRPr="158E2B22">
        <w:t xml:space="preserve"> and </w:t>
      </w:r>
      <w:r w:rsidR="00016F4F" w:rsidRPr="158E2B22">
        <w:t>Video Proxy</w:t>
      </w:r>
      <w:r w:rsidR="004225D2" w:rsidRPr="005900CA">
        <w:rPr>
          <w:szCs w:val="22"/>
        </w:rPr>
        <w:t>.</w:t>
      </w:r>
    </w:p>
    <w:p w14:paraId="795B9959" w14:textId="39B5AB6B" w:rsidR="00AC21B4" w:rsidRPr="005900CA" w:rsidRDefault="00BB3B28" w:rsidP="00CC2CE8">
      <w:pPr>
        <w:jc w:val="left"/>
      </w:pPr>
      <w:r>
        <w:rPr>
          <w:noProof/>
        </w:rPr>
        <w:lastRenderedPageBreak/>
        <mc:AlternateContent>
          <mc:Choice Requires="wps">
            <w:drawing>
              <wp:anchor distT="0" distB="0" distL="114300" distR="114300" simplePos="0" relativeHeight="251658241" behindDoc="0" locked="0" layoutInCell="1" allowOverlap="1" wp14:anchorId="097DF713" wp14:editId="3DA4168D">
                <wp:simplePos x="0" y="0"/>
                <wp:positionH relativeFrom="column">
                  <wp:posOffset>1491175</wp:posOffset>
                </wp:positionH>
                <wp:positionV relativeFrom="paragraph">
                  <wp:posOffset>360143</wp:posOffset>
                </wp:positionV>
                <wp:extent cx="920848" cy="1385667"/>
                <wp:effectExtent l="0" t="0" r="12700" b="24130"/>
                <wp:wrapNone/>
                <wp:docPr id="1025383146" name="Rectangle 1"/>
                <wp:cNvGraphicFramePr/>
                <a:graphic xmlns:a="http://schemas.openxmlformats.org/drawingml/2006/main">
                  <a:graphicData uri="http://schemas.microsoft.com/office/word/2010/wordprocessingShape">
                    <wps:wsp>
                      <wps:cNvSpPr/>
                      <wps:spPr>
                        <a:xfrm>
                          <a:off x="0" y="0"/>
                          <a:ext cx="920848" cy="1385667"/>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69319" id="Rectangle 1" o:spid="_x0000_s1026" style="position:absolute;margin-left:117.4pt;margin-top:28.35pt;width:72.5pt;height:109.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" filled="f" strokecolor="#0070c0" strokeweight="1pt"/>
            </w:pict>
          </mc:Fallback>
        </mc:AlternateContent>
      </w:r>
      <w:r w:rsidR="15D85645">
        <w:rPr>
          <w:noProof/>
        </w:rPr>
        <w:drawing>
          <wp:inline distT="0" distB="0" distL="0" distR="0" wp14:anchorId="47344A50" wp14:editId="6DFAA54B">
            <wp:extent cx="9353550" cy="3459107"/>
            <wp:effectExtent l="0" t="0" r="0" b="8255"/>
            <wp:docPr id="573273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73458" name="drawi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66944" cy="3464060"/>
                    </a:xfrm>
                    <a:prstGeom prst="rect">
                      <a:avLst/>
                    </a:prstGeom>
                  </pic:spPr>
                </pic:pic>
              </a:graphicData>
            </a:graphic>
          </wp:inline>
        </w:drawing>
      </w:r>
    </w:p>
    <w:p w14:paraId="28AA2B43" w14:textId="74657925" w:rsidR="00607BDA" w:rsidRPr="009C7BEE" w:rsidRDefault="668BCBFC" w:rsidP="009C7BEE">
      <w:pPr>
        <w:pStyle w:val="ncs-cap"/>
        <w:rPr>
          <w:b/>
          <w:i w:val="0"/>
        </w:rPr>
      </w:pPr>
      <w:bookmarkStart w:id="141" w:name="_Ref141973278"/>
      <w:bookmarkStart w:id="142" w:name="_Toc142259380"/>
      <w:bookmarkStart w:id="143" w:name="_Toc216180081"/>
      <w:r w:rsidRPr="009C7BEE">
        <w:rPr>
          <w:b/>
          <w:i w:val="0"/>
        </w:rPr>
        <w:t xml:space="preserve">Figure </w:t>
      </w:r>
      <w:r w:rsidR="00607BDA" w:rsidRPr="009C7BEE">
        <w:rPr>
          <w:b/>
          <w:i w:val="0"/>
        </w:rPr>
        <w:fldChar w:fldCharType="begin"/>
      </w:r>
      <w:r w:rsidR="00607BDA" w:rsidRPr="009C7BEE">
        <w:rPr>
          <w:b/>
          <w:i w:val="0"/>
        </w:rPr>
        <w:instrText xml:space="preserve"> SEQ Figure \* ARABIC </w:instrText>
      </w:r>
      <w:r w:rsidR="00607BDA" w:rsidRPr="009C7BEE">
        <w:rPr>
          <w:b/>
          <w:i w:val="0"/>
        </w:rPr>
        <w:fldChar w:fldCharType="separate"/>
      </w:r>
      <w:r w:rsidR="00542606">
        <w:rPr>
          <w:b/>
          <w:i w:val="0"/>
          <w:noProof/>
        </w:rPr>
        <w:t>1</w:t>
      </w:r>
      <w:r w:rsidR="00607BDA" w:rsidRPr="009C7BEE">
        <w:rPr>
          <w:b/>
          <w:i w:val="0"/>
        </w:rPr>
        <w:fldChar w:fldCharType="end"/>
      </w:r>
      <w:bookmarkEnd w:id="141"/>
      <w:r w:rsidRPr="009C7BEE">
        <w:rPr>
          <w:b/>
          <w:i w:val="0"/>
        </w:rPr>
        <w:t xml:space="preserve"> Connection between </w:t>
      </w:r>
      <w:r w:rsidR="4318A565" w:rsidRPr="009C7BEE">
        <w:rPr>
          <w:b/>
          <w:i w:val="0"/>
        </w:rPr>
        <w:t>C</w:t>
      </w:r>
      <w:r w:rsidR="1089D991" w:rsidRPr="009C7BEE">
        <w:rPr>
          <w:b/>
          <w:i w:val="0"/>
        </w:rPr>
        <w:t>3</w:t>
      </w:r>
      <w:r w:rsidR="4318A565" w:rsidRPr="009C7BEE">
        <w:rPr>
          <w:b/>
          <w:i w:val="0"/>
        </w:rPr>
        <w:t xml:space="preserve"> </w:t>
      </w:r>
      <w:r w:rsidRPr="009C7BEE">
        <w:rPr>
          <w:b/>
          <w:i w:val="0"/>
        </w:rPr>
        <w:t xml:space="preserve">and </w:t>
      </w:r>
      <w:r w:rsidR="00016F4F" w:rsidRPr="009C7BEE">
        <w:rPr>
          <w:b/>
          <w:i w:val="0"/>
        </w:rPr>
        <w:t>Video Proxy</w:t>
      </w:r>
      <w:bookmarkEnd w:id="142"/>
      <w:bookmarkEnd w:id="143"/>
    </w:p>
    <w:p w14:paraId="243C5413" w14:textId="77777777" w:rsidR="00B92196" w:rsidRPr="005900CA" w:rsidRDefault="00B92196" w:rsidP="00CC2CE8">
      <w:pPr>
        <w:jc w:val="left"/>
        <w:rPr>
          <w:sz w:val="22"/>
          <w:lang w:eastAsia="en-US"/>
        </w:rPr>
      </w:pPr>
    </w:p>
    <w:p w14:paraId="222B573E" w14:textId="3AF44A8E" w:rsidR="00783CA8" w:rsidRDefault="00783CA8" w:rsidP="00CC2CE8">
      <w:pPr>
        <w:jc w:val="left"/>
        <w:rPr>
          <w:rFonts w:ascii="Arial" w:hAnsi="Arial" w:cs="Arial"/>
          <w:b/>
          <w:bCs/>
          <w:sz w:val="22"/>
        </w:rPr>
      </w:pPr>
      <w:r>
        <w:rPr>
          <w:rFonts w:ascii="Arial" w:hAnsi="Arial" w:cs="Arial"/>
          <w:b/>
          <w:bCs/>
          <w:sz w:val="22"/>
        </w:rPr>
        <w:t>RESTful API</w:t>
      </w:r>
      <w:r w:rsidR="00426D02">
        <w:rPr>
          <w:rFonts w:ascii="Arial" w:hAnsi="Arial" w:cs="Arial"/>
          <w:b/>
          <w:bCs/>
          <w:sz w:val="22"/>
        </w:rPr>
        <w:t xml:space="preserve"> (HTTPS)</w:t>
      </w:r>
    </w:p>
    <w:p w14:paraId="076A6A97" w14:textId="412BDEE0" w:rsidR="00783CA8" w:rsidRPr="005900CA" w:rsidRDefault="00783CA8" w:rsidP="00CC2CE8">
      <w:pPr>
        <w:pStyle w:val="ListParagraph"/>
        <w:numPr>
          <w:ilvl w:val="0"/>
          <w:numId w:val="18"/>
        </w:numPr>
        <w:jc w:val="left"/>
        <w:rPr>
          <w:rFonts w:cs="Arial"/>
          <w:b/>
          <w:bCs/>
          <w:szCs w:val="22"/>
        </w:rPr>
      </w:pPr>
      <w:r w:rsidRPr="005900CA">
        <w:rPr>
          <w:szCs w:val="22"/>
        </w:rPr>
        <w:t xml:space="preserve">C3 will call the RESTful API </w:t>
      </w:r>
      <w:r w:rsidR="006418AF" w:rsidRPr="005900CA">
        <w:rPr>
          <w:szCs w:val="22"/>
        </w:rPr>
        <w:t>of</w:t>
      </w:r>
      <w:r w:rsidRPr="005900CA">
        <w:rPr>
          <w:szCs w:val="22"/>
        </w:rPr>
        <w:t xml:space="preserve"> Video Proxy.</w:t>
      </w:r>
    </w:p>
    <w:p w14:paraId="1AB8A025" w14:textId="4F92E1A6" w:rsidR="0072115C" w:rsidRPr="00892A3D" w:rsidRDefault="0F3C560A" w:rsidP="63E4A891">
      <w:pPr>
        <w:pStyle w:val="ListParagraph"/>
        <w:numPr>
          <w:ilvl w:val="0"/>
          <w:numId w:val="18"/>
        </w:numPr>
        <w:jc w:val="left"/>
        <w:rPr>
          <w:rFonts w:cs="Arial"/>
          <w:b/>
          <w:bCs/>
        </w:rPr>
      </w:pPr>
      <w:r>
        <w:t xml:space="preserve">This will allow C3 to get data from </w:t>
      </w:r>
      <w:r w:rsidR="0A1B9A57">
        <w:t>Video Proxy</w:t>
      </w:r>
      <w:r w:rsidR="5A3E5AB7">
        <w:t>,</w:t>
      </w:r>
      <w:r>
        <w:t xml:space="preserve"> manage video stream sessions</w:t>
      </w:r>
      <w:r w:rsidR="5A3E5AB7">
        <w:t>, as well as</w:t>
      </w:r>
      <w:r w:rsidR="565ADCBB">
        <w:t xml:space="preserve"> exchange their SDP and establish connections through the ICE candidates indicated inside the SDP.</w:t>
      </w:r>
    </w:p>
    <w:p w14:paraId="1075CDC8" w14:textId="592C1DAA" w:rsidR="00426D02" w:rsidRPr="0019595F" w:rsidRDefault="00426D02" w:rsidP="1E6F0636">
      <w:pPr>
        <w:pStyle w:val="ListParagraph"/>
        <w:numPr>
          <w:ilvl w:val="0"/>
          <w:numId w:val="18"/>
        </w:numPr>
        <w:jc w:val="left"/>
        <w:rPr>
          <w:rFonts w:cs="Arial"/>
          <w:b/>
          <w:bCs/>
        </w:rPr>
      </w:pPr>
      <w:proofErr w:type="spellStart"/>
      <w:r>
        <w:t>mTLS</w:t>
      </w:r>
      <w:proofErr w:type="spellEnd"/>
      <w:r>
        <w:t xml:space="preserve"> is preferred.</w:t>
      </w:r>
    </w:p>
    <w:p w14:paraId="0AA991EC" w14:textId="6BA29460" w:rsidR="004B5363" w:rsidRPr="00892A3D" w:rsidRDefault="004B5363" w:rsidP="00A1590B">
      <w:pPr>
        <w:pStyle w:val="ListParagraph"/>
        <w:jc w:val="left"/>
        <w:rPr>
          <w:rFonts w:cs="Arial"/>
          <w:b/>
          <w:bCs/>
        </w:rPr>
      </w:pPr>
    </w:p>
    <w:p w14:paraId="753937EF" w14:textId="77777777" w:rsidR="00863661" w:rsidRDefault="00863661" w:rsidP="00CC2CE8">
      <w:pPr>
        <w:jc w:val="left"/>
        <w:rPr>
          <w:rFonts w:ascii="Arial" w:hAnsi="Arial" w:cs="Arial"/>
          <w:b/>
          <w:bCs/>
          <w:sz w:val="22"/>
        </w:rPr>
      </w:pPr>
    </w:p>
    <w:p w14:paraId="1916CD51" w14:textId="21751C00" w:rsidR="00863661" w:rsidRDefault="00863661" w:rsidP="00CC2CE8">
      <w:pPr>
        <w:jc w:val="left"/>
        <w:rPr>
          <w:rFonts w:ascii="Arial" w:hAnsi="Arial" w:cs="Arial"/>
          <w:b/>
          <w:bCs/>
          <w:sz w:val="22"/>
        </w:rPr>
      </w:pPr>
      <w:r w:rsidRPr="0021014B">
        <w:rPr>
          <w:rFonts w:ascii="Arial" w:hAnsi="Arial" w:cs="Arial"/>
          <w:b/>
          <w:bCs/>
          <w:sz w:val="22"/>
        </w:rPr>
        <w:t>Video Stream (</w:t>
      </w:r>
      <w:r w:rsidR="00FA1B7D">
        <w:rPr>
          <w:rFonts w:ascii="Arial" w:hAnsi="Arial" w:cs="Arial"/>
          <w:b/>
          <w:bCs/>
          <w:sz w:val="22"/>
        </w:rPr>
        <w:t xml:space="preserve">WebRTC - </w:t>
      </w:r>
      <w:r w:rsidRPr="0021014B">
        <w:rPr>
          <w:rFonts w:ascii="Arial" w:hAnsi="Arial" w:cs="Arial"/>
          <w:b/>
          <w:bCs/>
          <w:sz w:val="22"/>
        </w:rPr>
        <w:t>RTP/DTLS/TCP)</w:t>
      </w:r>
    </w:p>
    <w:p w14:paraId="61CF4E97" w14:textId="6193E912" w:rsidR="00F519A0" w:rsidRPr="007D62FE" w:rsidRDefault="00182FC6" w:rsidP="00CC2CE8">
      <w:pPr>
        <w:pStyle w:val="ListParagraph"/>
        <w:numPr>
          <w:ilvl w:val="0"/>
          <w:numId w:val="18"/>
        </w:numPr>
        <w:jc w:val="left"/>
        <w:rPr>
          <w:rFonts w:cs="Arial"/>
          <w:szCs w:val="22"/>
        </w:rPr>
      </w:pPr>
      <w:r w:rsidRPr="007D62FE">
        <w:rPr>
          <w:rFonts w:cs="Arial"/>
          <w:szCs w:val="22"/>
        </w:rPr>
        <w:t>C3 mobile native APP pulls video stream</w:t>
      </w:r>
      <w:r w:rsidR="00596DE4" w:rsidRPr="007D62FE">
        <w:rPr>
          <w:rFonts w:cs="Arial"/>
          <w:szCs w:val="22"/>
        </w:rPr>
        <w:t>s</w:t>
      </w:r>
      <w:r w:rsidRPr="007D62FE">
        <w:rPr>
          <w:rFonts w:cs="Arial"/>
          <w:szCs w:val="22"/>
        </w:rPr>
        <w:t xml:space="preserve"> from Video Proxy through</w:t>
      </w:r>
      <w:r>
        <w:rPr>
          <w:rFonts w:cs="Arial"/>
          <w:b/>
          <w:bCs/>
          <w:szCs w:val="22"/>
        </w:rPr>
        <w:t xml:space="preserve"> </w:t>
      </w:r>
      <w:r w:rsidRPr="007D62FE">
        <w:rPr>
          <w:rFonts w:cs="Arial"/>
          <w:szCs w:val="22"/>
        </w:rPr>
        <w:t>WebRTC.</w:t>
      </w:r>
    </w:p>
    <w:p w14:paraId="1ACF48A3" w14:textId="4DC04AA5" w:rsidR="00863661" w:rsidRPr="000D3B5C" w:rsidRDefault="734A21E3" w:rsidP="63E4A891">
      <w:pPr>
        <w:pStyle w:val="ListParagraph"/>
        <w:numPr>
          <w:ilvl w:val="0"/>
          <w:numId w:val="18"/>
        </w:numPr>
        <w:jc w:val="left"/>
        <w:rPr>
          <w:rFonts w:cs="Arial"/>
          <w:b/>
          <w:bCs/>
        </w:rPr>
      </w:pPr>
      <w:r w:rsidRPr="63E4A891">
        <w:rPr>
          <w:rFonts w:cs="Arial"/>
        </w:rPr>
        <w:t>After establishing a connection between C3</w:t>
      </w:r>
      <w:r w:rsidR="4B05562E" w:rsidRPr="63E4A891">
        <w:rPr>
          <w:rFonts w:cs="Arial"/>
        </w:rPr>
        <w:t xml:space="preserve"> mobile</w:t>
      </w:r>
      <w:r w:rsidR="7A65D85C" w:rsidRPr="63E4A891">
        <w:rPr>
          <w:rFonts w:cs="Arial"/>
        </w:rPr>
        <w:t xml:space="preserve"> native APP</w:t>
      </w:r>
      <w:r w:rsidRPr="63E4A891">
        <w:rPr>
          <w:rFonts w:cs="Arial"/>
        </w:rPr>
        <w:t xml:space="preserve"> and Video Proxy, Video </w:t>
      </w:r>
      <w:r w:rsidR="614F571B" w:rsidRPr="63E4A891">
        <w:rPr>
          <w:rFonts w:cs="Arial"/>
        </w:rPr>
        <w:t>P</w:t>
      </w:r>
      <w:r w:rsidRPr="63E4A891">
        <w:rPr>
          <w:rFonts w:cs="Arial"/>
        </w:rPr>
        <w:t>roxy will stream the video through the connection.</w:t>
      </w:r>
    </w:p>
    <w:p w14:paraId="3E67952C" w14:textId="47C10FFF" w:rsidR="2F088512" w:rsidRDefault="2F088512" w:rsidP="63E4A891">
      <w:pPr>
        <w:pStyle w:val="ListParagraph"/>
        <w:numPr>
          <w:ilvl w:val="0"/>
          <w:numId w:val="18"/>
        </w:numPr>
        <w:jc w:val="left"/>
      </w:pPr>
      <w:proofErr w:type="spellStart"/>
      <w:r w:rsidRPr="00A1590B">
        <w:rPr>
          <w:rFonts w:eastAsia="Arial" w:cs="Arial"/>
          <w:szCs w:val="22"/>
        </w:rPr>
        <w:t>mTLS</w:t>
      </w:r>
      <w:proofErr w:type="spellEnd"/>
      <w:r w:rsidRPr="00A1590B">
        <w:rPr>
          <w:rFonts w:eastAsia="Arial" w:cs="Arial"/>
          <w:szCs w:val="22"/>
        </w:rPr>
        <w:t xml:space="preserve"> is preferred.</w:t>
      </w:r>
    </w:p>
    <w:p w14:paraId="0587BB63" w14:textId="77777777" w:rsidR="000D3B5C" w:rsidRPr="000D3B5C" w:rsidRDefault="000D3B5C" w:rsidP="00CC2CE8">
      <w:pPr>
        <w:jc w:val="left"/>
        <w:rPr>
          <w:rFonts w:cs="Arial"/>
          <w:b/>
          <w:bCs/>
        </w:rPr>
      </w:pPr>
    </w:p>
    <w:p w14:paraId="6D613D9C" w14:textId="42D50BC9" w:rsidR="000D3B5C" w:rsidRDefault="000D3B5C" w:rsidP="00CC2CE8">
      <w:pPr>
        <w:jc w:val="left"/>
        <w:rPr>
          <w:rFonts w:ascii="Arial" w:hAnsi="Arial" w:cs="Arial"/>
          <w:b/>
          <w:bCs/>
          <w:sz w:val="22"/>
        </w:rPr>
      </w:pPr>
      <w:r w:rsidRPr="0021014B">
        <w:rPr>
          <w:rFonts w:ascii="Arial" w:hAnsi="Arial" w:cs="Arial"/>
          <w:b/>
          <w:bCs/>
          <w:sz w:val="22"/>
        </w:rPr>
        <w:t>Video Stream (</w:t>
      </w:r>
      <w:r>
        <w:rPr>
          <w:rFonts w:ascii="Arial" w:hAnsi="Arial" w:cs="Arial"/>
          <w:b/>
          <w:bCs/>
          <w:sz w:val="22"/>
        </w:rPr>
        <w:t>RTSP/WSS</w:t>
      </w:r>
      <w:r w:rsidRPr="0021014B">
        <w:rPr>
          <w:rFonts w:ascii="Arial" w:hAnsi="Arial" w:cs="Arial"/>
          <w:b/>
          <w:bCs/>
          <w:sz w:val="22"/>
        </w:rPr>
        <w:t>)</w:t>
      </w:r>
    </w:p>
    <w:p w14:paraId="52CBFA72" w14:textId="3FA84723" w:rsidR="00596DE4" w:rsidRPr="007D62FE" w:rsidRDefault="00596DE4" w:rsidP="00CC2CE8">
      <w:pPr>
        <w:pStyle w:val="ListParagraph"/>
        <w:numPr>
          <w:ilvl w:val="0"/>
          <w:numId w:val="18"/>
        </w:numPr>
        <w:jc w:val="left"/>
        <w:rPr>
          <w:rFonts w:cs="Arial"/>
          <w:szCs w:val="22"/>
        </w:rPr>
      </w:pPr>
      <w:r w:rsidRPr="007D62FE">
        <w:rPr>
          <w:rFonts w:cs="Arial"/>
          <w:szCs w:val="22"/>
        </w:rPr>
        <w:t>C3 web client pulls video streams from Video Proxy through RTSP</w:t>
      </w:r>
      <w:r w:rsidR="007D62FE" w:rsidRPr="007D62FE">
        <w:rPr>
          <w:rFonts w:cs="Arial"/>
          <w:szCs w:val="22"/>
        </w:rPr>
        <w:t xml:space="preserve"> over WSS.</w:t>
      </w:r>
    </w:p>
    <w:p w14:paraId="46857DD0" w14:textId="4081C22C" w:rsidR="000D3B5C" w:rsidRPr="005900CA" w:rsidRDefault="14D766D2" w:rsidP="63E4A891">
      <w:pPr>
        <w:pStyle w:val="ListParagraph"/>
        <w:numPr>
          <w:ilvl w:val="0"/>
          <w:numId w:val="18"/>
        </w:numPr>
        <w:jc w:val="left"/>
        <w:rPr>
          <w:rFonts w:cs="Arial"/>
          <w:b/>
          <w:bCs/>
        </w:rPr>
      </w:pPr>
      <w:r w:rsidRPr="63E4A891">
        <w:rPr>
          <w:rFonts w:cs="Arial"/>
        </w:rPr>
        <w:lastRenderedPageBreak/>
        <w:t xml:space="preserve">After establishing a connection between C3 </w:t>
      </w:r>
      <w:r w:rsidR="59CC69D4" w:rsidRPr="63E4A891">
        <w:rPr>
          <w:rFonts w:cs="Arial"/>
        </w:rPr>
        <w:t xml:space="preserve">web client </w:t>
      </w:r>
      <w:r w:rsidRPr="63E4A891">
        <w:rPr>
          <w:rFonts w:cs="Arial"/>
        </w:rPr>
        <w:t xml:space="preserve">and Video Proxy, Video </w:t>
      </w:r>
      <w:r w:rsidR="614F571B" w:rsidRPr="63E4A891">
        <w:rPr>
          <w:rFonts w:cs="Arial"/>
        </w:rPr>
        <w:t>P</w:t>
      </w:r>
      <w:r w:rsidRPr="63E4A891">
        <w:rPr>
          <w:rFonts w:cs="Arial"/>
        </w:rPr>
        <w:t>roxy will stream the video through the connection.</w:t>
      </w:r>
    </w:p>
    <w:p w14:paraId="3060E82C" w14:textId="1BD7D708" w:rsidR="3CB13F6F" w:rsidRDefault="3CB13F6F" w:rsidP="63E4A891">
      <w:pPr>
        <w:pStyle w:val="ListParagraph"/>
        <w:numPr>
          <w:ilvl w:val="0"/>
          <w:numId w:val="18"/>
        </w:numPr>
        <w:jc w:val="left"/>
      </w:pPr>
      <w:proofErr w:type="spellStart"/>
      <w:r w:rsidRPr="002F3C35">
        <w:rPr>
          <w:rFonts w:eastAsia="Arial" w:cs="Arial"/>
          <w:szCs w:val="22"/>
        </w:rPr>
        <w:t>mTLS</w:t>
      </w:r>
      <w:proofErr w:type="spellEnd"/>
      <w:r w:rsidRPr="002F3C35">
        <w:rPr>
          <w:rFonts w:eastAsia="Arial" w:cs="Arial"/>
          <w:szCs w:val="22"/>
        </w:rPr>
        <w:t xml:space="preserve"> is preferred.</w:t>
      </w:r>
    </w:p>
    <w:p w14:paraId="740A1C4C" w14:textId="77777777" w:rsidR="00863661" w:rsidRPr="005900CA" w:rsidRDefault="00863661" w:rsidP="00CC2CE8">
      <w:pPr>
        <w:jc w:val="left"/>
        <w:rPr>
          <w:rFonts w:cs="Arial"/>
          <w:b/>
          <w:bCs/>
          <w:sz w:val="22"/>
        </w:rPr>
      </w:pPr>
    </w:p>
    <w:p w14:paraId="12F93B03" w14:textId="77777777" w:rsidR="0072115C" w:rsidRDefault="0072115C" w:rsidP="00CC2CE8">
      <w:pPr>
        <w:jc w:val="left"/>
        <w:rPr>
          <w:rFonts w:ascii="Arial" w:hAnsi="Arial" w:cs="Arial"/>
          <w:b/>
          <w:bCs/>
          <w:sz w:val="22"/>
        </w:rPr>
      </w:pPr>
      <w:r>
        <w:rPr>
          <w:rFonts w:ascii="Arial" w:hAnsi="Arial" w:cs="Arial"/>
          <w:b/>
          <w:bCs/>
          <w:sz w:val="22"/>
        </w:rPr>
        <w:t>VA Events (MQTT/TLS)</w:t>
      </w:r>
    </w:p>
    <w:p w14:paraId="70C831B9" w14:textId="77777777" w:rsidR="00956066" w:rsidRPr="00956066" w:rsidRDefault="61E5FF97" w:rsidP="63E4A891">
      <w:pPr>
        <w:pStyle w:val="ListParagraph"/>
        <w:numPr>
          <w:ilvl w:val="0"/>
          <w:numId w:val="21"/>
        </w:numPr>
        <w:jc w:val="left"/>
        <w:rPr>
          <w:rFonts w:cs="Arial"/>
          <w:b/>
          <w:bCs/>
        </w:rPr>
      </w:pPr>
      <w:r>
        <w:t xml:space="preserve">Video Proxy will send C3 </w:t>
      </w:r>
      <w:r w:rsidR="4172A067">
        <w:t>VA events and health status</w:t>
      </w:r>
      <w:r>
        <w:t xml:space="preserve"> after establishing a successful connection.</w:t>
      </w:r>
    </w:p>
    <w:p w14:paraId="0CECD2E9" w14:textId="7E42F755" w:rsidR="13408477" w:rsidRDefault="13408477" w:rsidP="63E4A891">
      <w:pPr>
        <w:pStyle w:val="ListParagraph"/>
        <w:numPr>
          <w:ilvl w:val="0"/>
          <w:numId w:val="21"/>
        </w:numPr>
        <w:jc w:val="left"/>
      </w:pPr>
      <w:proofErr w:type="spellStart"/>
      <w:r w:rsidRPr="002F3C35">
        <w:rPr>
          <w:rFonts w:eastAsia="Arial" w:cs="Arial"/>
          <w:szCs w:val="22"/>
        </w:rPr>
        <w:t>mTLS</w:t>
      </w:r>
      <w:proofErr w:type="spellEnd"/>
      <w:r w:rsidRPr="002F3C35">
        <w:rPr>
          <w:rFonts w:eastAsia="Arial" w:cs="Arial"/>
          <w:szCs w:val="22"/>
        </w:rPr>
        <w:t xml:space="preserve"> is preferred.</w:t>
      </w:r>
    </w:p>
    <w:p w14:paraId="3F48C2CA" w14:textId="6E9A8E30" w:rsidR="1BE63174" w:rsidRPr="00956066" w:rsidRDefault="1BE63174" w:rsidP="00CC2CE8">
      <w:pPr>
        <w:jc w:val="left"/>
        <w:rPr>
          <w:rFonts w:cs="Arial"/>
          <w:b/>
          <w:bCs/>
        </w:rPr>
      </w:pPr>
    </w:p>
    <w:p w14:paraId="761C9932" w14:textId="77777777" w:rsidR="005E2049" w:rsidRPr="00976094" w:rsidRDefault="5244DA23" w:rsidP="00CC2CE8">
      <w:pPr>
        <w:pStyle w:val="Heading2"/>
        <w:jc w:val="left"/>
        <w:rPr>
          <w:sz w:val="24"/>
          <w:szCs w:val="24"/>
        </w:rPr>
      </w:pPr>
      <w:bookmarkStart w:id="144" w:name="_Toc142260420"/>
      <w:bookmarkStart w:id="145" w:name="_Toc212542643"/>
      <w:bookmarkStart w:id="146" w:name="_Toc216180117"/>
      <w:r w:rsidRPr="00976094">
        <w:rPr>
          <w:sz w:val="24"/>
          <w:szCs w:val="24"/>
        </w:rPr>
        <w:t>Interface Identification</w:t>
      </w:r>
      <w:bookmarkEnd w:id="144"/>
      <w:bookmarkEnd w:id="145"/>
      <w:bookmarkEnd w:id="146"/>
    </w:p>
    <w:p w14:paraId="369BAD9C" w14:textId="45D22BA2" w:rsidR="000133E4" w:rsidRPr="00746161" w:rsidRDefault="6082D3AE" w:rsidP="00CC2CE8">
      <w:pPr>
        <w:pStyle w:val="BodyText"/>
        <w:jc w:val="left"/>
        <w:rPr>
          <w:rFonts w:eastAsia="Arial" w:cs="Arial"/>
          <w:szCs w:val="22"/>
          <w:lang w:val="en-GB"/>
        </w:rPr>
      </w:pPr>
      <w:r w:rsidRPr="00746161">
        <w:rPr>
          <w:rFonts w:eastAsia="Arial" w:cs="Arial"/>
          <w:szCs w:val="22"/>
        </w:rPr>
        <w:t>The links between C</w:t>
      </w:r>
      <w:r w:rsidR="008A0D14" w:rsidRPr="00746161">
        <w:rPr>
          <w:rFonts w:eastAsia="Arial" w:cs="Arial"/>
          <w:szCs w:val="22"/>
        </w:rPr>
        <w:t>3</w:t>
      </w:r>
      <w:r w:rsidRPr="00746161">
        <w:rPr>
          <w:rFonts w:eastAsia="Arial" w:cs="Arial"/>
          <w:szCs w:val="22"/>
        </w:rPr>
        <w:t xml:space="preserve"> and </w:t>
      </w:r>
      <w:proofErr w:type="gramStart"/>
      <w:r w:rsidRPr="00746161">
        <w:rPr>
          <w:rFonts w:eastAsia="Arial" w:cs="Arial"/>
          <w:szCs w:val="22"/>
        </w:rPr>
        <w:t xml:space="preserve">the </w:t>
      </w:r>
      <w:r w:rsidR="00016F4F">
        <w:rPr>
          <w:rFonts w:eastAsia="Arial" w:cs="Arial"/>
          <w:szCs w:val="22"/>
        </w:rPr>
        <w:t>Video</w:t>
      </w:r>
      <w:proofErr w:type="gramEnd"/>
      <w:r w:rsidR="00016F4F">
        <w:rPr>
          <w:rFonts w:eastAsia="Arial" w:cs="Arial"/>
          <w:szCs w:val="22"/>
        </w:rPr>
        <w:t xml:space="preserve"> Proxy</w:t>
      </w:r>
      <w:r w:rsidRPr="00746161">
        <w:rPr>
          <w:rFonts w:eastAsia="Arial" w:cs="Arial"/>
          <w:szCs w:val="22"/>
        </w:rPr>
        <w:t xml:space="preserve"> are:</w:t>
      </w:r>
    </w:p>
    <w:p w14:paraId="71EDB23D" w14:textId="26D7AA00" w:rsidR="000133E4" w:rsidRPr="00746161" w:rsidRDefault="00B55840" w:rsidP="00CC2CE8">
      <w:pPr>
        <w:pStyle w:val="BodyText"/>
        <w:numPr>
          <w:ilvl w:val="0"/>
          <w:numId w:val="1"/>
        </w:numPr>
        <w:jc w:val="left"/>
        <w:rPr>
          <w:rFonts w:eastAsia="Arial" w:cs="Arial"/>
          <w:szCs w:val="22"/>
          <w:lang w:val="en-GB"/>
        </w:rPr>
      </w:pPr>
      <w:r w:rsidRPr="00746161">
        <w:rPr>
          <w:rFonts w:eastAsia="Arial" w:cs="Arial"/>
          <w:szCs w:val="22"/>
        </w:rPr>
        <w:t>Video Proxy</w:t>
      </w:r>
      <w:r w:rsidR="001B54AF">
        <w:rPr>
          <w:rFonts w:eastAsia="Arial" w:cs="Arial"/>
          <w:szCs w:val="22"/>
        </w:rPr>
        <w:t>-Zone Gateway Network</w:t>
      </w:r>
      <w:r w:rsidR="006F7130">
        <w:rPr>
          <w:rFonts w:eastAsia="Arial" w:cs="Arial"/>
          <w:szCs w:val="22"/>
        </w:rPr>
        <w:t>.</w:t>
      </w:r>
    </w:p>
    <w:p w14:paraId="0AC80E54" w14:textId="3FAFEEE4" w:rsidR="000133E4" w:rsidRPr="00746161" w:rsidRDefault="6082D3AE" w:rsidP="00CC2CE8">
      <w:pPr>
        <w:pStyle w:val="BodyText"/>
        <w:numPr>
          <w:ilvl w:val="0"/>
          <w:numId w:val="1"/>
        </w:numPr>
        <w:jc w:val="left"/>
        <w:rPr>
          <w:rFonts w:eastAsia="Arial" w:cs="Arial"/>
          <w:szCs w:val="22"/>
          <w:lang w:val="en-GB"/>
        </w:rPr>
      </w:pPr>
      <w:r w:rsidRPr="00746161">
        <w:rPr>
          <w:rFonts w:eastAsia="Arial" w:cs="Arial"/>
          <w:szCs w:val="22"/>
        </w:rPr>
        <w:t>AFE</w:t>
      </w:r>
      <w:r w:rsidR="000F3D18">
        <w:rPr>
          <w:rFonts w:eastAsia="Arial" w:cs="Arial"/>
          <w:szCs w:val="22"/>
        </w:rPr>
        <w:t xml:space="preserve"> Cloud</w:t>
      </w:r>
      <w:r w:rsidRPr="00746161">
        <w:rPr>
          <w:rFonts w:eastAsia="Arial" w:cs="Arial"/>
          <w:szCs w:val="22"/>
        </w:rPr>
        <w:t xml:space="preserve"> Network</w:t>
      </w:r>
      <w:r w:rsidR="006F7130">
        <w:rPr>
          <w:rFonts w:eastAsia="Arial" w:cs="Arial"/>
          <w:szCs w:val="22"/>
        </w:rPr>
        <w:t>.</w:t>
      </w:r>
    </w:p>
    <w:p w14:paraId="58168C2A" w14:textId="76087C8B" w:rsidR="000133E4" w:rsidRPr="00746161" w:rsidRDefault="000133E4" w:rsidP="00CC2CE8">
      <w:pPr>
        <w:widowControl/>
        <w:spacing w:line="360" w:lineRule="auto"/>
        <w:jc w:val="left"/>
        <w:rPr>
          <w:rFonts w:ascii="Arial" w:eastAsia="Arial" w:hAnsi="Arial" w:cs="Arial"/>
          <w:sz w:val="22"/>
          <w:lang w:val="en-GB"/>
        </w:rPr>
      </w:pPr>
    </w:p>
    <w:p w14:paraId="384B4590" w14:textId="0C490DEA" w:rsidR="000133E4" w:rsidRPr="00746161" w:rsidRDefault="6082D3AE" w:rsidP="00CC2CE8">
      <w:pPr>
        <w:pStyle w:val="BodyText"/>
        <w:jc w:val="left"/>
        <w:rPr>
          <w:rFonts w:eastAsia="Arial" w:cs="Arial"/>
          <w:szCs w:val="22"/>
          <w:lang w:val="en-GB"/>
        </w:rPr>
      </w:pPr>
      <w:r w:rsidRPr="00746161">
        <w:rPr>
          <w:rFonts w:eastAsia="Arial" w:cs="Arial"/>
          <w:szCs w:val="22"/>
        </w:rPr>
        <w:t>C</w:t>
      </w:r>
      <w:r w:rsidR="008A0D14" w:rsidRPr="00746161">
        <w:rPr>
          <w:rFonts w:eastAsia="Arial" w:cs="Arial"/>
          <w:szCs w:val="22"/>
        </w:rPr>
        <w:t>3</w:t>
      </w:r>
      <w:r w:rsidRPr="00746161">
        <w:rPr>
          <w:rFonts w:eastAsia="Arial" w:cs="Arial"/>
          <w:szCs w:val="22"/>
        </w:rPr>
        <w:t xml:space="preserve"> to </w:t>
      </w:r>
      <w:r w:rsidR="00016F4F">
        <w:rPr>
          <w:rFonts w:eastAsia="Arial" w:cs="Arial"/>
          <w:szCs w:val="22"/>
        </w:rPr>
        <w:t>Video Proxy</w:t>
      </w:r>
      <w:r w:rsidRPr="00746161">
        <w:rPr>
          <w:rFonts w:eastAsia="Arial" w:cs="Arial"/>
          <w:szCs w:val="22"/>
        </w:rPr>
        <w:t xml:space="preserve"> interface</w:t>
      </w:r>
    </w:p>
    <w:p w14:paraId="6319DCA3" w14:textId="4EFD01D2" w:rsidR="000133E4" w:rsidRPr="00746161" w:rsidRDefault="6082D3AE" w:rsidP="00CC2CE8">
      <w:pPr>
        <w:pStyle w:val="Body"/>
        <w:numPr>
          <w:ilvl w:val="0"/>
          <w:numId w:val="1"/>
        </w:numPr>
        <w:jc w:val="left"/>
        <w:rPr>
          <w:rFonts w:eastAsia="Arial"/>
          <w:szCs w:val="22"/>
        </w:rPr>
      </w:pPr>
      <w:r w:rsidRPr="00746161">
        <w:rPr>
          <w:rFonts w:eastAsia="Arial"/>
          <w:szCs w:val="22"/>
        </w:rPr>
        <w:t>A digital full duplex channel via AFE Network</w:t>
      </w:r>
      <w:r w:rsidR="006F7130">
        <w:rPr>
          <w:rFonts w:eastAsia="Arial"/>
          <w:szCs w:val="22"/>
        </w:rPr>
        <w:t>.</w:t>
      </w:r>
    </w:p>
    <w:p w14:paraId="785E9324" w14:textId="0E131285" w:rsidR="000133E4" w:rsidRPr="00746161" w:rsidRDefault="000133E4" w:rsidP="00CC2CE8">
      <w:pPr>
        <w:jc w:val="left"/>
        <w:rPr>
          <w:rFonts w:ascii="Arial" w:eastAsia="Arial" w:hAnsi="Arial" w:cs="Arial"/>
          <w:sz w:val="22"/>
          <w:lang w:val="en-GB"/>
        </w:rPr>
      </w:pPr>
    </w:p>
    <w:p w14:paraId="481D29EF" w14:textId="505B8250" w:rsidR="000133E4" w:rsidRPr="00746161" w:rsidRDefault="6082D3AE" w:rsidP="00CC2CE8">
      <w:pPr>
        <w:jc w:val="left"/>
        <w:rPr>
          <w:rFonts w:ascii="Arial" w:eastAsia="Arial" w:hAnsi="Arial" w:cs="Arial"/>
          <w:sz w:val="22"/>
          <w:lang w:val="en-GB"/>
        </w:rPr>
      </w:pPr>
      <w:r w:rsidRPr="00746161">
        <w:rPr>
          <w:rFonts w:ascii="Arial" w:eastAsia="Arial" w:hAnsi="Arial" w:cs="Arial"/>
          <w:sz w:val="22"/>
          <w:lang w:val="en-GB"/>
        </w:rPr>
        <w:t>V</w:t>
      </w:r>
      <w:r w:rsidR="004F301C" w:rsidRPr="00746161">
        <w:rPr>
          <w:rFonts w:ascii="Arial" w:eastAsia="Arial" w:hAnsi="Arial" w:cs="Arial"/>
          <w:sz w:val="22"/>
          <w:lang w:val="en-GB"/>
        </w:rPr>
        <w:t>ideo Proxy</w:t>
      </w:r>
      <w:r w:rsidRPr="00746161">
        <w:rPr>
          <w:rFonts w:ascii="Arial" w:eastAsia="Arial" w:hAnsi="Arial" w:cs="Arial"/>
          <w:sz w:val="22"/>
          <w:lang w:val="en-GB"/>
        </w:rPr>
        <w:t xml:space="preserve"> communicates:</w:t>
      </w:r>
    </w:p>
    <w:p w14:paraId="6CA4181B" w14:textId="1FB749B7" w:rsidR="000133E4" w:rsidRPr="00746161" w:rsidRDefault="6082D3AE" w:rsidP="00CC2CE8">
      <w:pPr>
        <w:pStyle w:val="ListParagraph"/>
        <w:numPr>
          <w:ilvl w:val="0"/>
          <w:numId w:val="1"/>
        </w:numPr>
        <w:jc w:val="left"/>
        <w:rPr>
          <w:rFonts w:eastAsia="Arial" w:cs="Arial"/>
          <w:szCs w:val="22"/>
          <w:lang w:val="en-GB"/>
        </w:rPr>
      </w:pPr>
      <w:r w:rsidRPr="00746161">
        <w:rPr>
          <w:rFonts w:eastAsia="Arial" w:cs="Arial"/>
          <w:szCs w:val="22"/>
          <w:lang w:val="en-GB"/>
        </w:rPr>
        <w:t xml:space="preserve">Via </w:t>
      </w:r>
      <w:r w:rsidR="00C21B86" w:rsidRPr="00746161">
        <w:rPr>
          <w:rFonts w:eastAsia="Arial" w:cs="Arial"/>
          <w:szCs w:val="22"/>
          <w:lang w:val="en-GB"/>
        </w:rPr>
        <w:t>TC</w:t>
      </w:r>
      <w:r w:rsidRPr="00746161">
        <w:rPr>
          <w:rFonts w:eastAsia="Arial" w:cs="Arial"/>
          <w:szCs w:val="22"/>
          <w:lang w:val="en-GB"/>
        </w:rPr>
        <w:t xml:space="preserve">P with </w:t>
      </w:r>
      <w:r w:rsidR="00CF0A38" w:rsidRPr="00746161">
        <w:rPr>
          <w:rFonts w:eastAsia="Arial" w:cs="Arial"/>
          <w:szCs w:val="22"/>
          <w:lang w:val="en-GB"/>
        </w:rPr>
        <w:t>C3 services,</w:t>
      </w:r>
      <w:r w:rsidR="007330B8">
        <w:rPr>
          <w:rFonts w:eastAsia="Arial" w:cs="Arial"/>
          <w:szCs w:val="22"/>
          <w:lang w:val="en-GB"/>
        </w:rPr>
        <w:t xml:space="preserve"> Info Fabric,</w:t>
      </w:r>
      <w:r w:rsidR="00CF0A38" w:rsidRPr="00746161">
        <w:rPr>
          <w:rFonts w:eastAsia="Arial" w:cs="Arial"/>
          <w:szCs w:val="22"/>
          <w:lang w:val="en-GB"/>
        </w:rPr>
        <w:t xml:space="preserve"> </w:t>
      </w:r>
      <w:r w:rsidR="007C310D">
        <w:rPr>
          <w:rFonts w:eastAsia="Arial" w:cs="Arial"/>
          <w:szCs w:val="22"/>
          <w:lang w:val="en-GB"/>
        </w:rPr>
        <w:t xml:space="preserve">web </w:t>
      </w:r>
      <w:r w:rsidR="00CF0A38" w:rsidRPr="00746161">
        <w:rPr>
          <w:rFonts w:eastAsia="Arial" w:cs="Arial"/>
          <w:szCs w:val="22"/>
          <w:lang w:val="en-GB"/>
        </w:rPr>
        <w:t>client and mobile</w:t>
      </w:r>
      <w:r w:rsidR="007C310D">
        <w:rPr>
          <w:rFonts w:eastAsia="Arial" w:cs="Arial"/>
          <w:szCs w:val="22"/>
          <w:lang w:val="en-GB"/>
        </w:rPr>
        <w:t xml:space="preserve"> native A</w:t>
      </w:r>
      <w:r w:rsidR="00997A53">
        <w:rPr>
          <w:rFonts w:eastAsia="Arial" w:cs="Arial"/>
          <w:szCs w:val="22"/>
          <w:lang w:val="en-GB"/>
        </w:rPr>
        <w:t>PP</w:t>
      </w:r>
      <w:r w:rsidRPr="00746161">
        <w:rPr>
          <w:rFonts w:eastAsia="Arial" w:cs="Arial"/>
          <w:szCs w:val="22"/>
          <w:lang w:val="en-GB"/>
        </w:rPr>
        <w:t>.</w:t>
      </w:r>
    </w:p>
    <w:p w14:paraId="10B5CD75" w14:textId="77777777" w:rsidR="00976094" w:rsidRPr="00746161" w:rsidRDefault="00976094" w:rsidP="00976094">
      <w:pPr>
        <w:pStyle w:val="ListParagraph"/>
        <w:jc w:val="left"/>
        <w:rPr>
          <w:rFonts w:eastAsia="Arial" w:cs="Arial"/>
          <w:szCs w:val="22"/>
          <w:lang w:val="en-GB"/>
        </w:rPr>
      </w:pPr>
    </w:p>
    <w:p w14:paraId="61F1C7B6" w14:textId="2EB21F02" w:rsidR="000133E4" w:rsidRPr="0089728B" w:rsidRDefault="000133E4" w:rsidP="00CC2CE8">
      <w:pPr>
        <w:jc w:val="left"/>
        <w:rPr>
          <w:rFonts w:ascii="Arial" w:hAnsi="Arial" w:cs="Arial"/>
          <w:sz w:val="22"/>
          <w:lang w:val="en-GB"/>
        </w:rPr>
      </w:pPr>
    </w:p>
    <w:p w14:paraId="57686E57" w14:textId="77777777" w:rsidR="00FB0659" w:rsidRPr="00976094" w:rsidRDefault="00FB0659" w:rsidP="00CC2CE8">
      <w:pPr>
        <w:pStyle w:val="Heading1"/>
        <w:jc w:val="left"/>
        <w:rPr>
          <w:sz w:val="32"/>
          <w:szCs w:val="32"/>
        </w:rPr>
      </w:pPr>
      <w:bookmarkStart w:id="147" w:name="_Toc212542644"/>
      <w:bookmarkStart w:id="148" w:name="_Toc216180118"/>
      <w:r w:rsidRPr="00976094">
        <w:rPr>
          <w:sz w:val="32"/>
          <w:szCs w:val="32"/>
        </w:rPr>
        <w:t>Interface Control Requirements</w:t>
      </w:r>
      <w:bookmarkEnd w:id="147"/>
      <w:bookmarkEnd w:id="148"/>
    </w:p>
    <w:p w14:paraId="5DA9AACD" w14:textId="510E7242" w:rsidR="0030114D" w:rsidRPr="00976094" w:rsidRDefault="00FB0659" w:rsidP="00CC2CE8">
      <w:pPr>
        <w:pStyle w:val="Heading2"/>
        <w:jc w:val="left"/>
        <w:rPr>
          <w:sz w:val="24"/>
          <w:szCs w:val="24"/>
        </w:rPr>
      </w:pPr>
      <w:bookmarkStart w:id="149" w:name="_Toc140071348"/>
      <w:bookmarkStart w:id="150" w:name="_Ref142308303"/>
      <w:bookmarkStart w:id="151" w:name="_Ref142308319"/>
      <w:bookmarkStart w:id="152" w:name="_Ref145251444"/>
      <w:bookmarkStart w:id="153" w:name="_Ref145252124"/>
      <w:bookmarkStart w:id="154" w:name="_Toc212542645"/>
      <w:bookmarkStart w:id="155" w:name="_Toc216180119"/>
      <w:r w:rsidRPr="00976094">
        <w:rPr>
          <w:sz w:val="24"/>
          <w:szCs w:val="24"/>
        </w:rPr>
        <w:t>Link Start-Up Procedure</w:t>
      </w:r>
      <w:bookmarkEnd w:id="149"/>
      <w:bookmarkEnd w:id="150"/>
      <w:bookmarkEnd w:id="151"/>
      <w:bookmarkEnd w:id="152"/>
      <w:bookmarkEnd w:id="153"/>
      <w:bookmarkEnd w:id="154"/>
      <w:bookmarkEnd w:id="155"/>
    </w:p>
    <w:p w14:paraId="0D05990D" w14:textId="30B98EF6" w:rsidR="6A72C376" w:rsidRDefault="6A72C376" w:rsidP="00CC2CE8">
      <w:pPr>
        <w:pStyle w:val="BodyText"/>
        <w:numPr>
          <w:ilvl w:val="0"/>
          <w:numId w:val="23"/>
        </w:numPr>
        <w:ind w:left="360"/>
        <w:jc w:val="left"/>
        <w:rPr>
          <w:rFonts w:eastAsia="Arial" w:cs="Arial"/>
          <w:color w:val="000000" w:themeColor="text1"/>
          <w:szCs w:val="22"/>
        </w:rPr>
      </w:pPr>
      <w:r w:rsidRPr="4C53625D">
        <w:rPr>
          <w:rFonts w:eastAsia="Arial" w:cs="Arial"/>
          <w:color w:val="000000" w:themeColor="text1"/>
          <w:szCs w:val="22"/>
        </w:rPr>
        <w:t xml:space="preserve">Regarding </w:t>
      </w:r>
      <w:r w:rsidR="00710F05">
        <w:rPr>
          <w:rFonts w:eastAsia="Arial" w:cs="Arial"/>
          <w:color w:val="000000" w:themeColor="text1"/>
          <w:szCs w:val="22"/>
        </w:rPr>
        <w:t xml:space="preserve">the link </w:t>
      </w:r>
      <w:r w:rsidR="00073198">
        <w:rPr>
          <w:rFonts w:eastAsia="Arial" w:cs="Arial"/>
          <w:color w:val="000000" w:themeColor="text1"/>
          <w:szCs w:val="22"/>
        </w:rPr>
        <w:t>for RESTful</w:t>
      </w:r>
      <w:r w:rsidR="00F747AE">
        <w:rPr>
          <w:rFonts w:eastAsia="Arial" w:cs="Arial"/>
          <w:color w:val="000000" w:themeColor="text1"/>
          <w:szCs w:val="22"/>
        </w:rPr>
        <w:t xml:space="preserve"> API</w:t>
      </w:r>
      <w:r w:rsidRPr="4C53625D">
        <w:rPr>
          <w:rFonts w:eastAsia="Arial" w:cs="Arial"/>
          <w:color w:val="000000" w:themeColor="text1"/>
          <w:szCs w:val="22"/>
        </w:rPr>
        <w:t>:</w:t>
      </w:r>
    </w:p>
    <w:p w14:paraId="3A1AEC05" w14:textId="2F9BF2A0" w:rsidR="2958FDC5" w:rsidRDefault="2958FDC5" w:rsidP="00332970">
      <w:pPr>
        <w:pStyle w:val="BodyText"/>
        <w:numPr>
          <w:ilvl w:val="0"/>
          <w:numId w:val="20"/>
        </w:numPr>
        <w:jc w:val="left"/>
        <w:rPr>
          <w:del w:id="156" w:author="Zuxian Cai (NCS)" w:date="2025-12-05T06:33:00Z" w16du:dateUtc="2025-12-05T06:33:23Z"/>
          <w:rFonts w:eastAsia="Arial" w:cs="Arial"/>
          <w:color w:val="000000" w:themeColor="text1"/>
        </w:rPr>
      </w:pPr>
      <w:del w:id="157" w:author="Zuxian Cai (NCS)" w:date="2025-12-05T06:33:00Z">
        <w:r w:rsidRPr="6A2D4541">
          <w:rPr>
            <w:rFonts w:eastAsia="Arial" w:cs="Arial"/>
            <w:color w:val="000000" w:themeColor="text1"/>
          </w:rPr>
          <w:delText>C</w:delText>
        </w:r>
        <w:r w:rsidR="00016F4F" w:rsidRPr="6A2D4541">
          <w:rPr>
            <w:rFonts w:eastAsia="Arial" w:cs="Arial"/>
            <w:color w:val="000000" w:themeColor="text1"/>
          </w:rPr>
          <w:delText>3</w:delText>
        </w:r>
        <w:r w:rsidR="00CB60D0" w:rsidRPr="6A2D4541">
          <w:rPr>
            <w:rFonts w:eastAsia="Arial" w:cs="Arial"/>
            <w:color w:val="000000" w:themeColor="text1"/>
          </w:rPr>
          <w:delText xml:space="preserve"> can call</w:delText>
        </w:r>
        <w:r w:rsidRPr="6A2D4541">
          <w:rPr>
            <w:rFonts w:eastAsia="Arial" w:cs="Arial"/>
            <w:color w:val="000000" w:themeColor="text1"/>
          </w:rPr>
          <w:delText xml:space="preserve"> </w:delText>
        </w:r>
        <w:r w:rsidR="00CB60D0" w:rsidRPr="6A2D4541">
          <w:rPr>
            <w:rFonts w:eastAsia="Arial" w:cs="Arial"/>
            <w:color w:val="000000" w:themeColor="text1"/>
          </w:rPr>
          <w:delText>the</w:delText>
        </w:r>
        <w:r w:rsidRPr="6A2D4541">
          <w:rPr>
            <w:rFonts w:eastAsia="Arial" w:cs="Arial"/>
            <w:color w:val="000000" w:themeColor="text1"/>
          </w:rPr>
          <w:delText xml:space="preserve"> </w:delText>
        </w:r>
        <w:r w:rsidR="00FB4824" w:rsidRPr="6A2D4541">
          <w:rPr>
            <w:rFonts w:eastAsia="Arial" w:cs="Arial"/>
            <w:color w:val="000000" w:themeColor="text1"/>
          </w:rPr>
          <w:delText xml:space="preserve">Health API </w:delText>
        </w:r>
        <w:r w:rsidR="00870C99" w:rsidRPr="6A2D4541">
          <w:rPr>
            <w:rFonts w:eastAsia="Arial" w:cs="Arial"/>
            <w:color w:val="000000" w:themeColor="text1"/>
          </w:rPr>
          <w:delText xml:space="preserve">of the </w:delText>
        </w:r>
        <w:r w:rsidR="00016F4F" w:rsidRPr="6A2D4541">
          <w:rPr>
            <w:rFonts w:eastAsia="Arial" w:cs="Arial"/>
            <w:color w:val="000000" w:themeColor="text1"/>
          </w:rPr>
          <w:delText>Video Proxy</w:delText>
        </w:r>
        <w:r w:rsidRPr="6A2D4541">
          <w:rPr>
            <w:rFonts w:eastAsia="Arial" w:cs="Arial"/>
            <w:color w:val="000000" w:themeColor="text1"/>
          </w:rPr>
          <w:delText xml:space="preserve">, </w:delText>
        </w:r>
        <w:r w:rsidR="00C4188F" w:rsidRPr="6A2D4541">
          <w:rPr>
            <w:rFonts w:eastAsia="Arial" w:cs="Arial"/>
            <w:color w:val="000000" w:themeColor="text1"/>
          </w:rPr>
          <w:delText xml:space="preserve">when getting </w:delText>
        </w:r>
        <w:r w:rsidR="000F0CD3" w:rsidRPr="6A2D4541">
          <w:rPr>
            <w:rFonts w:eastAsia="Arial" w:cs="Arial"/>
            <w:color w:val="000000" w:themeColor="text1"/>
          </w:rPr>
          <w:delText xml:space="preserve">a successful response </w:delText>
        </w:r>
        <w:r w:rsidR="001606F3" w:rsidRPr="6A2D4541">
          <w:rPr>
            <w:rFonts w:eastAsia="Arial" w:cs="Arial"/>
            <w:color w:val="000000" w:themeColor="text1"/>
          </w:rPr>
          <w:delText xml:space="preserve">with healthy statuses </w:delText>
        </w:r>
        <w:r w:rsidR="000F0CD3" w:rsidRPr="6A2D4541">
          <w:rPr>
            <w:rFonts w:eastAsia="Arial" w:cs="Arial"/>
            <w:color w:val="000000" w:themeColor="text1"/>
          </w:rPr>
          <w:delText>from Video Proxy,</w:delText>
        </w:r>
        <w:r w:rsidRPr="6A2D4541">
          <w:rPr>
            <w:rFonts w:eastAsia="Arial" w:cs="Arial"/>
            <w:color w:val="000000" w:themeColor="text1"/>
          </w:rPr>
          <w:delText xml:space="preserve"> the link between C</w:delText>
        </w:r>
        <w:r w:rsidR="00016F4F" w:rsidRPr="6A2D4541">
          <w:rPr>
            <w:rFonts w:eastAsia="Arial" w:cs="Arial"/>
            <w:color w:val="000000" w:themeColor="text1"/>
          </w:rPr>
          <w:delText>3</w:delText>
        </w:r>
        <w:r w:rsidRPr="6A2D4541">
          <w:rPr>
            <w:rFonts w:eastAsia="Arial" w:cs="Arial"/>
            <w:color w:val="000000" w:themeColor="text1"/>
          </w:rPr>
          <w:delText xml:space="preserve"> and </w:delText>
        </w:r>
        <w:r w:rsidR="00016F4F" w:rsidRPr="6A2D4541">
          <w:rPr>
            <w:rFonts w:eastAsia="Arial" w:cs="Arial"/>
            <w:color w:val="000000" w:themeColor="text1"/>
          </w:rPr>
          <w:delText>Video Proxy</w:delText>
        </w:r>
        <w:r w:rsidRPr="6A2D4541">
          <w:rPr>
            <w:rFonts w:eastAsia="Arial" w:cs="Arial"/>
            <w:color w:val="000000" w:themeColor="text1"/>
          </w:rPr>
          <w:delText xml:space="preserve"> is considered established.</w:delText>
        </w:r>
      </w:del>
    </w:p>
    <w:p w14:paraId="584E546A" w14:textId="59B8D3FA" w:rsidR="2958FDC5" w:rsidRDefault="001701B4" w:rsidP="00332970">
      <w:pPr>
        <w:pStyle w:val="BodyText"/>
        <w:numPr>
          <w:ilvl w:val="0"/>
          <w:numId w:val="20"/>
        </w:numPr>
        <w:jc w:val="left"/>
        <w:rPr>
          <w:ins w:id="158" w:author="Zuxian Cai (NCS)" w:date="2025-12-05T06:33:00Z" w16du:dateUtc="2025-12-05T06:33:26Z"/>
          <w:del w:id="159" w:author="Tom Shen (NCS)" w:date="2025-12-09T13:06:00Z" w16du:dateUtc="2025-12-09T05:06:00Z"/>
          <w:rFonts w:eastAsia="Arial" w:cs="Arial"/>
          <w:color w:val="000000" w:themeColor="text1"/>
        </w:rPr>
      </w:pPr>
      <w:ins w:id="160" w:author="Tan Yee Fan  (NCS)" w:date="2025-11-25T16:24:00Z">
        <w:del w:id="161" w:author="Zuxian Cai (NCS)" w:date="2025-12-05T06:33:00Z">
          <w:r w:rsidRPr="6A2D4541">
            <w:rPr>
              <w:rFonts w:eastAsia="Arial" w:cs="Arial"/>
              <w:color w:val="000000" w:themeColor="text1"/>
            </w:rPr>
            <w:delText>C3 is expected to call the Health API of IVAH every 30 seconds.</w:delText>
          </w:r>
        </w:del>
      </w:ins>
      <w:del w:id="162" w:author="Zuxian Cai (NCS)" w:date="2025-12-05T06:33:00Z">
        <w:r w:rsidR="2958FDC5" w:rsidRPr="6A2D4541">
          <w:rPr>
            <w:rFonts w:eastAsia="Arial" w:cs="Arial"/>
            <w:color w:val="000000" w:themeColor="text1"/>
          </w:rPr>
          <w:delText xml:space="preserve">The </w:delText>
        </w:r>
      </w:del>
      <w:del w:id="163" w:author="Tan Yee Fan  (NCS)" w:date="2025-11-25T16:24:00Z" w16du:dateUtc="2025-11-25T08:24:00Z">
        <w:r w:rsidR="00D10D87" w:rsidRPr="6A2D4541">
          <w:rPr>
            <w:rFonts w:eastAsia="Arial" w:cs="Arial"/>
            <w:color w:val="000000" w:themeColor="text1"/>
          </w:rPr>
          <w:delText>health</w:delText>
        </w:r>
      </w:del>
      <w:del w:id="164" w:author="Zuxian Cai (NCS)" w:date="2025-12-05T06:33:00Z">
        <w:r w:rsidR="00746161" w:rsidRPr="6A2D4541">
          <w:rPr>
            <w:rFonts w:eastAsia="Arial" w:cs="Arial"/>
            <w:color w:val="000000" w:themeColor="text1"/>
          </w:rPr>
          <w:delText xml:space="preserve"> </w:delText>
        </w:r>
      </w:del>
      <w:del w:id="165" w:author="Tan Yee Fan  (NCS)" w:date="2025-11-25T16:24:00Z" w16du:dateUtc="2025-11-25T08:24:00Z">
        <w:r w:rsidR="2958FDC5" w:rsidRPr="6A2D4541">
          <w:rPr>
            <w:rFonts w:eastAsia="Arial" w:cs="Arial"/>
            <w:color w:val="000000" w:themeColor="text1"/>
          </w:rPr>
          <w:delText xml:space="preserve">messages will be exchanged every </w:delText>
        </w:r>
      </w:del>
      <w:del w:id="166" w:author="Zuxian Cai (NCS)" w:date="2025-12-05T06:33:00Z">
        <w:r w:rsidR="000C6360" w:rsidRPr="6A2D4541">
          <w:rPr>
            <w:rFonts w:eastAsia="Arial" w:cs="Arial"/>
            <w:color w:val="000000" w:themeColor="text1"/>
          </w:rPr>
          <w:delText>30</w:delText>
        </w:r>
      </w:del>
      <w:del w:id="167" w:author="Tan Yee Fan  (NCS)" w:date="2025-11-25T16:24:00Z" w16du:dateUtc="2025-11-25T08:24:00Z">
        <w:r w:rsidR="2958FDC5" w:rsidRPr="6A2D4541">
          <w:rPr>
            <w:rFonts w:eastAsia="Arial" w:cs="Arial"/>
            <w:color w:val="000000" w:themeColor="text1"/>
          </w:rPr>
          <w:delText xml:space="preserve"> seconds.</w:delText>
        </w:r>
      </w:del>
    </w:p>
    <w:p w14:paraId="0E78AD4D" w14:textId="764660C5" w:rsidR="29D4BC9B" w:rsidRDefault="29D4BC9B" w:rsidP="6A2D4541">
      <w:pPr>
        <w:pStyle w:val="BodyText"/>
        <w:numPr>
          <w:ilvl w:val="0"/>
          <w:numId w:val="20"/>
        </w:numPr>
        <w:jc w:val="left"/>
        <w:rPr>
          <w:ins w:id="168" w:author="Zuxian Cai (NCS)" w:date="2025-12-05T06:41:00Z" w16du:dateUtc="2025-12-05T06:41:24Z"/>
          <w:rFonts w:eastAsia="Arial" w:cs="Arial"/>
          <w:color w:val="000000" w:themeColor="text1"/>
        </w:rPr>
      </w:pPr>
      <w:ins w:id="169" w:author="Zuxian Cai (NCS)" w:date="2025-12-05T06:41:00Z">
        <w:r w:rsidRPr="6A2D4541">
          <w:rPr>
            <w:rFonts w:eastAsia="Arial" w:cs="Arial"/>
            <w:color w:val="000000" w:themeColor="text1"/>
          </w:rPr>
          <w:t>To determine Video Proxy’s availability, C3 is expected to call Video Proxy’s Health API</w:t>
        </w:r>
      </w:ins>
      <w:ins w:id="170" w:author="Tom Shen (NCS)" w:date="2025-12-09T13:09:00Z" w16du:dateUtc="2025-12-09T05:09:00Z">
        <w:r w:rsidRPr="6A2D4541">
          <w:rPr>
            <w:rFonts w:eastAsia="Arial" w:cs="Arial"/>
            <w:color w:val="000000" w:themeColor="text1"/>
          </w:rPr>
          <w:t xml:space="preserve"> </w:t>
        </w:r>
        <w:r w:rsidR="005E549B">
          <w:rPr>
            <w:rFonts w:eastAsia="Arial" w:cs="Arial"/>
            <w:color w:val="000000" w:themeColor="text1"/>
          </w:rPr>
          <w:t xml:space="preserve">(refer to </w:t>
        </w:r>
        <w:r w:rsidR="00AE49C5">
          <w:rPr>
            <w:rFonts w:eastAsia="Arial" w:cs="Arial"/>
            <w:color w:val="000000" w:themeColor="text1"/>
          </w:rPr>
          <w:fldChar w:fldCharType="begin"/>
        </w:r>
        <w:r w:rsidR="00AE49C5">
          <w:rPr>
            <w:rFonts w:eastAsia="Arial" w:cs="Arial"/>
            <w:color w:val="000000" w:themeColor="text1"/>
          </w:rPr>
          <w:instrText xml:space="preserve"> REF _Ref209530887 \r \h </w:instrText>
        </w:r>
      </w:ins>
      <w:r w:rsidR="00AE49C5">
        <w:rPr>
          <w:rFonts w:eastAsia="Arial" w:cs="Arial"/>
          <w:color w:val="000000" w:themeColor="text1"/>
        </w:rPr>
      </w:r>
      <w:r w:rsidR="00AE49C5">
        <w:rPr>
          <w:rFonts w:eastAsia="Arial" w:cs="Arial"/>
          <w:color w:val="000000" w:themeColor="text1"/>
        </w:rPr>
        <w:fldChar w:fldCharType="separate"/>
      </w:r>
      <w:ins w:id="171" w:author="Tom Shen (NCS)" w:date="2025-12-09T13:09:00Z" w16du:dateUtc="2025-12-09T05:09:00Z">
        <w:r w:rsidR="00AE49C5">
          <w:rPr>
            <w:rFonts w:eastAsia="Arial" w:cs="Arial"/>
            <w:color w:val="000000" w:themeColor="text1"/>
          </w:rPr>
          <w:t>5.2.2</w:t>
        </w:r>
        <w:r w:rsidR="00AE49C5">
          <w:rPr>
            <w:rFonts w:eastAsia="Arial" w:cs="Arial"/>
            <w:color w:val="000000" w:themeColor="text1"/>
          </w:rPr>
          <w:fldChar w:fldCharType="end"/>
        </w:r>
        <w:r w:rsidR="005E549B">
          <w:rPr>
            <w:rFonts w:eastAsia="Arial" w:cs="Arial"/>
            <w:color w:val="000000" w:themeColor="text1"/>
          </w:rPr>
          <w:t>)</w:t>
        </w:r>
      </w:ins>
      <w:ins w:id="172" w:author="Zuxian Cai (NCS)" w:date="2025-12-05T06:41:00Z">
        <w:r w:rsidRPr="00370CFF">
          <w:rPr>
            <w:rFonts w:eastAsia="Arial" w:cs="Arial"/>
            <w:color w:val="000000" w:themeColor="text1"/>
          </w:rPr>
          <w:t xml:space="preserve"> </w:t>
        </w:r>
        <w:r w:rsidRPr="6A2D4541">
          <w:rPr>
            <w:rFonts w:eastAsia="Arial" w:cs="Arial"/>
            <w:color w:val="000000" w:themeColor="text1"/>
          </w:rPr>
          <w:t>every 30 seconds.</w:t>
        </w:r>
      </w:ins>
    </w:p>
    <w:p w14:paraId="52F6419B" w14:textId="77777777" w:rsidR="29D4BC9B" w:rsidRDefault="29D4BC9B" w:rsidP="006377DB">
      <w:pPr>
        <w:pStyle w:val="ListParagraph"/>
        <w:numPr>
          <w:ilvl w:val="0"/>
          <w:numId w:val="20"/>
        </w:numPr>
        <w:rPr>
          <w:ins w:id="173" w:author="Tom Shen (NCS)" w:date="2025-12-09T13:07:00Z" w16du:dateUtc="2025-12-09T05:07:00Z"/>
        </w:rPr>
      </w:pPr>
      <w:ins w:id="174" w:author="Zuxian Cai (NCS)" w:date="2025-12-05T06:41:00Z">
        <w:r w:rsidRPr="6A2D4541">
          <w:lastRenderedPageBreak/>
          <w:t>If C3 receives an error response from the Health API, C3 should not call any of Video Proxy’s other APIs until the next scheduled Health API call returns a successful response.</w:t>
        </w:r>
      </w:ins>
    </w:p>
    <w:p w14:paraId="40E8C336" w14:textId="5EDCAD6E" w:rsidR="325BA1E9" w:rsidRDefault="325BA1E9" w:rsidP="00B42EE5">
      <w:pPr>
        <w:pStyle w:val="BodyText"/>
        <w:jc w:val="left"/>
        <w:rPr>
          <w:del w:id="175" w:author="Zuxian Cai (NCS)" w:date="2025-12-05T06:33:00Z" w16du:dateUtc="2025-12-05T06:33:23Z"/>
        </w:rPr>
      </w:pPr>
      <w:ins w:id="176" w:author="Zuxian Cai (NCS)" w:date="2025-12-05T06:40:00Z">
        <w:r w:rsidRPr="6A2D4541">
          <w:t>This health check is independent from all other API calls to Video Proxy.</w:t>
        </w:r>
      </w:ins>
    </w:p>
    <w:p w14:paraId="29BFBE46" w14:textId="77777777" w:rsidR="00370CFF" w:rsidRDefault="00370CFF">
      <w:pPr>
        <w:pStyle w:val="ListParagraph"/>
        <w:numPr>
          <w:ilvl w:val="0"/>
          <w:numId w:val="20"/>
        </w:numPr>
        <w:rPr>
          <w:ins w:id="177" w:author="Tom Shen (NCS)" w:date="2025-12-09T13:06:00Z" w16du:dateUtc="2025-12-09T05:06:00Z"/>
          <w:rFonts w:eastAsia="Arial" w:cs="Arial"/>
          <w:color w:val="000000" w:themeColor="text1"/>
        </w:rPr>
        <w:pPrChange w:id="178" w:author="Zuxian Cai (NCS)" w:date="2025-12-09T12:00:00Z" w16du:dateUtc="2025-12-09T04:00:00Z">
          <w:pPr>
            <w:pStyle w:val="BodyText"/>
            <w:numPr>
              <w:numId w:val="20"/>
            </w:numPr>
            <w:ind w:left="720" w:hanging="360"/>
            <w:jc w:val="left"/>
          </w:pPr>
        </w:pPrChange>
      </w:pPr>
    </w:p>
    <w:p w14:paraId="310D992A" w14:textId="77777777" w:rsidR="00B42EE5" w:rsidRDefault="00B42EE5" w:rsidP="00B42EE5">
      <w:pPr>
        <w:pStyle w:val="BodyText"/>
        <w:jc w:val="left"/>
        <w:rPr>
          <w:rFonts w:eastAsia="Arial" w:cs="Arial"/>
          <w:color w:val="000000" w:themeColor="text1"/>
          <w:szCs w:val="22"/>
        </w:rPr>
      </w:pPr>
    </w:p>
    <w:p w14:paraId="6B2BB099" w14:textId="43020C23" w:rsidR="0081723B" w:rsidRDefault="0081723B" w:rsidP="00332970">
      <w:pPr>
        <w:pStyle w:val="BodyText"/>
        <w:numPr>
          <w:ilvl w:val="0"/>
          <w:numId w:val="23"/>
        </w:numPr>
        <w:ind w:left="360"/>
        <w:jc w:val="left"/>
        <w:rPr>
          <w:rFonts w:eastAsia="Arial" w:cs="Arial"/>
          <w:color w:val="000000" w:themeColor="text1"/>
          <w:szCs w:val="22"/>
        </w:rPr>
      </w:pPr>
      <w:r>
        <w:rPr>
          <w:rFonts w:eastAsia="Arial" w:cs="Arial"/>
          <w:color w:val="000000" w:themeColor="text1"/>
          <w:szCs w:val="22"/>
        </w:rPr>
        <w:t>Regarding the link for video streaming:</w:t>
      </w:r>
    </w:p>
    <w:p w14:paraId="11968592" w14:textId="0D4BD263" w:rsidR="00FC6BB5" w:rsidRDefault="00FC6BB5" w:rsidP="00332970">
      <w:pPr>
        <w:pStyle w:val="BodyText"/>
        <w:numPr>
          <w:ilvl w:val="0"/>
          <w:numId w:val="20"/>
        </w:numPr>
        <w:jc w:val="left"/>
        <w:rPr>
          <w:rFonts w:eastAsia="Arial" w:cs="Arial"/>
          <w:color w:val="000000" w:themeColor="text1"/>
          <w:szCs w:val="22"/>
        </w:rPr>
      </w:pPr>
      <w:r>
        <w:rPr>
          <w:rFonts w:eastAsia="Arial" w:cs="Arial"/>
          <w:color w:val="000000" w:themeColor="text1"/>
          <w:szCs w:val="22"/>
        </w:rPr>
        <w:t xml:space="preserve">For </w:t>
      </w:r>
      <w:r w:rsidR="00965397">
        <w:rPr>
          <w:rFonts w:eastAsia="Arial" w:cs="Arial"/>
          <w:color w:val="000000" w:themeColor="text1"/>
          <w:szCs w:val="22"/>
        </w:rPr>
        <w:t xml:space="preserve">video streaming, </w:t>
      </w:r>
      <w:r w:rsidR="008757B8">
        <w:rPr>
          <w:rFonts w:eastAsia="Arial" w:cs="Arial"/>
          <w:color w:val="000000" w:themeColor="text1"/>
          <w:szCs w:val="22"/>
        </w:rPr>
        <w:t xml:space="preserve">when </w:t>
      </w:r>
      <w:r w:rsidR="00904189">
        <w:rPr>
          <w:rFonts w:eastAsia="Arial" w:cs="Arial"/>
          <w:color w:val="000000" w:themeColor="text1"/>
          <w:szCs w:val="22"/>
        </w:rPr>
        <w:t xml:space="preserve">C3 </w:t>
      </w:r>
      <w:r w:rsidR="003F2957">
        <w:rPr>
          <w:rFonts w:eastAsia="Arial" w:cs="Arial"/>
          <w:color w:val="000000" w:themeColor="text1"/>
          <w:szCs w:val="22"/>
        </w:rPr>
        <w:t xml:space="preserve">Web Client </w:t>
      </w:r>
      <w:r w:rsidR="008757B8">
        <w:rPr>
          <w:rFonts w:eastAsia="Arial" w:cs="Arial"/>
          <w:color w:val="000000" w:themeColor="text1"/>
          <w:szCs w:val="22"/>
        </w:rPr>
        <w:t xml:space="preserve">successfully </w:t>
      </w:r>
      <w:proofErr w:type="gramStart"/>
      <w:r w:rsidR="008757B8">
        <w:rPr>
          <w:rFonts w:eastAsia="Arial" w:cs="Arial"/>
          <w:color w:val="000000" w:themeColor="text1"/>
          <w:szCs w:val="22"/>
        </w:rPr>
        <w:t>setup</w:t>
      </w:r>
      <w:proofErr w:type="gramEnd"/>
      <w:r w:rsidR="008757B8">
        <w:rPr>
          <w:rFonts w:eastAsia="Arial" w:cs="Arial"/>
          <w:color w:val="000000" w:themeColor="text1"/>
          <w:szCs w:val="22"/>
        </w:rPr>
        <w:t xml:space="preserve"> </w:t>
      </w:r>
      <w:r w:rsidR="00BF38F5">
        <w:rPr>
          <w:rFonts w:eastAsia="Arial" w:cs="Arial"/>
          <w:color w:val="000000" w:themeColor="text1"/>
          <w:szCs w:val="22"/>
        </w:rPr>
        <w:t xml:space="preserve">RTSP </w:t>
      </w:r>
      <w:r w:rsidR="009A1189">
        <w:rPr>
          <w:rFonts w:eastAsia="Arial" w:cs="Arial"/>
          <w:color w:val="000000" w:themeColor="text1"/>
          <w:szCs w:val="22"/>
        </w:rPr>
        <w:t>connection and</w:t>
      </w:r>
      <w:r w:rsidR="00D61F01">
        <w:rPr>
          <w:rFonts w:eastAsiaTheme="minorEastAsia" w:cs="Arial" w:hint="eastAsia"/>
          <w:color w:val="000000" w:themeColor="text1"/>
          <w:szCs w:val="22"/>
          <w:lang w:eastAsia="zh-CN"/>
        </w:rPr>
        <w:t xml:space="preserve"> </w:t>
      </w:r>
      <w:r w:rsidR="00CE16C3">
        <w:rPr>
          <w:rFonts w:eastAsiaTheme="minorEastAsia" w:cs="Arial" w:hint="eastAsia"/>
          <w:color w:val="000000" w:themeColor="text1"/>
          <w:szCs w:val="22"/>
          <w:lang w:eastAsia="zh-CN"/>
        </w:rPr>
        <w:t>can get GET_PARAMETER response in 4 seconds</w:t>
      </w:r>
      <w:r w:rsidR="00E93824">
        <w:rPr>
          <w:rFonts w:eastAsia="Arial" w:cs="Arial"/>
          <w:color w:val="000000" w:themeColor="text1"/>
          <w:szCs w:val="22"/>
        </w:rPr>
        <w:t xml:space="preserve">, the </w:t>
      </w:r>
      <w:r w:rsidR="00EE3FD2">
        <w:rPr>
          <w:rFonts w:eastAsia="Arial" w:cs="Arial"/>
          <w:color w:val="000000" w:themeColor="text1"/>
          <w:szCs w:val="22"/>
        </w:rPr>
        <w:t xml:space="preserve">link of the video streaming is considered </w:t>
      </w:r>
      <w:r w:rsidR="002959BB">
        <w:rPr>
          <w:rFonts w:eastAsia="Arial" w:cs="Arial"/>
          <w:color w:val="000000" w:themeColor="text1"/>
          <w:szCs w:val="22"/>
        </w:rPr>
        <w:t>established.</w:t>
      </w:r>
    </w:p>
    <w:p w14:paraId="22DB9CBA" w14:textId="0890E08A" w:rsidR="00BF38F5" w:rsidRPr="00BF38F5" w:rsidRDefault="00BF38F5" w:rsidP="00332970">
      <w:pPr>
        <w:pStyle w:val="BodyText"/>
        <w:numPr>
          <w:ilvl w:val="0"/>
          <w:numId w:val="20"/>
        </w:numPr>
        <w:jc w:val="left"/>
        <w:rPr>
          <w:rFonts w:eastAsia="Arial" w:cs="Arial"/>
          <w:color w:val="000000" w:themeColor="text1"/>
          <w:szCs w:val="22"/>
        </w:rPr>
      </w:pPr>
      <w:r>
        <w:rPr>
          <w:rFonts w:eastAsia="Arial" w:cs="Arial"/>
          <w:color w:val="000000" w:themeColor="text1"/>
          <w:szCs w:val="22"/>
        </w:rPr>
        <w:t xml:space="preserve">For video streaming, when </w:t>
      </w:r>
      <w:r w:rsidR="00645337">
        <w:rPr>
          <w:rFonts w:eastAsia="Arial" w:cs="Arial"/>
          <w:color w:val="000000" w:themeColor="text1"/>
          <w:szCs w:val="22"/>
        </w:rPr>
        <w:t xml:space="preserve">C3 </w:t>
      </w:r>
      <w:r>
        <w:rPr>
          <w:rFonts w:eastAsia="Arial" w:cs="Arial"/>
          <w:color w:val="000000" w:themeColor="text1"/>
          <w:szCs w:val="22"/>
        </w:rPr>
        <w:t xml:space="preserve">Mobile Native APP successfully </w:t>
      </w:r>
      <w:proofErr w:type="gramStart"/>
      <w:r>
        <w:rPr>
          <w:rFonts w:eastAsia="Arial" w:cs="Arial"/>
          <w:color w:val="000000" w:themeColor="text1"/>
          <w:szCs w:val="22"/>
        </w:rPr>
        <w:t>setup</w:t>
      </w:r>
      <w:proofErr w:type="gramEnd"/>
      <w:r>
        <w:rPr>
          <w:rFonts w:eastAsia="Arial" w:cs="Arial"/>
          <w:color w:val="000000" w:themeColor="text1"/>
          <w:szCs w:val="22"/>
        </w:rPr>
        <w:t xml:space="preserve"> WebRTC connection and</w:t>
      </w:r>
      <w:r w:rsidR="00AF1369">
        <w:rPr>
          <w:rFonts w:eastAsia="Arial" w:cs="Arial" w:hint="eastAsia"/>
          <w:color w:val="000000" w:themeColor="text1"/>
          <w:szCs w:val="22"/>
        </w:rPr>
        <w:t xml:space="preserve"> </w:t>
      </w:r>
      <w:r w:rsidR="00AF1369">
        <w:rPr>
          <w:rFonts w:eastAsiaTheme="minorEastAsia" w:cs="Arial" w:hint="eastAsia"/>
          <w:color w:val="000000" w:themeColor="text1"/>
          <w:szCs w:val="22"/>
          <w:lang w:eastAsia="zh-CN"/>
        </w:rPr>
        <w:t xml:space="preserve">can get </w:t>
      </w:r>
      <w:r w:rsidR="00441822">
        <w:rPr>
          <w:rFonts w:eastAsiaTheme="minorEastAsia" w:cs="Arial" w:hint="eastAsia"/>
          <w:color w:val="000000" w:themeColor="text1"/>
          <w:szCs w:val="22"/>
          <w:lang w:eastAsia="zh-CN"/>
        </w:rPr>
        <w:t xml:space="preserve">KEEP_ALIVE </w:t>
      </w:r>
      <w:r w:rsidR="00AF1369">
        <w:rPr>
          <w:rFonts w:eastAsiaTheme="minorEastAsia" w:cs="Arial" w:hint="eastAsia"/>
          <w:color w:val="000000" w:themeColor="text1"/>
          <w:szCs w:val="22"/>
          <w:lang w:eastAsia="zh-CN"/>
        </w:rPr>
        <w:t>response in 4 seconds</w:t>
      </w:r>
      <w:r w:rsidR="00486164">
        <w:rPr>
          <w:rFonts w:eastAsiaTheme="minorEastAsia" w:cs="Arial" w:hint="eastAsia"/>
          <w:color w:val="000000" w:themeColor="text1"/>
          <w:szCs w:val="22"/>
          <w:lang w:eastAsia="zh-CN"/>
        </w:rPr>
        <w:t xml:space="preserve"> in data channel</w:t>
      </w:r>
      <w:r>
        <w:rPr>
          <w:rFonts w:eastAsia="Arial" w:cs="Arial"/>
          <w:color w:val="000000" w:themeColor="text1"/>
          <w:szCs w:val="22"/>
        </w:rPr>
        <w:t>, the link of the video streaming is considered established.</w:t>
      </w:r>
    </w:p>
    <w:p w14:paraId="7CD1C680" w14:textId="77777777" w:rsidR="00B42EE5" w:rsidRDefault="00B42EE5" w:rsidP="00B42EE5">
      <w:pPr>
        <w:pStyle w:val="BodyText"/>
        <w:jc w:val="left"/>
        <w:rPr>
          <w:rFonts w:eastAsia="Arial" w:cs="Arial"/>
          <w:color w:val="000000" w:themeColor="text1"/>
          <w:szCs w:val="22"/>
        </w:rPr>
      </w:pPr>
    </w:p>
    <w:p w14:paraId="1C0D0D1F" w14:textId="5DABA6B9" w:rsidR="00973454" w:rsidRDefault="00973454" w:rsidP="00332970">
      <w:pPr>
        <w:pStyle w:val="BodyText"/>
        <w:numPr>
          <w:ilvl w:val="0"/>
          <w:numId w:val="23"/>
        </w:numPr>
        <w:ind w:left="360"/>
        <w:jc w:val="left"/>
        <w:rPr>
          <w:rFonts w:eastAsia="Arial" w:cs="Arial"/>
          <w:color w:val="000000" w:themeColor="text1"/>
          <w:szCs w:val="22"/>
        </w:rPr>
      </w:pPr>
      <w:r>
        <w:rPr>
          <w:rFonts w:eastAsia="Arial" w:cs="Arial"/>
          <w:color w:val="000000" w:themeColor="text1"/>
          <w:szCs w:val="22"/>
        </w:rPr>
        <w:t xml:space="preserve">Regarding the link for </w:t>
      </w:r>
      <w:r w:rsidR="009B7D19">
        <w:rPr>
          <w:rFonts w:eastAsia="Arial" w:cs="Arial"/>
          <w:color w:val="000000" w:themeColor="text1"/>
          <w:szCs w:val="22"/>
        </w:rPr>
        <w:t xml:space="preserve">messaging </w:t>
      </w:r>
      <w:r w:rsidR="00F25804">
        <w:rPr>
          <w:rFonts w:eastAsia="Arial" w:cs="Arial"/>
          <w:color w:val="000000" w:themeColor="text1"/>
          <w:szCs w:val="22"/>
        </w:rPr>
        <w:t xml:space="preserve">on </w:t>
      </w:r>
      <w:r>
        <w:rPr>
          <w:rFonts w:eastAsia="Arial" w:cs="Arial"/>
          <w:color w:val="000000" w:themeColor="text1"/>
          <w:szCs w:val="22"/>
        </w:rPr>
        <w:t>VA event</w:t>
      </w:r>
      <w:r w:rsidR="001169DA">
        <w:rPr>
          <w:rFonts w:eastAsia="Arial" w:cs="Arial"/>
          <w:color w:val="000000" w:themeColor="text1"/>
          <w:szCs w:val="22"/>
        </w:rPr>
        <w:t xml:space="preserve"> and health status</w:t>
      </w:r>
      <w:r w:rsidR="00C22CC4">
        <w:rPr>
          <w:rFonts w:eastAsia="Arial" w:cs="Arial"/>
          <w:color w:val="000000" w:themeColor="text1"/>
          <w:szCs w:val="22"/>
        </w:rPr>
        <w:t>:</w:t>
      </w:r>
    </w:p>
    <w:p w14:paraId="6B82BAD5" w14:textId="4DBD292B" w:rsidR="00C22CC4" w:rsidRDefault="00F3075A" w:rsidP="00332970">
      <w:pPr>
        <w:pStyle w:val="BodyText"/>
        <w:numPr>
          <w:ilvl w:val="0"/>
          <w:numId w:val="20"/>
        </w:numPr>
        <w:jc w:val="left"/>
        <w:rPr>
          <w:rFonts w:eastAsia="Arial" w:cs="Arial"/>
          <w:color w:val="000000" w:themeColor="text1"/>
          <w:szCs w:val="22"/>
        </w:rPr>
      </w:pPr>
      <w:r>
        <w:rPr>
          <w:rFonts w:eastAsia="Arial" w:cs="Arial"/>
          <w:color w:val="000000" w:themeColor="text1"/>
          <w:szCs w:val="22"/>
        </w:rPr>
        <w:t xml:space="preserve">Once Video Proxy </w:t>
      </w:r>
      <w:r w:rsidR="00FE687C">
        <w:rPr>
          <w:rFonts w:eastAsia="Arial" w:cs="Arial"/>
          <w:color w:val="000000" w:themeColor="text1"/>
          <w:szCs w:val="22"/>
        </w:rPr>
        <w:t>connected to C3’s Info Fabric</w:t>
      </w:r>
      <w:r w:rsidR="004720C3">
        <w:rPr>
          <w:rFonts w:eastAsia="Arial" w:cs="Arial"/>
          <w:color w:val="000000" w:themeColor="text1"/>
          <w:szCs w:val="22"/>
        </w:rPr>
        <w:t xml:space="preserve"> via MQTT</w:t>
      </w:r>
      <w:r w:rsidR="00844005">
        <w:rPr>
          <w:rFonts w:eastAsia="Arial" w:cs="Arial"/>
          <w:color w:val="000000" w:themeColor="text1"/>
          <w:szCs w:val="22"/>
        </w:rPr>
        <w:t xml:space="preserve"> protocol</w:t>
      </w:r>
      <w:r w:rsidR="00107338">
        <w:rPr>
          <w:rFonts w:eastAsia="Arial" w:cs="Arial"/>
          <w:color w:val="000000" w:themeColor="text1"/>
          <w:szCs w:val="22"/>
        </w:rPr>
        <w:t xml:space="preserve">, the link </w:t>
      </w:r>
      <w:r w:rsidR="00C9190D">
        <w:rPr>
          <w:rFonts w:eastAsia="Arial" w:cs="Arial"/>
          <w:color w:val="000000" w:themeColor="text1"/>
          <w:szCs w:val="22"/>
        </w:rPr>
        <w:t xml:space="preserve">for messaging </w:t>
      </w:r>
      <w:r w:rsidR="00D548F6">
        <w:rPr>
          <w:rFonts w:eastAsia="Arial" w:cs="Arial"/>
          <w:color w:val="000000" w:themeColor="text1"/>
          <w:szCs w:val="22"/>
        </w:rPr>
        <w:t>is considered established.</w:t>
      </w:r>
    </w:p>
    <w:p w14:paraId="6801A9A4" w14:textId="519BB738" w:rsidR="7A1169B3" w:rsidRPr="005900CA" w:rsidRDefault="7A1169B3" w:rsidP="00CC2CE8">
      <w:pPr>
        <w:pStyle w:val="BodyText"/>
        <w:jc w:val="left"/>
        <w:rPr>
          <w:rFonts w:cs="Arial"/>
          <w:szCs w:val="22"/>
        </w:rPr>
      </w:pPr>
    </w:p>
    <w:p w14:paraId="57686E5D" w14:textId="77777777" w:rsidR="00FB0659" w:rsidRPr="00976094" w:rsidRDefault="00FB0659" w:rsidP="00CC2CE8">
      <w:pPr>
        <w:pStyle w:val="Heading2"/>
        <w:jc w:val="left"/>
        <w:rPr>
          <w:sz w:val="24"/>
          <w:szCs w:val="24"/>
        </w:rPr>
      </w:pPr>
      <w:bookmarkStart w:id="179" w:name="_Toc140071349"/>
      <w:bookmarkStart w:id="180" w:name="_Ref142320660"/>
      <w:bookmarkStart w:id="181" w:name="_Ref149065901"/>
      <w:bookmarkStart w:id="182" w:name="_Ref149066427"/>
      <w:bookmarkStart w:id="183" w:name="_Toc212542646"/>
      <w:bookmarkStart w:id="184" w:name="_Toc216180120"/>
      <w:r w:rsidRPr="00976094">
        <w:rPr>
          <w:sz w:val="24"/>
          <w:szCs w:val="24"/>
        </w:rPr>
        <w:t>Link Failure Recovery Procedure</w:t>
      </w:r>
      <w:bookmarkEnd w:id="179"/>
      <w:bookmarkEnd w:id="180"/>
      <w:bookmarkEnd w:id="181"/>
      <w:bookmarkEnd w:id="182"/>
      <w:bookmarkEnd w:id="183"/>
      <w:bookmarkEnd w:id="184"/>
    </w:p>
    <w:p w14:paraId="470EA2DC" w14:textId="726C6201" w:rsidR="2C53EBC2" w:rsidRPr="005900CA" w:rsidRDefault="2C53EBC2" w:rsidP="00CC2CE8">
      <w:pPr>
        <w:pStyle w:val="ListParagraph"/>
        <w:numPr>
          <w:ilvl w:val="0"/>
          <w:numId w:val="24"/>
        </w:numPr>
        <w:ind w:left="360"/>
        <w:jc w:val="left"/>
        <w:rPr>
          <w:rFonts w:eastAsia="Arial" w:cs="Arial"/>
          <w:szCs w:val="22"/>
        </w:rPr>
      </w:pPr>
      <w:r w:rsidRPr="005900CA">
        <w:rPr>
          <w:rFonts w:eastAsia="Arial" w:cs="Arial"/>
          <w:szCs w:val="22"/>
        </w:rPr>
        <w:t xml:space="preserve">Regarding </w:t>
      </w:r>
      <w:r w:rsidR="00117044" w:rsidRPr="005900CA">
        <w:rPr>
          <w:rFonts w:eastAsia="Arial" w:cs="Arial"/>
          <w:szCs w:val="22"/>
        </w:rPr>
        <w:t>link failure</w:t>
      </w:r>
      <w:r w:rsidR="0021663C" w:rsidRPr="005900CA">
        <w:rPr>
          <w:rFonts w:eastAsia="Arial" w:cs="Arial"/>
          <w:szCs w:val="22"/>
        </w:rPr>
        <w:t xml:space="preserve"> for RESTful API</w:t>
      </w:r>
      <w:r w:rsidR="510378B7" w:rsidRPr="005900CA">
        <w:rPr>
          <w:rFonts w:eastAsia="Arial" w:cs="Arial"/>
          <w:szCs w:val="22"/>
        </w:rPr>
        <w:t>:</w:t>
      </w:r>
    </w:p>
    <w:p w14:paraId="20FFA1C0" w14:textId="7E523573" w:rsidR="347C7685" w:rsidRDefault="347C7685" w:rsidP="00CC2CE8">
      <w:pPr>
        <w:pStyle w:val="ListParagraph"/>
        <w:numPr>
          <w:ilvl w:val="0"/>
          <w:numId w:val="19"/>
        </w:numPr>
        <w:jc w:val="left"/>
        <w:rPr>
          <w:rFonts w:eastAsia="Arial" w:cs="Arial"/>
          <w:szCs w:val="22"/>
        </w:rPr>
      </w:pPr>
      <w:r w:rsidRPr="005900CA">
        <w:rPr>
          <w:rFonts w:eastAsia="Arial" w:cs="Arial"/>
          <w:szCs w:val="22"/>
        </w:rPr>
        <w:t xml:space="preserve">In the </w:t>
      </w:r>
      <w:r w:rsidR="00882B01" w:rsidRPr="005900CA">
        <w:rPr>
          <w:rFonts w:eastAsia="Arial" w:cs="Arial"/>
          <w:szCs w:val="22"/>
        </w:rPr>
        <w:t xml:space="preserve">following </w:t>
      </w:r>
      <w:r w:rsidR="00AC3E30" w:rsidRPr="005900CA">
        <w:rPr>
          <w:rFonts w:eastAsia="Arial" w:cs="Arial"/>
          <w:szCs w:val="22"/>
        </w:rPr>
        <w:t>situations</w:t>
      </w:r>
      <w:r w:rsidRPr="005900CA">
        <w:rPr>
          <w:rFonts w:eastAsia="Arial" w:cs="Arial"/>
          <w:szCs w:val="22"/>
        </w:rPr>
        <w:t xml:space="preserve"> </w:t>
      </w:r>
      <w:r w:rsidR="00836B74" w:rsidRPr="005900CA">
        <w:rPr>
          <w:rFonts w:eastAsia="Arial" w:cs="Arial"/>
          <w:szCs w:val="22"/>
        </w:rPr>
        <w:t>the</w:t>
      </w:r>
      <w:r w:rsidR="7CB217E2" w:rsidRPr="005900CA">
        <w:rPr>
          <w:rFonts w:eastAsia="Arial" w:cs="Arial"/>
          <w:szCs w:val="22"/>
        </w:rPr>
        <w:t xml:space="preserve"> link </w:t>
      </w:r>
      <w:r w:rsidR="001136D1" w:rsidRPr="005900CA">
        <w:rPr>
          <w:rFonts w:eastAsia="Arial" w:cs="Arial"/>
          <w:szCs w:val="22"/>
        </w:rPr>
        <w:t>is</w:t>
      </w:r>
      <w:r w:rsidR="29CDA627" w:rsidRPr="005900CA">
        <w:rPr>
          <w:rFonts w:eastAsia="Arial" w:cs="Arial"/>
          <w:szCs w:val="22"/>
        </w:rPr>
        <w:t xml:space="preserve"> considered failure</w:t>
      </w:r>
      <w:r w:rsidR="009974A2" w:rsidRPr="005900CA">
        <w:rPr>
          <w:rFonts w:eastAsia="Arial" w:cs="Arial"/>
          <w:szCs w:val="22"/>
        </w:rPr>
        <w:t>:</w:t>
      </w:r>
    </w:p>
    <w:p w14:paraId="02AF1F48" w14:textId="6DC1F2BA" w:rsidR="009974A2" w:rsidRDefault="00F17122" w:rsidP="00CC2CE8">
      <w:pPr>
        <w:pStyle w:val="ListParagraph"/>
        <w:numPr>
          <w:ilvl w:val="1"/>
          <w:numId w:val="19"/>
        </w:numPr>
        <w:jc w:val="left"/>
        <w:rPr>
          <w:rFonts w:eastAsia="Arial" w:cs="Arial"/>
          <w:szCs w:val="22"/>
        </w:rPr>
      </w:pPr>
      <w:r>
        <w:rPr>
          <w:rFonts w:eastAsia="Arial" w:cs="Arial"/>
          <w:szCs w:val="22"/>
        </w:rPr>
        <w:t xml:space="preserve">No response to the </w:t>
      </w:r>
      <w:proofErr w:type="gramStart"/>
      <w:r>
        <w:rPr>
          <w:rFonts w:eastAsia="Arial" w:cs="Arial"/>
          <w:szCs w:val="22"/>
        </w:rPr>
        <w:t>Health</w:t>
      </w:r>
      <w:proofErr w:type="gramEnd"/>
      <w:r>
        <w:rPr>
          <w:rFonts w:eastAsia="Arial" w:cs="Arial"/>
          <w:szCs w:val="22"/>
        </w:rPr>
        <w:t xml:space="preserve"> API </w:t>
      </w:r>
      <w:r w:rsidR="00E517ED">
        <w:rPr>
          <w:rFonts w:eastAsia="Arial" w:cs="Arial"/>
          <w:szCs w:val="22"/>
        </w:rPr>
        <w:t xml:space="preserve">call </w:t>
      </w:r>
      <w:r>
        <w:rPr>
          <w:rFonts w:eastAsia="Arial" w:cs="Arial"/>
          <w:szCs w:val="22"/>
        </w:rPr>
        <w:t>from Video Proxy.</w:t>
      </w:r>
    </w:p>
    <w:p w14:paraId="1AF6C0EF" w14:textId="0FF17A39" w:rsidR="008973AE" w:rsidRDefault="008C3989" w:rsidP="00CC2CE8">
      <w:pPr>
        <w:pStyle w:val="ListParagraph"/>
        <w:numPr>
          <w:ilvl w:val="1"/>
          <w:numId w:val="19"/>
        </w:numPr>
        <w:jc w:val="left"/>
        <w:rPr>
          <w:rFonts w:eastAsia="Arial" w:cs="Arial"/>
          <w:szCs w:val="22"/>
        </w:rPr>
      </w:pPr>
      <w:r>
        <w:rPr>
          <w:rFonts w:eastAsia="Arial" w:cs="Arial"/>
          <w:szCs w:val="22"/>
        </w:rPr>
        <w:t xml:space="preserve">Error response to the </w:t>
      </w:r>
      <w:proofErr w:type="gramStart"/>
      <w:r>
        <w:rPr>
          <w:rFonts w:eastAsia="Arial" w:cs="Arial"/>
          <w:szCs w:val="22"/>
        </w:rPr>
        <w:t>Health</w:t>
      </w:r>
      <w:proofErr w:type="gramEnd"/>
      <w:r>
        <w:rPr>
          <w:rFonts w:eastAsia="Arial" w:cs="Arial"/>
          <w:szCs w:val="22"/>
        </w:rPr>
        <w:t xml:space="preserve"> API call from Video Proxy.</w:t>
      </w:r>
    </w:p>
    <w:p w14:paraId="6914DEFB" w14:textId="22DC2493" w:rsidR="008C3989" w:rsidRDefault="001D395E" w:rsidP="00CC2CE8">
      <w:pPr>
        <w:pStyle w:val="ListParagraph"/>
        <w:numPr>
          <w:ilvl w:val="1"/>
          <w:numId w:val="19"/>
        </w:numPr>
        <w:jc w:val="left"/>
        <w:rPr>
          <w:rFonts w:eastAsia="Arial" w:cs="Arial"/>
          <w:szCs w:val="22"/>
        </w:rPr>
      </w:pPr>
      <w:r>
        <w:rPr>
          <w:rFonts w:eastAsia="Arial" w:cs="Arial"/>
          <w:szCs w:val="22"/>
        </w:rPr>
        <w:t xml:space="preserve">Unhealthy status in </w:t>
      </w:r>
      <w:proofErr w:type="gramStart"/>
      <w:r w:rsidR="007E639E">
        <w:rPr>
          <w:rFonts w:eastAsia="Arial" w:cs="Arial"/>
          <w:szCs w:val="22"/>
        </w:rPr>
        <w:t>the response</w:t>
      </w:r>
      <w:proofErr w:type="gramEnd"/>
      <w:r w:rsidR="007E639E">
        <w:rPr>
          <w:rFonts w:eastAsia="Arial" w:cs="Arial"/>
          <w:szCs w:val="22"/>
        </w:rPr>
        <w:t xml:space="preserve"> to the </w:t>
      </w:r>
      <w:proofErr w:type="gramStart"/>
      <w:r w:rsidR="007E639E">
        <w:rPr>
          <w:rFonts w:eastAsia="Arial" w:cs="Arial"/>
          <w:szCs w:val="22"/>
        </w:rPr>
        <w:t>Health</w:t>
      </w:r>
      <w:proofErr w:type="gramEnd"/>
      <w:r w:rsidR="007E639E">
        <w:rPr>
          <w:rFonts w:eastAsia="Arial" w:cs="Arial"/>
          <w:szCs w:val="22"/>
        </w:rPr>
        <w:t xml:space="preserve"> API call from Video Proxy.</w:t>
      </w:r>
    </w:p>
    <w:p w14:paraId="37AFC3FE" w14:textId="03B04137" w:rsidR="00AE185F" w:rsidRPr="005900CA" w:rsidRDefault="004729A0" w:rsidP="00CC2CE8">
      <w:pPr>
        <w:pStyle w:val="ListParagraph"/>
        <w:numPr>
          <w:ilvl w:val="0"/>
          <w:numId w:val="19"/>
        </w:numPr>
        <w:jc w:val="left"/>
        <w:rPr>
          <w:rFonts w:eastAsia="Arial" w:cs="Arial"/>
          <w:szCs w:val="22"/>
        </w:rPr>
      </w:pPr>
      <w:r w:rsidRPr="005900CA">
        <w:rPr>
          <w:rFonts w:eastAsia="Arial" w:cs="Arial"/>
          <w:szCs w:val="22"/>
        </w:rPr>
        <w:t>Recov</w:t>
      </w:r>
      <w:r w:rsidR="001E2F79" w:rsidRPr="005900CA">
        <w:rPr>
          <w:rFonts w:eastAsia="Arial" w:cs="Arial"/>
          <w:szCs w:val="22"/>
        </w:rPr>
        <w:t>ery</w:t>
      </w:r>
      <w:r w:rsidR="006E710F" w:rsidRPr="005900CA">
        <w:rPr>
          <w:rFonts w:eastAsia="Arial" w:cs="Arial"/>
          <w:szCs w:val="22"/>
        </w:rPr>
        <w:t>:</w:t>
      </w:r>
    </w:p>
    <w:p w14:paraId="105901C4" w14:textId="5F8E9B25" w:rsidR="006E710F" w:rsidRPr="005900CA" w:rsidRDefault="006E710F" w:rsidP="00CC2CE8">
      <w:pPr>
        <w:pStyle w:val="ListParagraph"/>
        <w:numPr>
          <w:ilvl w:val="1"/>
          <w:numId w:val="19"/>
        </w:numPr>
        <w:jc w:val="left"/>
        <w:rPr>
          <w:rFonts w:eastAsia="Arial" w:cs="Arial"/>
          <w:szCs w:val="22"/>
        </w:rPr>
      </w:pPr>
      <w:r w:rsidRPr="005900CA">
        <w:rPr>
          <w:rFonts w:eastAsia="Arial" w:cs="Arial"/>
          <w:szCs w:val="22"/>
        </w:rPr>
        <w:t>Once</w:t>
      </w:r>
      <w:r w:rsidR="001F3B84" w:rsidRPr="005900CA">
        <w:rPr>
          <w:rFonts w:eastAsia="Arial" w:cs="Arial"/>
          <w:szCs w:val="22"/>
        </w:rPr>
        <w:t xml:space="preserve"> </w:t>
      </w:r>
      <w:r w:rsidR="00D146F4">
        <w:rPr>
          <w:rFonts w:eastAsia="Arial" w:cs="Arial"/>
          <w:color w:val="000000" w:themeColor="text1"/>
          <w:szCs w:val="22"/>
        </w:rPr>
        <w:t>getting a successful response with healthy statuses</w:t>
      </w:r>
      <w:r w:rsidR="002778FE">
        <w:rPr>
          <w:rFonts w:eastAsia="Arial" w:cs="Arial"/>
          <w:color w:val="000000" w:themeColor="text1"/>
          <w:szCs w:val="22"/>
        </w:rPr>
        <w:t xml:space="preserve"> from Video Proxy again</w:t>
      </w:r>
      <w:r w:rsidR="000833E0">
        <w:rPr>
          <w:rFonts w:eastAsia="Arial" w:cs="Arial"/>
          <w:color w:val="000000" w:themeColor="text1"/>
          <w:szCs w:val="22"/>
        </w:rPr>
        <w:t>.</w:t>
      </w:r>
    </w:p>
    <w:p w14:paraId="4E05409B" w14:textId="77777777" w:rsidR="00B25019" w:rsidRPr="00133135" w:rsidRDefault="00B25019" w:rsidP="00CC2CE8">
      <w:pPr>
        <w:jc w:val="left"/>
        <w:rPr>
          <w:rFonts w:ascii="Arial" w:eastAsia="Arial" w:hAnsi="Arial" w:cs="Arial"/>
          <w:sz w:val="22"/>
        </w:rPr>
      </w:pPr>
    </w:p>
    <w:p w14:paraId="292C928D" w14:textId="53C2C41C" w:rsidR="00D90CF7" w:rsidRPr="005900CA" w:rsidRDefault="00165EB5" w:rsidP="00CC2CE8">
      <w:pPr>
        <w:pStyle w:val="ListParagraph"/>
        <w:numPr>
          <w:ilvl w:val="0"/>
          <w:numId w:val="24"/>
        </w:numPr>
        <w:ind w:left="360"/>
        <w:jc w:val="left"/>
        <w:rPr>
          <w:rFonts w:eastAsia="Arial" w:cs="Arial"/>
          <w:szCs w:val="22"/>
        </w:rPr>
      </w:pPr>
      <w:r w:rsidRPr="005900CA">
        <w:rPr>
          <w:rFonts w:eastAsia="Arial" w:cs="Arial"/>
          <w:szCs w:val="22"/>
        </w:rPr>
        <w:t xml:space="preserve">Regarding link failure for </w:t>
      </w:r>
      <w:r w:rsidR="00B25019" w:rsidRPr="005900CA">
        <w:rPr>
          <w:rFonts w:eastAsia="Arial" w:cs="Arial"/>
          <w:szCs w:val="22"/>
        </w:rPr>
        <w:t>video streaming</w:t>
      </w:r>
      <w:r w:rsidR="007D1E01">
        <w:rPr>
          <w:rFonts w:eastAsia="Arial" w:cs="Arial"/>
          <w:szCs w:val="22"/>
        </w:rPr>
        <w:t xml:space="preserve"> via WebRTC</w:t>
      </w:r>
      <w:r w:rsidRPr="005900CA">
        <w:rPr>
          <w:rFonts w:eastAsia="Arial" w:cs="Arial"/>
          <w:szCs w:val="22"/>
        </w:rPr>
        <w:t>:</w:t>
      </w:r>
    </w:p>
    <w:p w14:paraId="5140FD18" w14:textId="6938EDE6" w:rsidR="00A7454C" w:rsidRPr="00A7454C" w:rsidRDefault="009B1AB2" w:rsidP="00A7454C">
      <w:pPr>
        <w:pStyle w:val="ListParagraph"/>
        <w:numPr>
          <w:ilvl w:val="0"/>
          <w:numId w:val="19"/>
        </w:numPr>
        <w:jc w:val="left"/>
        <w:rPr>
          <w:rFonts w:eastAsia="Arial" w:cs="Arial"/>
          <w:szCs w:val="22"/>
        </w:rPr>
      </w:pPr>
      <w:r w:rsidRPr="005900CA">
        <w:rPr>
          <w:rFonts w:eastAsia="Arial" w:cs="Arial"/>
          <w:szCs w:val="22"/>
        </w:rPr>
        <w:t xml:space="preserve">In the following situations the link </w:t>
      </w:r>
      <w:r w:rsidR="00CE609B" w:rsidRPr="005900CA">
        <w:rPr>
          <w:rFonts w:eastAsia="Arial" w:cs="Arial"/>
          <w:szCs w:val="22"/>
        </w:rPr>
        <w:t>is considered failure:</w:t>
      </w:r>
    </w:p>
    <w:p w14:paraId="3B186B7B" w14:textId="1542BD0C" w:rsidR="002446E6" w:rsidRPr="00F623F8" w:rsidRDefault="002446E6" w:rsidP="00CC2CE8">
      <w:pPr>
        <w:pStyle w:val="ListParagraph"/>
        <w:numPr>
          <w:ilvl w:val="1"/>
          <w:numId w:val="19"/>
        </w:numPr>
        <w:jc w:val="left"/>
        <w:rPr>
          <w:rFonts w:eastAsia="Arial" w:cs="Arial"/>
          <w:szCs w:val="22"/>
        </w:rPr>
      </w:pPr>
      <w:r>
        <w:rPr>
          <w:rFonts w:eastAsia="Arial" w:cs="Arial"/>
          <w:szCs w:val="22"/>
        </w:rPr>
        <w:t>TCP connection</w:t>
      </w:r>
      <w:r w:rsidR="00EF4465">
        <w:rPr>
          <w:rFonts w:eastAsia="Arial" w:cs="Arial"/>
          <w:szCs w:val="22"/>
        </w:rPr>
        <w:t xml:space="preserve"> is lost.</w:t>
      </w:r>
    </w:p>
    <w:p w14:paraId="5B3CA765" w14:textId="02240675" w:rsidR="004509FD" w:rsidRPr="009200E6" w:rsidRDefault="004509FD" w:rsidP="00CC2CE8">
      <w:pPr>
        <w:pStyle w:val="ListParagraph"/>
        <w:numPr>
          <w:ilvl w:val="1"/>
          <w:numId w:val="19"/>
        </w:numPr>
        <w:jc w:val="left"/>
        <w:rPr>
          <w:rFonts w:eastAsia="Arial" w:cs="Arial"/>
          <w:szCs w:val="22"/>
        </w:rPr>
      </w:pPr>
      <w:r w:rsidRPr="453F80F8">
        <w:rPr>
          <w:rFonts w:eastAsiaTheme="minorEastAsia" w:cs="Arial" w:hint="eastAsia"/>
          <w:lang w:eastAsia="zh-CN"/>
        </w:rPr>
        <w:t xml:space="preserve">No </w:t>
      </w:r>
      <w:r w:rsidR="00693585" w:rsidRPr="453F80F8">
        <w:rPr>
          <w:rFonts w:eastAsiaTheme="minorEastAsia" w:cs="Arial" w:hint="eastAsia"/>
          <w:lang w:eastAsia="zh-CN"/>
        </w:rPr>
        <w:t xml:space="preserve">KEEP_ALIVE </w:t>
      </w:r>
      <w:r w:rsidR="00D54DC2" w:rsidRPr="453F80F8">
        <w:rPr>
          <w:rFonts w:eastAsiaTheme="minorEastAsia" w:cs="Arial" w:hint="eastAsia"/>
          <w:lang w:eastAsia="zh-CN"/>
        </w:rPr>
        <w:t>r</w:t>
      </w:r>
      <w:r w:rsidR="00266DE4" w:rsidRPr="453F80F8">
        <w:rPr>
          <w:rFonts w:eastAsiaTheme="minorEastAsia" w:cs="Arial" w:hint="eastAsia"/>
          <w:lang w:eastAsia="zh-CN"/>
        </w:rPr>
        <w:t>esponse</w:t>
      </w:r>
      <w:r w:rsidR="00485D3E" w:rsidRPr="453F80F8">
        <w:rPr>
          <w:rFonts w:eastAsiaTheme="minorEastAsia" w:cs="Arial" w:hint="eastAsia"/>
          <w:lang w:eastAsia="zh-CN"/>
        </w:rPr>
        <w:t xml:space="preserve"> in </w:t>
      </w:r>
      <w:r w:rsidR="00A55AA2" w:rsidRPr="453F80F8">
        <w:rPr>
          <w:rFonts w:eastAsiaTheme="minorEastAsia" w:cs="Arial" w:hint="eastAsia"/>
          <w:lang w:eastAsia="zh-CN"/>
        </w:rPr>
        <w:t>4</w:t>
      </w:r>
      <w:r w:rsidR="00485D3E" w:rsidRPr="453F80F8">
        <w:rPr>
          <w:rFonts w:eastAsiaTheme="minorEastAsia" w:cs="Arial" w:hint="eastAsia"/>
          <w:lang w:eastAsia="zh-CN"/>
        </w:rPr>
        <w:t xml:space="preserve"> seconds</w:t>
      </w:r>
    </w:p>
    <w:p w14:paraId="09DBDA62" w14:textId="75370857" w:rsidR="00C42ECF" w:rsidRPr="009200E6" w:rsidRDefault="00C42ECF" w:rsidP="00CC2CE8">
      <w:pPr>
        <w:pStyle w:val="ListParagraph"/>
        <w:numPr>
          <w:ilvl w:val="1"/>
          <w:numId w:val="19"/>
        </w:numPr>
        <w:jc w:val="left"/>
        <w:rPr>
          <w:rFonts w:eastAsia="Arial" w:cs="Arial"/>
          <w:szCs w:val="22"/>
        </w:rPr>
      </w:pPr>
      <w:r>
        <w:rPr>
          <w:rFonts w:eastAsiaTheme="minorEastAsia" w:cs="Arial" w:hint="eastAsia"/>
          <w:lang w:eastAsia="zh-CN"/>
        </w:rPr>
        <w:lastRenderedPageBreak/>
        <w:t xml:space="preserve">Receiving </w:t>
      </w:r>
      <w:r w:rsidR="0009147D">
        <w:rPr>
          <w:rFonts w:eastAsiaTheme="minorEastAsia" w:cs="Arial" w:hint="eastAsia"/>
          <w:lang w:eastAsia="zh-CN"/>
        </w:rPr>
        <w:t>Error</w:t>
      </w:r>
      <w:r w:rsidR="00DC4081">
        <w:rPr>
          <w:rFonts w:eastAsiaTheme="minorEastAsia" w:cs="Arial" w:hint="eastAsia"/>
          <w:lang w:eastAsia="zh-CN"/>
        </w:rPr>
        <w:t xml:space="preserve"> Code</w:t>
      </w:r>
      <w:r w:rsidR="002E225D">
        <w:rPr>
          <w:rFonts w:eastAsiaTheme="minorEastAsia" w:cs="Arial" w:hint="eastAsia"/>
          <w:lang w:eastAsia="zh-CN"/>
        </w:rPr>
        <w:t xml:space="preserve">, </w:t>
      </w:r>
      <w:r w:rsidR="00EF6344">
        <w:rPr>
          <w:rFonts w:eastAsiaTheme="minorEastAsia" w:cs="Arial" w:hint="eastAsia"/>
          <w:lang w:eastAsia="zh-CN"/>
        </w:rPr>
        <w:t>400,</w:t>
      </w:r>
      <w:r w:rsidR="002E225D">
        <w:rPr>
          <w:rFonts w:eastAsiaTheme="minorEastAsia" w:cs="Arial" w:hint="eastAsia"/>
          <w:lang w:eastAsia="zh-CN"/>
        </w:rPr>
        <w:t>454</w:t>
      </w:r>
      <w:r w:rsidR="002E225D" w:rsidDel="00E35432">
        <w:rPr>
          <w:rFonts w:eastAsiaTheme="minorEastAsia" w:cs="Arial" w:hint="eastAsia"/>
          <w:lang w:eastAsia="zh-CN"/>
        </w:rPr>
        <w:t xml:space="preserve">, </w:t>
      </w:r>
      <w:r w:rsidR="002E225D">
        <w:rPr>
          <w:rFonts w:eastAsiaTheme="minorEastAsia" w:cs="Arial" w:hint="eastAsia"/>
          <w:lang w:eastAsia="zh-CN"/>
        </w:rPr>
        <w:t xml:space="preserve">Refer to </w:t>
      </w:r>
      <w:r w:rsidR="00477B49">
        <w:rPr>
          <w:rFonts w:eastAsiaTheme="minorEastAsia" w:cs="Arial"/>
          <w:lang w:eastAsia="zh-CN"/>
        </w:rPr>
        <w:fldChar w:fldCharType="begin"/>
      </w:r>
      <w:r w:rsidR="00477B49">
        <w:rPr>
          <w:rFonts w:eastAsiaTheme="minorEastAsia" w:cs="Arial"/>
          <w:lang w:eastAsia="zh-CN"/>
        </w:rPr>
        <w:instrText xml:space="preserve"> </w:instrText>
      </w:r>
      <w:r w:rsidR="00477B49">
        <w:rPr>
          <w:rFonts w:eastAsiaTheme="minorEastAsia" w:cs="Arial" w:hint="eastAsia"/>
          <w:lang w:eastAsia="zh-CN"/>
        </w:rPr>
        <w:instrText>REF _Ref209631017 \r \h</w:instrText>
      </w:r>
      <w:r w:rsidR="00477B49">
        <w:rPr>
          <w:rFonts w:eastAsiaTheme="minorEastAsia" w:cs="Arial"/>
          <w:lang w:eastAsia="zh-CN"/>
        </w:rPr>
        <w:instrText xml:space="preserve"> </w:instrText>
      </w:r>
      <w:r w:rsidR="00477B49">
        <w:rPr>
          <w:rFonts w:eastAsiaTheme="minorEastAsia" w:cs="Arial"/>
          <w:lang w:eastAsia="zh-CN"/>
        </w:rPr>
      </w:r>
      <w:r w:rsidR="00477B49">
        <w:rPr>
          <w:rFonts w:eastAsiaTheme="minorEastAsia" w:cs="Arial"/>
          <w:lang w:eastAsia="zh-CN"/>
        </w:rPr>
        <w:fldChar w:fldCharType="separate"/>
      </w:r>
      <w:r w:rsidR="00542606">
        <w:rPr>
          <w:rFonts w:eastAsiaTheme="minorEastAsia" w:cs="Arial"/>
          <w:lang w:eastAsia="zh-CN"/>
        </w:rPr>
        <w:t>5.2.17.6</w:t>
      </w:r>
      <w:r w:rsidR="00477B49">
        <w:rPr>
          <w:rFonts w:eastAsiaTheme="minorEastAsia" w:cs="Arial"/>
          <w:lang w:eastAsia="zh-CN"/>
        </w:rPr>
        <w:fldChar w:fldCharType="end"/>
      </w:r>
      <w:r w:rsidR="00477B49">
        <w:rPr>
          <w:rFonts w:eastAsiaTheme="minorEastAsia" w:cs="Arial"/>
          <w:lang w:eastAsia="zh-CN"/>
        </w:rPr>
        <w:t>.</w:t>
      </w:r>
    </w:p>
    <w:p w14:paraId="34FE808F" w14:textId="6C1AFBB3" w:rsidR="00B73099" w:rsidRPr="00241C24" w:rsidRDefault="00B73099" w:rsidP="00241C24">
      <w:pPr>
        <w:pStyle w:val="ListParagraph"/>
        <w:numPr>
          <w:ilvl w:val="0"/>
          <w:numId w:val="19"/>
        </w:numPr>
        <w:jc w:val="left"/>
        <w:rPr>
          <w:rFonts w:eastAsia="Arial" w:cs="Arial"/>
          <w:szCs w:val="22"/>
        </w:rPr>
      </w:pPr>
      <w:r w:rsidRPr="005900CA">
        <w:rPr>
          <w:rFonts w:eastAsia="Arial" w:cs="Arial"/>
          <w:szCs w:val="22"/>
        </w:rPr>
        <w:t>Recovery</w:t>
      </w:r>
      <w:r w:rsidRPr="00241C24">
        <w:rPr>
          <w:rFonts w:eastAsia="Arial" w:cs="Arial"/>
          <w:szCs w:val="22"/>
        </w:rPr>
        <w:t>:</w:t>
      </w:r>
    </w:p>
    <w:p w14:paraId="55477102" w14:textId="35B9EB29" w:rsidR="00BB46A4" w:rsidRPr="00232C53" w:rsidRDefault="31D866EC" w:rsidP="00232C53">
      <w:pPr>
        <w:pStyle w:val="ListParagraph"/>
        <w:numPr>
          <w:ilvl w:val="1"/>
          <w:numId w:val="19"/>
        </w:numPr>
        <w:jc w:val="left"/>
        <w:rPr>
          <w:rFonts w:eastAsia="Arial" w:cs="Arial"/>
        </w:rPr>
      </w:pPr>
      <w:r w:rsidRPr="7C9DF338">
        <w:t xml:space="preserve">A </w:t>
      </w:r>
      <w:r w:rsidRPr="0EAB7838">
        <w:t xml:space="preserve">Mobile </w:t>
      </w:r>
      <w:r w:rsidR="3E22A178" w:rsidRPr="174A6251">
        <w:t>C</w:t>
      </w:r>
      <w:r w:rsidRPr="174A6251">
        <w:t>lient</w:t>
      </w:r>
      <w:r w:rsidRPr="7C9DF338">
        <w:t xml:space="preserve"> reconnection is required.</w:t>
      </w:r>
    </w:p>
    <w:p w14:paraId="6073807B" w14:textId="77777777" w:rsidR="005656F4" w:rsidRDefault="005656F4" w:rsidP="00CC2CE8">
      <w:pPr>
        <w:pStyle w:val="Body"/>
        <w:jc w:val="left"/>
        <w:rPr>
          <w:rFonts w:eastAsia="Arial"/>
          <w:szCs w:val="22"/>
        </w:rPr>
      </w:pPr>
    </w:p>
    <w:p w14:paraId="7DE6106F" w14:textId="096BB8F3" w:rsidR="00654F9E" w:rsidRPr="005900CA" w:rsidRDefault="00654F9E" w:rsidP="00654F9E">
      <w:pPr>
        <w:pStyle w:val="ListParagraph"/>
        <w:numPr>
          <w:ilvl w:val="0"/>
          <w:numId w:val="24"/>
        </w:numPr>
        <w:ind w:left="360"/>
        <w:jc w:val="left"/>
        <w:rPr>
          <w:rFonts w:eastAsia="Arial" w:cs="Arial"/>
          <w:szCs w:val="22"/>
        </w:rPr>
      </w:pPr>
      <w:r w:rsidRPr="005900CA">
        <w:rPr>
          <w:rFonts w:eastAsia="Arial" w:cs="Arial"/>
          <w:szCs w:val="22"/>
        </w:rPr>
        <w:t>Regarding link failure for video streaming</w:t>
      </w:r>
      <w:r w:rsidR="007D1E01">
        <w:rPr>
          <w:rFonts w:eastAsia="Arial" w:cs="Arial"/>
          <w:szCs w:val="22"/>
        </w:rPr>
        <w:t xml:space="preserve"> via RTSP</w:t>
      </w:r>
      <w:r w:rsidRPr="005900CA">
        <w:rPr>
          <w:rFonts w:eastAsia="Arial" w:cs="Arial"/>
          <w:szCs w:val="22"/>
        </w:rPr>
        <w:t>:</w:t>
      </w:r>
    </w:p>
    <w:p w14:paraId="0F9F6CB5" w14:textId="75D97757" w:rsidR="764E198A" w:rsidRDefault="00654F9E" w:rsidP="764E198A">
      <w:pPr>
        <w:pStyle w:val="ListParagraph"/>
        <w:numPr>
          <w:ilvl w:val="0"/>
          <w:numId w:val="19"/>
        </w:numPr>
        <w:jc w:val="left"/>
        <w:rPr>
          <w:rFonts w:eastAsia="Arial" w:cs="Arial"/>
        </w:rPr>
      </w:pPr>
      <w:r w:rsidRPr="453F80F8">
        <w:rPr>
          <w:rFonts w:eastAsia="Arial" w:cs="Arial"/>
        </w:rPr>
        <w:t>In the following situations the link is considered failure:</w:t>
      </w:r>
    </w:p>
    <w:p w14:paraId="6C5B496E" w14:textId="77777777" w:rsidR="00EF4465" w:rsidRPr="005F70EB" w:rsidRDefault="00EF4465" w:rsidP="00EF4465">
      <w:pPr>
        <w:pStyle w:val="ListParagraph"/>
        <w:numPr>
          <w:ilvl w:val="1"/>
          <w:numId w:val="19"/>
        </w:numPr>
        <w:jc w:val="left"/>
        <w:rPr>
          <w:rFonts w:eastAsia="Arial" w:cs="Arial"/>
          <w:szCs w:val="22"/>
        </w:rPr>
      </w:pPr>
      <w:r>
        <w:rPr>
          <w:rFonts w:eastAsia="Arial" w:cs="Arial"/>
          <w:szCs w:val="22"/>
        </w:rPr>
        <w:t>TCP connection is lost.</w:t>
      </w:r>
    </w:p>
    <w:p w14:paraId="287F8F55" w14:textId="25AC54E3" w:rsidR="00BE5709" w:rsidRPr="00BE5709" w:rsidRDefault="00BE5709" w:rsidP="00654F9E">
      <w:pPr>
        <w:pStyle w:val="ListParagraph"/>
        <w:numPr>
          <w:ilvl w:val="1"/>
          <w:numId w:val="19"/>
        </w:numPr>
        <w:jc w:val="left"/>
        <w:rPr>
          <w:rFonts w:eastAsia="Arial" w:cs="Arial"/>
        </w:rPr>
      </w:pPr>
      <w:r w:rsidRPr="69ECFBA1">
        <w:rPr>
          <w:rFonts w:eastAsiaTheme="minorEastAsia" w:cs="Arial" w:hint="eastAsia"/>
          <w:lang w:eastAsia="zh-CN"/>
        </w:rPr>
        <w:t>No</w:t>
      </w:r>
      <w:r w:rsidR="00A942A4" w:rsidRPr="69ECFBA1">
        <w:rPr>
          <w:rFonts w:eastAsiaTheme="minorEastAsia" w:cs="Arial" w:hint="eastAsia"/>
          <w:lang w:eastAsia="zh-CN"/>
        </w:rPr>
        <w:t xml:space="preserve"> GET_PARAMETER </w:t>
      </w:r>
      <w:r w:rsidR="30F556BF" w:rsidRPr="69ECFBA1">
        <w:rPr>
          <w:rFonts w:eastAsiaTheme="minorEastAsia" w:cs="Arial"/>
          <w:lang w:eastAsia="zh-CN"/>
        </w:rPr>
        <w:t>r</w:t>
      </w:r>
      <w:r w:rsidR="00A942A4" w:rsidRPr="69ECFBA1">
        <w:rPr>
          <w:rFonts w:eastAsiaTheme="minorEastAsia" w:cs="Arial"/>
          <w:lang w:eastAsia="zh-CN"/>
        </w:rPr>
        <w:t>esponse</w:t>
      </w:r>
      <w:r w:rsidR="00A942A4" w:rsidRPr="69ECFBA1">
        <w:rPr>
          <w:rFonts w:eastAsiaTheme="minorEastAsia" w:cs="Arial" w:hint="eastAsia"/>
          <w:lang w:eastAsia="zh-CN"/>
        </w:rPr>
        <w:t xml:space="preserve"> in </w:t>
      </w:r>
      <w:r w:rsidR="009D7855" w:rsidRPr="69ECFBA1">
        <w:rPr>
          <w:rFonts w:eastAsiaTheme="minorEastAsia" w:cs="Arial" w:hint="eastAsia"/>
          <w:lang w:eastAsia="zh-CN"/>
        </w:rPr>
        <w:t>4</w:t>
      </w:r>
      <w:r w:rsidR="00A942A4" w:rsidRPr="69ECFBA1">
        <w:rPr>
          <w:rFonts w:eastAsiaTheme="minorEastAsia" w:cs="Arial" w:hint="eastAsia"/>
          <w:lang w:eastAsia="zh-CN"/>
        </w:rPr>
        <w:t xml:space="preserve"> seconds</w:t>
      </w:r>
    </w:p>
    <w:p w14:paraId="3CFC2D60" w14:textId="72F499DB" w:rsidR="00510FA2" w:rsidRPr="00510FA2" w:rsidRDefault="00510FA2" w:rsidP="00510FA2">
      <w:pPr>
        <w:pStyle w:val="ListParagraph"/>
        <w:numPr>
          <w:ilvl w:val="1"/>
          <w:numId w:val="19"/>
        </w:numPr>
        <w:jc w:val="left"/>
        <w:rPr>
          <w:rFonts w:eastAsia="Arial" w:cs="Arial"/>
          <w:szCs w:val="22"/>
        </w:rPr>
      </w:pPr>
      <w:r>
        <w:rPr>
          <w:rFonts w:eastAsiaTheme="minorEastAsia" w:cs="Arial" w:hint="eastAsia"/>
          <w:lang w:eastAsia="zh-CN"/>
        </w:rPr>
        <w:t xml:space="preserve">Receiving Error Code, </w:t>
      </w:r>
      <w:r w:rsidR="004D1AA8">
        <w:rPr>
          <w:rFonts w:eastAsiaTheme="minorEastAsia" w:cs="Arial" w:hint="eastAsia"/>
          <w:lang w:eastAsia="zh-CN"/>
        </w:rPr>
        <w:t>400,</w:t>
      </w:r>
      <w:r>
        <w:rPr>
          <w:rFonts w:eastAsiaTheme="minorEastAsia" w:cs="Arial" w:hint="eastAsia"/>
          <w:lang w:eastAsia="zh-CN"/>
        </w:rPr>
        <w:t>454</w:t>
      </w:r>
      <w:r w:rsidDel="00E35432">
        <w:rPr>
          <w:rFonts w:eastAsiaTheme="minorEastAsia" w:cs="Arial" w:hint="eastAsia"/>
          <w:lang w:eastAsia="zh-CN"/>
        </w:rPr>
        <w:t xml:space="preserve">, </w:t>
      </w:r>
      <w:r>
        <w:rPr>
          <w:rFonts w:eastAsiaTheme="minorEastAsia" w:cs="Arial" w:hint="eastAsia"/>
          <w:lang w:eastAsia="zh-CN"/>
        </w:rPr>
        <w:t xml:space="preserve">Refer to </w:t>
      </w:r>
      <w:r w:rsidR="00237C69">
        <w:rPr>
          <w:rFonts w:eastAsiaTheme="minorEastAsia" w:cs="Arial"/>
          <w:lang w:eastAsia="zh-CN"/>
        </w:rPr>
        <w:fldChar w:fldCharType="begin"/>
      </w:r>
      <w:r w:rsidR="00237C69">
        <w:rPr>
          <w:rFonts w:eastAsiaTheme="minorEastAsia" w:cs="Arial"/>
          <w:lang w:eastAsia="zh-CN"/>
        </w:rPr>
        <w:instrText xml:space="preserve"> </w:instrText>
      </w:r>
      <w:r w:rsidR="00237C69">
        <w:rPr>
          <w:rFonts w:eastAsiaTheme="minorEastAsia" w:cs="Arial" w:hint="eastAsia"/>
          <w:lang w:eastAsia="zh-CN"/>
        </w:rPr>
        <w:instrText>REF _Ref209474991 \r \h</w:instrText>
      </w:r>
      <w:r w:rsidR="00237C69">
        <w:rPr>
          <w:rFonts w:eastAsiaTheme="minorEastAsia" w:cs="Arial"/>
          <w:lang w:eastAsia="zh-CN"/>
        </w:rPr>
        <w:instrText xml:space="preserve"> </w:instrText>
      </w:r>
      <w:r w:rsidR="00237C69">
        <w:rPr>
          <w:rFonts w:eastAsiaTheme="minorEastAsia" w:cs="Arial"/>
          <w:lang w:eastAsia="zh-CN"/>
        </w:rPr>
      </w:r>
      <w:r w:rsidR="00237C69">
        <w:rPr>
          <w:rFonts w:eastAsiaTheme="minorEastAsia" w:cs="Arial"/>
          <w:lang w:eastAsia="zh-CN"/>
        </w:rPr>
        <w:fldChar w:fldCharType="separate"/>
      </w:r>
      <w:r w:rsidR="00542606">
        <w:rPr>
          <w:rFonts w:eastAsiaTheme="minorEastAsia" w:cs="Arial"/>
          <w:lang w:eastAsia="zh-CN"/>
        </w:rPr>
        <w:t>5.2.16.4</w:t>
      </w:r>
      <w:r w:rsidR="00237C69">
        <w:rPr>
          <w:rFonts w:eastAsiaTheme="minorEastAsia" w:cs="Arial"/>
          <w:lang w:eastAsia="zh-CN"/>
        </w:rPr>
        <w:fldChar w:fldCharType="end"/>
      </w:r>
    </w:p>
    <w:p w14:paraId="67F9F37A" w14:textId="77777777" w:rsidR="00654F9E" w:rsidRPr="005900CA" w:rsidRDefault="00654F9E" w:rsidP="00654F9E">
      <w:pPr>
        <w:pStyle w:val="ListParagraph"/>
        <w:numPr>
          <w:ilvl w:val="0"/>
          <w:numId w:val="19"/>
        </w:numPr>
        <w:jc w:val="left"/>
        <w:rPr>
          <w:rFonts w:eastAsia="Arial" w:cs="Arial"/>
          <w:szCs w:val="22"/>
        </w:rPr>
      </w:pPr>
      <w:r w:rsidRPr="005900CA">
        <w:rPr>
          <w:rFonts w:eastAsia="Arial" w:cs="Arial"/>
          <w:szCs w:val="22"/>
        </w:rPr>
        <w:t>Recovery:</w:t>
      </w:r>
    </w:p>
    <w:p w14:paraId="3AD0F8D0" w14:textId="5D93483F" w:rsidR="00654F9E" w:rsidRPr="005900CA" w:rsidRDefault="3A2677F1" w:rsidP="4E7360CC">
      <w:pPr>
        <w:pStyle w:val="ListParagraph"/>
        <w:numPr>
          <w:ilvl w:val="1"/>
          <w:numId w:val="19"/>
        </w:numPr>
        <w:jc w:val="left"/>
        <w:rPr>
          <w:rFonts w:eastAsia="Arial" w:cs="Arial"/>
        </w:rPr>
      </w:pPr>
      <w:r w:rsidRPr="6E3B78CE">
        <w:t xml:space="preserve">A </w:t>
      </w:r>
      <w:r w:rsidR="0BC1D366" w:rsidRPr="14FE3AFF">
        <w:t xml:space="preserve">Web </w:t>
      </w:r>
      <w:r w:rsidR="0BC1D366" w:rsidRPr="174A6251">
        <w:t>C</w:t>
      </w:r>
      <w:r w:rsidRPr="174A6251">
        <w:t>lient</w:t>
      </w:r>
      <w:r w:rsidRPr="6E3B78CE">
        <w:t xml:space="preserve"> reconnection is required.</w:t>
      </w:r>
    </w:p>
    <w:p w14:paraId="2DCCBDF6" w14:textId="77777777" w:rsidR="00A30FCA" w:rsidRPr="00A30FCA" w:rsidRDefault="00A30FCA" w:rsidP="00A30FCA">
      <w:pPr>
        <w:jc w:val="left"/>
        <w:rPr>
          <w:rFonts w:eastAsia="Arial" w:cs="Arial"/>
        </w:rPr>
      </w:pPr>
    </w:p>
    <w:p w14:paraId="68FCDA04" w14:textId="43439AFE" w:rsidR="00AA09E1" w:rsidRPr="005656F4" w:rsidRDefault="00AA09E1" w:rsidP="00CC2CE8">
      <w:pPr>
        <w:pStyle w:val="ListParagraph"/>
        <w:numPr>
          <w:ilvl w:val="0"/>
          <w:numId w:val="24"/>
        </w:numPr>
        <w:ind w:left="360"/>
        <w:jc w:val="left"/>
        <w:rPr>
          <w:rFonts w:eastAsia="Arial"/>
          <w:szCs w:val="22"/>
        </w:rPr>
      </w:pPr>
      <w:r w:rsidRPr="00FA6DDC">
        <w:rPr>
          <w:rFonts w:eastAsia="Arial"/>
          <w:szCs w:val="22"/>
        </w:rPr>
        <w:t>Regarding link fail</w:t>
      </w:r>
      <w:r w:rsidRPr="005900CA">
        <w:rPr>
          <w:rFonts w:eastAsia="Arial"/>
          <w:szCs w:val="22"/>
        </w:rPr>
        <w:t xml:space="preserve">ure for </w:t>
      </w:r>
      <w:r w:rsidR="00504BBE">
        <w:rPr>
          <w:rFonts w:eastAsia="Arial"/>
          <w:szCs w:val="22"/>
        </w:rPr>
        <w:t>messag</w:t>
      </w:r>
      <w:r w:rsidR="00B25AFA">
        <w:rPr>
          <w:rFonts w:eastAsia="Arial"/>
          <w:szCs w:val="22"/>
        </w:rPr>
        <w:t>e</w:t>
      </w:r>
      <w:r w:rsidR="009E5271" w:rsidRPr="005900CA">
        <w:rPr>
          <w:rFonts w:eastAsia="Arial"/>
          <w:szCs w:val="22"/>
        </w:rPr>
        <w:t xml:space="preserve"> channel:</w:t>
      </w:r>
    </w:p>
    <w:p w14:paraId="449AF2B0" w14:textId="58B5A281" w:rsidR="7F9ABDAE" w:rsidRDefault="009E5271" w:rsidP="00CC2CE8">
      <w:pPr>
        <w:pStyle w:val="ListParagraph"/>
        <w:numPr>
          <w:ilvl w:val="0"/>
          <w:numId w:val="19"/>
        </w:numPr>
        <w:jc w:val="left"/>
        <w:rPr>
          <w:rFonts w:eastAsia="Arial" w:cs="Arial"/>
          <w:szCs w:val="22"/>
        </w:rPr>
      </w:pPr>
      <w:r w:rsidRPr="005900CA">
        <w:rPr>
          <w:rFonts w:eastAsia="Arial" w:cs="Arial"/>
          <w:szCs w:val="22"/>
        </w:rPr>
        <w:t xml:space="preserve">In the following situations </w:t>
      </w:r>
      <w:r w:rsidR="00EE0599" w:rsidRPr="005900CA">
        <w:rPr>
          <w:rFonts w:eastAsia="Arial" w:cs="Arial"/>
          <w:szCs w:val="22"/>
        </w:rPr>
        <w:t xml:space="preserve">the link </w:t>
      </w:r>
      <w:r w:rsidR="00940E21" w:rsidRPr="005900CA">
        <w:rPr>
          <w:rFonts w:eastAsia="Arial" w:cs="Arial"/>
          <w:szCs w:val="22"/>
        </w:rPr>
        <w:t xml:space="preserve">is </w:t>
      </w:r>
      <w:r w:rsidR="00EE0599" w:rsidRPr="005900CA">
        <w:rPr>
          <w:rFonts w:eastAsia="Arial" w:cs="Arial"/>
          <w:szCs w:val="22"/>
        </w:rPr>
        <w:t>considered failure:</w:t>
      </w:r>
    </w:p>
    <w:p w14:paraId="2B52B0B1" w14:textId="63CCBE29" w:rsidR="00EE0599" w:rsidRPr="00EE0599" w:rsidRDefault="003215FA" w:rsidP="00CC2CE8">
      <w:pPr>
        <w:pStyle w:val="ListParagraph"/>
        <w:numPr>
          <w:ilvl w:val="1"/>
          <w:numId w:val="19"/>
        </w:numPr>
        <w:jc w:val="left"/>
        <w:rPr>
          <w:rFonts w:eastAsia="Arial" w:cs="Arial"/>
          <w:szCs w:val="22"/>
        </w:rPr>
      </w:pPr>
      <w:r w:rsidRPr="005900CA">
        <w:rPr>
          <w:rFonts w:eastAsia="Arial" w:cs="Arial"/>
          <w:szCs w:val="22"/>
        </w:rPr>
        <w:t xml:space="preserve">TCP connection </w:t>
      </w:r>
      <w:r w:rsidR="001C790D" w:rsidRPr="005900CA">
        <w:rPr>
          <w:rFonts w:eastAsia="Arial" w:cs="Arial"/>
          <w:szCs w:val="22"/>
        </w:rPr>
        <w:t>is</w:t>
      </w:r>
      <w:r w:rsidR="00A47925" w:rsidRPr="005900CA">
        <w:rPr>
          <w:rFonts w:eastAsia="Arial" w:cs="Arial"/>
          <w:szCs w:val="22"/>
        </w:rPr>
        <w:t xml:space="preserve"> disconnected.</w:t>
      </w:r>
    </w:p>
    <w:p w14:paraId="35B84E19" w14:textId="380EB91F" w:rsidR="00B5434F" w:rsidRPr="00EE0599" w:rsidRDefault="00A72209" w:rsidP="00CC2CE8">
      <w:pPr>
        <w:pStyle w:val="ListParagraph"/>
        <w:numPr>
          <w:ilvl w:val="1"/>
          <w:numId w:val="19"/>
        </w:numPr>
        <w:jc w:val="left"/>
        <w:rPr>
          <w:rFonts w:eastAsia="Arial" w:cs="Arial"/>
          <w:szCs w:val="22"/>
        </w:rPr>
      </w:pPr>
      <w:r w:rsidRPr="005900CA">
        <w:rPr>
          <w:rFonts w:eastAsia="Arial" w:cs="Arial"/>
          <w:szCs w:val="22"/>
        </w:rPr>
        <w:t xml:space="preserve">MQTT </w:t>
      </w:r>
      <w:r w:rsidR="00B50039" w:rsidRPr="005900CA">
        <w:rPr>
          <w:rFonts w:eastAsia="Arial" w:cs="Arial"/>
          <w:szCs w:val="22"/>
        </w:rPr>
        <w:t xml:space="preserve">connection </w:t>
      </w:r>
      <w:r w:rsidR="00D17071" w:rsidRPr="005900CA">
        <w:rPr>
          <w:rFonts w:eastAsia="Arial" w:cs="Arial"/>
          <w:szCs w:val="22"/>
        </w:rPr>
        <w:t>error occurred</w:t>
      </w:r>
      <w:r w:rsidR="00B50039" w:rsidRPr="005900CA">
        <w:rPr>
          <w:rFonts w:eastAsia="Arial" w:cs="Arial"/>
          <w:szCs w:val="22"/>
        </w:rPr>
        <w:t>.</w:t>
      </w:r>
    </w:p>
    <w:p w14:paraId="59BD54BE" w14:textId="09963397" w:rsidR="00EE0599" w:rsidRDefault="00EE0599" w:rsidP="00CC2CE8">
      <w:pPr>
        <w:pStyle w:val="ListParagraph"/>
        <w:numPr>
          <w:ilvl w:val="0"/>
          <w:numId w:val="19"/>
        </w:numPr>
        <w:jc w:val="left"/>
        <w:rPr>
          <w:rFonts w:eastAsia="Arial" w:cs="Arial"/>
          <w:szCs w:val="22"/>
        </w:rPr>
      </w:pPr>
      <w:r w:rsidRPr="005900CA">
        <w:rPr>
          <w:rFonts w:eastAsia="Arial" w:cs="Arial"/>
          <w:szCs w:val="22"/>
        </w:rPr>
        <w:t>Recovery:</w:t>
      </w:r>
    </w:p>
    <w:p w14:paraId="2D096596" w14:textId="368192AA" w:rsidR="00B50039" w:rsidRDefault="00B50039" w:rsidP="00CC2CE8">
      <w:pPr>
        <w:pStyle w:val="ListParagraph"/>
        <w:numPr>
          <w:ilvl w:val="1"/>
          <w:numId w:val="19"/>
        </w:numPr>
        <w:jc w:val="left"/>
        <w:rPr>
          <w:rFonts w:eastAsia="Arial" w:cs="Arial"/>
          <w:szCs w:val="22"/>
        </w:rPr>
      </w:pPr>
      <w:r>
        <w:rPr>
          <w:rFonts w:eastAsia="Arial" w:cs="Arial"/>
          <w:szCs w:val="22"/>
        </w:rPr>
        <w:t>MQTT connection</w:t>
      </w:r>
      <w:r w:rsidR="00D34FFA">
        <w:rPr>
          <w:rFonts w:eastAsia="Arial" w:cs="Arial"/>
          <w:szCs w:val="22"/>
        </w:rPr>
        <w:t xml:space="preserve"> is</w:t>
      </w:r>
      <w:r w:rsidR="00586F43">
        <w:rPr>
          <w:rFonts w:eastAsia="Arial" w:cs="Arial"/>
          <w:szCs w:val="22"/>
        </w:rPr>
        <w:t xml:space="preserve"> </w:t>
      </w:r>
      <w:r w:rsidR="00B30941">
        <w:rPr>
          <w:rFonts w:eastAsia="Arial" w:cs="Arial"/>
          <w:szCs w:val="22"/>
        </w:rPr>
        <w:t>back to normal.</w:t>
      </w:r>
    </w:p>
    <w:p w14:paraId="06B5D82F" w14:textId="77777777" w:rsidR="00976094" w:rsidRPr="00976094" w:rsidRDefault="00976094" w:rsidP="00976094">
      <w:pPr>
        <w:ind w:left="1080"/>
        <w:jc w:val="left"/>
        <w:rPr>
          <w:rFonts w:eastAsia="Arial" w:cs="Arial"/>
        </w:rPr>
      </w:pPr>
    </w:p>
    <w:p w14:paraId="57686E63" w14:textId="77777777" w:rsidR="00FB0659" w:rsidRPr="0089728B" w:rsidRDefault="00FB0659" w:rsidP="00CC2CE8">
      <w:pPr>
        <w:jc w:val="left"/>
        <w:rPr>
          <w:rFonts w:ascii="Arial" w:hAnsi="Arial" w:cs="Arial"/>
          <w:sz w:val="22"/>
          <w:lang w:val="en-GB"/>
        </w:rPr>
      </w:pPr>
    </w:p>
    <w:p w14:paraId="57686E64" w14:textId="77777777" w:rsidR="00FB0659" w:rsidRPr="00976094" w:rsidRDefault="00FB0659" w:rsidP="00CC2CE8">
      <w:pPr>
        <w:pStyle w:val="Heading1"/>
        <w:jc w:val="left"/>
        <w:rPr>
          <w:sz w:val="32"/>
          <w:szCs w:val="32"/>
        </w:rPr>
      </w:pPr>
      <w:bookmarkStart w:id="185" w:name="_Toc212542647"/>
      <w:bookmarkStart w:id="186" w:name="_Toc216180121"/>
      <w:r w:rsidRPr="00976094">
        <w:rPr>
          <w:sz w:val="32"/>
          <w:szCs w:val="32"/>
        </w:rPr>
        <w:t>Data Control Requirements</w:t>
      </w:r>
      <w:bookmarkEnd w:id="185"/>
      <w:bookmarkEnd w:id="186"/>
    </w:p>
    <w:p w14:paraId="1314B8D5" w14:textId="216EBF75" w:rsidR="003F6AF7" w:rsidRPr="005900CA" w:rsidRDefault="003F6AF7" w:rsidP="00CC2CE8">
      <w:pPr>
        <w:pStyle w:val="BodyText"/>
        <w:jc w:val="left"/>
        <w:rPr>
          <w:rFonts w:cs="Arial"/>
          <w:szCs w:val="22"/>
        </w:rPr>
      </w:pPr>
      <w:r w:rsidRPr="005900CA">
        <w:rPr>
          <w:rFonts w:cs="Arial"/>
          <w:szCs w:val="22"/>
        </w:rPr>
        <w:t xml:space="preserve">This section covers the data exchange requirements for the interface of </w:t>
      </w:r>
      <w:r w:rsidR="001538A3" w:rsidRPr="005900CA">
        <w:rPr>
          <w:rFonts w:cs="Arial"/>
          <w:szCs w:val="22"/>
        </w:rPr>
        <w:t>C</w:t>
      </w:r>
      <w:r w:rsidR="392D3345" w:rsidRPr="005900CA">
        <w:rPr>
          <w:rFonts w:cs="Arial"/>
          <w:szCs w:val="22"/>
        </w:rPr>
        <w:t>3</w:t>
      </w:r>
      <w:r w:rsidRPr="005900CA">
        <w:rPr>
          <w:rFonts w:cs="Arial"/>
          <w:szCs w:val="22"/>
        </w:rPr>
        <w:t xml:space="preserve"> and </w:t>
      </w:r>
      <w:r w:rsidR="00016F4F" w:rsidRPr="005900CA">
        <w:rPr>
          <w:rFonts w:cs="Arial"/>
          <w:szCs w:val="22"/>
        </w:rPr>
        <w:t>Video Proxy</w:t>
      </w:r>
      <w:r w:rsidRPr="005900CA">
        <w:rPr>
          <w:rFonts w:cs="Arial"/>
          <w:szCs w:val="22"/>
        </w:rPr>
        <w:t>.</w:t>
      </w:r>
    </w:p>
    <w:p w14:paraId="57686E68" w14:textId="77777777" w:rsidR="00FB0659" w:rsidRPr="0089728B" w:rsidRDefault="00FB0659" w:rsidP="00CC2CE8">
      <w:pPr>
        <w:jc w:val="left"/>
        <w:rPr>
          <w:rFonts w:ascii="Arial" w:hAnsi="Arial" w:cs="Arial"/>
          <w:sz w:val="22"/>
          <w:lang w:val="en-GB"/>
        </w:rPr>
      </w:pPr>
    </w:p>
    <w:p w14:paraId="35E33212" w14:textId="6D0E762E" w:rsidR="36CA8B2F" w:rsidRPr="00976094" w:rsidRDefault="6BD2BA52" w:rsidP="00CC2CE8">
      <w:pPr>
        <w:pStyle w:val="Heading2"/>
        <w:jc w:val="left"/>
        <w:rPr>
          <w:sz w:val="24"/>
          <w:szCs w:val="24"/>
        </w:rPr>
      </w:pPr>
      <w:bookmarkStart w:id="187" w:name="_Toc212542648"/>
      <w:bookmarkStart w:id="188" w:name="_Toc216180122"/>
      <w:r w:rsidRPr="00976094">
        <w:rPr>
          <w:sz w:val="24"/>
          <w:szCs w:val="24"/>
        </w:rPr>
        <w:lastRenderedPageBreak/>
        <w:t>Functional Requirements</w:t>
      </w:r>
      <w:bookmarkEnd w:id="187"/>
      <w:bookmarkEnd w:id="188"/>
    </w:p>
    <w:p w14:paraId="01E3F68E" w14:textId="77777777" w:rsidR="00A73B82" w:rsidRPr="00976094" w:rsidRDefault="00A73B82" w:rsidP="00CC2CE8">
      <w:pPr>
        <w:pStyle w:val="ncs-h3"/>
        <w:jc w:val="left"/>
        <w:rPr>
          <w:b/>
        </w:rPr>
      </w:pPr>
      <w:bookmarkStart w:id="189" w:name="_Toc212542649"/>
      <w:bookmarkStart w:id="190" w:name="_Toc216180123"/>
      <w:r w:rsidRPr="00976094">
        <w:rPr>
          <w:b/>
        </w:rPr>
        <w:t>Get Health Status of Video Proxy</w:t>
      </w:r>
      <w:bookmarkEnd w:id="189"/>
      <w:bookmarkEnd w:id="190"/>
    </w:p>
    <w:p w14:paraId="21765E9C" w14:textId="585493CA" w:rsidR="00A73B82" w:rsidRDefault="00A73B82" w:rsidP="00CC2CE8">
      <w:pPr>
        <w:pStyle w:val="ListParagraph"/>
        <w:keepNext/>
        <w:numPr>
          <w:ilvl w:val="0"/>
          <w:numId w:val="34"/>
        </w:numPr>
        <w:jc w:val="left"/>
        <w:rPr>
          <w:rFonts w:eastAsia="Arial" w:cs="Arial"/>
          <w:lang w:val="en-GB"/>
        </w:rPr>
      </w:pPr>
      <w:r w:rsidRPr="10DC14A1">
        <w:rPr>
          <w:rFonts w:eastAsia="Arial" w:cs="Arial"/>
          <w:lang w:val="en-GB"/>
        </w:rPr>
        <w:t xml:space="preserve">Periodically, </w:t>
      </w:r>
      <w:r>
        <w:rPr>
          <w:rFonts w:eastAsia="Arial" w:cs="Arial"/>
          <w:lang w:val="en-GB"/>
        </w:rPr>
        <w:t xml:space="preserve">C3 calls </w:t>
      </w:r>
      <w:r w:rsidRPr="10DC14A1">
        <w:rPr>
          <w:rFonts w:eastAsia="Arial" w:cs="Arial"/>
          <w:lang w:val="en-GB"/>
        </w:rPr>
        <w:t>Video Proxy</w:t>
      </w:r>
      <w:r>
        <w:rPr>
          <w:rFonts w:eastAsia="Arial" w:cs="Arial"/>
          <w:lang w:val="en-GB"/>
        </w:rPr>
        <w:t xml:space="preserve">’s </w:t>
      </w:r>
      <w:r w:rsidR="00217C1D">
        <w:rPr>
          <w:rFonts w:eastAsia="Arial" w:cs="Arial"/>
          <w:lang w:val="en-GB"/>
        </w:rPr>
        <w:t>h</w:t>
      </w:r>
      <w:r>
        <w:rPr>
          <w:rFonts w:eastAsia="Arial" w:cs="Arial"/>
          <w:lang w:val="en-GB"/>
        </w:rPr>
        <w:t>ealth API to check:</w:t>
      </w:r>
    </w:p>
    <w:p w14:paraId="55184E6A" w14:textId="77777777" w:rsidR="00A73B82" w:rsidRDefault="00A73B82" w:rsidP="00CC2CE8">
      <w:pPr>
        <w:pStyle w:val="ListParagraph"/>
        <w:keepNext/>
        <w:numPr>
          <w:ilvl w:val="0"/>
          <w:numId w:val="35"/>
        </w:numPr>
        <w:jc w:val="left"/>
        <w:rPr>
          <w:rFonts w:eastAsia="Arial" w:cs="Arial"/>
          <w:lang w:val="en-GB"/>
        </w:rPr>
      </w:pPr>
      <w:r>
        <w:rPr>
          <w:rFonts w:eastAsia="Arial" w:cs="Arial"/>
          <w:lang w:val="en-GB"/>
        </w:rPr>
        <w:t>Availability of Video Proxy</w:t>
      </w:r>
    </w:p>
    <w:p w14:paraId="201660D3" w14:textId="77777777" w:rsidR="00A73B82" w:rsidRPr="005900CA" w:rsidRDefault="00A73B82" w:rsidP="00CC2CE8">
      <w:pPr>
        <w:keepNext/>
        <w:widowControl/>
        <w:jc w:val="left"/>
        <w:rPr>
          <w:rFonts w:ascii="Arial" w:eastAsia="Arial" w:hAnsi="Arial" w:cs="Arial"/>
          <w:sz w:val="22"/>
          <w:lang w:val="en-GB"/>
        </w:rPr>
      </w:pPr>
    </w:p>
    <w:p w14:paraId="26C55F5F" w14:textId="27CA562C" w:rsidR="004D2E9B" w:rsidRPr="00976094" w:rsidRDefault="007F5408" w:rsidP="00CC2CE8">
      <w:pPr>
        <w:pStyle w:val="Heading3"/>
        <w:jc w:val="left"/>
        <w:rPr>
          <w:b/>
        </w:rPr>
      </w:pPr>
      <w:bookmarkStart w:id="191" w:name="_Toc212542650"/>
      <w:bookmarkStart w:id="192" w:name="_Toc216180124"/>
      <w:r w:rsidRPr="00976094">
        <w:rPr>
          <w:b/>
        </w:rPr>
        <w:t>Get</w:t>
      </w:r>
      <w:r w:rsidR="00EA75DB" w:rsidRPr="00976094">
        <w:rPr>
          <w:b/>
        </w:rPr>
        <w:t xml:space="preserve"> </w:t>
      </w:r>
      <w:r w:rsidR="006A390B" w:rsidRPr="00976094">
        <w:rPr>
          <w:b/>
        </w:rPr>
        <w:t>C</w:t>
      </w:r>
      <w:r w:rsidR="00EA75DB" w:rsidRPr="00976094">
        <w:rPr>
          <w:b/>
        </w:rPr>
        <w:t>amera</w:t>
      </w:r>
      <w:r w:rsidR="006A390B" w:rsidRPr="00976094">
        <w:rPr>
          <w:b/>
        </w:rPr>
        <w:t xml:space="preserve"> </w:t>
      </w:r>
      <w:r w:rsidR="00CA0374" w:rsidRPr="00976094">
        <w:rPr>
          <w:b/>
        </w:rPr>
        <w:t>Lis</w:t>
      </w:r>
      <w:r w:rsidR="0098104E" w:rsidRPr="00976094">
        <w:rPr>
          <w:b/>
        </w:rPr>
        <w:t>t</w:t>
      </w:r>
      <w:bookmarkEnd w:id="191"/>
      <w:bookmarkEnd w:id="192"/>
    </w:p>
    <w:p w14:paraId="12354987" w14:textId="3C789F7C" w:rsidR="00356E0B" w:rsidRDefault="00356E0B" w:rsidP="00CC2CE8">
      <w:pPr>
        <w:pStyle w:val="ListParagraph"/>
        <w:keepNext/>
        <w:numPr>
          <w:ilvl w:val="0"/>
          <w:numId w:val="36"/>
        </w:numPr>
        <w:jc w:val="left"/>
        <w:rPr>
          <w:rFonts w:eastAsia="Arial" w:cs="Arial"/>
          <w:color w:val="000000" w:themeColor="text1"/>
        </w:rPr>
      </w:pPr>
      <w:r w:rsidRPr="30ACD508">
        <w:rPr>
          <w:rFonts w:eastAsia="Arial" w:cs="Arial"/>
          <w:lang w:val="en-GB"/>
        </w:rPr>
        <w:t xml:space="preserve">C3 gets the list of </w:t>
      </w:r>
      <w:r w:rsidR="00C83A2B">
        <w:rPr>
          <w:rFonts w:eastAsia="Arial" w:cs="Arial"/>
          <w:lang w:val="en-GB"/>
        </w:rPr>
        <w:t>cameras</w:t>
      </w:r>
      <w:r w:rsidRPr="30ACD508">
        <w:rPr>
          <w:rFonts w:eastAsia="Arial" w:cs="Arial"/>
          <w:lang w:val="en-GB"/>
        </w:rPr>
        <w:t xml:space="preserve"> from Video Proxy.</w:t>
      </w:r>
    </w:p>
    <w:p w14:paraId="215284FB" w14:textId="3E346113" w:rsidR="00356E0B" w:rsidRDefault="00356E0B" w:rsidP="00CC2CE8">
      <w:pPr>
        <w:pStyle w:val="ListParagraph"/>
        <w:keepNext/>
        <w:numPr>
          <w:ilvl w:val="0"/>
          <w:numId w:val="36"/>
        </w:numPr>
        <w:jc w:val="left"/>
        <w:rPr>
          <w:rFonts w:eastAsia="Arial" w:cs="Arial"/>
          <w:color w:val="000000" w:themeColor="text1"/>
        </w:rPr>
      </w:pPr>
      <w:r w:rsidRPr="30ACD508">
        <w:rPr>
          <w:rFonts w:eastAsia="Arial" w:cs="Arial"/>
          <w:color w:val="000000" w:themeColor="text1"/>
        </w:rPr>
        <w:t>The recording schedule created for a camera can be queried</w:t>
      </w:r>
      <w:r w:rsidR="006C4265">
        <w:rPr>
          <w:rFonts w:eastAsia="Arial" w:cs="Arial"/>
          <w:color w:val="000000" w:themeColor="text1"/>
        </w:rPr>
        <w:t xml:space="preserve"> and</w:t>
      </w:r>
      <w:r w:rsidR="00264A22">
        <w:rPr>
          <w:rFonts w:eastAsia="Arial" w:cs="Arial"/>
          <w:color w:val="000000" w:themeColor="text1"/>
        </w:rPr>
        <w:t xml:space="preserve"> C3 </w:t>
      </w:r>
      <w:r w:rsidR="007638A3">
        <w:rPr>
          <w:rFonts w:eastAsia="Arial" w:cs="Arial"/>
          <w:color w:val="000000" w:themeColor="text1"/>
        </w:rPr>
        <w:t xml:space="preserve">could </w:t>
      </w:r>
      <w:r w:rsidR="00A4765E">
        <w:rPr>
          <w:rFonts w:eastAsia="Arial" w:cs="Arial"/>
          <w:color w:val="000000" w:themeColor="text1"/>
        </w:rPr>
        <w:t xml:space="preserve">use it to check whether </w:t>
      </w:r>
      <w:r w:rsidR="00A6442A">
        <w:rPr>
          <w:rFonts w:eastAsia="Arial" w:cs="Arial"/>
          <w:color w:val="000000" w:themeColor="text1"/>
        </w:rPr>
        <w:t xml:space="preserve">the camera has </w:t>
      </w:r>
      <w:r w:rsidR="00A73C58">
        <w:rPr>
          <w:rFonts w:eastAsia="Arial" w:cs="Arial"/>
          <w:color w:val="000000" w:themeColor="text1"/>
        </w:rPr>
        <w:t xml:space="preserve">recording </w:t>
      </w:r>
      <w:r w:rsidR="00C56100">
        <w:rPr>
          <w:rFonts w:eastAsia="Arial" w:cs="Arial"/>
          <w:color w:val="000000" w:themeColor="text1"/>
        </w:rPr>
        <w:t>ongoing.</w:t>
      </w:r>
    </w:p>
    <w:p w14:paraId="7DCC575A" w14:textId="7DD403C6" w:rsidR="004D2E9B" w:rsidRPr="004D2E9B" w:rsidRDefault="004D2E9B" w:rsidP="00CC2CE8">
      <w:pPr>
        <w:jc w:val="left"/>
        <w:rPr>
          <w:lang w:val="en-GB" w:eastAsia="en-US"/>
        </w:rPr>
      </w:pPr>
    </w:p>
    <w:p w14:paraId="33DA1FBD" w14:textId="6D12D4C9" w:rsidR="6EC5FE7C" w:rsidRPr="00976094" w:rsidRDefault="6EC5FE7C" w:rsidP="00CC2CE8">
      <w:pPr>
        <w:pStyle w:val="Heading3"/>
        <w:jc w:val="left"/>
        <w:rPr>
          <w:rFonts w:eastAsia="Arial"/>
          <w:b/>
          <w:color w:val="000000" w:themeColor="text1"/>
        </w:rPr>
      </w:pPr>
      <w:bookmarkStart w:id="193" w:name="_Toc212542651"/>
      <w:bookmarkStart w:id="194" w:name="_Toc216180125"/>
      <w:r w:rsidRPr="00976094">
        <w:rPr>
          <w:rFonts w:eastAsia="Arial"/>
          <w:b/>
          <w:color w:val="000000" w:themeColor="text1"/>
        </w:rPr>
        <w:t>Live Stream</w:t>
      </w:r>
      <w:r w:rsidR="00180A3A" w:rsidRPr="00976094">
        <w:rPr>
          <w:rFonts w:eastAsia="Arial"/>
          <w:b/>
          <w:color w:val="000000" w:themeColor="text1"/>
        </w:rPr>
        <w:t xml:space="preserve"> (WebRTC)</w:t>
      </w:r>
      <w:bookmarkEnd w:id="193"/>
      <w:bookmarkEnd w:id="194"/>
    </w:p>
    <w:p w14:paraId="19E88BA5" w14:textId="49505676" w:rsidR="00420A18" w:rsidRPr="005900CA" w:rsidRDefault="00F769F3" w:rsidP="00CC2CE8">
      <w:pPr>
        <w:pStyle w:val="Body"/>
        <w:numPr>
          <w:ilvl w:val="0"/>
          <w:numId w:val="25"/>
        </w:numPr>
        <w:ind w:left="360"/>
        <w:jc w:val="left"/>
        <w:rPr>
          <w:rFonts w:eastAsia="Arial"/>
          <w:szCs w:val="22"/>
        </w:rPr>
      </w:pPr>
      <w:r w:rsidRPr="005900CA">
        <w:rPr>
          <w:rFonts w:eastAsia="Arial"/>
          <w:szCs w:val="22"/>
        </w:rPr>
        <w:t xml:space="preserve">C3 </w:t>
      </w:r>
      <w:r w:rsidR="002F7C8B">
        <w:rPr>
          <w:rFonts w:eastAsia="Arial"/>
          <w:szCs w:val="22"/>
        </w:rPr>
        <w:t>should</w:t>
      </w:r>
      <w:r w:rsidRPr="005900CA">
        <w:rPr>
          <w:rFonts w:eastAsia="Arial"/>
          <w:szCs w:val="22"/>
        </w:rPr>
        <w:t xml:space="preserve"> specify </w:t>
      </w:r>
      <w:r w:rsidR="00B253FC">
        <w:rPr>
          <w:rFonts w:eastAsia="Arial"/>
          <w:szCs w:val="22"/>
        </w:rPr>
        <w:t>one</w:t>
      </w:r>
      <w:r w:rsidR="00B253FC" w:rsidRPr="005900CA">
        <w:rPr>
          <w:rFonts w:eastAsia="Arial"/>
          <w:szCs w:val="22"/>
        </w:rPr>
        <w:t xml:space="preserve"> </w:t>
      </w:r>
      <w:r w:rsidR="00C31C81">
        <w:rPr>
          <w:rFonts w:eastAsia="Arial"/>
          <w:szCs w:val="22"/>
        </w:rPr>
        <w:t>camera</w:t>
      </w:r>
      <w:r w:rsidRPr="005900CA">
        <w:rPr>
          <w:rFonts w:eastAsia="Arial"/>
          <w:szCs w:val="22"/>
        </w:rPr>
        <w:t xml:space="preserve"> </w:t>
      </w:r>
      <w:r w:rsidR="002F48F7">
        <w:rPr>
          <w:rFonts w:eastAsia="Arial"/>
          <w:szCs w:val="22"/>
        </w:rPr>
        <w:t xml:space="preserve">in </w:t>
      </w:r>
      <w:r w:rsidRPr="005900CA">
        <w:rPr>
          <w:rFonts w:eastAsia="Arial"/>
          <w:szCs w:val="22"/>
        </w:rPr>
        <w:t xml:space="preserve">the </w:t>
      </w:r>
      <w:r w:rsidR="002F48F7">
        <w:rPr>
          <w:rFonts w:eastAsia="Arial"/>
          <w:szCs w:val="22"/>
        </w:rPr>
        <w:t xml:space="preserve">RESTful API call when requesting </w:t>
      </w:r>
      <w:r w:rsidRPr="005900CA">
        <w:rPr>
          <w:rFonts w:eastAsia="Arial"/>
          <w:szCs w:val="22"/>
        </w:rPr>
        <w:t>live stream</w:t>
      </w:r>
      <w:r w:rsidR="00B253FC">
        <w:rPr>
          <w:rFonts w:eastAsia="Arial"/>
          <w:szCs w:val="22"/>
        </w:rPr>
        <w:t xml:space="preserve">. </w:t>
      </w:r>
      <w:r w:rsidR="001E2731">
        <w:rPr>
          <w:rFonts w:eastAsia="Arial"/>
          <w:szCs w:val="22"/>
        </w:rPr>
        <w:t>Video Proxy will</w:t>
      </w:r>
      <w:r w:rsidR="001E2731" w:rsidRPr="005900CA">
        <w:rPr>
          <w:rFonts w:eastAsia="Arial"/>
          <w:szCs w:val="22"/>
        </w:rPr>
        <w:t xml:space="preserve"> verify the device</w:t>
      </w:r>
      <w:r w:rsidR="001E2731">
        <w:rPr>
          <w:rFonts w:eastAsia="Arial"/>
          <w:szCs w:val="22"/>
        </w:rPr>
        <w:t>’s</w:t>
      </w:r>
      <w:r w:rsidR="001E2731" w:rsidRPr="005900CA">
        <w:rPr>
          <w:rFonts w:eastAsia="Arial"/>
          <w:szCs w:val="22"/>
        </w:rPr>
        <w:t xml:space="preserve"> exist</w:t>
      </w:r>
      <w:r w:rsidR="001E2731">
        <w:rPr>
          <w:rFonts w:eastAsia="Arial"/>
          <w:szCs w:val="22"/>
        </w:rPr>
        <w:t>ence</w:t>
      </w:r>
      <w:r w:rsidR="00ED6D93">
        <w:rPr>
          <w:rFonts w:eastAsia="Arial"/>
          <w:szCs w:val="22"/>
        </w:rPr>
        <w:t xml:space="preserve">, then </w:t>
      </w:r>
      <w:r w:rsidR="00072CF4">
        <w:rPr>
          <w:rFonts w:eastAsia="Arial"/>
          <w:szCs w:val="22"/>
        </w:rPr>
        <w:t>re</w:t>
      </w:r>
      <w:r w:rsidR="000D0481">
        <w:rPr>
          <w:rFonts w:eastAsia="Arial"/>
          <w:szCs w:val="22"/>
        </w:rPr>
        <w:t>ply with the SDP</w:t>
      </w:r>
      <w:r w:rsidR="006D0A26">
        <w:rPr>
          <w:rFonts w:eastAsia="Arial"/>
          <w:szCs w:val="22"/>
        </w:rPr>
        <w:t>.</w:t>
      </w:r>
      <w:r w:rsidR="00002092">
        <w:rPr>
          <w:rFonts w:eastAsia="Arial"/>
          <w:szCs w:val="22"/>
        </w:rPr>
        <w:t xml:space="preserve"> </w:t>
      </w:r>
    </w:p>
    <w:p w14:paraId="6F585E7C" w14:textId="77777777" w:rsidR="00F769F3" w:rsidRPr="005900CA" w:rsidRDefault="00F769F3" w:rsidP="00CC2CE8">
      <w:pPr>
        <w:keepNext/>
        <w:widowControl/>
        <w:ind w:left="720"/>
        <w:jc w:val="left"/>
        <w:rPr>
          <w:rFonts w:ascii="Arial" w:eastAsia="Arial" w:hAnsi="Arial" w:cs="Arial"/>
          <w:sz w:val="22"/>
          <w:lang w:val="en-GB"/>
        </w:rPr>
      </w:pPr>
    </w:p>
    <w:p w14:paraId="12CBAF5D" w14:textId="1C958353" w:rsidR="00625158" w:rsidRDefault="000C28C8" w:rsidP="00CC2CE8">
      <w:pPr>
        <w:pStyle w:val="Body"/>
        <w:numPr>
          <w:ilvl w:val="0"/>
          <w:numId w:val="25"/>
        </w:numPr>
        <w:ind w:left="360"/>
        <w:jc w:val="left"/>
        <w:rPr>
          <w:rFonts w:eastAsia="Arial"/>
          <w:szCs w:val="22"/>
        </w:rPr>
      </w:pPr>
      <w:r>
        <w:rPr>
          <w:rFonts w:eastAsia="Arial"/>
          <w:szCs w:val="22"/>
        </w:rPr>
        <w:t xml:space="preserve">With the SDP from Video Proxy, </w:t>
      </w:r>
      <w:r w:rsidR="005521C3">
        <w:rPr>
          <w:rFonts w:eastAsia="Arial"/>
          <w:szCs w:val="22"/>
        </w:rPr>
        <w:t>C3</w:t>
      </w:r>
      <w:r w:rsidR="00F769F3" w:rsidRPr="005900CA">
        <w:rPr>
          <w:rFonts w:eastAsia="Arial"/>
          <w:szCs w:val="22"/>
        </w:rPr>
        <w:t xml:space="preserve"> </w:t>
      </w:r>
      <w:r w:rsidR="00232A8C">
        <w:rPr>
          <w:rFonts w:eastAsia="Arial"/>
          <w:szCs w:val="22"/>
        </w:rPr>
        <w:t xml:space="preserve">should </w:t>
      </w:r>
      <w:r w:rsidR="003D3EC8">
        <w:rPr>
          <w:rFonts w:eastAsia="Arial"/>
          <w:szCs w:val="22"/>
        </w:rPr>
        <w:t>establish the WebRTC connection</w:t>
      </w:r>
      <w:r w:rsidR="00F769F3" w:rsidRPr="005900CA">
        <w:rPr>
          <w:rFonts w:eastAsia="Arial"/>
          <w:szCs w:val="22"/>
        </w:rPr>
        <w:t xml:space="preserve"> </w:t>
      </w:r>
      <w:r w:rsidR="00232A8C">
        <w:rPr>
          <w:rFonts w:eastAsia="Arial"/>
          <w:szCs w:val="22"/>
        </w:rPr>
        <w:t>to</w:t>
      </w:r>
      <w:r w:rsidR="00F769F3" w:rsidRPr="005900CA">
        <w:rPr>
          <w:rFonts w:eastAsia="Arial"/>
          <w:szCs w:val="22"/>
        </w:rPr>
        <w:t xml:space="preserve"> Video Proxy</w:t>
      </w:r>
      <w:r w:rsidR="00232A8C">
        <w:rPr>
          <w:rFonts w:eastAsia="Arial"/>
          <w:szCs w:val="22"/>
        </w:rPr>
        <w:t xml:space="preserve"> and exchange</w:t>
      </w:r>
      <w:r w:rsidR="00F769F3" w:rsidRPr="005900CA">
        <w:rPr>
          <w:rFonts w:eastAsia="Arial"/>
          <w:szCs w:val="22"/>
        </w:rPr>
        <w:t xml:space="preserve"> ICE candidates</w:t>
      </w:r>
      <w:r w:rsidR="00625158">
        <w:rPr>
          <w:rFonts w:eastAsia="Arial"/>
          <w:szCs w:val="22"/>
        </w:rPr>
        <w:t>.</w:t>
      </w:r>
    </w:p>
    <w:p w14:paraId="2B132EC5" w14:textId="77777777" w:rsidR="00625158" w:rsidRPr="00A25734" w:rsidRDefault="00625158" w:rsidP="00CC2CE8">
      <w:pPr>
        <w:jc w:val="left"/>
        <w:rPr>
          <w:rFonts w:eastAsia="Arial"/>
        </w:rPr>
      </w:pPr>
    </w:p>
    <w:p w14:paraId="3DCF572C" w14:textId="157CB86E" w:rsidR="000678B8" w:rsidRPr="009B25C5" w:rsidRDefault="0033720E" w:rsidP="00CC2CE8">
      <w:pPr>
        <w:pStyle w:val="Body"/>
        <w:numPr>
          <w:ilvl w:val="0"/>
          <w:numId w:val="25"/>
        </w:numPr>
        <w:ind w:left="360"/>
        <w:jc w:val="left"/>
        <w:rPr>
          <w:rFonts w:eastAsia="Arial"/>
          <w:szCs w:val="22"/>
        </w:rPr>
      </w:pPr>
      <w:r>
        <w:rPr>
          <w:rFonts w:eastAsia="Arial"/>
          <w:szCs w:val="22"/>
        </w:rPr>
        <w:t xml:space="preserve">After </w:t>
      </w:r>
      <w:r w:rsidR="00E81C0D">
        <w:rPr>
          <w:rFonts w:eastAsia="Arial"/>
          <w:szCs w:val="22"/>
        </w:rPr>
        <w:t>successfully</w:t>
      </w:r>
      <w:r w:rsidR="009F1CA0">
        <w:rPr>
          <w:rFonts w:eastAsia="Arial"/>
          <w:szCs w:val="22"/>
        </w:rPr>
        <w:t xml:space="preserve"> </w:t>
      </w:r>
      <w:r w:rsidR="004E29D8">
        <w:rPr>
          <w:rFonts w:eastAsia="Arial"/>
          <w:szCs w:val="22"/>
        </w:rPr>
        <w:t>exchange info</w:t>
      </w:r>
      <w:r w:rsidR="004E383C">
        <w:rPr>
          <w:rFonts w:eastAsia="Arial"/>
          <w:szCs w:val="22"/>
        </w:rPr>
        <w:t xml:space="preserve"> through WebRTC</w:t>
      </w:r>
      <w:r w:rsidR="00E81C0D">
        <w:rPr>
          <w:rFonts w:eastAsia="Arial"/>
          <w:szCs w:val="22"/>
        </w:rPr>
        <w:t xml:space="preserve">, </w:t>
      </w:r>
      <w:r w:rsidR="00F769F3" w:rsidRPr="005900CA">
        <w:rPr>
          <w:rFonts w:eastAsia="Arial"/>
          <w:szCs w:val="22"/>
        </w:rPr>
        <w:t>C3 will receive RTP packets</w:t>
      </w:r>
      <w:r w:rsidR="00385B04" w:rsidRPr="005900CA">
        <w:rPr>
          <w:rFonts w:eastAsia="Arial"/>
          <w:szCs w:val="22"/>
        </w:rPr>
        <w:t xml:space="preserve"> through</w:t>
      </w:r>
      <w:r w:rsidR="004E383C">
        <w:rPr>
          <w:rFonts w:eastAsia="Arial"/>
          <w:szCs w:val="22"/>
        </w:rPr>
        <w:t xml:space="preserve"> the same TCP connection</w:t>
      </w:r>
      <w:r w:rsidR="00F769F3" w:rsidRPr="005900CA">
        <w:rPr>
          <w:rFonts w:eastAsia="Arial"/>
          <w:szCs w:val="22"/>
        </w:rPr>
        <w:t>.</w:t>
      </w:r>
    </w:p>
    <w:p w14:paraId="4BD90F5C" w14:textId="728029C5" w:rsidR="4C53625D" w:rsidRPr="005900CA" w:rsidRDefault="4C53625D" w:rsidP="00CC2CE8">
      <w:pPr>
        <w:keepNext/>
        <w:widowControl/>
        <w:jc w:val="left"/>
        <w:rPr>
          <w:sz w:val="22"/>
          <w:lang w:val="en-GB"/>
        </w:rPr>
      </w:pPr>
    </w:p>
    <w:p w14:paraId="289FB9EB" w14:textId="612AB8AE" w:rsidR="6EC5FE7C" w:rsidRPr="00976094" w:rsidRDefault="0BE9F7F0" w:rsidP="00CC2CE8">
      <w:pPr>
        <w:pStyle w:val="Heading3"/>
        <w:jc w:val="left"/>
        <w:rPr>
          <w:rFonts w:eastAsia="Arial"/>
          <w:b/>
          <w:color w:val="000000" w:themeColor="text1"/>
        </w:rPr>
      </w:pPr>
      <w:bookmarkStart w:id="195" w:name="_Toc212542652"/>
      <w:bookmarkStart w:id="196" w:name="_Toc216180126"/>
      <w:r w:rsidRPr="00976094">
        <w:rPr>
          <w:rFonts w:eastAsia="Arial"/>
          <w:b/>
          <w:color w:val="000000" w:themeColor="text1"/>
        </w:rPr>
        <w:t>Playback Stream</w:t>
      </w:r>
      <w:r w:rsidR="00180A3A" w:rsidRPr="00976094">
        <w:rPr>
          <w:rFonts w:eastAsia="Arial"/>
          <w:b/>
          <w:color w:val="000000" w:themeColor="text1"/>
        </w:rPr>
        <w:t xml:space="preserve"> (WebRTC)</w:t>
      </w:r>
      <w:bookmarkEnd w:id="195"/>
      <w:bookmarkEnd w:id="196"/>
    </w:p>
    <w:p w14:paraId="6CAFE866" w14:textId="4A0BD5E2" w:rsidR="00D87F15" w:rsidRDefault="00ED6D93" w:rsidP="00CC2CE8">
      <w:pPr>
        <w:pStyle w:val="Body"/>
        <w:numPr>
          <w:ilvl w:val="0"/>
          <w:numId w:val="26"/>
        </w:numPr>
        <w:ind w:left="360"/>
        <w:jc w:val="left"/>
        <w:rPr>
          <w:rFonts w:eastAsia="Arial"/>
        </w:rPr>
      </w:pPr>
      <w:r>
        <w:rPr>
          <w:rFonts w:eastAsia="Arial"/>
        </w:rPr>
        <w:t xml:space="preserve">Before requesting playback, </w:t>
      </w:r>
      <w:r w:rsidR="00D87F15">
        <w:rPr>
          <w:rFonts w:eastAsia="Arial"/>
        </w:rPr>
        <w:t>C3</w:t>
      </w:r>
      <w:r w:rsidR="00A84931">
        <w:rPr>
          <w:rFonts w:eastAsia="Arial"/>
        </w:rPr>
        <w:t xml:space="preserve"> may </w:t>
      </w:r>
      <w:r w:rsidR="00476314">
        <w:rPr>
          <w:rFonts w:eastAsia="Arial"/>
        </w:rPr>
        <w:t>query</w:t>
      </w:r>
      <w:r>
        <w:rPr>
          <w:rFonts w:eastAsia="Arial"/>
        </w:rPr>
        <w:t xml:space="preserve"> recording availability by calling the recording list API.</w:t>
      </w:r>
    </w:p>
    <w:p w14:paraId="62526A35" w14:textId="15E433E6" w:rsidR="00945D48" w:rsidRPr="00945D48" w:rsidRDefault="68429EDA" w:rsidP="00CC2CE8">
      <w:pPr>
        <w:pStyle w:val="Body"/>
        <w:numPr>
          <w:ilvl w:val="0"/>
          <w:numId w:val="26"/>
        </w:numPr>
        <w:ind w:left="360"/>
        <w:jc w:val="left"/>
        <w:rPr>
          <w:rFonts w:eastAsia="Arial"/>
        </w:rPr>
      </w:pPr>
      <w:r w:rsidRPr="1B2280D9">
        <w:rPr>
          <w:rFonts w:eastAsia="Arial"/>
        </w:rPr>
        <w:t xml:space="preserve">C3 should specify </w:t>
      </w:r>
      <w:r w:rsidR="00B253FC">
        <w:rPr>
          <w:rFonts w:eastAsia="Arial"/>
        </w:rPr>
        <w:t>one</w:t>
      </w:r>
      <w:r w:rsidR="00B253FC" w:rsidRPr="1B2280D9">
        <w:rPr>
          <w:rFonts w:eastAsia="Arial"/>
        </w:rPr>
        <w:t xml:space="preserve"> </w:t>
      </w:r>
      <w:r w:rsidR="00C83A2B">
        <w:rPr>
          <w:rFonts w:eastAsia="Arial"/>
        </w:rPr>
        <w:t>camera</w:t>
      </w:r>
      <w:r w:rsidR="00ED2AEE">
        <w:rPr>
          <w:rFonts w:eastAsia="Arial"/>
        </w:rPr>
        <w:t xml:space="preserve"> and playback</w:t>
      </w:r>
      <w:r w:rsidR="006751C0">
        <w:rPr>
          <w:rFonts w:eastAsia="Arial"/>
        </w:rPr>
        <w:t xml:space="preserve"> </w:t>
      </w:r>
      <w:r w:rsidR="00612524">
        <w:rPr>
          <w:rFonts w:eastAsia="Arial"/>
        </w:rPr>
        <w:t>period</w:t>
      </w:r>
      <w:r w:rsidRPr="1B2280D9">
        <w:rPr>
          <w:rFonts w:eastAsia="Arial"/>
        </w:rPr>
        <w:t xml:space="preserve"> in the RESTful API call when requesting </w:t>
      </w:r>
      <w:r w:rsidR="0082438A">
        <w:rPr>
          <w:rFonts w:eastAsia="Arial"/>
        </w:rPr>
        <w:t>p</w:t>
      </w:r>
      <w:r w:rsidRPr="1B2280D9">
        <w:rPr>
          <w:rFonts w:eastAsia="Arial"/>
        </w:rPr>
        <w:t>layback stream</w:t>
      </w:r>
      <w:r w:rsidR="00B253FC">
        <w:rPr>
          <w:rFonts w:eastAsia="Arial"/>
        </w:rPr>
        <w:t xml:space="preserve">. </w:t>
      </w:r>
      <w:r w:rsidR="00AE4218">
        <w:rPr>
          <w:rFonts w:eastAsia="Arial"/>
          <w:szCs w:val="22"/>
        </w:rPr>
        <w:t>Video Proxy will</w:t>
      </w:r>
      <w:r w:rsidR="00AE4218" w:rsidRPr="005900CA">
        <w:rPr>
          <w:rFonts w:eastAsia="Arial"/>
          <w:szCs w:val="22"/>
        </w:rPr>
        <w:t xml:space="preserve"> verify the </w:t>
      </w:r>
      <w:r w:rsidR="0082438A">
        <w:rPr>
          <w:rFonts w:eastAsia="Arial"/>
          <w:szCs w:val="22"/>
        </w:rPr>
        <w:t>camera</w:t>
      </w:r>
      <w:r w:rsidR="00AE4218">
        <w:rPr>
          <w:rFonts w:eastAsia="Arial"/>
          <w:szCs w:val="22"/>
        </w:rPr>
        <w:t>’s</w:t>
      </w:r>
      <w:r w:rsidR="00AE4218" w:rsidRPr="005900CA">
        <w:rPr>
          <w:rFonts w:eastAsia="Arial"/>
          <w:szCs w:val="22"/>
        </w:rPr>
        <w:t xml:space="preserve"> exist</w:t>
      </w:r>
      <w:r w:rsidR="00AE4218">
        <w:rPr>
          <w:rFonts w:eastAsia="Arial"/>
          <w:szCs w:val="22"/>
        </w:rPr>
        <w:t>ence</w:t>
      </w:r>
      <w:r w:rsidR="0006717C">
        <w:rPr>
          <w:rFonts w:eastAsia="Arial"/>
          <w:szCs w:val="22"/>
        </w:rPr>
        <w:t xml:space="preserve"> and </w:t>
      </w:r>
      <w:r w:rsidR="00EE575D">
        <w:rPr>
          <w:rFonts w:eastAsia="Arial"/>
          <w:szCs w:val="22"/>
        </w:rPr>
        <w:t>recording availability</w:t>
      </w:r>
      <w:r w:rsidR="00ED6D93">
        <w:rPr>
          <w:rFonts w:eastAsia="Arial"/>
          <w:szCs w:val="22"/>
        </w:rPr>
        <w:t xml:space="preserve">, then </w:t>
      </w:r>
      <w:r w:rsidR="00AE4218">
        <w:rPr>
          <w:rFonts w:eastAsia="Arial"/>
          <w:szCs w:val="22"/>
        </w:rPr>
        <w:t>reply with the SDP.</w:t>
      </w:r>
    </w:p>
    <w:p w14:paraId="7ACB1192" w14:textId="77777777" w:rsidR="00945D48" w:rsidRPr="00945D48" w:rsidRDefault="00945D48" w:rsidP="00CC2CE8">
      <w:pPr>
        <w:pStyle w:val="Body"/>
        <w:jc w:val="left"/>
        <w:rPr>
          <w:rFonts w:eastAsia="Arial"/>
        </w:rPr>
      </w:pPr>
    </w:p>
    <w:p w14:paraId="4CDD00DC" w14:textId="05C03B09" w:rsidR="00AD425A" w:rsidRDefault="00945D48" w:rsidP="00CC2CE8">
      <w:pPr>
        <w:pStyle w:val="Body"/>
        <w:numPr>
          <w:ilvl w:val="0"/>
          <w:numId w:val="26"/>
        </w:numPr>
        <w:ind w:left="360"/>
        <w:jc w:val="left"/>
        <w:rPr>
          <w:rFonts w:eastAsia="Arial"/>
        </w:rPr>
      </w:pPr>
      <w:r w:rsidRPr="00945D48">
        <w:rPr>
          <w:rFonts w:eastAsia="Arial"/>
        </w:rPr>
        <w:t>With the SDP from Video Proxy, C3 should establish the WebRTC connection to Video Proxy and exchange ICE candidates.</w:t>
      </w:r>
    </w:p>
    <w:p w14:paraId="791B96A0" w14:textId="77777777" w:rsidR="00AD425A" w:rsidRDefault="00AD425A" w:rsidP="00CC2CE8">
      <w:pPr>
        <w:pStyle w:val="ListParagraph"/>
        <w:jc w:val="left"/>
        <w:rPr>
          <w:rFonts w:eastAsia="Arial"/>
          <w:szCs w:val="22"/>
        </w:rPr>
      </w:pPr>
    </w:p>
    <w:p w14:paraId="0A7EC127" w14:textId="28B16A84" w:rsidR="00AD425A" w:rsidRPr="00AD425A" w:rsidRDefault="00AD425A" w:rsidP="00CC2CE8">
      <w:pPr>
        <w:pStyle w:val="Body"/>
        <w:numPr>
          <w:ilvl w:val="0"/>
          <w:numId w:val="26"/>
        </w:numPr>
        <w:ind w:left="360"/>
        <w:jc w:val="left"/>
        <w:rPr>
          <w:rFonts w:eastAsia="Arial"/>
        </w:rPr>
      </w:pPr>
      <w:r w:rsidRPr="00AD425A">
        <w:rPr>
          <w:rFonts w:eastAsia="Arial"/>
          <w:szCs w:val="22"/>
        </w:rPr>
        <w:t>After successfully exchange info through WebRTC, C3 will receive RTP packets through the same TCP connection.</w:t>
      </w:r>
    </w:p>
    <w:p w14:paraId="67DF7521" w14:textId="77777777" w:rsidR="00477124" w:rsidRPr="005900CA" w:rsidRDefault="00477124" w:rsidP="00CC2CE8">
      <w:pPr>
        <w:pStyle w:val="Body"/>
        <w:jc w:val="left"/>
        <w:rPr>
          <w:rFonts w:eastAsia="Arial"/>
        </w:rPr>
      </w:pPr>
    </w:p>
    <w:p w14:paraId="527B7CBA" w14:textId="5FAA298C" w:rsidR="24A1430F" w:rsidRDefault="0036524F" w:rsidP="00CC2CE8">
      <w:pPr>
        <w:pStyle w:val="Body"/>
        <w:numPr>
          <w:ilvl w:val="0"/>
          <w:numId w:val="26"/>
        </w:numPr>
        <w:ind w:left="360"/>
        <w:jc w:val="left"/>
        <w:rPr>
          <w:rFonts w:eastAsia="Arial"/>
        </w:rPr>
      </w:pPr>
      <w:r>
        <w:rPr>
          <w:rFonts w:eastAsia="Arial"/>
        </w:rPr>
        <w:lastRenderedPageBreak/>
        <w:t xml:space="preserve">While </w:t>
      </w:r>
      <w:r w:rsidR="002D0DBE">
        <w:rPr>
          <w:rFonts w:eastAsia="Arial"/>
        </w:rPr>
        <w:t>streaming</w:t>
      </w:r>
      <w:r>
        <w:rPr>
          <w:rFonts w:eastAsia="Arial"/>
        </w:rPr>
        <w:t xml:space="preserve">, </w:t>
      </w:r>
      <w:r w:rsidR="24A1430F" w:rsidRPr="1B2280D9">
        <w:rPr>
          <w:rFonts w:eastAsia="Arial"/>
        </w:rPr>
        <w:t xml:space="preserve">C3 </w:t>
      </w:r>
      <w:r w:rsidR="00F03FDC">
        <w:rPr>
          <w:rFonts w:eastAsia="Arial"/>
        </w:rPr>
        <w:t>may</w:t>
      </w:r>
      <w:r w:rsidR="24A1430F" w:rsidRPr="1B2280D9">
        <w:rPr>
          <w:rFonts w:eastAsia="Arial"/>
        </w:rPr>
        <w:t xml:space="preserve"> send playback commands such as “Play”, “Forward Seeking”, “Backward Seeking”, “Fast Forward”, “Slow Motion” to Video Proxy through </w:t>
      </w:r>
      <w:r w:rsidR="00146A79">
        <w:rPr>
          <w:rFonts w:eastAsia="Arial"/>
        </w:rPr>
        <w:t xml:space="preserve">WebRTC’s </w:t>
      </w:r>
      <w:r w:rsidR="24A1430F" w:rsidRPr="1B2280D9">
        <w:rPr>
          <w:rFonts w:eastAsia="Arial"/>
        </w:rPr>
        <w:t>data channel.</w:t>
      </w:r>
      <w:r w:rsidR="00D3557A">
        <w:rPr>
          <w:rFonts w:eastAsia="Arial"/>
        </w:rPr>
        <w:t xml:space="preserve"> </w:t>
      </w:r>
      <w:r w:rsidR="79062B4F" w:rsidRPr="1B2280D9">
        <w:rPr>
          <w:rFonts w:eastAsia="Arial"/>
        </w:rPr>
        <w:t>Upon failure, C3 will receive a failure message</w:t>
      </w:r>
      <w:r w:rsidR="00C75457">
        <w:rPr>
          <w:rFonts w:eastAsia="Arial"/>
        </w:rPr>
        <w:t xml:space="preserve"> through </w:t>
      </w:r>
      <w:r w:rsidR="005A0B29">
        <w:rPr>
          <w:rFonts w:eastAsia="Arial"/>
        </w:rPr>
        <w:t>data channel.</w:t>
      </w:r>
    </w:p>
    <w:p w14:paraId="65B6931E" w14:textId="77777777" w:rsidR="0038556C" w:rsidRPr="004D2E9B" w:rsidRDefault="0038556C" w:rsidP="00CC2CE8">
      <w:pPr>
        <w:jc w:val="left"/>
        <w:rPr>
          <w:lang w:val="en-GB" w:eastAsia="en-US"/>
        </w:rPr>
      </w:pPr>
    </w:p>
    <w:p w14:paraId="2836CB5A" w14:textId="3B021840" w:rsidR="0038556C" w:rsidRPr="00976094" w:rsidRDefault="0038556C" w:rsidP="00CC2CE8">
      <w:pPr>
        <w:pStyle w:val="Heading3"/>
        <w:jc w:val="left"/>
        <w:rPr>
          <w:rFonts w:eastAsia="Arial"/>
          <w:b/>
          <w:color w:val="000000" w:themeColor="text1"/>
        </w:rPr>
      </w:pPr>
      <w:bookmarkStart w:id="197" w:name="_Toc212542653"/>
      <w:bookmarkStart w:id="198" w:name="_Toc216180127"/>
      <w:r w:rsidRPr="00976094">
        <w:rPr>
          <w:rFonts w:eastAsia="Arial"/>
          <w:b/>
          <w:color w:val="000000" w:themeColor="text1"/>
        </w:rPr>
        <w:t>Live Stream (</w:t>
      </w:r>
      <w:r w:rsidR="000073DA" w:rsidRPr="00976094">
        <w:rPr>
          <w:rFonts w:eastAsia="Arial"/>
          <w:b/>
          <w:color w:val="000000" w:themeColor="text1"/>
        </w:rPr>
        <w:t>RTSP</w:t>
      </w:r>
      <w:r w:rsidRPr="00976094">
        <w:rPr>
          <w:rFonts w:eastAsia="Arial"/>
          <w:b/>
          <w:color w:val="000000" w:themeColor="text1"/>
        </w:rPr>
        <w:t>)</w:t>
      </w:r>
      <w:bookmarkEnd w:id="197"/>
      <w:bookmarkEnd w:id="198"/>
    </w:p>
    <w:p w14:paraId="59241349" w14:textId="6A9ACA60" w:rsidR="0038556C" w:rsidRPr="005900CA" w:rsidRDefault="0038556C" w:rsidP="00CC2CE8">
      <w:pPr>
        <w:pStyle w:val="Body"/>
        <w:numPr>
          <w:ilvl w:val="0"/>
          <w:numId w:val="37"/>
        </w:numPr>
        <w:jc w:val="left"/>
        <w:rPr>
          <w:rFonts w:eastAsia="Arial"/>
          <w:szCs w:val="22"/>
        </w:rPr>
      </w:pPr>
      <w:r w:rsidRPr="005900CA">
        <w:rPr>
          <w:rFonts w:eastAsia="Arial"/>
          <w:szCs w:val="22"/>
        </w:rPr>
        <w:t xml:space="preserve">C3 </w:t>
      </w:r>
      <w:r>
        <w:rPr>
          <w:rFonts w:eastAsia="Arial"/>
          <w:szCs w:val="22"/>
        </w:rPr>
        <w:t>should</w:t>
      </w:r>
      <w:r w:rsidRPr="005900CA">
        <w:rPr>
          <w:rFonts w:eastAsia="Arial"/>
          <w:szCs w:val="22"/>
        </w:rPr>
        <w:t xml:space="preserve"> specify </w:t>
      </w:r>
      <w:r w:rsidR="00F35B38">
        <w:rPr>
          <w:rFonts w:eastAsia="Arial"/>
          <w:szCs w:val="22"/>
        </w:rPr>
        <w:t xml:space="preserve">one </w:t>
      </w:r>
      <w:r w:rsidR="00917BE6">
        <w:rPr>
          <w:rFonts w:eastAsia="Arial"/>
          <w:szCs w:val="22"/>
        </w:rPr>
        <w:t>camera</w:t>
      </w:r>
      <w:r w:rsidRPr="005900CA">
        <w:rPr>
          <w:rFonts w:eastAsia="Arial"/>
          <w:szCs w:val="22"/>
        </w:rPr>
        <w:t xml:space="preserve"> </w:t>
      </w:r>
      <w:r>
        <w:rPr>
          <w:rFonts w:eastAsia="Arial"/>
          <w:szCs w:val="22"/>
        </w:rPr>
        <w:t xml:space="preserve">in </w:t>
      </w:r>
      <w:r w:rsidRPr="005900CA">
        <w:rPr>
          <w:rFonts w:eastAsia="Arial"/>
          <w:szCs w:val="22"/>
        </w:rPr>
        <w:t xml:space="preserve">the </w:t>
      </w:r>
      <w:r>
        <w:rPr>
          <w:rFonts w:eastAsia="Arial"/>
          <w:szCs w:val="22"/>
        </w:rPr>
        <w:t xml:space="preserve">RESTful API call when requesting </w:t>
      </w:r>
      <w:r w:rsidRPr="005900CA">
        <w:rPr>
          <w:rFonts w:eastAsia="Arial"/>
          <w:szCs w:val="22"/>
        </w:rPr>
        <w:t>live stream.</w:t>
      </w:r>
      <w:r>
        <w:rPr>
          <w:rFonts w:eastAsia="Arial"/>
          <w:szCs w:val="22"/>
        </w:rPr>
        <w:t xml:space="preserve"> Video Proxy will</w:t>
      </w:r>
      <w:r w:rsidRPr="005900CA">
        <w:rPr>
          <w:rFonts w:eastAsia="Arial"/>
          <w:szCs w:val="22"/>
        </w:rPr>
        <w:t xml:space="preserve"> verify the device</w:t>
      </w:r>
      <w:r>
        <w:rPr>
          <w:rFonts w:eastAsia="Arial"/>
          <w:szCs w:val="22"/>
        </w:rPr>
        <w:t>’s</w:t>
      </w:r>
      <w:r w:rsidRPr="005900CA">
        <w:rPr>
          <w:rFonts w:eastAsia="Arial"/>
          <w:szCs w:val="22"/>
        </w:rPr>
        <w:t xml:space="preserve"> exist</w:t>
      </w:r>
      <w:r>
        <w:rPr>
          <w:rFonts w:eastAsia="Arial"/>
          <w:szCs w:val="22"/>
        </w:rPr>
        <w:t xml:space="preserve">ence, then reply with the </w:t>
      </w:r>
      <w:r w:rsidR="000073DA">
        <w:rPr>
          <w:rFonts w:eastAsia="Arial"/>
          <w:szCs w:val="22"/>
        </w:rPr>
        <w:t>RTSP URL</w:t>
      </w:r>
      <w:r>
        <w:rPr>
          <w:rFonts w:eastAsia="Arial"/>
          <w:szCs w:val="22"/>
        </w:rPr>
        <w:t xml:space="preserve">. </w:t>
      </w:r>
    </w:p>
    <w:p w14:paraId="5804BE52" w14:textId="77777777" w:rsidR="0038556C" w:rsidRPr="005900CA" w:rsidRDefault="0038556C" w:rsidP="00CC2CE8">
      <w:pPr>
        <w:keepNext/>
        <w:widowControl/>
        <w:ind w:left="720"/>
        <w:jc w:val="left"/>
        <w:rPr>
          <w:rFonts w:ascii="Arial" w:eastAsia="Arial" w:hAnsi="Arial" w:cs="Arial"/>
          <w:sz w:val="22"/>
          <w:lang w:val="en-GB"/>
        </w:rPr>
      </w:pPr>
    </w:p>
    <w:p w14:paraId="490631B8" w14:textId="76688A75" w:rsidR="0038556C" w:rsidRDefault="0038556C" w:rsidP="00CC2CE8">
      <w:pPr>
        <w:pStyle w:val="Body"/>
        <w:numPr>
          <w:ilvl w:val="0"/>
          <w:numId w:val="37"/>
        </w:numPr>
        <w:jc w:val="left"/>
        <w:rPr>
          <w:rFonts w:eastAsia="Arial"/>
          <w:szCs w:val="22"/>
        </w:rPr>
      </w:pPr>
      <w:r>
        <w:rPr>
          <w:rFonts w:eastAsia="Arial"/>
          <w:szCs w:val="22"/>
        </w:rPr>
        <w:t xml:space="preserve">With the </w:t>
      </w:r>
      <w:r w:rsidR="000073DA">
        <w:rPr>
          <w:rFonts w:eastAsia="Arial"/>
          <w:szCs w:val="22"/>
        </w:rPr>
        <w:t xml:space="preserve">URL </w:t>
      </w:r>
      <w:r>
        <w:rPr>
          <w:rFonts w:eastAsia="Arial"/>
          <w:szCs w:val="22"/>
        </w:rPr>
        <w:t>from Video Proxy, C3</w:t>
      </w:r>
      <w:r w:rsidRPr="005900CA">
        <w:rPr>
          <w:rFonts w:eastAsia="Arial"/>
          <w:szCs w:val="22"/>
        </w:rPr>
        <w:t xml:space="preserve"> </w:t>
      </w:r>
      <w:r>
        <w:rPr>
          <w:rFonts w:eastAsia="Arial"/>
          <w:szCs w:val="22"/>
        </w:rPr>
        <w:t xml:space="preserve">should establish the </w:t>
      </w:r>
      <w:r w:rsidR="000073DA">
        <w:rPr>
          <w:rFonts w:eastAsia="Arial"/>
          <w:szCs w:val="22"/>
        </w:rPr>
        <w:t xml:space="preserve">RTSP </w:t>
      </w:r>
      <w:r>
        <w:rPr>
          <w:rFonts w:eastAsia="Arial"/>
          <w:szCs w:val="22"/>
        </w:rPr>
        <w:t>connection</w:t>
      </w:r>
      <w:r w:rsidRPr="005900CA">
        <w:rPr>
          <w:rFonts w:eastAsia="Arial"/>
          <w:szCs w:val="22"/>
        </w:rPr>
        <w:t xml:space="preserve"> </w:t>
      </w:r>
      <w:r>
        <w:rPr>
          <w:rFonts w:eastAsia="Arial"/>
          <w:szCs w:val="22"/>
        </w:rPr>
        <w:t>to</w:t>
      </w:r>
      <w:r w:rsidRPr="005900CA">
        <w:rPr>
          <w:rFonts w:eastAsia="Arial"/>
          <w:szCs w:val="22"/>
        </w:rPr>
        <w:t xml:space="preserve"> Video Proxy</w:t>
      </w:r>
      <w:r>
        <w:rPr>
          <w:rFonts w:eastAsia="Arial"/>
          <w:szCs w:val="22"/>
        </w:rPr>
        <w:t xml:space="preserve"> and</w:t>
      </w:r>
      <w:r w:rsidR="00D737E0">
        <w:rPr>
          <w:rFonts w:eastAsia="Arial"/>
          <w:szCs w:val="22"/>
        </w:rPr>
        <w:t xml:space="preserve"> start the RTSP </w:t>
      </w:r>
      <w:r w:rsidR="000F63FD">
        <w:rPr>
          <w:rFonts w:eastAsia="Arial"/>
          <w:szCs w:val="22"/>
        </w:rPr>
        <w:t>session</w:t>
      </w:r>
      <w:r>
        <w:rPr>
          <w:rFonts w:eastAsia="Arial"/>
          <w:szCs w:val="22"/>
        </w:rPr>
        <w:t>.</w:t>
      </w:r>
    </w:p>
    <w:p w14:paraId="0DAE4932" w14:textId="77777777" w:rsidR="0038556C" w:rsidRPr="00A25734" w:rsidRDefault="0038556C" w:rsidP="00CC2CE8">
      <w:pPr>
        <w:jc w:val="left"/>
        <w:rPr>
          <w:rFonts w:eastAsia="Arial"/>
        </w:rPr>
      </w:pPr>
    </w:p>
    <w:p w14:paraId="723AC579" w14:textId="666785E3" w:rsidR="0038556C" w:rsidRPr="009B25C5" w:rsidRDefault="0038556C" w:rsidP="00CC2CE8">
      <w:pPr>
        <w:pStyle w:val="Body"/>
        <w:numPr>
          <w:ilvl w:val="0"/>
          <w:numId w:val="37"/>
        </w:numPr>
        <w:jc w:val="left"/>
        <w:rPr>
          <w:rFonts w:eastAsia="Arial"/>
          <w:szCs w:val="22"/>
        </w:rPr>
      </w:pPr>
      <w:r>
        <w:rPr>
          <w:rFonts w:eastAsia="Arial"/>
          <w:szCs w:val="22"/>
        </w:rPr>
        <w:t>After successfully exchange</w:t>
      </w:r>
      <w:r w:rsidR="00C26C56">
        <w:rPr>
          <w:rFonts w:eastAsia="Arial"/>
          <w:szCs w:val="22"/>
        </w:rPr>
        <w:t xml:space="preserve"> info </w:t>
      </w:r>
      <w:r w:rsidR="003056BE">
        <w:rPr>
          <w:rFonts w:eastAsia="Arial"/>
          <w:szCs w:val="22"/>
        </w:rPr>
        <w:t>through RTSP</w:t>
      </w:r>
      <w:r>
        <w:rPr>
          <w:rFonts w:eastAsia="Arial"/>
          <w:szCs w:val="22"/>
        </w:rPr>
        <w:t xml:space="preserve">, </w:t>
      </w:r>
      <w:r w:rsidRPr="005900CA">
        <w:rPr>
          <w:rFonts w:eastAsia="Arial"/>
          <w:szCs w:val="22"/>
        </w:rPr>
        <w:t>C3 will receive RTP packets through</w:t>
      </w:r>
      <w:r>
        <w:rPr>
          <w:rFonts w:eastAsia="Arial"/>
          <w:szCs w:val="22"/>
        </w:rPr>
        <w:t xml:space="preserve"> the same TCP connection</w:t>
      </w:r>
      <w:r w:rsidRPr="005900CA">
        <w:rPr>
          <w:rFonts w:eastAsia="Arial"/>
          <w:szCs w:val="22"/>
        </w:rPr>
        <w:t>.</w:t>
      </w:r>
    </w:p>
    <w:p w14:paraId="53B6A9A4" w14:textId="77777777" w:rsidR="0038556C" w:rsidRPr="005900CA" w:rsidRDefault="0038556C" w:rsidP="00CC2CE8">
      <w:pPr>
        <w:keepNext/>
        <w:widowControl/>
        <w:jc w:val="left"/>
        <w:rPr>
          <w:sz w:val="22"/>
          <w:lang w:val="en-GB"/>
        </w:rPr>
      </w:pPr>
    </w:p>
    <w:p w14:paraId="2196EDFE" w14:textId="2988D62F" w:rsidR="0038556C" w:rsidRPr="00976094" w:rsidRDefault="0038556C" w:rsidP="00CC2CE8">
      <w:pPr>
        <w:pStyle w:val="Heading3"/>
        <w:jc w:val="left"/>
        <w:rPr>
          <w:rFonts w:eastAsia="Arial"/>
          <w:b/>
          <w:color w:val="000000" w:themeColor="text1"/>
        </w:rPr>
      </w:pPr>
      <w:bookmarkStart w:id="199" w:name="_Toc212542654"/>
      <w:bookmarkStart w:id="200" w:name="_Toc216180128"/>
      <w:r w:rsidRPr="00976094">
        <w:rPr>
          <w:rFonts w:eastAsia="Arial"/>
          <w:b/>
          <w:color w:val="000000" w:themeColor="text1"/>
        </w:rPr>
        <w:t>Playback Stream (</w:t>
      </w:r>
      <w:r w:rsidR="000073DA" w:rsidRPr="00976094">
        <w:rPr>
          <w:rFonts w:eastAsia="Arial"/>
          <w:b/>
          <w:color w:val="000000" w:themeColor="text1"/>
        </w:rPr>
        <w:t>RTSP</w:t>
      </w:r>
      <w:r w:rsidRPr="00976094">
        <w:rPr>
          <w:rFonts w:eastAsia="Arial"/>
          <w:b/>
          <w:color w:val="000000" w:themeColor="text1"/>
        </w:rPr>
        <w:t>)</w:t>
      </w:r>
      <w:bookmarkEnd w:id="199"/>
      <w:bookmarkEnd w:id="200"/>
    </w:p>
    <w:p w14:paraId="3634F4F4" w14:textId="3B4B6781" w:rsidR="0038556C" w:rsidRDefault="0038556C" w:rsidP="00CC2CE8">
      <w:pPr>
        <w:pStyle w:val="Body"/>
        <w:numPr>
          <w:ilvl w:val="0"/>
          <w:numId w:val="38"/>
        </w:numPr>
        <w:jc w:val="left"/>
        <w:rPr>
          <w:rFonts w:eastAsia="Arial"/>
        </w:rPr>
      </w:pPr>
      <w:r>
        <w:rPr>
          <w:rFonts w:eastAsia="Arial"/>
        </w:rPr>
        <w:t xml:space="preserve">Before requesting playback, C3 may query recording availability by calling the </w:t>
      </w:r>
      <w:r w:rsidR="006C18A7">
        <w:rPr>
          <w:rFonts w:eastAsia="Arial"/>
        </w:rPr>
        <w:t>Camera R</w:t>
      </w:r>
      <w:r>
        <w:rPr>
          <w:rFonts w:eastAsia="Arial"/>
        </w:rPr>
        <w:t xml:space="preserve">ecording </w:t>
      </w:r>
      <w:r w:rsidR="006C18A7">
        <w:rPr>
          <w:rFonts w:eastAsia="Arial"/>
        </w:rPr>
        <w:t>L</w:t>
      </w:r>
      <w:r>
        <w:rPr>
          <w:rFonts w:eastAsia="Arial"/>
        </w:rPr>
        <w:t>ist API.</w:t>
      </w:r>
    </w:p>
    <w:p w14:paraId="28A5F9A7" w14:textId="54B8A523" w:rsidR="0038556C" w:rsidRPr="00945D48" w:rsidRDefault="0038556C" w:rsidP="00CC2CE8">
      <w:pPr>
        <w:pStyle w:val="Body"/>
        <w:numPr>
          <w:ilvl w:val="0"/>
          <w:numId w:val="38"/>
        </w:numPr>
        <w:jc w:val="left"/>
        <w:rPr>
          <w:rFonts w:eastAsia="Arial"/>
        </w:rPr>
      </w:pPr>
      <w:r w:rsidRPr="1B2280D9">
        <w:rPr>
          <w:rFonts w:eastAsia="Arial"/>
        </w:rPr>
        <w:t xml:space="preserve">C3 should specify the </w:t>
      </w:r>
      <w:r w:rsidR="00C50DE3">
        <w:rPr>
          <w:rFonts w:eastAsia="Arial"/>
        </w:rPr>
        <w:t>camera</w:t>
      </w:r>
      <w:r>
        <w:rPr>
          <w:rFonts w:eastAsia="Arial"/>
        </w:rPr>
        <w:t xml:space="preserve"> and playback period</w:t>
      </w:r>
      <w:r w:rsidRPr="1B2280D9">
        <w:rPr>
          <w:rFonts w:eastAsia="Arial"/>
        </w:rPr>
        <w:t xml:space="preserve"> in the RESTful API call when requesting Playback stream from a camera.</w:t>
      </w:r>
      <w:r w:rsidRPr="00AE4218">
        <w:rPr>
          <w:rFonts w:eastAsia="Arial"/>
          <w:szCs w:val="22"/>
        </w:rPr>
        <w:t xml:space="preserve"> </w:t>
      </w:r>
      <w:r>
        <w:rPr>
          <w:rFonts w:eastAsia="Arial"/>
          <w:szCs w:val="22"/>
        </w:rPr>
        <w:t>Video Proxy will</w:t>
      </w:r>
      <w:r w:rsidRPr="005900CA">
        <w:rPr>
          <w:rFonts w:eastAsia="Arial"/>
          <w:szCs w:val="22"/>
        </w:rPr>
        <w:t xml:space="preserve"> verify the device</w:t>
      </w:r>
      <w:r>
        <w:rPr>
          <w:rFonts w:eastAsia="Arial"/>
          <w:szCs w:val="22"/>
        </w:rPr>
        <w:t>’s</w:t>
      </w:r>
      <w:r w:rsidRPr="005900CA">
        <w:rPr>
          <w:rFonts w:eastAsia="Arial"/>
          <w:szCs w:val="22"/>
        </w:rPr>
        <w:t xml:space="preserve"> exist</w:t>
      </w:r>
      <w:r>
        <w:rPr>
          <w:rFonts w:eastAsia="Arial"/>
          <w:szCs w:val="22"/>
        </w:rPr>
        <w:t xml:space="preserve">ence and recording availability, then reply with the </w:t>
      </w:r>
      <w:r w:rsidR="006C18A7">
        <w:rPr>
          <w:rFonts w:eastAsia="Arial"/>
          <w:szCs w:val="22"/>
        </w:rPr>
        <w:t>RTSP URL</w:t>
      </w:r>
      <w:r>
        <w:rPr>
          <w:rFonts w:eastAsia="Arial"/>
          <w:szCs w:val="22"/>
        </w:rPr>
        <w:t>.</w:t>
      </w:r>
    </w:p>
    <w:p w14:paraId="02673A50" w14:textId="77777777" w:rsidR="0038556C" w:rsidRPr="00945D48" w:rsidRDefault="0038556C" w:rsidP="00CC2CE8">
      <w:pPr>
        <w:pStyle w:val="Body"/>
        <w:jc w:val="left"/>
        <w:rPr>
          <w:rFonts w:eastAsia="Arial"/>
        </w:rPr>
      </w:pPr>
    </w:p>
    <w:p w14:paraId="21ED9B3D" w14:textId="77777777" w:rsidR="00221211" w:rsidRPr="007D00ED" w:rsidRDefault="00221211" w:rsidP="00CC2CE8">
      <w:pPr>
        <w:pStyle w:val="Body"/>
        <w:numPr>
          <w:ilvl w:val="0"/>
          <w:numId w:val="38"/>
        </w:numPr>
        <w:jc w:val="left"/>
        <w:rPr>
          <w:rFonts w:eastAsia="Arial"/>
        </w:rPr>
      </w:pPr>
      <w:r w:rsidRPr="007D00ED">
        <w:rPr>
          <w:rFonts w:eastAsia="Arial"/>
        </w:rPr>
        <w:t>With the URL from Video Proxy, C3 should establish the RTSP connection to Video Proxy and start the RTSP session.</w:t>
      </w:r>
    </w:p>
    <w:p w14:paraId="7B3D83A2" w14:textId="77777777" w:rsidR="0038556C" w:rsidRPr="00221211" w:rsidRDefault="0038556C" w:rsidP="00CC2CE8">
      <w:pPr>
        <w:jc w:val="left"/>
        <w:rPr>
          <w:rFonts w:eastAsia="Arial"/>
          <w:lang w:val="en-GB"/>
        </w:rPr>
      </w:pPr>
    </w:p>
    <w:p w14:paraId="01EFD48B" w14:textId="1C94C39D" w:rsidR="0038556C" w:rsidRPr="00AD425A" w:rsidRDefault="0038556C" w:rsidP="00CC2CE8">
      <w:pPr>
        <w:pStyle w:val="Body"/>
        <w:numPr>
          <w:ilvl w:val="0"/>
          <w:numId w:val="38"/>
        </w:numPr>
        <w:jc w:val="left"/>
        <w:rPr>
          <w:rFonts w:eastAsia="Arial"/>
        </w:rPr>
      </w:pPr>
      <w:r w:rsidRPr="00AD425A">
        <w:rPr>
          <w:rFonts w:eastAsia="Arial"/>
          <w:szCs w:val="22"/>
        </w:rPr>
        <w:t xml:space="preserve">After successfully exchange info through </w:t>
      </w:r>
      <w:r w:rsidR="007E5257">
        <w:rPr>
          <w:rFonts w:eastAsia="Arial"/>
          <w:szCs w:val="22"/>
        </w:rPr>
        <w:t>RTSP</w:t>
      </w:r>
      <w:r w:rsidRPr="00AD425A">
        <w:rPr>
          <w:rFonts w:eastAsia="Arial"/>
          <w:szCs w:val="22"/>
        </w:rPr>
        <w:t>, C3 will receive RTP packets through the same TCP connection.</w:t>
      </w:r>
    </w:p>
    <w:p w14:paraId="68B9812E" w14:textId="77777777" w:rsidR="0038556C" w:rsidRPr="005900CA" w:rsidRDefault="0038556C" w:rsidP="00CC2CE8">
      <w:pPr>
        <w:pStyle w:val="Body"/>
        <w:jc w:val="left"/>
        <w:rPr>
          <w:rFonts w:eastAsia="Arial"/>
        </w:rPr>
      </w:pPr>
    </w:p>
    <w:p w14:paraId="2F9DB3C1" w14:textId="406C826F" w:rsidR="0038556C" w:rsidRDefault="0038556C" w:rsidP="00CC2CE8">
      <w:pPr>
        <w:pStyle w:val="Body"/>
        <w:numPr>
          <w:ilvl w:val="0"/>
          <w:numId w:val="38"/>
        </w:numPr>
        <w:jc w:val="left"/>
        <w:rPr>
          <w:rFonts w:eastAsia="Arial"/>
        </w:rPr>
      </w:pPr>
      <w:r>
        <w:rPr>
          <w:rFonts w:eastAsia="Arial"/>
        </w:rPr>
        <w:t xml:space="preserve">While streaming, </w:t>
      </w:r>
      <w:r w:rsidRPr="1B2280D9">
        <w:rPr>
          <w:rFonts w:eastAsia="Arial"/>
        </w:rPr>
        <w:t xml:space="preserve">C3 </w:t>
      </w:r>
      <w:r>
        <w:rPr>
          <w:rFonts w:eastAsia="Arial"/>
        </w:rPr>
        <w:t>may</w:t>
      </w:r>
      <w:r w:rsidRPr="1B2280D9">
        <w:rPr>
          <w:rFonts w:eastAsia="Arial"/>
        </w:rPr>
        <w:t xml:space="preserve"> send playback commands such as “Play”, “Forward Seeking”, “Backward Seeking”, “Fast Forward”, “Slow Motion” to Video Proxy through </w:t>
      </w:r>
      <w:r w:rsidR="0057765F">
        <w:rPr>
          <w:rFonts w:eastAsia="Arial"/>
        </w:rPr>
        <w:t>RTSP commands</w:t>
      </w:r>
      <w:r w:rsidRPr="1B2280D9">
        <w:rPr>
          <w:rFonts w:eastAsia="Arial"/>
        </w:rPr>
        <w:t>.</w:t>
      </w:r>
      <w:r>
        <w:rPr>
          <w:rFonts w:eastAsia="Arial"/>
        </w:rPr>
        <w:t xml:space="preserve"> </w:t>
      </w:r>
      <w:r w:rsidRPr="1B2280D9">
        <w:rPr>
          <w:rFonts w:eastAsia="Arial"/>
        </w:rPr>
        <w:t>Upon failure, C3 will receive a failure message</w:t>
      </w:r>
      <w:r>
        <w:rPr>
          <w:rFonts w:eastAsia="Arial"/>
        </w:rPr>
        <w:t xml:space="preserve"> through</w:t>
      </w:r>
      <w:r w:rsidR="007B2896">
        <w:rPr>
          <w:rFonts w:eastAsia="Arial"/>
        </w:rPr>
        <w:t xml:space="preserve"> RTSP</w:t>
      </w:r>
      <w:r>
        <w:rPr>
          <w:rFonts w:eastAsia="Arial"/>
        </w:rPr>
        <w:t>.</w:t>
      </w:r>
    </w:p>
    <w:p w14:paraId="19081266" w14:textId="77777777" w:rsidR="0038556C" w:rsidRDefault="0038556C" w:rsidP="00CC2CE8">
      <w:pPr>
        <w:keepNext/>
        <w:widowControl/>
        <w:jc w:val="left"/>
        <w:rPr>
          <w:rFonts w:ascii="Arial" w:eastAsia="Arial" w:hAnsi="Arial" w:cs="Arial"/>
          <w:color w:val="000000" w:themeColor="text1"/>
          <w:sz w:val="22"/>
          <w:lang w:val="en-GB"/>
        </w:rPr>
      </w:pPr>
    </w:p>
    <w:p w14:paraId="4F111830" w14:textId="1CEFF055" w:rsidR="07D102BB" w:rsidRPr="00976094" w:rsidRDefault="52DD49BE" w:rsidP="00CC2CE8">
      <w:pPr>
        <w:pStyle w:val="Heading3"/>
        <w:jc w:val="left"/>
        <w:rPr>
          <w:rFonts w:eastAsia="Arial"/>
          <w:b/>
          <w:color w:val="000000" w:themeColor="text1"/>
        </w:rPr>
      </w:pPr>
      <w:bookmarkStart w:id="201" w:name="_Toc212542655"/>
      <w:bookmarkStart w:id="202" w:name="_Toc216180129"/>
      <w:r w:rsidRPr="00976094">
        <w:rPr>
          <w:rFonts w:eastAsia="Arial"/>
          <w:b/>
          <w:color w:val="000000" w:themeColor="text1"/>
        </w:rPr>
        <w:t>PTZ Control</w:t>
      </w:r>
      <w:bookmarkEnd w:id="201"/>
      <w:bookmarkEnd w:id="202"/>
    </w:p>
    <w:p w14:paraId="52C9D423" w14:textId="724DB181" w:rsidR="07048471" w:rsidRPr="008B576C" w:rsidRDefault="215951BB" w:rsidP="00CC2CE8">
      <w:pPr>
        <w:pStyle w:val="ListParagraph"/>
        <w:keepNext/>
        <w:numPr>
          <w:ilvl w:val="0"/>
          <w:numId w:val="27"/>
        </w:numPr>
        <w:ind w:left="360"/>
        <w:jc w:val="left"/>
        <w:rPr>
          <w:rFonts w:eastAsia="Arial" w:cs="Arial"/>
          <w:szCs w:val="22"/>
          <w:lang w:val="en-GB"/>
        </w:rPr>
      </w:pPr>
      <w:r w:rsidRPr="005C67BD">
        <w:rPr>
          <w:rFonts w:eastAsia="Arial" w:cs="Arial"/>
          <w:lang w:val="en-GB"/>
        </w:rPr>
        <w:t xml:space="preserve">C3 </w:t>
      </w:r>
      <w:r w:rsidR="005C67BD">
        <w:rPr>
          <w:rFonts w:eastAsia="Arial" w:cs="Arial"/>
          <w:lang w:val="en-GB"/>
        </w:rPr>
        <w:t>should</w:t>
      </w:r>
      <w:r w:rsidRPr="005C67BD">
        <w:rPr>
          <w:rFonts w:eastAsia="Arial" w:cs="Arial"/>
          <w:lang w:val="en-GB"/>
        </w:rPr>
        <w:t xml:space="preserve"> specify the device and action </w:t>
      </w:r>
      <w:r w:rsidR="00090AED">
        <w:rPr>
          <w:rFonts w:eastAsia="Arial" w:cs="Arial"/>
          <w:lang w:val="en-GB"/>
        </w:rPr>
        <w:t xml:space="preserve">in the RESTful API call </w:t>
      </w:r>
      <w:r w:rsidR="004B5774">
        <w:rPr>
          <w:rFonts w:eastAsia="Arial" w:cs="Arial"/>
          <w:lang w:val="en-GB"/>
        </w:rPr>
        <w:t>when requesting PTZ</w:t>
      </w:r>
      <w:r w:rsidR="516A8813" w:rsidRPr="005C67BD">
        <w:rPr>
          <w:rFonts w:eastAsia="Arial" w:cs="Arial"/>
          <w:lang w:val="en-GB"/>
        </w:rPr>
        <w:t xml:space="preserve"> </w:t>
      </w:r>
      <w:r w:rsidR="0018476E">
        <w:rPr>
          <w:rFonts w:eastAsia="Arial" w:cs="Arial"/>
          <w:lang w:val="en-GB"/>
        </w:rPr>
        <w:t xml:space="preserve">action </w:t>
      </w:r>
      <w:r w:rsidR="516A8813" w:rsidRPr="005C67BD">
        <w:rPr>
          <w:rFonts w:eastAsia="Arial" w:cs="Arial"/>
          <w:lang w:val="en-GB"/>
        </w:rPr>
        <w:t xml:space="preserve">to </w:t>
      </w:r>
      <w:r w:rsidR="003670C1">
        <w:rPr>
          <w:rFonts w:eastAsia="Arial" w:cs="Arial"/>
          <w:lang w:val="en-GB"/>
        </w:rPr>
        <w:t>a</w:t>
      </w:r>
      <w:r w:rsidR="516A8813" w:rsidRPr="005C67BD">
        <w:rPr>
          <w:rFonts w:eastAsia="Arial" w:cs="Arial"/>
          <w:lang w:val="en-GB"/>
        </w:rPr>
        <w:t xml:space="preserve"> camera.</w:t>
      </w:r>
    </w:p>
    <w:p w14:paraId="0226D10C" w14:textId="77777777" w:rsidR="00336974" w:rsidRPr="00336974" w:rsidRDefault="00336974" w:rsidP="006F7030">
      <w:pPr>
        <w:keepNext/>
        <w:jc w:val="left"/>
        <w:rPr>
          <w:rFonts w:eastAsia="Arial" w:cs="Arial"/>
          <w:lang w:val="en-GB"/>
        </w:rPr>
      </w:pPr>
    </w:p>
    <w:p w14:paraId="300BA5A8" w14:textId="5BEECBE1" w:rsidR="516A8813" w:rsidRPr="005900CA" w:rsidRDefault="516A8813" w:rsidP="00CC2CE8">
      <w:pPr>
        <w:pStyle w:val="ListParagraph"/>
        <w:keepNext/>
        <w:numPr>
          <w:ilvl w:val="0"/>
          <w:numId w:val="27"/>
        </w:numPr>
        <w:tabs>
          <w:tab w:val="left" w:pos="810"/>
        </w:tabs>
        <w:ind w:left="360"/>
        <w:jc w:val="left"/>
        <w:rPr>
          <w:rFonts w:eastAsia="Arial" w:cs="Arial"/>
          <w:lang w:val="en-GB"/>
        </w:rPr>
      </w:pPr>
      <w:r w:rsidRPr="00336974">
        <w:rPr>
          <w:rFonts w:eastAsia="Arial" w:cs="Arial"/>
          <w:lang w:val="en-GB"/>
        </w:rPr>
        <w:t xml:space="preserve">After </w:t>
      </w:r>
      <w:r w:rsidR="00A64F74">
        <w:rPr>
          <w:rFonts w:eastAsia="Arial" w:cs="Arial"/>
          <w:lang w:val="en-GB"/>
        </w:rPr>
        <w:t>receiving</w:t>
      </w:r>
      <w:r w:rsidRPr="00336974">
        <w:rPr>
          <w:rFonts w:eastAsia="Arial" w:cs="Arial"/>
          <w:lang w:val="en-GB"/>
        </w:rPr>
        <w:t xml:space="preserve"> the </w:t>
      </w:r>
      <w:r w:rsidR="00B15C6D">
        <w:rPr>
          <w:rFonts w:eastAsia="Arial" w:cs="Arial"/>
          <w:lang w:val="en-GB"/>
        </w:rPr>
        <w:t>request</w:t>
      </w:r>
      <w:r w:rsidRPr="00336974">
        <w:rPr>
          <w:rFonts w:eastAsia="Arial" w:cs="Arial"/>
          <w:lang w:val="en-GB"/>
        </w:rPr>
        <w:t>, Video Proxy will forward this request to</w:t>
      </w:r>
      <w:r w:rsidR="006B71A9">
        <w:rPr>
          <w:rFonts w:eastAsia="Arial" w:cs="Arial"/>
          <w:lang w:val="en-GB"/>
        </w:rPr>
        <w:t xml:space="preserve"> </w:t>
      </w:r>
      <w:r w:rsidR="000B32CB">
        <w:rPr>
          <w:rFonts w:eastAsia="Arial" w:cs="Arial"/>
          <w:lang w:val="en-GB"/>
        </w:rPr>
        <w:t>IVAH</w:t>
      </w:r>
      <w:r w:rsidRPr="00336974">
        <w:rPr>
          <w:rFonts w:eastAsia="Arial" w:cs="Arial"/>
          <w:lang w:val="en-GB"/>
        </w:rPr>
        <w:t>.</w:t>
      </w:r>
    </w:p>
    <w:p w14:paraId="4DDF040C" w14:textId="3888BC2D" w:rsidR="07048471" w:rsidRPr="00336974" w:rsidRDefault="07048471" w:rsidP="006F7030">
      <w:pPr>
        <w:keepNext/>
        <w:jc w:val="left"/>
        <w:rPr>
          <w:rFonts w:eastAsia="Arial" w:cs="Arial"/>
          <w:lang w:val="en-GB"/>
        </w:rPr>
      </w:pPr>
    </w:p>
    <w:p w14:paraId="493B57BF" w14:textId="29716FF4" w:rsidR="516A8813" w:rsidRPr="005900CA" w:rsidRDefault="516A8813" w:rsidP="00CC2CE8">
      <w:pPr>
        <w:pStyle w:val="ListParagraph"/>
        <w:keepNext/>
        <w:numPr>
          <w:ilvl w:val="0"/>
          <w:numId w:val="27"/>
        </w:numPr>
        <w:ind w:left="360"/>
        <w:jc w:val="left"/>
        <w:rPr>
          <w:rFonts w:eastAsia="Arial" w:cs="Arial"/>
          <w:lang w:val="en-GB"/>
        </w:rPr>
      </w:pPr>
      <w:r w:rsidRPr="00336974">
        <w:rPr>
          <w:rFonts w:eastAsia="Arial" w:cs="Arial"/>
          <w:lang w:val="en-GB"/>
        </w:rPr>
        <w:t xml:space="preserve">If </w:t>
      </w:r>
      <w:r w:rsidR="00F4467D">
        <w:rPr>
          <w:rFonts w:eastAsia="Arial" w:cs="Arial"/>
          <w:lang w:val="en-GB"/>
        </w:rPr>
        <w:t>d</w:t>
      </w:r>
      <w:r w:rsidRPr="00336974">
        <w:rPr>
          <w:rFonts w:eastAsia="Arial" w:cs="Arial"/>
          <w:lang w:val="en-GB"/>
        </w:rPr>
        <w:t>evice does not exist or action request</w:t>
      </w:r>
      <w:r w:rsidR="00F4467D">
        <w:rPr>
          <w:rFonts w:eastAsia="Arial" w:cs="Arial"/>
          <w:lang w:val="en-GB"/>
        </w:rPr>
        <w:t>ed</w:t>
      </w:r>
      <w:r w:rsidRPr="00336974">
        <w:rPr>
          <w:rFonts w:eastAsia="Arial" w:cs="Arial"/>
          <w:lang w:val="en-GB"/>
        </w:rPr>
        <w:t xml:space="preserve"> failed, C3 will receive a failure </w:t>
      </w:r>
      <w:r w:rsidR="009012E1">
        <w:rPr>
          <w:rFonts w:eastAsia="Arial" w:cs="Arial"/>
          <w:lang w:val="en-GB"/>
        </w:rPr>
        <w:t>response</w:t>
      </w:r>
      <w:r w:rsidRPr="00336974">
        <w:rPr>
          <w:rFonts w:eastAsia="Arial" w:cs="Arial"/>
          <w:lang w:val="en-GB"/>
        </w:rPr>
        <w:t>.</w:t>
      </w:r>
    </w:p>
    <w:p w14:paraId="27DB3091" w14:textId="6392356F" w:rsidR="07048471" w:rsidRPr="005900CA" w:rsidRDefault="07048471" w:rsidP="00CC2CE8">
      <w:pPr>
        <w:keepNext/>
        <w:widowControl/>
        <w:jc w:val="left"/>
        <w:rPr>
          <w:rFonts w:ascii="Arial" w:eastAsia="Arial" w:hAnsi="Arial" w:cs="Arial"/>
          <w:sz w:val="22"/>
          <w:lang w:val="en-GB"/>
        </w:rPr>
      </w:pPr>
    </w:p>
    <w:p w14:paraId="0F7599B0" w14:textId="1C6F1180" w:rsidR="4C53625D" w:rsidRPr="00976094" w:rsidRDefault="00AB79DE" w:rsidP="00CC2CE8">
      <w:pPr>
        <w:pStyle w:val="ncs-h3"/>
        <w:jc w:val="left"/>
        <w:rPr>
          <w:b/>
        </w:rPr>
      </w:pPr>
      <w:bookmarkStart w:id="203" w:name="_Toc212542656"/>
      <w:bookmarkStart w:id="204" w:name="_Toc216180130"/>
      <w:r w:rsidRPr="00976094">
        <w:rPr>
          <w:b/>
        </w:rPr>
        <w:t>Query VA Events</w:t>
      </w:r>
      <w:bookmarkEnd w:id="203"/>
      <w:bookmarkEnd w:id="204"/>
    </w:p>
    <w:p w14:paraId="7812E88A" w14:textId="48DA659A" w:rsidR="00111FDA" w:rsidRPr="004E6932" w:rsidRDefault="00111FDA" w:rsidP="00CC2CE8">
      <w:pPr>
        <w:pStyle w:val="ListParagraph"/>
        <w:keepNext/>
        <w:numPr>
          <w:ilvl w:val="0"/>
          <w:numId w:val="39"/>
        </w:numPr>
        <w:jc w:val="left"/>
        <w:rPr>
          <w:rFonts w:eastAsia="Arial" w:cs="Arial"/>
          <w:szCs w:val="22"/>
          <w:lang w:val="en-GB"/>
        </w:rPr>
      </w:pPr>
      <w:r w:rsidRPr="005C67BD">
        <w:rPr>
          <w:rFonts w:eastAsia="Arial" w:cs="Arial"/>
          <w:lang w:val="en-GB"/>
        </w:rPr>
        <w:t>C3</w:t>
      </w:r>
      <w:r w:rsidR="00D45ABA">
        <w:rPr>
          <w:rFonts w:eastAsia="Arial" w:cs="Arial"/>
          <w:lang w:val="en-GB"/>
        </w:rPr>
        <w:t xml:space="preserve"> </w:t>
      </w:r>
      <w:r w:rsidR="00EB6470">
        <w:rPr>
          <w:rFonts w:eastAsia="Arial" w:cs="Arial"/>
          <w:lang w:val="en-GB"/>
        </w:rPr>
        <w:t>could query VA events</w:t>
      </w:r>
      <w:r w:rsidR="0055745B">
        <w:rPr>
          <w:rFonts w:eastAsia="Arial" w:cs="Arial"/>
          <w:lang w:val="en-GB"/>
        </w:rPr>
        <w:t xml:space="preserve"> by</w:t>
      </w:r>
      <w:r w:rsidR="002B46F4">
        <w:rPr>
          <w:rFonts w:eastAsia="Arial" w:cs="Arial"/>
          <w:lang w:val="en-GB"/>
        </w:rPr>
        <w:t xml:space="preserve"> various </w:t>
      </w:r>
      <w:r w:rsidR="004E6932">
        <w:rPr>
          <w:rFonts w:eastAsia="Arial" w:cs="Arial"/>
          <w:lang w:val="en-GB"/>
        </w:rPr>
        <w:t>filters</w:t>
      </w:r>
      <w:r w:rsidR="00597A0E">
        <w:rPr>
          <w:rFonts w:eastAsia="Arial" w:cs="Arial"/>
          <w:lang w:val="en-GB"/>
        </w:rPr>
        <w:t>:</w:t>
      </w:r>
    </w:p>
    <w:p w14:paraId="0E3B0271" w14:textId="16462469" w:rsidR="2171829D" w:rsidRDefault="2171829D" w:rsidP="00CC2CE8">
      <w:pPr>
        <w:pStyle w:val="ListParagraph"/>
        <w:keepNext/>
        <w:numPr>
          <w:ilvl w:val="0"/>
          <w:numId w:val="42"/>
        </w:numPr>
        <w:jc w:val="left"/>
        <w:rPr>
          <w:rFonts w:eastAsia="Arial" w:cs="Arial"/>
          <w:lang w:val="en-GB"/>
        </w:rPr>
      </w:pPr>
      <w:r w:rsidRPr="2D856F05">
        <w:rPr>
          <w:rFonts w:eastAsia="Arial" w:cs="Arial"/>
          <w:lang w:val="en-GB"/>
        </w:rPr>
        <w:t>The events’ VA Event Type</w:t>
      </w:r>
      <w:r w:rsidRPr="506669C1">
        <w:rPr>
          <w:rFonts w:eastAsia="Arial" w:cs="Arial"/>
          <w:lang w:val="en-GB"/>
        </w:rPr>
        <w:t>.</w:t>
      </w:r>
    </w:p>
    <w:p w14:paraId="40564E61" w14:textId="1BEF7D54" w:rsidR="506669C1" w:rsidRDefault="2171829D" w:rsidP="00CC2CE8">
      <w:pPr>
        <w:pStyle w:val="ListParagraph"/>
        <w:keepNext/>
        <w:numPr>
          <w:ilvl w:val="0"/>
          <w:numId w:val="42"/>
        </w:numPr>
        <w:jc w:val="left"/>
        <w:rPr>
          <w:rFonts w:eastAsia="Arial" w:cs="Arial"/>
          <w:lang w:val="en-GB"/>
        </w:rPr>
      </w:pPr>
      <w:r w:rsidRPr="0394254F">
        <w:rPr>
          <w:rFonts w:eastAsia="Arial" w:cs="Arial"/>
          <w:lang w:val="en-GB"/>
        </w:rPr>
        <w:t>Event’s generated datetime.</w:t>
      </w:r>
    </w:p>
    <w:p w14:paraId="1A92529D" w14:textId="69E84BA2" w:rsidR="004E6932" w:rsidRDefault="00C362FE" w:rsidP="00CC2CE8">
      <w:pPr>
        <w:pStyle w:val="ListParagraph"/>
        <w:keepNext/>
        <w:numPr>
          <w:ilvl w:val="0"/>
          <w:numId w:val="40"/>
        </w:numPr>
        <w:jc w:val="left"/>
        <w:rPr>
          <w:rFonts w:eastAsia="Arial" w:cs="Arial"/>
          <w:lang w:val="en-GB"/>
        </w:rPr>
      </w:pPr>
      <w:r w:rsidRPr="4C034A64">
        <w:rPr>
          <w:rFonts w:eastAsia="Arial" w:cs="Arial"/>
          <w:lang w:val="en-GB"/>
        </w:rPr>
        <w:t>T</w:t>
      </w:r>
      <w:r w:rsidR="00753CF1" w:rsidRPr="4C034A64">
        <w:rPr>
          <w:rFonts w:eastAsia="Arial" w:cs="Arial"/>
          <w:lang w:val="en-GB"/>
        </w:rPr>
        <w:t xml:space="preserve">he </w:t>
      </w:r>
      <w:r w:rsidR="00D574D7" w:rsidRPr="4C034A64">
        <w:rPr>
          <w:rFonts w:eastAsia="Arial" w:cs="Arial"/>
          <w:lang w:val="en-GB"/>
        </w:rPr>
        <w:t xml:space="preserve">camera </w:t>
      </w:r>
      <w:r w:rsidR="0061352D" w:rsidRPr="4C034A64">
        <w:rPr>
          <w:rFonts w:eastAsia="Arial" w:cs="Arial"/>
          <w:lang w:val="en-GB"/>
        </w:rPr>
        <w:t xml:space="preserve">which the </w:t>
      </w:r>
      <w:r w:rsidR="00D574D7" w:rsidRPr="4C034A64">
        <w:rPr>
          <w:rFonts w:eastAsia="Arial" w:cs="Arial"/>
          <w:lang w:val="en-GB"/>
        </w:rPr>
        <w:t xml:space="preserve">VA </w:t>
      </w:r>
      <w:r w:rsidR="0061352D" w:rsidRPr="4C034A64">
        <w:rPr>
          <w:rFonts w:eastAsia="Arial" w:cs="Arial"/>
          <w:lang w:val="en-GB"/>
        </w:rPr>
        <w:t xml:space="preserve">instance </w:t>
      </w:r>
      <w:r w:rsidR="470A637E" w:rsidRPr="695DF246">
        <w:rPr>
          <w:rFonts w:eastAsia="Arial" w:cs="Arial"/>
          <w:lang w:val="en-GB"/>
        </w:rPr>
        <w:t xml:space="preserve">is </w:t>
      </w:r>
      <w:r w:rsidR="0061352D" w:rsidRPr="695DF246">
        <w:rPr>
          <w:rFonts w:eastAsia="Arial" w:cs="Arial"/>
          <w:lang w:val="en-GB"/>
        </w:rPr>
        <w:t>running</w:t>
      </w:r>
      <w:r w:rsidR="0061352D" w:rsidRPr="4C034A64">
        <w:rPr>
          <w:rFonts w:eastAsia="Arial" w:cs="Arial"/>
          <w:lang w:val="en-GB"/>
        </w:rPr>
        <w:t xml:space="preserve"> on.</w:t>
      </w:r>
    </w:p>
    <w:p w14:paraId="6B531D22" w14:textId="489989FD" w:rsidR="1FC1CA0F" w:rsidRPr="00A22E0D" w:rsidRDefault="1FC1CA0F" w:rsidP="00CC2CE8">
      <w:pPr>
        <w:pStyle w:val="ListParagraph"/>
        <w:keepNext/>
        <w:numPr>
          <w:ilvl w:val="0"/>
          <w:numId w:val="40"/>
        </w:numPr>
        <w:jc w:val="left"/>
        <w:rPr>
          <w:rFonts w:eastAsia="Arial" w:cs="Arial"/>
          <w:lang w:val="en-GB"/>
        </w:rPr>
      </w:pPr>
      <w:r w:rsidRPr="3C305F35">
        <w:rPr>
          <w:rFonts w:eastAsia="Arial" w:cs="Arial"/>
          <w:lang w:val="en-GB"/>
        </w:rPr>
        <w:t xml:space="preserve">The </w:t>
      </w:r>
      <w:r w:rsidR="004E2A44">
        <w:rPr>
          <w:rFonts w:eastAsia="Arial" w:cs="Arial"/>
          <w:lang w:val="en-GB"/>
        </w:rPr>
        <w:t xml:space="preserve">order </w:t>
      </w:r>
      <w:r w:rsidRPr="3C305F35">
        <w:rPr>
          <w:rFonts w:eastAsia="Arial" w:cs="Arial"/>
          <w:lang w:val="en-GB"/>
        </w:rPr>
        <w:t>of the result data, which supports</w:t>
      </w:r>
      <w:r w:rsidRPr="00A22E0D">
        <w:rPr>
          <w:rFonts w:eastAsia="Arial" w:cs="Arial"/>
          <w:lang w:val="en-GB"/>
        </w:rPr>
        <w:t xml:space="preserve">: </w:t>
      </w:r>
      <w:r w:rsidR="66203AAA" w:rsidRPr="00A22E0D">
        <w:rPr>
          <w:rFonts w:eastAsia="Arial" w:cs="Arial"/>
          <w:color w:val="000000" w:themeColor="text1"/>
          <w:szCs w:val="22"/>
        </w:rPr>
        <w:t>Descend (desc) or Ascend (</w:t>
      </w:r>
      <w:proofErr w:type="spellStart"/>
      <w:r w:rsidR="66203AAA" w:rsidRPr="00A22E0D">
        <w:rPr>
          <w:rFonts w:eastAsia="Arial" w:cs="Arial"/>
          <w:color w:val="000000" w:themeColor="text1"/>
          <w:szCs w:val="22"/>
        </w:rPr>
        <w:t>asc</w:t>
      </w:r>
      <w:proofErr w:type="spellEnd"/>
      <w:r w:rsidR="66203AAA" w:rsidRPr="00A22E0D">
        <w:rPr>
          <w:rFonts w:eastAsia="Arial" w:cs="Arial"/>
          <w:color w:val="000000" w:themeColor="text1"/>
          <w:szCs w:val="22"/>
        </w:rPr>
        <w:t>)</w:t>
      </w:r>
    </w:p>
    <w:p w14:paraId="53BE2D61" w14:textId="279F6D04" w:rsidR="1FC1CA0F" w:rsidRDefault="1FC1CA0F" w:rsidP="00CC2CE8">
      <w:pPr>
        <w:keepNext/>
        <w:ind w:left="420"/>
        <w:jc w:val="left"/>
        <w:rPr>
          <w:rFonts w:eastAsia="Arial" w:cs="Arial"/>
          <w:lang w:val="en-GB"/>
        </w:rPr>
      </w:pPr>
    </w:p>
    <w:p w14:paraId="31E2C55D" w14:textId="5DFFB464" w:rsidR="008810EE" w:rsidRDefault="008810EE" w:rsidP="00CC2CE8">
      <w:pPr>
        <w:pStyle w:val="ListParagraph"/>
        <w:keepNext/>
        <w:numPr>
          <w:ilvl w:val="0"/>
          <w:numId w:val="39"/>
        </w:numPr>
        <w:jc w:val="left"/>
        <w:rPr>
          <w:rFonts w:eastAsia="Arial" w:cs="Arial"/>
          <w:szCs w:val="22"/>
          <w:lang w:val="en-GB"/>
        </w:rPr>
      </w:pPr>
      <w:r>
        <w:rPr>
          <w:rFonts w:eastAsia="Arial" w:cs="Arial"/>
          <w:szCs w:val="22"/>
          <w:lang w:val="en-GB"/>
        </w:rPr>
        <w:t>C3 could download the VA image chip</w:t>
      </w:r>
      <w:r w:rsidR="006753B3">
        <w:rPr>
          <w:rFonts w:eastAsia="Arial" w:cs="Arial"/>
          <w:szCs w:val="22"/>
          <w:lang w:val="en-GB"/>
        </w:rPr>
        <w:t xml:space="preserve"> with the image ID from the VA event.</w:t>
      </w:r>
    </w:p>
    <w:p w14:paraId="058E1AC8" w14:textId="77777777" w:rsidR="008810EE" w:rsidRPr="008810EE" w:rsidRDefault="008810EE" w:rsidP="008810EE">
      <w:pPr>
        <w:keepNext/>
        <w:jc w:val="left"/>
        <w:rPr>
          <w:rFonts w:eastAsia="Arial" w:cs="Arial"/>
          <w:lang w:val="en-GB"/>
        </w:rPr>
      </w:pPr>
    </w:p>
    <w:p w14:paraId="66281431" w14:textId="4ECD2D92" w:rsidR="00597A0E" w:rsidRPr="008B576C" w:rsidRDefault="001954C5" w:rsidP="00CC2CE8">
      <w:pPr>
        <w:pStyle w:val="ListParagraph"/>
        <w:keepNext/>
        <w:numPr>
          <w:ilvl w:val="0"/>
          <w:numId w:val="39"/>
        </w:numPr>
        <w:jc w:val="left"/>
        <w:rPr>
          <w:rFonts w:eastAsia="Arial" w:cs="Arial"/>
          <w:szCs w:val="22"/>
          <w:lang w:val="en-GB"/>
        </w:rPr>
      </w:pPr>
      <w:r>
        <w:rPr>
          <w:rFonts w:eastAsia="Arial" w:cs="Arial"/>
          <w:szCs w:val="22"/>
          <w:lang w:val="en-GB"/>
        </w:rPr>
        <w:t xml:space="preserve">C3 </w:t>
      </w:r>
      <w:r w:rsidR="002638A2">
        <w:rPr>
          <w:rFonts w:eastAsia="Arial" w:cs="Arial"/>
          <w:szCs w:val="22"/>
          <w:lang w:val="en-GB"/>
        </w:rPr>
        <w:t xml:space="preserve">could download the </w:t>
      </w:r>
      <w:r w:rsidR="005B3806">
        <w:rPr>
          <w:rFonts w:eastAsia="Arial" w:cs="Arial"/>
          <w:szCs w:val="22"/>
          <w:lang w:val="en-GB"/>
        </w:rPr>
        <w:t xml:space="preserve">full-frame </w:t>
      </w:r>
      <w:r w:rsidR="00BB315B">
        <w:rPr>
          <w:rFonts w:eastAsia="Arial" w:cs="Arial"/>
          <w:szCs w:val="22"/>
          <w:lang w:val="en-GB"/>
        </w:rPr>
        <w:t xml:space="preserve">snapshot </w:t>
      </w:r>
      <w:r w:rsidR="004657B4">
        <w:rPr>
          <w:rFonts w:eastAsia="Arial" w:cs="Arial"/>
          <w:szCs w:val="22"/>
          <w:lang w:val="en-GB"/>
        </w:rPr>
        <w:t xml:space="preserve">of the </w:t>
      </w:r>
      <w:r w:rsidR="003901E4">
        <w:rPr>
          <w:rFonts w:eastAsia="Arial" w:cs="Arial"/>
          <w:szCs w:val="22"/>
          <w:lang w:val="en-GB"/>
        </w:rPr>
        <w:t xml:space="preserve">camera </w:t>
      </w:r>
      <w:r w:rsidR="00C305AF">
        <w:rPr>
          <w:rFonts w:eastAsia="Arial" w:cs="Arial"/>
          <w:szCs w:val="22"/>
          <w:lang w:val="en-GB"/>
        </w:rPr>
        <w:t xml:space="preserve">on the </w:t>
      </w:r>
      <w:r w:rsidR="00406602">
        <w:rPr>
          <w:rFonts w:eastAsia="Arial" w:cs="Arial"/>
          <w:szCs w:val="22"/>
          <w:lang w:val="en-GB"/>
        </w:rPr>
        <w:t>time</w:t>
      </w:r>
      <w:r w:rsidR="00140C45">
        <w:rPr>
          <w:rFonts w:eastAsia="Arial" w:cs="Arial"/>
          <w:szCs w:val="22"/>
          <w:lang w:val="en-GB"/>
        </w:rPr>
        <w:t xml:space="preserve"> of the VA event</w:t>
      </w:r>
      <w:r w:rsidR="00A05DD6">
        <w:rPr>
          <w:rFonts w:eastAsia="Arial" w:cs="Arial"/>
          <w:szCs w:val="22"/>
          <w:lang w:val="en-GB"/>
        </w:rPr>
        <w:t xml:space="preserve">, </w:t>
      </w:r>
      <w:proofErr w:type="gramStart"/>
      <w:r w:rsidR="00A05DD6">
        <w:rPr>
          <w:rFonts w:eastAsia="Arial" w:cs="Arial"/>
          <w:szCs w:val="22"/>
          <w:lang w:val="en-GB"/>
        </w:rPr>
        <w:t>as long as</w:t>
      </w:r>
      <w:proofErr w:type="gramEnd"/>
      <w:r w:rsidR="001B1839">
        <w:rPr>
          <w:rFonts w:eastAsia="Arial" w:cs="Arial"/>
          <w:szCs w:val="22"/>
          <w:lang w:val="en-GB"/>
        </w:rPr>
        <w:t xml:space="preserve"> camera has a</w:t>
      </w:r>
      <w:r w:rsidR="007B3873">
        <w:rPr>
          <w:rFonts w:eastAsia="Arial" w:cs="Arial"/>
          <w:szCs w:val="22"/>
          <w:lang w:val="en-GB"/>
        </w:rPr>
        <w:t xml:space="preserve"> recording scheduled within the queried event date time</w:t>
      </w:r>
      <w:r w:rsidR="00224217">
        <w:rPr>
          <w:rFonts w:eastAsia="Arial" w:cs="Arial"/>
          <w:szCs w:val="22"/>
          <w:lang w:val="en-GB"/>
        </w:rPr>
        <w:t>.</w:t>
      </w:r>
      <w:r w:rsidR="0064200B">
        <w:rPr>
          <w:rFonts w:eastAsia="Arial" w:cs="Arial"/>
          <w:szCs w:val="22"/>
          <w:lang w:val="en-GB"/>
        </w:rPr>
        <w:t xml:space="preserve"> The snapshot</w:t>
      </w:r>
      <w:r w:rsidR="0064200B">
        <w:rPr>
          <w:rFonts w:eastAsiaTheme="minorEastAsia" w:cs="Arial"/>
          <w:szCs w:val="22"/>
          <w:lang w:val="en-GB" w:eastAsia="zh-CN"/>
        </w:rPr>
        <w:t xml:space="preserve"> </w:t>
      </w:r>
      <w:r w:rsidR="0064200B">
        <w:rPr>
          <w:rFonts w:eastAsia="Arial" w:cs="Arial"/>
          <w:szCs w:val="22"/>
          <w:lang w:val="en-GB"/>
        </w:rPr>
        <w:t>does not contain bounding box data</w:t>
      </w:r>
      <w:r w:rsidR="006065B4">
        <w:rPr>
          <w:rFonts w:eastAsia="Arial" w:cs="Arial"/>
          <w:szCs w:val="22"/>
          <w:lang w:val="en-GB"/>
        </w:rPr>
        <w:t xml:space="preserve"> by default, but </w:t>
      </w:r>
      <w:r w:rsidR="00992EDC">
        <w:rPr>
          <w:rFonts w:eastAsia="Arial" w:cs="Arial"/>
          <w:szCs w:val="22"/>
          <w:lang w:val="en-GB"/>
        </w:rPr>
        <w:t xml:space="preserve">a </w:t>
      </w:r>
      <w:r w:rsidR="007F644C">
        <w:rPr>
          <w:rFonts w:eastAsia="Arial" w:cs="Arial"/>
          <w:szCs w:val="22"/>
          <w:lang w:val="en-GB"/>
        </w:rPr>
        <w:t xml:space="preserve">VA </w:t>
      </w:r>
      <w:r w:rsidR="000F7948">
        <w:rPr>
          <w:rFonts w:eastAsia="Arial" w:cs="Arial"/>
          <w:szCs w:val="22"/>
          <w:lang w:val="en-GB"/>
        </w:rPr>
        <w:t xml:space="preserve">APP </w:t>
      </w:r>
      <w:r w:rsidR="00992EDC">
        <w:rPr>
          <w:rFonts w:eastAsia="Arial" w:cs="Arial"/>
          <w:szCs w:val="22"/>
          <w:lang w:val="en-GB"/>
        </w:rPr>
        <w:t xml:space="preserve">can be </w:t>
      </w:r>
      <w:r w:rsidR="007F644C">
        <w:rPr>
          <w:rFonts w:eastAsia="Arial" w:cs="Arial"/>
          <w:szCs w:val="22"/>
          <w:lang w:val="en-GB"/>
        </w:rPr>
        <w:t>indicate</w:t>
      </w:r>
      <w:r w:rsidR="00992EDC">
        <w:rPr>
          <w:rFonts w:eastAsia="Arial" w:cs="Arial"/>
          <w:szCs w:val="22"/>
          <w:lang w:val="en-GB"/>
        </w:rPr>
        <w:t xml:space="preserve">d to </w:t>
      </w:r>
      <w:r w:rsidR="00E3426F">
        <w:rPr>
          <w:rFonts w:eastAsia="Arial" w:cs="Arial"/>
          <w:szCs w:val="22"/>
          <w:lang w:val="en-GB"/>
        </w:rPr>
        <w:t xml:space="preserve">overlay the </w:t>
      </w:r>
      <w:r w:rsidR="00F71AEC">
        <w:rPr>
          <w:rFonts w:eastAsia="Arial" w:cs="Arial"/>
          <w:szCs w:val="22"/>
          <w:lang w:val="en-GB"/>
        </w:rPr>
        <w:t xml:space="preserve">bounding box or </w:t>
      </w:r>
      <w:r w:rsidR="008875B8">
        <w:rPr>
          <w:rFonts w:eastAsia="Arial" w:cs="Arial"/>
          <w:szCs w:val="22"/>
          <w:lang w:val="en-GB"/>
        </w:rPr>
        <w:t>other information from VA.</w:t>
      </w:r>
    </w:p>
    <w:p w14:paraId="7D241A81" w14:textId="77777777" w:rsidR="000F5379" w:rsidRDefault="000F5379" w:rsidP="00CC2CE8">
      <w:pPr>
        <w:pStyle w:val="ncs-body"/>
        <w:jc w:val="left"/>
        <w:rPr>
          <w:lang w:val="en-GB"/>
        </w:rPr>
      </w:pPr>
    </w:p>
    <w:p w14:paraId="46614711" w14:textId="2A7F091C" w:rsidR="00263EBA" w:rsidRPr="00976094" w:rsidRDefault="00263EBA" w:rsidP="00CC2CE8">
      <w:pPr>
        <w:pStyle w:val="ncs-h3"/>
        <w:jc w:val="left"/>
        <w:rPr>
          <w:b/>
        </w:rPr>
      </w:pPr>
      <w:bookmarkStart w:id="205" w:name="_Toc212542657"/>
      <w:bookmarkStart w:id="206" w:name="_Toc216180131"/>
      <w:r w:rsidRPr="00976094">
        <w:rPr>
          <w:b/>
        </w:rPr>
        <w:lastRenderedPageBreak/>
        <w:t xml:space="preserve">Push VA Events and </w:t>
      </w:r>
      <w:r w:rsidR="009D380D" w:rsidRPr="00976094">
        <w:rPr>
          <w:b/>
        </w:rPr>
        <w:t xml:space="preserve">System </w:t>
      </w:r>
      <w:r w:rsidRPr="00976094">
        <w:rPr>
          <w:b/>
        </w:rPr>
        <w:t>Health</w:t>
      </w:r>
      <w:r w:rsidR="0024130E" w:rsidRPr="00976094">
        <w:rPr>
          <w:b/>
        </w:rPr>
        <w:t xml:space="preserve"> Status</w:t>
      </w:r>
      <w:r w:rsidR="00CF5D5A" w:rsidRPr="00976094">
        <w:rPr>
          <w:b/>
        </w:rPr>
        <w:t xml:space="preserve"> to C3</w:t>
      </w:r>
      <w:bookmarkEnd w:id="205"/>
      <w:bookmarkEnd w:id="206"/>
    </w:p>
    <w:p w14:paraId="3A1C1C49" w14:textId="7A9AF661" w:rsidR="00C81E7E" w:rsidRDefault="003A17CD" w:rsidP="00CC2CE8">
      <w:pPr>
        <w:pStyle w:val="ListParagraph"/>
        <w:keepNext/>
        <w:numPr>
          <w:ilvl w:val="0"/>
          <w:numId w:val="41"/>
        </w:numPr>
        <w:jc w:val="left"/>
        <w:rPr>
          <w:rFonts w:eastAsia="Arial" w:cs="Arial"/>
          <w:szCs w:val="22"/>
          <w:lang w:val="en-GB"/>
        </w:rPr>
      </w:pPr>
      <w:r>
        <w:rPr>
          <w:rFonts w:eastAsia="Arial" w:cs="Arial"/>
          <w:szCs w:val="22"/>
          <w:lang w:val="en-GB"/>
        </w:rPr>
        <w:t xml:space="preserve">Video Proxy pushes </w:t>
      </w:r>
      <w:r w:rsidR="005436AB">
        <w:rPr>
          <w:rFonts w:eastAsia="Arial" w:cs="Arial"/>
          <w:szCs w:val="22"/>
          <w:lang w:val="en-GB"/>
        </w:rPr>
        <w:t xml:space="preserve">VA events to </w:t>
      </w:r>
      <w:r w:rsidR="00BA2C97">
        <w:rPr>
          <w:rFonts w:eastAsia="Arial" w:cs="Arial"/>
          <w:szCs w:val="22"/>
          <w:lang w:val="en-GB"/>
        </w:rPr>
        <w:t xml:space="preserve">Base Info Fabric in </w:t>
      </w:r>
      <w:r w:rsidR="00F761C4">
        <w:rPr>
          <w:rFonts w:eastAsia="Arial" w:cs="Arial"/>
          <w:szCs w:val="22"/>
          <w:lang w:val="en-GB"/>
        </w:rPr>
        <w:t xml:space="preserve">near </w:t>
      </w:r>
      <w:r w:rsidR="00BA2C97">
        <w:rPr>
          <w:rFonts w:eastAsia="Arial" w:cs="Arial"/>
          <w:szCs w:val="22"/>
          <w:lang w:val="en-GB"/>
        </w:rPr>
        <w:t>real time</w:t>
      </w:r>
      <w:r>
        <w:rPr>
          <w:rFonts w:eastAsia="Arial" w:cs="Arial"/>
          <w:szCs w:val="22"/>
          <w:lang w:val="en-GB"/>
        </w:rPr>
        <w:t>.</w:t>
      </w:r>
    </w:p>
    <w:p w14:paraId="4F58C4DE" w14:textId="7093FAEB" w:rsidR="00FD1D50" w:rsidRPr="00FD1D50" w:rsidRDefault="00101CCB" w:rsidP="00FD1D50">
      <w:pPr>
        <w:pStyle w:val="ListParagraph"/>
        <w:keepNext/>
        <w:numPr>
          <w:ilvl w:val="0"/>
          <w:numId w:val="41"/>
        </w:numPr>
        <w:jc w:val="left"/>
        <w:rPr>
          <w:rFonts w:eastAsia="Arial" w:cs="Arial"/>
          <w:lang w:val="en-GB"/>
        </w:rPr>
      </w:pPr>
      <w:r>
        <w:rPr>
          <w:rFonts w:eastAsia="Arial" w:cs="Arial"/>
          <w:lang w:val="en-GB"/>
        </w:rPr>
        <w:t xml:space="preserve">C3 </w:t>
      </w:r>
      <w:r w:rsidR="00AE0692">
        <w:rPr>
          <w:rFonts w:eastAsia="Arial" w:cs="Arial"/>
          <w:lang w:val="en-GB"/>
        </w:rPr>
        <w:t xml:space="preserve">could filter the VA events </w:t>
      </w:r>
      <w:r w:rsidR="00B07E24">
        <w:rPr>
          <w:rFonts w:eastAsia="Arial" w:cs="Arial"/>
          <w:lang w:val="en-GB"/>
        </w:rPr>
        <w:t>to be</w:t>
      </w:r>
      <w:r w:rsidR="00251BA7">
        <w:rPr>
          <w:rFonts w:eastAsia="Arial" w:cs="Arial"/>
          <w:lang w:val="en-GB"/>
        </w:rPr>
        <w:t xml:space="preserve"> received from IVAH</w:t>
      </w:r>
      <w:r w:rsidR="007021C1">
        <w:rPr>
          <w:rFonts w:eastAsia="Arial" w:cs="Arial"/>
          <w:lang w:val="en-GB"/>
        </w:rPr>
        <w:t xml:space="preserve"> by indicating </w:t>
      </w:r>
      <w:r w:rsidR="00AB29CF">
        <w:rPr>
          <w:rFonts w:eastAsia="Arial" w:cs="Arial"/>
          <w:lang w:val="en-GB"/>
        </w:rPr>
        <w:t xml:space="preserve">VA APPs and/or </w:t>
      </w:r>
      <w:r w:rsidR="00FC3A8B">
        <w:rPr>
          <w:rFonts w:eastAsia="Arial" w:cs="Arial"/>
          <w:lang w:val="en-GB"/>
        </w:rPr>
        <w:t>event types</w:t>
      </w:r>
      <w:r w:rsidR="00FD1D50">
        <w:t>:</w:t>
      </w:r>
    </w:p>
    <w:p w14:paraId="61567891" w14:textId="745711F2" w:rsidR="000F5379" w:rsidRPr="00F54374" w:rsidRDefault="55606649" w:rsidP="0DD22B89">
      <w:pPr>
        <w:pStyle w:val="ListParagraph"/>
        <w:keepNext/>
        <w:numPr>
          <w:ilvl w:val="0"/>
          <w:numId w:val="41"/>
        </w:numPr>
        <w:jc w:val="left"/>
        <w:rPr>
          <w:rFonts w:eastAsia="Arial" w:cs="Arial"/>
          <w:lang w:val="en-GB"/>
        </w:rPr>
      </w:pPr>
      <w:del w:id="207" w:author="Zuxian Cai (NCS)" w:date="2025-12-05T06:11:00Z">
        <w:r w:rsidRPr="0DD22B89">
          <w:rPr>
            <w:rFonts w:eastAsia="Arial" w:cs="Arial"/>
            <w:lang w:val="en-GB"/>
          </w:rPr>
          <w:delText>Video Proxy</w:delText>
        </w:r>
      </w:del>
      <w:ins w:id="208" w:author="Zuxian Cai (NCS)" w:date="2025-12-05T06:11:00Z">
        <w:r w:rsidR="288D6251" w:rsidRPr="6A2D4541">
          <w:rPr>
            <w:rFonts w:eastAsia="Arial" w:cs="Arial"/>
            <w:lang w:val="en-GB"/>
          </w:rPr>
          <w:t>Zone Gateway</w:t>
        </w:r>
      </w:ins>
      <w:r w:rsidRPr="0DD22B89">
        <w:rPr>
          <w:rFonts w:eastAsia="Arial" w:cs="Arial"/>
          <w:lang w:val="en-GB"/>
        </w:rPr>
        <w:t xml:space="preserve"> </w:t>
      </w:r>
      <w:r w:rsidR="00C47AFA">
        <w:t xml:space="preserve">every 5 minutes </w:t>
      </w:r>
      <w:r>
        <w:t>pushes</w:t>
      </w:r>
      <w:r w:rsidR="0724311F">
        <w:t xml:space="preserve"> the </w:t>
      </w:r>
      <w:r w:rsidR="4FC0F6E9">
        <w:t>s</w:t>
      </w:r>
      <w:r w:rsidR="0724311F">
        <w:t xml:space="preserve">ystem </w:t>
      </w:r>
      <w:r w:rsidR="4FC0F6E9">
        <w:t>h</w:t>
      </w:r>
      <w:r w:rsidR="0724311F">
        <w:t xml:space="preserve">ealth </w:t>
      </w:r>
      <w:r w:rsidR="4FC0F6E9">
        <w:t>s</w:t>
      </w:r>
      <w:r w:rsidR="0724311F">
        <w:t xml:space="preserve">tatus to </w:t>
      </w:r>
      <w:r w:rsidR="149F85A1">
        <w:t>Base Info Fabric</w:t>
      </w:r>
      <w:r w:rsidR="1C5A4236">
        <w:t>, including:</w:t>
      </w:r>
    </w:p>
    <w:p w14:paraId="333F79B4" w14:textId="77777777" w:rsidR="00F54374" w:rsidRPr="00F54374" w:rsidRDefault="00F54374" w:rsidP="00CC2CE8">
      <w:pPr>
        <w:pStyle w:val="ListParagraph"/>
        <w:keepNext/>
        <w:numPr>
          <w:ilvl w:val="0"/>
          <w:numId w:val="42"/>
        </w:numPr>
        <w:jc w:val="left"/>
        <w:rPr>
          <w:ins w:id="209" w:author="Zuxian Cai (NCS)" w:date="2025-12-09T02:59:00Z" w16du:dateUtc="2025-12-09T02:59:36Z"/>
          <w:rFonts w:eastAsia="Arial" w:cs="Arial"/>
          <w:lang w:val="en-GB"/>
        </w:rPr>
      </w:pPr>
      <w:r w:rsidRPr="00F54374">
        <w:rPr>
          <w:rFonts w:eastAsia="Arial" w:cs="Arial"/>
          <w:lang w:val="en-GB"/>
        </w:rPr>
        <w:t>Kubernetes nodes: CPU, GPU, Memory and disk usage.</w:t>
      </w:r>
    </w:p>
    <w:p w14:paraId="66782789" w14:textId="31D2C62C" w:rsidR="382ABB71" w:rsidRDefault="382ABB71" w:rsidP="3527B96B">
      <w:pPr>
        <w:pStyle w:val="ListParagraph"/>
        <w:keepNext/>
        <w:numPr>
          <w:ilvl w:val="0"/>
          <w:numId w:val="42"/>
        </w:numPr>
        <w:jc w:val="left"/>
        <w:rPr>
          <w:ins w:id="210" w:author="Zuxian Cai (NCS)" w:date="2025-12-09T02:59:00Z" w16du:dateUtc="2025-12-09T02:59:56Z"/>
          <w:rFonts w:eastAsia="Arial" w:cs="Arial"/>
          <w:lang w:val="en-GB"/>
        </w:rPr>
      </w:pPr>
      <w:ins w:id="211" w:author="Zuxian Cai (NCS)" w:date="2025-12-09T02:59:00Z">
        <w:r w:rsidRPr="3527B96B">
          <w:rPr>
            <w:rFonts w:eastAsia="Arial" w:cs="Arial"/>
            <w:lang w:val="en-GB"/>
          </w:rPr>
          <w:t>System level status: VMS, MMI, VAP</w:t>
        </w:r>
      </w:ins>
    </w:p>
    <w:p w14:paraId="00D45123" w14:textId="4E820CA6" w:rsidR="382ABB71" w:rsidRDefault="382ABB71" w:rsidP="3527B96B">
      <w:pPr>
        <w:pStyle w:val="ListParagraph"/>
        <w:keepNext/>
        <w:numPr>
          <w:ilvl w:val="0"/>
          <w:numId w:val="42"/>
        </w:numPr>
        <w:jc w:val="left"/>
        <w:rPr>
          <w:rFonts w:eastAsia="Arial" w:cs="Arial"/>
          <w:lang w:val="en-GB"/>
        </w:rPr>
      </w:pPr>
      <w:ins w:id="212" w:author="Zuxian Cai (NCS)" w:date="2025-12-09T02:59:00Z">
        <w:r w:rsidRPr="3527B96B">
          <w:rPr>
            <w:rFonts w:eastAsia="Arial" w:cs="Arial"/>
            <w:lang w:val="en-GB"/>
          </w:rPr>
          <w:t>Camera Status</w:t>
        </w:r>
      </w:ins>
    </w:p>
    <w:p w14:paraId="252CBFD7" w14:textId="77777777" w:rsidR="00F54374" w:rsidRPr="00F54374" w:rsidRDefault="00F54374" w:rsidP="00CC2CE8">
      <w:pPr>
        <w:pStyle w:val="ListParagraph"/>
        <w:keepNext/>
        <w:numPr>
          <w:ilvl w:val="0"/>
          <w:numId w:val="42"/>
        </w:numPr>
        <w:jc w:val="left"/>
        <w:rPr>
          <w:del w:id="213" w:author="Zuxian Cai (NCS)" w:date="2025-12-09T02:59:00Z" w16du:dateUtc="2025-12-09T02:59:34Z"/>
          <w:rFonts w:eastAsia="Arial" w:cs="Arial"/>
          <w:lang w:val="en-GB"/>
        </w:rPr>
      </w:pPr>
      <w:del w:id="214" w:author="Zuxian Cai (NCS)" w:date="2025-12-09T02:59:00Z">
        <w:r w:rsidRPr="00F54374">
          <w:rPr>
            <w:rFonts w:eastAsia="Arial" w:cs="Arial"/>
            <w:lang w:val="en-GB"/>
          </w:rPr>
          <w:delText>Services: The number of replicas and the status.</w:delText>
        </w:r>
      </w:del>
    </w:p>
    <w:p w14:paraId="0074E392" w14:textId="77777777" w:rsidR="00321838" w:rsidRPr="00321838" w:rsidRDefault="00321838" w:rsidP="00CC2CE8">
      <w:pPr>
        <w:jc w:val="left"/>
      </w:pPr>
    </w:p>
    <w:p w14:paraId="2E5E1790" w14:textId="32558915" w:rsidR="00F9660C" w:rsidRPr="00696449" w:rsidRDefault="00A2330F" w:rsidP="00CC2CE8">
      <w:pPr>
        <w:pStyle w:val="Heading1"/>
        <w:jc w:val="left"/>
      </w:pPr>
      <w:bookmarkStart w:id="215" w:name="_Toc212542658"/>
      <w:bookmarkStart w:id="216" w:name="_Toc216180132"/>
      <w:r w:rsidRPr="00976094">
        <w:rPr>
          <w:sz w:val="32"/>
          <w:szCs w:val="32"/>
        </w:rPr>
        <w:t>Message Requirements</w:t>
      </w:r>
      <w:bookmarkEnd w:id="215"/>
      <w:bookmarkEnd w:id="216"/>
      <w:r w:rsidR="0059383D">
        <w:br/>
      </w:r>
    </w:p>
    <w:p w14:paraId="57686E95" w14:textId="75A5C140" w:rsidR="00FB0659" w:rsidRPr="00976094" w:rsidRDefault="00241A1F" w:rsidP="00CC2CE8">
      <w:pPr>
        <w:pStyle w:val="Heading2"/>
        <w:jc w:val="left"/>
        <w:rPr>
          <w:sz w:val="24"/>
          <w:szCs w:val="24"/>
        </w:rPr>
      </w:pPr>
      <w:bookmarkStart w:id="217" w:name="_Toc212542659"/>
      <w:bookmarkStart w:id="218" w:name="_Toc216180133"/>
      <w:r w:rsidRPr="00976094">
        <w:rPr>
          <w:sz w:val="24"/>
          <w:szCs w:val="24"/>
        </w:rPr>
        <w:t>Message Sequence</w:t>
      </w:r>
      <w:bookmarkEnd w:id="217"/>
      <w:bookmarkEnd w:id="218"/>
      <w:r w:rsidR="0059383D" w:rsidRPr="00976094">
        <w:rPr>
          <w:sz w:val="24"/>
          <w:szCs w:val="24"/>
        </w:rPr>
        <w:br/>
      </w:r>
    </w:p>
    <w:p w14:paraId="4FFDCA37" w14:textId="66C86B70" w:rsidR="15EB8349" w:rsidRPr="00976094" w:rsidRDefault="2F1DDDE3" w:rsidP="00CC2CE8">
      <w:pPr>
        <w:pStyle w:val="Heading3"/>
        <w:jc w:val="left"/>
        <w:rPr>
          <w:rFonts w:eastAsia="Arial"/>
          <w:b/>
          <w:lang w:val="en-US"/>
        </w:rPr>
      </w:pPr>
      <w:bookmarkStart w:id="219" w:name="_Toc212542660"/>
      <w:bookmarkStart w:id="220" w:name="_Toc216180134"/>
      <w:r w:rsidRPr="00976094">
        <w:rPr>
          <w:rFonts w:eastAsia="Arial"/>
          <w:b/>
          <w:color w:val="000000" w:themeColor="text1"/>
        </w:rPr>
        <w:t xml:space="preserve">Link Start-up </w:t>
      </w:r>
      <w:r w:rsidR="007964F2" w:rsidRPr="00976094">
        <w:rPr>
          <w:rFonts w:eastAsia="Arial"/>
          <w:b/>
          <w:color w:val="000000" w:themeColor="text1"/>
        </w:rPr>
        <w:t xml:space="preserve">Message </w:t>
      </w:r>
      <w:r w:rsidRPr="00976094">
        <w:rPr>
          <w:rFonts w:eastAsia="Arial"/>
          <w:b/>
          <w:color w:val="000000" w:themeColor="text1"/>
        </w:rPr>
        <w:t>Sequence</w:t>
      </w:r>
      <w:bookmarkEnd w:id="219"/>
      <w:bookmarkEnd w:id="220"/>
    </w:p>
    <w:p w14:paraId="1DBC62E6" w14:textId="44A28659" w:rsidR="001254A9" w:rsidRPr="001254A9" w:rsidRDefault="001254A9" w:rsidP="00CC2CE8">
      <w:pPr>
        <w:pStyle w:val="Body"/>
        <w:numPr>
          <w:ilvl w:val="0"/>
          <w:numId w:val="29"/>
        </w:numPr>
        <w:jc w:val="left"/>
        <w:rPr>
          <w:rFonts w:eastAsia="Arial"/>
          <w:szCs w:val="22"/>
        </w:rPr>
      </w:pPr>
      <w:r>
        <w:rPr>
          <w:szCs w:val="22"/>
        </w:rPr>
        <w:t>C3 calls</w:t>
      </w:r>
      <w:r w:rsidR="71B86770" w:rsidRPr="4C53625D">
        <w:rPr>
          <w:szCs w:val="22"/>
        </w:rPr>
        <w:t xml:space="preserve"> </w:t>
      </w:r>
      <w:r w:rsidR="79FA72B5" w:rsidRPr="4C53625D">
        <w:rPr>
          <w:szCs w:val="22"/>
        </w:rPr>
        <w:t xml:space="preserve">the </w:t>
      </w:r>
      <w:proofErr w:type="gramStart"/>
      <w:r w:rsidR="00824F78">
        <w:rPr>
          <w:szCs w:val="22"/>
        </w:rPr>
        <w:t>Health</w:t>
      </w:r>
      <w:proofErr w:type="gramEnd"/>
      <w:r w:rsidR="71B86770" w:rsidRPr="4C53625D">
        <w:rPr>
          <w:szCs w:val="22"/>
        </w:rPr>
        <w:t xml:space="preserve"> API</w:t>
      </w:r>
      <w:r>
        <w:rPr>
          <w:szCs w:val="22"/>
        </w:rPr>
        <w:t xml:space="preserve"> </w:t>
      </w:r>
      <w:r w:rsidR="00A01AA1">
        <w:rPr>
          <w:szCs w:val="22"/>
        </w:rPr>
        <w:t>(refer to</w:t>
      </w:r>
      <w:r w:rsidR="00254D5C">
        <w:rPr>
          <w:szCs w:val="22"/>
        </w:rPr>
        <w:t xml:space="preserve"> </w:t>
      </w:r>
      <w:r w:rsidR="00254D5C">
        <w:rPr>
          <w:szCs w:val="22"/>
        </w:rPr>
        <w:fldChar w:fldCharType="begin"/>
      </w:r>
      <w:r w:rsidR="00254D5C">
        <w:rPr>
          <w:szCs w:val="22"/>
        </w:rPr>
        <w:instrText xml:space="preserve"> REF _Ref209530887 \r \h </w:instrText>
      </w:r>
      <w:r w:rsidR="00254D5C">
        <w:rPr>
          <w:szCs w:val="22"/>
        </w:rPr>
      </w:r>
      <w:r w:rsidR="00254D5C">
        <w:rPr>
          <w:szCs w:val="22"/>
        </w:rPr>
        <w:fldChar w:fldCharType="separate"/>
      </w:r>
      <w:r w:rsidR="00542606">
        <w:rPr>
          <w:szCs w:val="22"/>
        </w:rPr>
        <w:t>5.2.2</w:t>
      </w:r>
      <w:r w:rsidR="00254D5C">
        <w:rPr>
          <w:szCs w:val="22"/>
        </w:rPr>
        <w:fldChar w:fldCharType="end"/>
      </w:r>
      <w:r w:rsidR="00500261">
        <w:rPr>
          <w:szCs w:val="22"/>
        </w:rPr>
        <w:t>)</w:t>
      </w:r>
      <w:r>
        <w:rPr>
          <w:szCs w:val="22"/>
        </w:rPr>
        <w:t xml:space="preserve"> to Video Proxy.</w:t>
      </w:r>
    </w:p>
    <w:p w14:paraId="19792DF5" w14:textId="77777777" w:rsidR="001254A9" w:rsidRPr="001254A9" w:rsidRDefault="001254A9" w:rsidP="00CC2CE8">
      <w:pPr>
        <w:pStyle w:val="Body"/>
        <w:ind w:left="360"/>
        <w:jc w:val="left"/>
        <w:rPr>
          <w:rFonts w:eastAsia="Arial"/>
          <w:szCs w:val="22"/>
        </w:rPr>
      </w:pPr>
    </w:p>
    <w:p w14:paraId="1B1DFBED" w14:textId="61044057" w:rsidR="00E664E6" w:rsidRDefault="001254A9" w:rsidP="00CC2CE8">
      <w:pPr>
        <w:pStyle w:val="Body"/>
        <w:numPr>
          <w:ilvl w:val="0"/>
          <w:numId w:val="29"/>
        </w:numPr>
        <w:jc w:val="left"/>
        <w:rPr>
          <w:rFonts w:eastAsia="Arial"/>
        </w:rPr>
      </w:pPr>
      <w:r>
        <w:t>Upon successful response from Video Proxy</w:t>
      </w:r>
      <w:r w:rsidR="71B86770">
        <w:t>,</w:t>
      </w:r>
      <w:r w:rsidR="43F0130B">
        <w:t xml:space="preserve"> </w:t>
      </w:r>
      <w:r w:rsidR="00D431BF">
        <w:t>the</w:t>
      </w:r>
      <w:r w:rsidR="4EE655A6">
        <w:t xml:space="preserve"> link</w:t>
      </w:r>
      <w:r w:rsidR="43F0130B">
        <w:t xml:space="preserve"> </w:t>
      </w:r>
      <w:r>
        <w:t xml:space="preserve">is considered </w:t>
      </w:r>
      <w:r w:rsidR="43F0130B">
        <w:t>established</w:t>
      </w:r>
      <w:r w:rsidR="73CEC188">
        <w:t xml:space="preserve"> between </w:t>
      </w:r>
      <w:r w:rsidR="00016F4F">
        <w:t>Video Proxy</w:t>
      </w:r>
      <w:r w:rsidR="73CEC188">
        <w:t xml:space="preserve"> and C3</w:t>
      </w:r>
      <w:r w:rsidR="007C07B5">
        <w:t xml:space="preserve">, otherwise </w:t>
      </w:r>
      <w:r w:rsidR="00651599">
        <w:t xml:space="preserve">the </w:t>
      </w:r>
      <w:r w:rsidR="007C07B5">
        <w:t xml:space="preserve">link is </w:t>
      </w:r>
      <w:r w:rsidR="00D74880">
        <w:t xml:space="preserve">considered a </w:t>
      </w:r>
      <w:r w:rsidR="00651599">
        <w:t>failure.</w:t>
      </w:r>
    </w:p>
    <w:p w14:paraId="6EDB86ED" w14:textId="4AC4EA13" w:rsidR="36CA8B2F" w:rsidRDefault="36CA8B2F" w:rsidP="00CC2CE8">
      <w:pPr>
        <w:jc w:val="left"/>
      </w:pPr>
    </w:p>
    <w:p w14:paraId="1D96CFC2" w14:textId="1835B7FF" w:rsidR="001E0F95" w:rsidRPr="00976094" w:rsidRDefault="00BB2584" w:rsidP="00CC2CE8">
      <w:pPr>
        <w:pStyle w:val="Heading3"/>
        <w:jc w:val="left"/>
        <w:rPr>
          <w:rFonts w:eastAsiaTheme="minorEastAsia"/>
          <w:b/>
          <w:color w:val="000000" w:themeColor="text1"/>
          <w:lang w:eastAsia="zh-CN"/>
        </w:rPr>
      </w:pPr>
      <w:bookmarkStart w:id="221" w:name="_Toc212542661"/>
      <w:bookmarkStart w:id="222" w:name="_Toc216180135"/>
      <w:r w:rsidRPr="00976094">
        <w:rPr>
          <w:rFonts w:eastAsia="Arial"/>
          <w:b/>
          <w:color w:val="000000" w:themeColor="text1"/>
        </w:rPr>
        <w:t>RESTful API</w:t>
      </w:r>
      <w:bookmarkEnd w:id="221"/>
      <w:bookmarkEnd w:id="222"/>
    </w:p>
    <w:p w14:paraId="32678B59" w14:textId="7BF456FD" w:rsidR="00065826" w:rsidRPr="0059745B" w:rsidRDefault="00065826" w:rsidP="00CC2CE8">
      <w:pPr>
        <w:pStyle w:val="Body"/>
        <w:numPr>
          <w:ilvl w:val="0"/>
          <w:numId w:val="31"/>
        </w:numPr>
        <w:jc w:val="left"/>
        <w:rPr>
          <w:szCs w:val="22"/>
        </w:rPr>
      </w:pPr>
      <w:r w:rsidRPr="0059745B">
        <w:rPr>
          <w:szCs w:val="22"/>
        </w:rPr>
        <w:t xml:space="preserve">The following </w:t>
      </w:r>
      <w:r w:rsidR="00C33196" w:rsidRPr="0059745B">
        <w:rPr>
          <w:szCs w:val="22"/>
        </w:rPr>
        <w:t xml:space="preserve">functions </w:t>
      </w:r>
      <w:r w:rsidR="00EF3D18" w:rsidRPr="0059745B">
        <w:rPr>
          <w:szCs w:val="22"/>
        </w:rPr>
        <w:t>are served through RESTful APIs:</w:t>
      </w:r>
    </w:p>
    <w:p w14:paraId="31ABBA7C" w14:textId="34060FB7" w:rsidR="00F168D0" w:rsidRDefault="00F168D0" w:rsidP="00CC2CE8">
      <w:pPr>
        <w:pStyle w:val="ListParagraph"/>
        <w:numPr>
          <w:ilvl w:val="0"/>
          <w:numId w:val="30"/>
        </w:numPr>
        <w:jc w:val="left"/>
        <w:rPr>
          <w:rFonts w:eastAsia="Arial" w:cs="Arial"/>
        </w:rPr>
      </w:pPr>
      <w:r>
        <w:rPr>
          <w:rFonts w:eastAsia="Arial" w:cs="Arial"/>
        </w:rPr>
        <w:t>Get heal</w:t>
      </w:r>
      <w:r w:rsidR="00E5048C">
        <w:rPr>
          <w:rFonts w:eastAsia="Arial" w:cs="Arial"/>
        </w:rPr>
        <w:t>th status of Video Proxy</w:t>
      </w:r>
      <w:r w:rsidR="00D04B48">
        <w:rPr>
          <w:rFonts w:eastAsia="Arial" w:cs="Arial"/>
        </w:rPr>
        <w:t xml:space="preserve"> (refer to </w:t>
      </w:r>
      <w:r w:rsidR="00D04B48">
        <w:rPr>
          <w:rFonts w:eastAsia="Arial" w:cs="Arial"/>
        </w:rPr>
        <w:fldChar w:fldCharType="begin"/>
      </w:r>
      <w:r w:rsidR="00D04B48">
        <w:rPr>
          <w:rFonts w:eastAsia="Arial" w:cs="Arial"/>
        </w:rPr>
        <w:instrText xml:space="preserve"> REF _Ref209539787 \r \h </w:instrText>
      </w:r>
      <w:r w:rsidR="00D04B48">
        <w:rPr>
          <w:rFonts w:eastAsia="Arial" w:cs="Arial"/>
        </w:rPr>
      </w:r>
      <w:r w:rsidR="00D04B48">
        <w:rPr>
          <w:rFonts w:eastAsia="Arial" w:cs="Arial"/>
        </w:rPr>
        <w:fldChar w:fldCharType="separate"/>
      </w:r>
      <w:r w:rsidR="00542606">
        <w:rPr>
          <w:rFonts w:eastAsia="Arial" w:cs="Arial"/>
        </w:rPr>
        <w:t>5.2.2</w:t>
      </w:r>
      <w:r w:rsidR="00D04B48">
        <w:rPr>
          <w:rFonts w:eastAsia="Arial" w:cs="Arial"/>
        </w:rPr>
        <w:fldChar w:fldCharType="end"/>
      </w:r>
      <w:r w:rsidR="00D04B48">
        <w:rPr>
          <w:rFonts w:eastAsia="Arial" w:cs="Arial"/>
        </w:rPr>
        <w:t>)</w:t>
      </w:r>
      <w:r w:rsidR="00E5048C">
        <w:rPr>
          <w:rFonts w:eastAsia="Arial" w:cs="Arial"/>
        </w:rPr>
        <w:t>.</w:t>
      </w:r>
    </w:p>
    <w:p w14:paraId="692C2E87" w14:textId="72D1548A" w:rsidR="00EF3D18" w:rsidRDefault="006E73DF" w:rsidP="00CC2CE8">
      <w:pPr>
        <w:pStyle w:val="ListParagraph"/>
        <w:numPr>
          <w:ilvl w:val="0"/>
          <w:numId w:val="30"/>
        </w:numPr>
        <w:jc w:val="left"/>
        <w:rPr>
          <w:rFonts w:eastAsia="Arial" w:cs="Arial"/>
        </w:rPr>
      </w:pPr>
      <w:r>
        <w:rPr>
          <w:rFonts w:eastAsia="Arial" w:cs="Arial"/>
        </w:rPr>
        <w:t>Get</w:t>
      </w:r>
      <w:r w:rsidR="00CD310E">
        <w:rPr>
          <w:rFonts w:eastAsia="Arial" w:cs="Arial"/>
        </w:rPr>
        <w:t xml:space="preserve"> the</w:t>
      </w:r>
      <w:r>
        <w:rPr>
          <w:rFonts w:eastAsia="Arial" w:cs="Arial"/>
        </w:rPr>
        <w:t xml:space="preserve"> camera list</w:t>
      </w:r>
      <w:r w:rsidR="00327245">
        <w:rPr>
          <w:rFonts w:eastAsiaTheme="minorEastAsia" w:cs="Arial" w:hint="eastAsia"/>
          <w:lang w:eastAsia="zh-CN"/>
        </w:rPr>
        <w:t xml:space="preserve"> </w:t>
      </w:r>
      <w:r w:rsidR="00327245">
        <w:rPr>
          <w:szCs w:val="22"/>
        </w:rPr>
        <w:t>(refer to</w:t>
      </w:r>
      <w:r w:rsidR="00E26D7F">
        <w:rPr>
          <w:szCs w:val="22"/>
        </w:rPr>
        <w:t xml:space="preserve"> </w:t>
      </w:r>
      <w:r w:rsidR="00163ED9">
        <w:rPr>
          <w:szCs w:val="22"/>
        </w:rPr>
        <w:fldChar w:fldCharType="begin"/>
      </w:r>
      <w:r w:rsidR="00163ED9">
        <w:rPr>
          <w:szCs w:val="22"/>
        </w:rPr>
        <w:instrText xml:space="preserve"> REF _Ref209542974 \r \h </w:instrText>
      </w:r>
      <w:r w:rsidR="00163ED9">
        <w:rPr>
          <w:szCs w:val="22"/>
        </w:rPr>
      </w:r>
      <w:r w:rsidR="00163ED9">
        <w:rPr>
          <w:szCs w:val="22"/>
        </w:rPr>
        <w:fldChar w:fldCharType="separate"/>
      </w:r>
      <w:r w:rsidR="00542606">
        <w:rPr>
          <w:szCs w:val="22"/>
        </w:rPr>
        <w:t>5.2.4</w:t>
      </w:r>
      <w:r w:rsidR="00163ED9">
        <w:rPr>
          <w:szCs w:val="22"/>
        </w:rPr>
        <w:fldChar w:fldCharType="end"/>
      </w:r>
      <w:r w:rsidR="00327245">
        <w:rPr>
          <w:szCs w:val="22"/>
        </w:rPr>
        <w:t>)</w:t>
      </w:r>
      <w:r>
        <w:rPr>
          <w:rFonts w:eastAsia="Arial" w:cs="Arial"/>
        </w:rPr>
        <w:t>.</w:t>
      </w:r>
    </w:p>
    <w:p w14:paraId="4AA56ECC" w14:textId="534C81C7" w:rsidR="000E10F7" w:rsidRDefault="000E10F7" w:rsidP="00CC2CE8">
      <w:pPr>
        <w:pStyle w:val="ListParagraph"/>
        <w:numPr>
          <w:ilvl w:val="0"/>
          <w:numId w:val="30"/>
        </w:numPr>
        <w:jc w:val="left"/>
        <w:rPr>
          <w:rFonts w:eastAsia="Arial" w:cs="Arial"/>
        </w:rPr>
      </w:pPr>
      <w:r>
        <w:rPr>
          <w:rFonts w:eastAsia="Arial" w:cs="Arial"/>
        </w:rPr>
        <w:t>Get the camera schedule</w:t>
      </w:r>
      <w:r w:rsidR="00163ED9">
        <w:rPr>
          <w:rFonts w:eastAsiaTheme="minorEastAsia" w:cs="Arial" w:hint="eastAsia"/>
          <w:lang w:eastAsia="zh-CN"/>
        </w:rPr>
        <w:t xml:space="preserve"> </w:t>
      </w:r>
      <w:r w:rsidR="00163ED9">
        <w:rPr>
          <w:szCs w:val="22"/>
        </w:rPr>
        <w:t>(refer to</w:t>
      </w:r>
      <w:r w:rsidR="00163ED9">
        <w:rPr>
          <w:rFonts w:eastAsiaTheme="minorEastAsia" w:hint="eastAsia"/>
          <w:szCs w:val="22"/>
          <w:lang w:eastAsia="zh-CN"/>
        </w:rPr>
        <w:t xml:space="preserve"> </w:t>
      </w:r>
      <w:r w:rsidR="00163ED9">
        <w:rPr>
          <w:rFonts w:eastAsiaTheme="minorEastAsia"/>
          <w:szCs w:val="22"/>
          <w:lang w:eastAsia="zh-CN"/>
        </w:rPr>
        <w:fldChar w:fldCharType="begin"/>
      </w:r>
      <w:r w:rsidR="00163ED9">
        <w:rPr>
          <w:rFonts w:eastAsiaTheme="minorEastAsia"/>
          <w:szCs w:val="22"/>
          <w:lang w:eastAsia="zh-CN"/>
        </w:rPr>
        <w:instrText xml:space="preserve"> </w:instrText>
      </w:r>
      <w:r w:rsidR="00163ED9">
        <w:rPr>
          <w:rFonts w:eastAsiaTheme="minorEastAsia" w:hint="eastAsia"/>
          <w:szCs w:val="22"/>
          <w:lang w:eastAsia="zh-CN"/>
        </w:rPr>
        <w:instrText>REF _Ref209543015 \r \h</w:instrText>
      </w:r>
      <w:r w:rsidR="00163ED9">
        <w:rPr>
          <w:rFonts w:eastAsiaTheme="minorEastAsia"/>
          <w:szCs w:val="22"/>
          <w:lang w:eastAsia="zh-CN"/>
        </w:rPr>
        <w:instrText xml:space="preserve"> </w:instrText>
      </w:r>
      <w:r w:rsidR="00163ED9">
        <w:rPr>
          <w:rFonts w:eastAsiaTheme="minorEastAsia"/>
          <w:szCs w:val="22"/>
          <w:lang w:eastAsia="zh-CN"/>
        </w:rPr>
      </w:r>
      <w:r w:rsidR="00163ED9">
        <w:rPr>
          <w:rFonts w:eastAsiaTheme="minorEastAsia"/>
          <w:szCs w:val="22"/>
          <w:lang w:eastAsia="zh-CN"/>
        </w:rPr>
        <w:fldChar w:fldCharType="separate"/>
      </w:r>
      <w:r w:rsidR="00542606">
        <w:rPr>
          <w:rFonts w:eastAsiaTheme="minorEastAsia"/>
          <w:szCs w:val="22"/>
          <w:lang w:eastAsia="zh-CN"/>
        </w:rPr>
        <w:t>5.2.5</w:t>
      </w:r>
      <w:r w:rsidR="00163ED9">
        <w:rPr>
          <w:rFonts w:eastAsiaTheme="minorEastAsia"/>
          <w:szCs w:val="22"/>
          <w:lang w:eastAsia="zh-CN"/>
        </w:rPr>
        <w:fldChar w:fldCharType="end"/>
      </w:r>
      <w:r w:rsidR="00163ED9">
        <w:rPr>
          <w:szCs w:val="22"/>
        </w:rPr>
        <w:t>)</w:t>
      </w:r>
      <w:r>
        <w:rPr>
          <w:rFonts w:eastAsia="Arial" w:cs="Arial"/>
        </w:rPr>
        <w:t>.</w:t>
      </w:r>
    </w:p>
    <w:p w14:paraId="73911EC4" w14:textId="73E6A6CD" w:rsidR="006E73DF" w:rsidRDefault="006E73DF" w:rsidP="00CC2CE8">
      <w:pPr>
        <w:pStyle w:val="ListParagraph"/>
        <w:numPr>
          <w:ilvl w:val="0"/>
          <w:numId w:val="30"/>
        </w:numPr>
        <w:jc w:val="left"/>
        <w:rPr>
          <w:rFonts w:eastAsia="Arial" w:cs="Arial"/>
        </w:rPr>
      </w:pPr>
      <w:r>
        <w:rPr>
          <w:rFonts w:eastAsia="Arial" w:cs="Arial"/>
        </w:rPr>
        <w:t>Get</w:t>
      </w:r>
      <w:r w:rsidR="00844C41">
        <w:rPr>
          <w:rFonts w:eastAsia="Arial" w:cs="Arial"/>
        </w:rPr>
        <w:t xml:space="preserve"> </w:t>
      </w:r>
      <w:r w:rsidR="00CD310E">
        <w:rPr>
          <w:rFonts w:eastAsia="Arial" w:cs="Arial"/>
        </w:rPr>
        <w:t xml:space="preserve">the </w:t>
      </w:r>
      <w:r w:rsidR="000E10F7">
        <w:rPr>
          <w:rFonts w:eastAsia="Arial" w:cs="Arial"/>
        </w:rPr>
        <w:t xml:space="preserve">camera </w:t>
      </w:r>
      <w:r w:rsidR="00844C41">
        <w:rPr>
          <w:rFonts w:eastAsia="Arial" w:cs="Arial"/>
        </w:rPr>
        <w:t xml:space="preserve">recording </w:t>
      </w:r>
      <w:r w:rsidR="00FF48FC">
        <w:rPr>
          <w:rFonts w:eastAsia="Arial" w:cs="Arial"/>
        </w:rPr>
        <w:t>list</w:t>
      </w:r>
      <w:r w:rsidR="00163ED9">
        <w:rPr>
          <w:rFonts w:eastAsiaTheme="minorEastAsia" w:cs="Arial" w:hint="eastAsia"/>
          <w:lang w:eastAsia="zh-CN"/>
        </w:rPr>
        <w:t xml:space="preserve"> </w:t>
      </w:r>
      <w:r w:rsidR="00163ED9">
        <w:rPr>
          <w:szCs w:val="22"/>
        </w:rPr>
        <w:t>(refer to</w:t>
      </w:r>
      <w:r w:rsidR="00163ED9">
        <w:rPr>
          <w:rFonts w:eastAsiaTheme="minorEastAsia" w:hint="eastAsia"/>
          <w:szCs w:val="22"/>
          <w:lang w:eastAsia="zh-CN"/>
        </w:rPr>
        <w:t xml:space="preserve"> </w:t>
      </w:r>
      <w:r w:rsidR="00163ED9">
        <w:rPr>
          <w:rFonts w:eastAsiaTheme="minorEastAsia"/>
          <w:szCs w:val="22"/>
          <w:lang w:eastAsia="zh-CN"/>
        </w:rPr>
        <w:fldChar w:fldCharType="begin"/>
      </w:r>
      <w:r w:rsidR="00163ED9">
        <w:rPr>
          <w:rFonts w:eastAsiaTheme="minorEastAsia"/>
          <w:szCs w:val="22"/>
          <w:lang w:eastAsia="zh-CN"/>
        </w:rPr>
        <w:instrText xml:space="preserve"> </w:instrText>
      </w:r>
      <w:r w:rsidR="00163ED9">
        <w:rPr>
          <w:rFonts w:eastAsiaTheme="minorEastAsia" w:hint="eastAsia"/>
          <w:szCs w:val="22"/>
          <w:lang w:eastAsia="zh-CN"/>
        </w:rPr>
        <w:instrText>REF _Ref209543020 \r \h</w:instrText>
      </w:r>
      <w:r w:rsidR="00163ED9">
        <w:rPr>
          <w:rFonts w:eastAsiaTheme="minorEastAsia"/>
          <w:szCs w:val="22"/>
          <w:lang w:eastAsia="zh-CN"/>
        </w:rPr>
        <w:instrText xml:space="preserve"> </w:instrText>
      </w:r>
      <w:r w:rsidR="00163ED9">
        <w:rPr>
          <w:rFonts w:eastAsiaTheme="minorEastAsia"/>
          <w:szCs w:val="22"/>
          <w:lang w:eastAsia="zh-CN"/>
        </w:rPr>
      </w:r>
      <w:r w:rsidR="00163ED9">
        <w:rPr>
          <w:rFonts w:eastAsiaTheme="minorEastAsia"/>
          <w:szCs w:val="22"/>
          <w:lang w:eastAsia="zh-CN"/>
        </w:rPr>
        <w:fldChar w:fldCharType="separate"/>
      </w:r>
      <w:r w:rsidR="00542606">
        <w:rPr>
          <w:rFonts w:eastAsiaTheme="minorEastAsia"/>
          <w:szCs w:val="22"/>
          <w:lang w:eastAsia="zh-CN"/>
        </w:rPr>
        <w:t>5.2.6</w:t>
      </w:r>
      <w:r w:rsidR="00163ED9">
        <w:rPr>
          <w:rFonts w:eastAsiaTheme="minorEastAsia"/>
          <w:szCs w:val="22"/>
          <w:lang w:eastAsia="zh-CN"/>
        </w:rPr>
        <w:fldChar w:fldCharType="end"/>
      </w:r>
      <w:r w:rsidR="00163ED9">
        <w:rPr>
          <w:szCs w:val="22"/>
        </w:rPr>
        <w:t>)</w:t>
      </w:r>
      <w:r w:rsidR="00FF48FC">
        <w:rPr>
          <w:rFonts w:eastAsia="Arial" w:cs="Arial"/>
        </w:rPr>
        <w:t>.</w:t>
      </w:r>
    </w:p>
    <w:p w14:paraId="3DD419E4" w14:textId="1794E854" w:rsidR="00E61C47" w:rsidRDefault="00B15ECA" w:rsidP="00CC2CE8">
      <w:pPr>
        <w:pStyle w:val="ListParagraph"/>
        <w:numPr>
          <w:ilvl w:val="0"/>
          <w:numId w:val="30"/>
        </w:numPr>
        <w:jc w:val="left"/>
        <w:rPr>
          <w:rFonts w:eastAsia="Arial" w:cs="Arial"/>
        </w:rPr>
      </w:pPr>
      <w:r>
        <w:rPr>
          <w:rFonts w:eastAsia="Arial" w:cs="Arial"/>
        </w:rPr>
        <w:t>PTZ</w:t>
      </w:r>
      <w:r w:rsidR="00F756A5">
        <w:rPr>
          <w:rFonts w:eastAsiaTheme="minorEastAsia" w:cs="Arial" w:hint="eastAsia"/>
          <w:lang w:eastAsia="zh-CN"/>
        </w:rPr>
        <w:t xml:space="preserve"> c</w:t>
      </w:r>
      <w:r w:rsidR="00271959">
        <w:rPr>
          <w:rFonts w:eastAsiaTheme="minorEastAsia" w:cs="Arial" w:hint="eastAsia"/>
          <w:lang w:eastAsia="zh-CN"/>
        </w:rPr>
        <w:t>ont</w:t>
      </w:r>
      <w:r w:rsidR="00E648CE">
        <w:rPr>
          <w:rFonts w:eastAsiaTheme="minorEastAsia" w:cs="Arial" w:hint="eastAsia"/>
          <w:lang w:eastAsia="zh-CN"/>
        </w:rPr>
        <w:t>rol</w:t>
      </w:r>
      <w:r w:rsidR="00FF4A05">
        <w:rPr>
          <w:rFonts w:eastAsiaTheme="minorEastAsia" w:cs="Arial" w:hint="eastAsia"/>
          <w:lang w:eastAsia="zh-CN"/>
        </w:rPr>
        <w:t xml:space="preserve"> </w:t>
      </w:r>
      <w:r w:rsidR="00CB49CE">
        <w:rPr>
          <w:szCs w:val="22"/>
        </w:rPr>
        <w:t>(refer to</w:t>
      </w:r>
      <w:r w:rsidR="00CB49CE">
        <w:rPr>
          <w:rFonts w:eastAsiaTheme="minorEastAsia" w:hint="eastAsia"/>
          <w:szCs w:val="22"/>
          <w:lang w:eastAsia="zh-CN"/>
        </w:rPr>
        <w:t xml:space="preserve"> </w:t>
      </w:r>
      <w:r w:rsidR="00031C1C">
        <w:rPr>
          <w:rFonts w:eastAsiaTheme="minorEastAsia"/>
          <w:szCs w:val="22"/>
          <w:lang w:eastAsia="zh-CN"/>
        </w:rPr>
        <w:fldChar w:fldCharType="begin"/>
      </w:r>
      <w:r w:rsidR="00031C1C">
        <w:rPr>
          <w:rFonts w:eastAsiaTheme="minorEastAsia"/>
          <w:szCs w:val="22"/>
          <w:lang w:eastAsia="zh-CN"/>
        </w:rPr>
        <w:instrText xml:space="preserve"> </w:instrText>
      </w:r>
      <w:r w:rsidR="00031C1C">
        <w:rPr>
          <w:rFonts w:eastAsiaTheme="minorEastAsia" w:hint="eastAsia"/>
          <w:szCs w:val="22"/>
          <w:lang w:eastAsia="zh-CN"/>
        </w:rPr>
        <w:instrText>REF _Ref209543146 \r \h</w:instrText>
      </w:r>
      <w:r w:rsidR="00031C1C">
        <w:rPr>
          <w:rFonts w:eastAsiaTheme="minorEastAsia"/>
          <w:szCs w:val="22"/>
          <w:lang w:eastAsia="zh-CN"/>
        </w:rPr>
        <w:instrText xml:space="preserve"> </w:instrText>
      </w:r>
      <w:r w:rsidR="00031C1C">
        <w:rPr>
          <w:rFonts w:eastAsiaTheme="minorEastAsia"/>
          <w:szCs w:val="22"/>
          <w:lang w:eastAsia="zh-CN"/>
        </w:rPr>
      </w:r>
      <w:r w:rsidR="00031C1C">
        <w:rPr>
          <w:rFonts w:eastAsiaTheme="minorEastAsia"/>
          <w:szCs w:val="22"/>
          <w:lang w:eastAsia="zh-CN"/>
        </w:rPr>
        <w:fldChar w:fldCharType="separate"/>
      </w:r>
      <w:r w:rsidR="00542606">
        <w:rPr>
          <w:rFonts w:eastAsiaTheme="minorEastAsia"/>
          <w:szCs w:val="22"/>
          <w:lang w:eastAsia="zh-CN"/>
        </w:rPr>
        <w:t>5.2.11</w:t>
      </w:r>
      <w:r w:rsidR="00031C1C">
        <w:rPr>
          <w:rFonts w:eastAsiaTheme="minorEastAsia"/>
          <w:szCs w:val="22"/>
          <w:lang w:eastAsia="zh-CN"/>
        </w:rPr>
        <w:fldChar w:fldCharType="end"/>
      </w:r>
      <w:r w:rsidR="00CB49CE">
        <w:rPr>
          <w:szCs w:val="22"/>
        </w:rPr>
        <w:t>)</w:t>
      </w:r>
      <w:r>
        <w:rPr>
          <w:rFonts w:eastAsia="Arial" w:cs="Arial"/>
        </w:rPr>
        <w:t>.</w:t>
      </w:r>
    </w:p>
    <w:p w14:paraId="275FE9E1" w14:textId="3FE90941" w:rsidR="00B15ECA" w:rsidRDefault="001D5DC1" w:rsidP="00CC2CE8">
      <w:pPr>
        <w:pStyle w:val="ListParagraph"/>
        <w:numPr>
          <w:ilvl w:val="0"/>
          <w:numId w:val="30"/>
        </w:numPr>
        <w:jc w:val="left"/>
        <w:rPr>
          <w:rFonts w:eastAsia="Arial" w:cs="Arial"/>
        </w:rPr>
      </w:pPr>
      <w:r>
        <w:rPr>
          <w:rFonts w:eastAsia="Arial" w:cs="Arial"/>
        </w:rPr>
        <w:t>Query VA</w:t>
      </w:r>
      <w:r w:rsidR="00621EC7">
        <w:rPr>
          <w:rFonts w:eastAsia="Arial" w:cs="Arial"/>
        </w:rPr>
        <w:t xml:space="preserve"> events</w:t>
      </w:r>
      <w:r w:rsidR="00031C1C">
        <w:rPr>
          <w:rFonts w:eastAsiaTheme="minorEastAsia" w:cs="Arial" w:hint="eastAsia"/>
          <w:lang w:eastAsia="zh-CN"/>
        </w:rPr>
        <w:t xml:space="preserve"> </w:t>
      </w:r>
      <w:r w:rsidR="00031C1C">
        <w:rPr>
          <w:szCs w:val="22"/>
        </w:rPr>
        <w:t>(refer to</w:t>
      </w:r>
      <w:r w:rsidR="00031C1C">
        <w:rPr>
          <w:rFonts w:eastAsiaTheme="minorEastAsia" w:hint="eastAsia"/>
          <w:szCs w:val="22"/>
          <w:lang w:eastAsia="zh-CN"/>
        </w:rPr>
        <w:t xml:space="preserve"> </w:t>
      </w:r>
      <w:r w:rsidR="00031C1C">
        <w:rPr>
          <w:rFonts w:eastAsiaTheme="minorEastAsia"/>
          <w:szCs w:val="22"/>
          <w:lang w:eastAsia="zh-CN"/>
        </w:rPr>
        <w:fldChar w:fldCharType="begin"/>
      </w:r>
      <w:r w:rsidR="00031C1C">
        <w:rPr>
          <w:rFonts w:eastAsiaTheme="minorEastAsia"/>
          <w:szCs w:val="22"/>
          <w:lang w:eastAsia="zh-CN"/>
        </w:rPr>
        <w:instrText xml:space="preserve"> </w:instrText>
      </w:r>
      <w:r w:rsidR="00031C1C">
        <w:rPr>
          <w:rFonts w:eastAsiaTheme="minorEastAsia" w:hint="eastAsia"/>
          <w:szCs w:val="22"/>
          <w:lang w:eastAsia="zh-CN"/>
        </w:rPr>
        <w:instrText>REF _Ref209543159 \r \h</w:instrText>
      </w:r>
      <w:r w:rsidR="00031C1C">
        <w:rPr>
          <w:rFonts w:eastAsiaTheme="minorEastAsia"/>
          <w:szCs w:val="22"/>
          <w:lang w:eastAsia="zh-CN"/>
        </w:rPr>
        <w:instrText xml:space="preserve"> </w:instrText>
      </w:r>
      <w:r w:rsidR="00031C1C">
        <w:rPr>
          <w:rFonts w:eastAsiaTheme="minorEastAsia"/>
          <w:szCs w:val="22"/>
          <w:lang w:eastAsia="zh-CN"/>
        </w:rPr>
      </w:r>
      <w:r w:rsidR="00031C1C">
        <w:rPr>
          <w:rFonts w:eastAsiaTheme="minorEastAsia"/>
          <w:szCs w:val="22"/>
          <w:lang w:eastAsia="zh-CN"/>
        </w:rPr>
        <w:fldChar w:fldCharType="separate"/>
      </w:r>
      <w:r w:rsidR="00542606">
        <w:rPr>
          <w:rFonts w:eastAsiaTheme="minorEastAsia"/>
          <w:szCs w:val="22"/>
          <w:lang w:eastAsia="zh-CN"/>
        </w:rPr>
        <w:t>5.2.12</w:t>
      </w:r>
      <w:r w:rsidR="00031C1C">
        <w:rPr>
          <w:rFonts w:eastAsiaTheme="minorEastAsia"/>
          <w:szCs w:val="22"/>
          <w:lang w:eastAsia="zh-CN"/>
        </w:rPr>
        <w:fldChar w:fldCharType="end"/>
      </w:r>
      <w:r w:rsidR="00031C1C">
        <w:rPr>
          <w:szCs w:val="22"/>
        </w:rPr>
        <w:t>)</w:t>
      </w:r>
      <w:r w:rsidR="00621EC7">
        <w:rPr>
          <w:rFonts w:eastAsia="Arial" w:cs="Arial"/>
        </w:rPr>
        <w:t>.</w:t>
      </w:r>
    </w:p>
    <w:p w14:paraId="4C3474FC" w14:textId="2E22534B" w:rsidR="005C0A62" w:rsidRDefault="006F50F0" w:rsidP="005C0A62">
      <w:pPr>
        <w:pStyle w:val="ListParagraph"/>
        <w:numPr>
          <w:ilvl w:val="0"/>
          <w:numId w:val="30"/>
        </w:numPr>
        <w:jc w:val="left"/>
        <w:rPr>
          <w:rFonts w:eastAsia="Arial" w:cs="Arial"/>
        </w:rPr>
      </w:pPr>
      <w:r>
        <w:rPr>
          <w:rFonts w:eastAsia="Arial" w:cs="Arial"/>
        </w:rPr>
        <w:t>G</w:t>
      </w:r>
      <w:r w:rsidR="00A4225E">
        <w:rPr>
          <w:rFonts w:eastAsia="Arial" w:cs="Arial"/>
        </w:rPr>
        <w:t xml:space="preserve">et VA event </w:t>
      </w:r>
      <w:r w:rsidR="00740BC1">
        <w:rPr>
          <w:rFonts w:eastAsiaTheme="minorEastAsia" w:cs="Arial" w:hint="eastAsia"/>
          <w:lang w:eastAsia="zh-CN"/>
        </w:rPr>
        <w:t>image</w:t>
      </w:r>
      <w:r w:rsidR="005173A1">
        <w:rPr>
          <w:rFonts w:eastAsiaTheme="minorEastAsia" w:cs="Arial" w:hint="eastAsia"/>
          <w:lang w:eastAsia="zh-CN"/>
        </w:rPr>
        <w:t xml:space="preserve"> </w:t>
      </w:r>
      <w:r w:rsidR="00031C1C">
        <w:rPr>
          <w:szCs w:val="22"/>
        </w:rPr>
        <w:t>(refer to</w:t>
      </w:r>
      <w:r w:rsidR="00031C1C">
        <w:rPr>
          <w:rFonts w:eastAsiaTheme="minorEastAsia" w:hint="eastAsia"/>
          <w:szCs w:val="22"/>
          <w:lang w:eastAsia="zh-CN"/>
        </w:rPr>
        <w:t xml:space="preserve"> </w:t>
      </w:r>
      <w:r w:rsidR="00031C1C">
        <w:rPr>
          <w:rFonts w:eastAsiaTheme="minorEastAsia"/>
          <w:szCs w:val="22"/>
          <w:lang w:eastAsia="zh-CN"/>
        </w:rPr>
        <w:fldChar w:fldCharType="begin"/>
      </w:r>
      <w:r w:rsidR="00031C1C">
        <w:rPr>
          <w:rFonts w:eastAsiaTheme="minorEastAsia"/>
          <w:szCs w:val="22"/>
          <w:lang w:eastAsia="zh-CN"/>
        </w:rPr>
        <w:instrText xml:space="preserve"> </w:instrText>
      </w:r>
      <w:r w:rsidR="00031C1C">
        <w:rPr>
          <w:rFonts w:eastAsiaTheme="minorEastAsia" w:hint="eastAsia"/>
          <w:szCs w:val="22"/>
          <w:lang w:eastAsia="zh-CN"/>
        </w:rPr>
        <w:instrText>REF _Ref209543165 \r \h</w:instrText>
      </w:r>
      <w:r w:rsidR="00031C1C">
        <w:rPr>
          <w:rFonts w:eastAsiaTheme="minorEastAsia"/>
          <w:szCs w:val="22"/>
          <w:lang w:eastAsia="zh-CN"/>
        </w:rPr>
        <w:instrText xml:space="preserve"> </w:instrText>
      </w:r>
      <w:r w:rsidR="00031C1C">
        <w:rPr>
          <w:rFonts w:eastAsiaTheme="minorEastAsia"/>
          <w:szCs w:val="22"/>
          <w:lang w:eastAsia="zh-CN"/>
        </w:rPr>
      </w:r>
      <w:r w:rsidR="00031C1C">
        <w:rPr>
          <w:rFonts w:eastAsiaTheme="minorEastAsia"/>
          <w:szCs w:val="22"/>
          <w:lang w:eastAsia="zh-CN"/>
        </w:rPr>
        <w:fldChar w:fldCharType="separate"/>
      </w:r>
      <w:r w:rsidR="00542606">
        <w:rPr>
          <w:rFonts w:eastAsiaTheme="minorEastAsia"/>
          <w:szCs w:val="22"/>
          <w:lang w:eastAsia="zh-CN"/>
        </w:rPr>
        <w:t>5.2.13</w:t>
      </w:r>
      <w:r w:rsidR="00031C1C">
        <w:rPr>
          <w:rFonts w:eastAsiaTheme="minorEastAsia"/>
          <w:szCs w:val="22"/>
          <w:lang w:eastAsia="zh-CN"/>
        </w:rPr>
        <w:fldChar w:fldCharType="end"/>
      </w:r>
      <w:r w:rsidR="00031C1C">
        <w:rPr>
          <w:szCs w:val="22"/>
        </w:rPr>
        <w:t>)</w:t>
      </w:r>
      <w:r w:rsidR="00A4225E">
        <w:rPr>
          <w:rFonts w:eastAsia="Arial" w:cs="Arial"/>
        </w:rPr>
        <w:t>.</w:t>
      </w:r>
    </w:p>
    <w:p w14:paraId="1378D073" w14:textId="0D59543A" w:rsidR="005C0A62" w:rsidRPr="00EF3D18" w:rsidRDefault="005C0A62" w:rsidP="005C0A62">
      <w:pPr>
        <w:pStyle w:val="ListParagraph"/>
        <w:numPr>
          <w:ilvl w:val="0"/>
          <w:numId w:val="30"/>
        </w:numPr>
        <w:jc w:val="left"/>
        <w:rPr>
          <w:rFonts w:eastAsia="Arial" w:cs="Arial"/>
        </w:rPr>
      </w:pPr>
      <w:r>
        <w:rPr>
          <w:rFonts w:eastAsia="Arial" w:cs="Arial"/>
        </w:rPr>
        <w:lastRenderedPageBreak/>
        <w:t xml:space="preserve">Get VA event snapshot </w:t>
      </w:r>
      <w:r>
        <w:rPr>
          <w:szCs w:val="22"/>
        </w:rPr>
        <w:t xml:space="preserve">(refer to </w:t>
      </w:r>
      <w:r>
        <w:rPr>
          <w:szCs w:val="22"/>
        </w:rPr>
        <w:fldChar w:fldCharType="begin"/>
      </w:r>
      <w:r>
        <w:rPr>
          <w:szCs w:val="22"/>
        </w:rPr>
        <w:instrText xml:space="preserve"> REF _Ref213017686 \r \h </w:instrText>
      </w:r>
      <w:r>
        <w:rPr>
          <w:szCs w:val="22"/>
        </w:rPr>
      </w:r>
      <w:r>
        <w:rPr>
          <w:szCs w:val="22"/>
        </w:rPr>
        <w:fldChar w:fldCharType="separate"/>
      </w:r>
      <w:r>
        <w:rPr>
          <w:szCs w:val="22"/>
        </w:rPr>
        <w:t>5.2.14</w:t>
      </w:r>
      <w:r>
        <w:rPr>
          <w:szCs w:val="22"/>
        </w:rPr>
        <w:fldChar w:fldCharType="end"/>
      </w:r>
      <w:r>
        <w:rPr>
          <w:szCs w:val="22"/>
        </w:rPr>
        <w:t>)</w:t>
      </w:r>
      <w:r>
        <w:rPr>
          <w:rFonts w:eastAsia="Arial" w:cs="Arial"/>
        </w:rPr>
        <w:t>.</w:t>
      </w:r>
    </w:p>
    <w:p w14:paraId="517C7196" w14:textId="27D7C6F4" w:rsidR="00D91248" w:rsidRPr="00EF3D18" w:rsidRDefault="0044551C" w:rsidP="00CC2CE8">
      <w:pPr>
        <w:pStyle w:val="ListParagraph"/>
        <w:numPr>
          <w:ilvl w:val="0"/>
          <w:numId w:val="30"/>
        </w:numPr>
        <w:jc w:val="left"/>
        <w:rPr>
          <w:rFonts w:eastAsia="Arial" w:cs="Arial"/>
        </w:rPr>
      </w:pPr>
      <w:r>
        <w:rPr>
          <w:rFonts w:eastAsia="Arial" w:cs="Arial"/>
        </w:rPr>
        <w:t xml:space="preserve">Generate </w:t>
      </w:r>
      <w:r w:rsidR="008B07DC">
        <w:rPr>
          <w:rFonts w:eastAsia="Arial" w:cs="Arial"/>
        </w:rPr>
        <w:t xml:space="preserve">event </w:t>
      </w:r>
      <w:r w:rsidR="00E87303">
        <w:rPr>
          <w:rFonts w:eastAsia="Arial" w:cs="Arial"/>
        </w:rPr>
        <w:t xml:space="preserve">video (refer to </w:t>
      </w:r>
      <w:r w:rsidR="00E87303">
        <w:rPr>
          <w:rFonts w:eastAsia="Arial" w:cs="Arial"/>
        </w:rPr>
        <w:fldChar w:fldCharType="begin"/>
      </w:r>
      <w:r w:rsidR="00E87303">
        <w:rPr>
          <w:rFonts w:eastAsia="Arial" w:cs="Arial"/>
        </w:rPr>
        <w:instrText xml:space="preserve"> REF _Ref213017723 \r \h </w:instrText>
      </w:r>
      <w:r w:rsidR="00E87303">
        <w:rPr>
          <w:rFonts w:eastAsia="Arial" w:cs="Arial"/>
        </w:rPr>
      </w:r>
      <w:r w:rsidR="00E87303">
        <w:rPr>
          <w:rFonts w:eastAsia="Arial" w:cs="Arial"/>
        </w:rPr>
        <w:fldChar w:fldCharType="separate"/>
      </w:r>
      <w:r w:rsidR="00E87303">
        <w:rPr>
          <w:rFonts w:eastAsia="Arial" w:cs="Arial"/>
        </w:rPr>
        <w:t>5.2.15</w:t>
      </w:r>
      <w:r w:rsidR="00E87303">
        <w:rPr>
          <w:rFonts w:eastAsia="Arial" w:cs="Arial"/>
        </w:rPr>
        <w:fldChar w:fldCharType="end"/>
      </w:r>
      <w:r w:rsidR="00E87303">
        <w:rPr>
          <w:rFonts w:eastAsia="Arial" w:cs="Arial"/>
        </w:rPr>
        <w:t>).</w:t>
      </w:r>
    </w:p>
    <w:p w14:paraId="7ADB6547" w14:textId="791ED99D" w:rsidR="009352E8" w:rsidRPr="00EF3D18" w:rsidRDefault="009352E8" w:rsidP="00CC2CE8">
      <w:pPr>
        <w:pStyle w:val="ListParagraph"/>
        <w:numPr>
          <w:ilvl w:val="0"/>
          <w:numId w:val="30"/>
        </w:numPr>
        <w:jc w:val="left"/>
        <w:rPr>
          <w:rFonts w:eastAsia="Arial" w:cs="Arial"/>
        </w:rPr>
      </w:pPr>
      <w:r>
        <w:rPr>
          <w:rFonts w:eastAsia="Arial" w:cs="Arial"/>
        </w:rPr>
        <w:t xml:space="preserve">Annotate alert (refer to </w:t>
      </w:r>
      <w:r>
        <w:rPr>
          <w:rFonts w:eastAsia="Arial" w:cs="Arial"/>
        </w:rPr>
        <w:fldChar w:fldCharType="begin"/>
      </w:r>
      <w:r>
        <w:rPr>
          <w:rFonts w:eastAsia="Arial" w:cs="Arial"/>
        </w:rPr>
        <w:instrText xml:space="preserve"> REF _Ref213017746 \r \h </w:instrText>
      </w:r>
      <w:r>
        <w:rPr>
          <w:rFonts w:eastAsia="Arial" w:cs="Arial"/>
        </w:rPr>
      </w:r>
      <w:r>
        <w:rPr>
          <w:rFonts w:eastAsia="Arial" w:cs="Arial"/>
        </w:rPr>
        <w:fldChar w:fldCharType="separate"/>
      </w:r>
      <w:r>
        <w:rPr>
          <w:rFonts w:eastAsia="Arial" w:cs="Arial"/>
        </w:rPr>
        <w:t>5.2.16</w:t>
      </w:r>
      <w:r>
        <w:rPr>
          <w:rFonts w:eastAsia="Arial" w:cs="Arial"/>
        </w:rPr>
        <w:fldChar w:fldCharType="end"/>
      </w:r>
      <w:r>
        <w:rPr>
          <w:rFonts w:eastAsia="Arial" w:cs="Arial"/>
        </w:rPr>
        <w:t>).</w:t>
      </w:r>
    </w:p>
    <w:p w14:paraId="4CD8BE8B" w14:textId="26687EE3" w:rsidR="00E82005" w:rsidRPr="00EF3D18" w:rsidRDefault="00E82005" w:rsidP="00CC2CE8">
      <w:pPr>
        <w:pStyle w:val="ListParagraph"/>
        <w:numPr>
          <w:ilvl w:val="0"/>
          <w:numId w:val="30"/>
        </w:numPr>
        <w:jc w:val="left"/>
        <w:rPr>
          <w:rFonts w:eastAsia="Arial" w:cs="Arial"/>
        </w:rPr>
      </w:pPr>
      <w:r>
        <w:rPr>
          <w:rFonts w:eastAsia="Arial" w:cs="Arial"/>
        </w:rPr>
        <w:t xml:space="preserve">Apply </w:t>
      </w:r>
      <w:r w:rsidR="00AC0DCB">
        <w:rPr>
          <w:rFonts w:eastAsia="Arial" w:cs="Arial"/>
        </w:rPr>
        <w:t xml:space="preserve">VA event pushing filter (refer to </w:t>
      </w:r>
      <w:r w:rsidR="00AC0DCB">
        <w:rPr>
          <w:rFonts w:eastAsia="Arial" w:cs="Arial"/>
        </w:rPr>
        <w:fldChar w:fldCharType="begin"/>
      </w:r>
      <w:r w:rsidR="00AC0DCB">
        <w:rPr>
          <w:rFonts w:eastAsia="Arial" w:cs="Arial"/>
        </w:rPr>
        <w:instrText xml:space="preserve"> REF _Ref213017779 \r \h </w:instrText>
      </w:r>
      <w:r w:rsidR="00AC0DCB">
        <w:rPr>
          <w:rFonts w:eastAsia="Arial" w:cs="Arial"/>
        </w:rPr>
      </w:r>
      <w:r w:rsidR="00AC0DCB">
        <w:rPr>
          <w:rFonts w:eastAsia="Arial" w:cs="Arial"/>
        </w:rPr>
        <w:fldChar w:fldCharType="separate"/>
      </w:r>
      <w:r w:rsidR="00AC0DCB">
        <w:rPr>
          <w:rFonts w:eastAsia="Arial" w:cs="Arial"/>
        </w:rPr>
        <w:t>5.2.17</w:t>
      </w:r>
      <w:r w:rsidR="00AC0DCB">
        <w:rPr>
          <w:rFonts w:eastAsia="Arial" w:cs="Arial"/>
        </w:rPr>
        <w:fldChar w:fldCharType="end"/>
      </w:r>
      <w:r w:rsidR="00AC0DCB">
        <w:rPr>
          <w:rFonts w:eastAsia="Arial" w:cs="Arial"/>
        </w:rPr>
        <w:t>)</w:t>
      </w:r>
    </w:p>
    <w:p w14:paraId="60871FD0" w14:textId="77777777" w:rsidR="00065826" w:rsidRDefault="00065826" w:rsidP="00CC2CE8">
      <w:pPr>
        <w:jc w:val="left"/>
        <w:rPr>
          <w:rFonts w:ascii="Arial" w:eastAsia="Arial" w:hAnsi="Arial" w:cs="Arial"/>
          <w:sz w:val="22"/>
        </w:rPr>
      </w:pPr>
    </w:p>
    <w:p w14:paraId="3DAD0FB2" w14:textId="0F98AFB2" w:rsidR="001E0F95" w:rsidRPr="00367138" w:rsidRDefault="001E0F95" w:rsidP="00CC2CE8">
      <w:pPr>
        <w:pStyle w:val="Body"/>
        <w:numPr>
          <w:ilvl w:val="0"/>
          <w:numId w:val="31"/>
        </w:numPr>
        <w:jc w:val="left"/>
        <w:rPr>
          <w:szCs w:val="22"/>
        </w:rPr>
      </w:pPr>
      <w:r w:rsidRPr="00367138">
        <w:rPr>
          <w:rFonts w:hint="eastAsia"/>
          <w:szCs w:val="22"/>
        </w:rPr>
        <w:t xml:space="preserve">The diagram below shows </w:t>
      </w:r>
      <w:r w:rsidR="00F82744" w:rsidRPr="00367138">
        <w:rPr>
          <w:szCs w:val="22"/>
        </w:rPr>
        <w:t xml:space="preserve">the </w:t>
      </w:r>
      <w:r w:rsidR="008162EA" w:rsidRPr="00367138">
        <w:rPr>
          <w:szCs w:val="22"/>
        </w:rPr>
        <w:t xml:space="preserve">RESTful APIs </w:t>
      </w:r>
      <w:r w:rsidR="00F82744" w:rsidRPr="00367138">
        <w:rPr>
          <w:szCs w:val="22"/>
        </w:rPr>
        <w:t xml:space="preserve">communication between </w:t>
      </w:r>
      <w:r w:rsidRPr="00367138">
        <w:rPr>
          <w:rFonts w:hint="eastAsia"/>
          <w:szCs w:val="22"/>
        </w:rPr>
        <w:t xml:space="preserve">C3 </w:t>
      </w:r>
      <w:r w:rsidR="00F82744" w:rsidRPr="00367138">
        <w:rPr>
          <w:szCs w:val="22"/>
        </w:rPr>
        <w:t xml:space="preserve">and </w:t>
      </w:r>
      <w:r w:rsidRPr="00367138">
        <w:rPr>
          <w:rFonts w:hint="eastAsia"/>
          <w:szCs w:val="22"/>
        </w:rPr>
        <w:t>Video Proxy.</w:t>
      </w:r>
    </w:p>
    <w:p w14:paraId="333FE310" w14:textId="1D70B08F" w:rsidR="001E0F95" w:rsidRDefault="00595D05" w:rsidP="00FD281E">
      <w:pPr>
        <w:pStyle w:val="ListParagraph"/>
        <w:jc w:val="left"/>
        <w:rPr>
          <w:rFonts w:eastAsia="Arial" w:cs="Arial"/>
        </w:rPr>
      </w:pPr>
      <w:r>
        <w:rPr>
          <w:rFonts w:eastAsia="Arial" w:cs="Arial"/>
        </w:rPr>
        <w:t xml:space="preserve">Step1: </w:t>
      </w:r>
      <w:r w:rsidR="001E0F95" w:rsidRPr="006861E3">
        <w:rPr>
          <w:rFonts w:eastAsia="Arial" w:cs="Arial"/>
        </w:rPr>
        <w:t xml:space="preserve">C3 </w:t>
      </w:r>
      <w:r w:rsidR="00691CAD">
        <w:rPr>
          <w:rFonts w:eastAsia="Arial" w:cs="Arial"/>
        </w:rPr>
        <w:t xml:space="preserve">sends </w:t>
      </w:r>
      <w:r w:rsidR="008162EA">
        <w:rPr>
          <w:rFonts w:eastAsia="Arial" w:cs="Arial"/>
        </w:rPr>
        <w:t xml:space="preserve">API </w:t>
      </w:r>
      <w:r w:rsidR="00691CAD">
        <w:rPr>
          <w:rFonts w:eastAsia="Arial" w:cs="Arial"/>
        </w:rPr>
        <w:t>request to Video Proxy</w:t>
      </w:r>
      <w:r w:rsidR="00367138">
        <w:rPr>
          <w:rFonts w:eastAsia="Arial" w:cs="Arial"/>
        </w:rPr>
        <w:t>.</w:t>
      </w:r>
      <w:r w:rsidR="008162EA">
        <w:rPr>
          <w:rFonts w:eastAsia="Arial" w:cs="Arial"/>
        </w:rPr>
        <w:t xml:space="preserve"> </w:t>
      </w:r>
    </w:p>
    <w:p w14:paraId="417D1F8B" w14:textId="02321020" w:rsidR="00595D05" w:rsidRDefault="00595D05" w:rsidP="00595D05">
      <w:pPr>
        <w:pStyle w:val="ListParagraph"/>
        <w:jc w:val="left"/>
        <w:rPr>
          <w:rFonts w:eastAsia="Arial" w:cs="Arial"/>
        </w:rPr>
      </w:pPr>
      <w:r>
        <w:rPr>
          <w:rFonts w:eastAsia="Arial" w:cs="Arial"/>
        </w:rPr>
        <w:t xml:space="preserve">Step 2: </w:t>
      </w:r>
      <w:r w:rsidR="00553E50">
        <w:rPr>
          <w:rFonts w:eastAsia="Arial" w:cs="Arial"/>
        </w:rPr>
        <w:t xml:space="preserve">Video Proxy verifies </w:t>
      </w:r>
      <w:r>
        <w:rPr>
          <w:rFonts w:eastAsia="Arial" w:cs="Arial"/>
        </w:rPr>
        <w:t>and validates</w:t>
      </w:r>
      <w:r w:rsidR="00553E50">
        <w:rPr>
          <w:rFonts w:eastAsia="Arial" w:cs="Arial"/>
        </w:rPr>
        <w:t xml:space="preserve"> the request</w:t>
      </w:r>
      <w:r>
        <w:rPr>
          <w:rFonts w:eastAsia="Arial" w:cs="Arial"/>
        </w:rPr>
        <w:t>.</w:t>
      </w:r>
    </w:p>
    <w:p w14:paraId="45CB373D" w14:textId="46FB5E14" w:rsidR="001E0F95" w:rsidRPr="003743E9" w:rsidRDefault="00595D05" w:rsidP="00FD281E">
      <w:pPr>
        <w:pStyle w:val="ListParagraph"/>
        <w:jc w:val="left"/>
        <w:rPr>
          <w:rFonts w:eastAsia="Arial" w:cs="Arial"/>
        </w:rPr>
      </w:pPr>
      <w:r>
        <w:rPr>
          <w:rFonts w:eastAsia="Arial" w:cs="Arial"/>
        </w:rPr>
        <w:t>Step 3a/3b: Video Proxy</w:t>
      </w:r>
      <w:r w:rsidR="006A4556">
        <w:rPr>
          <w:rFonts w:eastAsia="Arial" w:cs="Arial"/>
        </w:rPr>
        <w:t xml:space="preserve"> responds</w:t>
      </w:r>
      <w:r w:rsidR="002061DA">
        <w:rPr>
          <w:rFonts w:eastAsia="Arial" w:cs="Arial"/>
        </w:rPr>
        <w:t xml:space="preserve"> either</w:t>
      </w:r>
      <w:r w:rsidR="00707BFF">
        <w:rPr>
          <w:rFonts w:eastAsia="Arial" w:cs="Arial"/>
        </w:rPr>
        <w:t xml:space="preserve"> error or successful response</w:t>
      </w:r>
      <w:r w:rsidR="006A4556">
        <w:rPr>
          <w:rFonts w:eastAsia="Arial" w:cs="Arial"/>
        </w:rPr>
        <w:t xml:space="preserve"> to C3</w:t>
      </w:r>
      <w:r w:rsidR="00ED590B">
        <w:rPr>
          <w:rFonts w:eastAsia="Arial" w:cs="Arial"/>
        </w:rPr>
        <w:t>.</w:t>
      </w:r>
    </w:p>
    <w:p w14:paraId="1182EBBB" w14:textId="77777777" w:rsidR="00B442DB" w:rsidRDefault="00E31D5B" w:rsidP="002F2522">
      <w:pPr>
        <w:keepNext/>
        <w:jc w:val="center"/>
      </w:pPr>
      <w:r>
        <w:rPr>
          <w:rFonts w:ascii="Arial" w:hAnsi="Arial" w:cs="Arial"/>
          <w:noProof/>
          <w:sz w:val="22"/>
        </w:rPr>
        <w:drawing>
          <wp:inline distT="0" distB="0" distL="0" distR="0" wp14:anchorId="500ECF2C" wp14:editId="0540DE66">
            <wp:extent cx="1980684" cy="2351338"/>
            <wp:effectExtent l="0" t="0" r="635" b="0"/>
            <wp:docPr id="1786631029" name="Picture 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84779" name="Picture 4" descr="A diagram of a servic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5610" cy="2369057"/>
                    </a:xfrm>
                    <a:prstGeom prst="rect">
                      <a:avLst/>
                    </a:prstGeom>
                    <a:noFill/>
                    <a:ln>
                      <a:noFill/>
                    </a:ln>
                  </pic:spPr>
                </pic:pic>
              </a:graphicData>
            </a:graphic>
          </wp:inline>
        </w:drawing>
      </w:r>
    </w:p>
    <w:p w14:paraId="13E43B4B" w14:textId="14F6019A" w:rsidR="001E0F95" w:rsidRPr="00F40202" w:rsidRDefault="00B442DB" w:rsidP="00AA4408">
      <w:pPr>
        <w:pStyle w:val="ncs-cap"/>
        <w:rPr>
          <w:b/>
          <w:i w:val="0"/>
        </w:rPr>
      </w:pPr>
      <w:bookmarkStart w:id="223" w:name="_Toc216180082"/>
      <w:r w:rsidRPr="00F40202">
        <w:rPr>
          <w:b/>
          <w:i w:val="0"/>
        </w:rPr>
        <w:t xml:space="preserve">Figure </w:t>
      </w:r>
      <w:r w:rsidRPr="00F40202">
        <w:rPr>
          <w:b/>
          <w:i w:val="0"/>
        </w:rPr>
        <w:fldChar w:fldCharType="begin"/>
      </w:r>
      <w:r w:rsidRPr="00F40202">
        <w:rPr>
          <w:b/>
          <w:i w:val="0"/>
        </w:rPr>
        <w:instrText xml:space="preserve"> SEQ Figure \* ARABIC </w:instrText>
      </w:r>
      <w:r w:rsidRPr="00F40202">
        <w:rPr>
          <w:b/>
          <w:i w:val="0"/>
        </w:rPr>
        <w:fldChar w:fldCharType="separate"/>
      </w:r>
      <w:r w:rsidR="00542606">
        <w:rPr>
          <w:b/>
          <w:i w:val="0"/>
          <w:noProof/>
        </w:rPr>
        <w:t>2</w:t>
      </w:r>
      <w:r w:rsidRPr="00F40202">
        <w:rPr>
          <w:b/>
          <w:i w:val="0"/>
        </w:rPr>
        <w:fldChar w:fldCharType="end"/>
      </w:r>
      <w:r w:rsidRPr="00F40202">
        <w:rPr>
          <w:b/>
          <w:i w:val="0"/>
        </w:rPr>
        <w:t xml:space="preserve"> Flow of RESTful API Calls</w:t>
      </w:r>
      <w:bookmarkEnd w:id="223"/>
    </w:p>
    <w:p w14:paraId="61C83383" w14:textId="77777777" w:rsidR="001E0F95" w:rsidRPr="005900CA" w:rsidRDefault="001E0F95" w:rsidP="00CC2CE8">
      <w:pPr>
        <w:pStyle w:val="ncs-body"/>
        <w:jc w:val="left"/>
      </w:pPr>
    </w:p>
    <w:p w14:paraId="5DE17CF5" w14:textId="270B5114" w:rsidR="00E96DC4" w:rsidRPr="00976094" w:rsidRDefault="301FF547" w:rsidP="00CC2CE8">
      <w:pPr>
        <w:pStyle w:val="Heading3"/>
        <w:jc w:val="left"/>
        <w:rPr>
          <w:rFonts w:eastAsia="Arial"/>
          <w:b/>
          <w:color w:val="000000" w:themeColor="text1"/>
        </w:rPr>
      </w:pPr>
      <w:bookmarkStart w:id="224" w:name="_Toc212542662"/>
      <w:bookmarkStart w:id="225" w:name="_Toc216180136"/>
      <w:r w:rsidRPr="00976094">
        <w:rPr>
          <w:rFonts w:eastAsia="Arial"/>
          <w:b/>
          <w:color w:val="000000" w:themeColor="text1"/>
        </w:rPr>
        <w:t>Live Video Streaming</w:t>
      </w:r>
      <w:r w:rsidR="00470115" w:rsidRPr="00976094">
        <w:rPr>
          <w:rFonts w:eastAsia="Arial"/>
          <w:b/>
          <w:color w:val="000000" w:themeColor="text1"/>
        </w:rPr>
        <w:t xml:space="preserve"> (WebRTC)</w:t>
      </w:r>
      <w:r w:rsidR="00E97B33" w:rsidRPr="00976094">
        <w:rPr>
          <w:rFonts w:eastAsia="Arial"/>
          <w:b/>
          <w:color w:val="000000" w:themeColor="text1"/>
        </w:rPr>
        <w:t xml:space="preserve"> Request Flow</w:t>
      </w:r>
      <w:bookmarkEnd w:id="224"/>
      <w:bookmarkEnd w:id="225"/>
    </w:p>
    <w:p w14:paraId="0E6205B2" w14:textId="6E60A232" w:rsidR="00E96DC4" w:rsidRPr="00D63BF6" w:rsidRDefault="0904F14A" w:rsidP="00CC2CE8">
      <w:pPr>
        <w:pStyle w:val="Body"/>
        <w:numPr>
          <w:ilvl w:val="0"/>
          <w:numId w:val="32"/>
        </w:numPr>
        <w:jc w:val="left"/>
        <w:rPr>
          <w:rFonts w:eastAsia="Arial"/>
          <w:szCs w:val="22"/>
        </w:rPr>
      </w:pPr>
      <w:r w:rsidRPr="00D63BF6">
        <w:rPr>
          <w:rFonts w:eastAsia="Arial"/>
          <w:szCs w:val="22"/>
        </w:rPr>
        <w:t xml:space="preserve">The diagram below shows </w:t>
      </w:r>
      <w:r w:rsidR="00623820" w:rsidRPr="00D63BF6">
        <w:rPr>
          <w:rFonts w:eastAsia="Arial"/>
          <w:szCs w:val="22"/>
        </w:rPr>
        <w:t>communication</w:t>
      </w:r>
      <w:r w:rsidRPr="00D63BF6">
        <w:rPr>
          <w:rFonts w:eastAsia="Arial"/>
          <w:szCs w:val="22"/>
        </w:rPr>
        <w:t xml:space="preserve"> between the Client and </w:t>
      </w:r>
      <w:r w:rsidR="00016F4F" w:rsidRPr="00D63BF6">
        <w:rPr>
          <w:rFonts w:eastAsia="Arial"/>
          <w:szCs w:val="22"/>
        </w:rPr>
        <w:t>Video Proxy</w:t>
      </w:r>
      <w:r w:rsidRPr="00D63BF6">
        <w:rPr>
          <w:rFonts w:eastAsia="Arial"/>
          <w:szCs w:val="22"/>
        </w:rPr>
        <w:t xml:space="preserve"> </w:t>
      </w:r>
      <w:r w:rsidR="00A76EA1" w:rsidRPr="00D63BF6">
        <w:rPr>
          <w:rFonts w:eastAsia="Arial"/>
          <w:szCs w:val="22"/>
        </w:rPr>
        <w:t>to</w:t>
      </w:r>
      <w:r w:rsidRPr="00D63BF6">
        <w:rPr>
          <w:rFonts w:eastAsia="Arial"/>
          <w:szCs w:val="22"/>
        </w:rPr>
        <w:t xml:space="preserve"> request and receive the live-stream URL from a </w:t>
      </w:r>
      <w:r w:rsidR="00323EFB" w:rsidRPr="00D63BF6">
        <w:rPr>
          <w:rFonts w:eastAsia="Arial"/>
          <w:szCs w:val="22"/>
        </w:rPr>
        <w:t>v</w:t>
      </w:r>
      <w:r w:rsidRPr="00D63BF6">
        <w:rPr>
          <w:rFonts w:eastAsia="Arial"/>
          <w:szCs w:val="22"/>
        </w:rPr>
        <w:t xml:space="preserve">ideo </w:t>
      </w:r>
      <w:r w:rsidR="00323EFB" w:rsidRPr="00D63BF6">
        <w:rPr>
          <w:rFonts w:eastAsia="Arial"/>
          <w:szCs w:val="22"/>
        </w:rPr>
        <w:t>d</w:t>
      </w:r>
      <w:r w:rsidRPr="00D63BF6">
        <w:rPr>
          <w:rFonts w:eastAsia="Arial"/>
          <w:szCs w:val="22"/>
        </w:rPr>
        <w:t>evice.</w:t>
      </w:r>
    </w:p>
    <w:p w14:paraId="371FE524" w14:textId="6BEFCBE1" w:rsidR="00E96DC4" w:rsidRDefault="0904F14A" w:rsidP="00CC2CE8">
      <w:pPr>
        <w:pStyle w:val="ListParagraph"/>
        <w:numPr>
          <w:ilvl w:val="0"/>
          <w:numId w:val="2"/>
        </w:numPr>
        <w:jc w:val="left"/>
        <w:rPr>
          <w:rFonts w:eastAsia="Arial" w:cs="Arial"/>
          <w:szCs w:val="22"/>
        </w:rPr>
      </w:pPr>
      <w:r w:rsidRPr="153ADE32">
        <w:rPr>
          <w:rFonts w:eastAsia="Arial" w:cs="Arial"/>
          <w:szCs w:val="22"/>
        </w:rPr>
        <w:t xml:space="preserve">The Client starts by creating a WebRTC peer connection and generating an SDP offer. This offer contains information about the types of media it can receive. The offer is sent to C3, which forwards it to </w:t>
      </w:r>
      <w:r w:rsidR="00016F4F">
        <w:rPr>
          <w:rFonts w:eastAsia="Arial" w:cs="Arial"/>
          <w:szCs w:val="22"/>
        </w:rPr>
        <w:t>Video Proxy</w:t>
      </w:r>
      <w:r w:rsidRPr="153ADE32">
        <w:rPr>
          <w:rFonts w:eastAsia="Arial" w:cs="Arial"/>
          <w:szCs w:val="22"/>
        </w:rPr>
        <w:t>.</w:t>
      </w:r>
      <w:r w:rsidR="00540769">
        <w:rPr>
          <w:rFonts w:eastAsia="Arial" w:cs="Arial"/>
          <w:szCs w:val="22"/>
        </w:rPr>
        <w:br/>
      </w:r>
    </w:p>
    <w:p w14:paraId="74617B41" w14:textId="3C72BFC7" w:rsidR="00E96DC4" w:rsidRDefault="00016F4F" w:rsidP="00CC2CE8">
      <w:pPr>
        <w:pStyle w:val="ListParagraph"/>
        <w:numPr>
          <w:ilvl w:val="0"/>
          <w:numId w:val="2"/>
        </w:numPr>
        <w:jc w:val="left"/>
        <w:rPr>
          <w:rFonts w:eastAsia="Arial" w:cs="Arial"/>
          <w:szCs w:val="22"/>
        </w:rPr>
      </w:pPr>
      <w:r>
        <w:rPr>
          <w:rFonts w:eastAsia="Arial" w:cs="Arial"/>
          <w:szCs w:val="22"/>
        </w:rPr>
        <w:t>Video Proxy</w:t>
      </w:r>
      <w:r w:rsidR="0904F14A" w:rsidRPr="153ADE32">
        <w:rPr>
          <w:rFonts w:eastAsia="Arial" w:cs="Arial"/>
          <w:szCs w:val="22"/>
        </w:rPr>
        <w:t xml:space="preserve"> receives the offer and sets up its own peer connection. It processes the SDP offer, gathers its own network connection options (ICE candidates), and creates </w:t>
      </w:r>
      <w:r w:rsidR="0904F14A" w:rsidRPr="153ADE32">
        <w:rPr>
          <w:rFonts w:eastAsia="Arial" w:cs="Arial"/>
          <w:szCs w:val="22"/>
        </w:rPr>
        <w:lastRenderedPageBreak/>
        <w:t>an SDP answer in response.</w:t>
      </w:r>
      <w:r w:rsidR="007D01B5">
        <w:rPr>
          <w:rFonts w:eastAsia="Arial" w:cs="Arial"/>
          <w:szCs w:val="22"/>
        </w:rPr>
        <w:br/>
      </w:r>
    </w:p>
    <w:p w14:paraId="675DA5D3" w14:textId="28FD8718" w:rsidR="00E96DC4" w:rsidRDefault="00016F4F" w:rsidP="00CC2CE8">
      <w:pPr>
        <w:pStyle w:val="ListParagraph"/>
        <w:numPr>
          <w:ilvl w:val="0"/>
          <w:numId w:val="2"/>
        </w:numPr>
        <w:jc w:val="left"/>
        <w:rPr>
          <w:rFonts w:eastAsia="Arial" w:cs="Arial"/>
          <w:szCs w:val="22"/>
        </w:rPr>
      </w:pPr>
      <w:r>
        <w:rPr>
          <w:rFonts w:eastAsia="Arial" w:cs="Arial"/>
          <w:szCs w:val="22"/>
        </w:rPr>
        <w:t>Video Proxy</w:t>
      </w:r>
      <w:r w:rsidR="0904F14A" w:rsidRPr="153ADE32">
        <w:rPr>
          <w:rFonts w:eastAsia="Arial" w:cs="Arial"/>
          <w:szCs w:val="22"/>
        </w:rPr>
        <w:t xml:space="preserve"> then sends the SDP answer along with its ICE candidates back to</w:t>
      </w:r>
      <w:r w:rsidR="73A249E7" w:rsidRPr="153ADE32">
        <w:rPr>
          <w:rFonts w:eastAsia="Arial" w:cs="Arial"/>
          <w:szCs w:val="22"/>
        </w:rPr>
        <w:t xml:space="preserve"> </w:t>
      </w:r>
      <w:r w:rsidR="0904F14A" w:rsidRPr="153ADE32">
        <w:rPr>
          <w:rFonts w:eastAsia="Arial" w:cs="Arial"/>
          <w:szCs w:val="22"/>
        </w:rPr>
        <w:t>C3, which relays them to</w:t>
      </w:r>
      <w:r w:rsidR="28517E91" w:rsidRPr="153ADE32">
        <w:rPr>
          <w:rFonts w:eastAsia="Arial" w:cs="Arial"/>
          <w:szCs w:val="22"/>
        </w:rPr>
        <w:t xml:space="preserve"> the Client</w:t>
      </w:r>
      <w:r w:rsidR="0904F14A" w:rsidRPr="153ADE32">
        <w:rPr>
          <w:rFonts w:eastAsia="Arial" w:cs="Arial"/>
          <w:szCs w:val="22"/>
        </w:rPr>
        <w:t>.</w:t>
      </w:r>
      <w:r w:rsidR="007D01B5">
        <w:rPr>
          <w:rFonts w:eastAsia="Arial" w:cs="Arial"/>
          <w:szCs w:val="22"/>
        </w:rPr>
        <w:br/>
      </w:r>
    </w:p>
    <w:p w14:paraId="4D086DDD" w14:textId="23F8242F" w:rsidR="00E96DC4" w:rsidRDefault="0904F14A" w:rsidP="00CC2CE8">
      <w:pPr>
        <w:pStyle w:val="ListParagraph"/>
        <w:numPr>
          <w:ilvl w:val="0"/>
          <w:numId w:val="2"/>
        </w:numPr>
        <w:jc w:val="left"/>
        <w:rPr>
          <w:rFonts w:eastAsia="Arial" w:cs="Arial"/>
          <w:szCs w:val="22"/>
        </w:rPr>
      </w:pPr>
      <w:r w:rsidRPr="153ADE32">
        <w:rPr>
          <w:rFonts w:eastAsia="Arial" w:cs="Arial"/>
          <w:szCs w:val="22"/>
        </w:rPr>
        <w:t xml:space="preserve">Once Client receives this response, both Client and </w:t>
      </w:r>
      <w:r w:rsidR="00016F4F">
        <w:rPr>
          <w:rFonts w:eastAsia="Arial" w:cs="Arial"/>
          <w:szCs w:val="22"/>
        </w:rPr>
        <w:t>Video Proxy</w:t>
      </w:r>
      <w:r w:rsidRPr="153ADE32">
        <w:rPr>
          <w:rFonts w:eastAsia="Arial" w:cs="Arial"/>
          <w:szCs w:val="22"/>
        </w:rPr>
        <w:t xml:space="preserve"> exchange any additional ICE candidates if needed and attempt to find the best network path between them.</w:t>
      </w:r>
      <w:r w:rsidR="007D01B5">
        <w:rPr>
          <w:rFonts w:eastAsia="Arial" w:cs="Arial"/>
          <w:szCs w:val="22"/>
        </w:rPr>
        <w:br/>
      </w:r>
    </w:p>
    <w:p w14:paraId="26D7B001" w14:textId="26229B6E" w:rsidR="00E96DC4" w:rsidRDefault="0904F14A" w:rsidP="00CC2CE8">
      <w:pPr>
        <w:pStyle w:val="ListParagraph"/>
        <w:numPr>
          <w:ilvl w:val="0"/>
          <w:numId w:val="2"/>
        </w:numPr>
        <w:jc w:val="left"/>
        <w:rPr>
          <w:rFonts w:eastAsia="Arial" w:cs="Arial"/>
          <w:szCs w:val="22"/>
        </w:rPr>
      </w:pPr>
      <w:r w:rsidRPr="153ADE32">
        <w:rPr>
          <w:rFonts w:eastAsia="Arial" w:cs="Arial"/>
          <w:szCs w:val="22"/>
        </w:rPr>
        <w:t xml:space="preserve">When the connection is successfully established, media streaming can begin directly between the Client and </w:t>
      </w:r>
      <w:r w:rsidR="00016F4F">
        <w:rPr>
          <w:rFonts w:eastAsia="Arial" w:cs="Arial"/>
          <w:szCs w:val="22"/>
        </w:rPr>
        <w:t>Video Proxy</w:t>
      </w:r>
      <w:r w:rsidRPr="153ADE32">
        <w:rPr>
          <w:rFonts w:eastAsia="Arial" w:cs="Arial"/>
          <w:szCs w:val="22"/>
        </w:rPr>
        <w:t>.</w:t>
      </w:r>
    </w:p>
    <w:p w14:paraId="5E941053" w14:textId="6A01128C" w:rsidR="00B442DB" w:rsidRDefault="0030169F" w:rsidP="00B80377">
      <w:pPr>
        <w:pStyle w:val="Body"/>
        <w:keepNext/>
        <w:jc w:val="center"/>
      </w:pPr>
      <w:r>
        <w:object w:dxaOrig="8520" w:dyaOrig="5731" w14:anchorId="39E7C8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pt;height:286.5pt" o:ole="">
            <v:imagedata r:id="rId13" o:title=""/>
          </v:shape>
          <o:OLEObject Type="Embed" ProgID="Visio.Drawing.15" ShapeID="_x0000_i1025" DrawAspect="Content" ObjectID="_1829556184" r:id="rId14"/>
        </w:object>
      </w:r>
    </w:p>
    <w:p w14:paraId="1C406A19" w14:textId="426F81F8" w:rsidR="00E96DC4" w:rsidRPr="00F40202" w:rsidRDefault="00B442DB" w:rsidP="00F40202">
      <w:pPr>
        <w:pStyle w:val="ncs-cap"/>
        <w:rPr>
          <w:b/>
          <w:i w:val="0"/>
        </w:rPr>
      </w:pPr>
      <w:bookmarkStart w:id="226" w:name="_Toc216180083"/>
      <w:r w:rsidRPr="00F40202">
        <w:rPr>
          <w:b/>
          <w:i w:val="0"/>
        </w:rPr>
        <w:t xml:space="preserve">Figure </w:t>
      </w:r>
      <w:r w:rsidRPr="00F40202">
        <w:rPr>
          <w:b/>
          <w:i w:val="0"/>
        </w:rPr>
        <w:fldChar w:fldCharType="begin"/>
      </w:r>
      <w:r w:rsidRPr="00F40202">
        <w:rPr>
          <w:b/>
          <w:i w:val="0"/>
        </w:rPr>
        <w:instrText xml:space="preserve"> SEQ Figure \* ARABIC </w:instrText>
      </w:r>
      <w:r w:rsidRPr="00F40202">
        <w:rPr>
          <w:b/>
          <w:i w:val="0"/>
        </w:rPr>
        <w:fldChar w:fldCharType="separate"/>
      </w:r>
      <w:r w:rsidR="00542606">
        <w:rPr>
          <w:b/>
          <w:i w:val="0"/>
          <w:noProof/>
        </w:rPr>
        <w:t>3</w:t>
      </w:r>
      <w:r w:rsidRPr="00F40202">
        <w:rPr>
          <w:b/>
          <w:i w:val="0"/>
        </w:rPr>
        <w:fldChar w:fldCharType="end"/>
      </w:r>
      <w:r w:rsidRPr="00F40202">
        <w:rPr>
          <w:b/>
          <w:i w:val="0"/>
        </w:rPr>
        <w:t xml:space="preserve"> Flow for Video Live Stream</w:t>
      </w:r>
      <w:bookmarkEnd w:id="226"/>
    </w:p>
    <w:p w14:paraId="7A1C4F27" w14:textId="77777777" w:rsidR="00B442DB" w:rsidRPr="00B442DB" w:rsidRDefault="00B442DB" w:rsidP="00CC2CE8">
      <w:pPr>
        <w:jc w:val="left"/>
        <w:rPr>
          <w:lang w:eastAsia="en-US"/>
        </w:rPr>
      </w:pPr>
    </w:p>
    <w:p w14:paraId="1E742F28" w14:textId="4058E5FF" w:rsidR="00E96DC4" w:rsidRPr="00976094" w:rsidRDefault="522D7BDE" w:rsidP="00CC2CE8">
      <w:pPr>
        <w:pStyle w:val="Heading3"/>
        <w:jc w:val="left"/>
        <w:rPr>
          <w:b/>
        </w:rPr>
      </w:pPr>
      <w:bookmarkStart w:id="227" w:name="_Toc212542663"/>
      <w:bookmarkStart w:id="228" w:name="_Toc216180137"/>
      <w:r w:rsidRPr="00976094">
        <w:rPr>
          <w:b/>
        </w:rPr>
        <w:t>Playback</w:t>
      </w:r>
      <w:r w:rsidR="00EB5670" w:rsidRPr="00976094">
        <w:rPr>
          <w:b/>
        </w:rPr>
        <w:t xml:space="preserve"> (WebRTC)</w:t>
      </w:r>
      <w:r w:rsidR="00E97B33" w:rsidRPr="00976094">
        <w:rPr>
          <w:b/>
        </w:rPr>
        <w:t xml:space="preserve"> Request Flow</w:t>
      </w:r>
      <w:bookmarkEnd w:id="227"/>
      <w:bookmarkEnd w:id="228"/>
    </w:p>
    <w:p w14:paraId="3AC45747" w14:textId="6F855B3E" w:rsidR="00E96DC4" w:rsidRPr="0072135A" w:rsidRDefault="1F278756" w:rsidP="00CC2CE8">
      <w:pPr>
        <w:pStyle w:val="Body"/>
        <w:numPr>
          <w:ilvl w:val="0"/>
          <w:numId w:val="43"/>
        </w:numPr>
        <w:jc w:val="left"/>
        <w:rPr>
          <w:rFonts w:eastAsia="Arial"/>
          <w:szCs w:val="22"/>
        </w:rPr>
      </w:pPr>
      <w:r w:rsidRPr="0072135A">
        <w:rPr>
          <w:rFonts w:eastAsia="Arial"/>
          <w:szCs w:val="22"/>
        </w:rPr>
        <w:t xml:space="preserve">The diagram below shows how a connection is established between the Client and </w:t>
      </w:r>
      <w:r w:rsidR="00016F4F" w:rsidRPr="0072135A">
        <w:rPr>
          <w:rFonts w:eastAsia="Arial"/>
          <w:szCs w:val="22"/>
        </w:rPr>
        <w:t>Video Proxy</w:t>
      </w:r>
      <w:r w:rsidRPr="0072135A">
        <w:rPr>
          <w:rFonts w:eastAsia="Arial"/>
          <w:szCs w:val="22"/>
        </w:rPr>
        <w:t xml:space="preserve"> </w:t>
      </w:r>
      <w:proofErr w:type="gramStart"/>
      <w:r w:rsidRPr="0072135A">
        <w:rPr>
          <w:rFonts w:eastAsia="Arial"/>
          <w:szCs w:val="22"/>
        </w:rPr>
        <w:t>in order to</w:t>
      </w:r>
      <w:proofErr w:type="gramEnd"/>
      <w:r w:rsidRPr="0072135A">
        <w:rPr>
          <w:rFonts w:eastAsia="Arial"/>
          <w:szCs w:val="22"/>
        </w:rPr>
        <w:t xml:space="preserve"> </w:t>
      </w:r>
      <w:r w:rsidR="6BBA28D4" w:rsidRPr="0072135A">
        <w:rPr>
          <w:rFonts w:eastAsia="Arial"/>
          <w:szCs w:val="22"/>
        </w:rPr>
        <w:t xml:space="preserve">Playback </w:t>
      </w:r>
      <w:r w:rsidRPr="0072135A">
        <w:rPr>
          <w:rFonts w:eastAsia="Arial"/>
          <w:szCs w:val="22"/>
        </w:rPr>
        <w:t>from a Video Device.</w:t>
      </w:r>
    </w:p>
    <w:p w14:paraId="3DE99972" w14:textId="4E9040B1" w:rsidR="00E96DC4" w:rsidRDefault="1F278756" w:rsidP="00CC2CE8">
      <w:pPr>
        <w:pStyle w:val="ListParagraph"/>
        <w:numPr>
          <w:ilvl w:val="0"/>
          <w:numId w:val="2"/>
        </w:numPr>
        <w:jc w:val="left"/>
        <w:rPr>
          <w:rFonts w:eastAsia="Arial" w:cs="Arial"/>
          <w:szCs w:val="22"/>
        </w:rPr>
      </w:pPr>
      <w:r w:rsidRPr="153ADE32">
        <w:rPr>
          <w:rFonts w:eastAsia="Arial" w:cs="Arial"/>
          <w:szCs w:val="22"/>
        </w:rPr>
        <w:lastRenderedPageBreak/>
        <w:t xml:space="preserve">The Client starts by creating a WebRTC peer connection and generating an SDP offer. This offer contains information about the types of media it can receive. The offer is sent to C3, which forwards it to </w:t>
      </w:r>
      <w:r w:rsidR="00016F4F">
        <w:rPr>
          <w:rFonts w:eastAsia="Arial" w:cs="Arial"/>
          <w:szCs w:val="22"/>
        </w:rPr>
        <w:t>Video Proxy</w:t>
      </w:r>
      <w:r w:rsidRPr="153ADE32">
        <w:rPr>
          <w:rFonts w:eastAsia="Arial" w:cs="Arial"/>
          <w:szCs w:val="22"/>
        </w:rPr>
        <w:t>.</w:t>
      </w:r>
      <w:r w:rsidR="00516393">
        <w:rPr>
          <w:rFonts w:eastAsia="Arial" w:cs="Arial"/>
          <w:szCs w:val="22"/>
        </w:rPr>
        <w:br/>
      </w:r>
    </w:p>
    <w:p w14:paraId="1A728E69" w14:textId="073A82EF" w:rsidR="00E96DC4" w:rsidRDefault="00016F4F" w:rsidP="00CC2CE8">
      <w:pPr>
        <w:pStyle w:val="ListParagraph"/>
        <w:numPr>
          <w:ilvl w:val="0"/>
          <w:numId w:val="2"/>
        </w:numPr>
        <w:jc w:val="left"/>
        <w:rPr>
          <w:rFonts w:eastAsia="Arial" w:cs="Arial"/>
          <w:szCs w:val="22"/>
        </w:rPr>
      </w:pPr>
      <w:r>
        <w:rPr>
          <w:rFonts w:eastAsia="Arial" w:cs="Arial"/>
          <w:szCs w:val="22"/>
        </w:rPr>
        <w:t>Video Proxy</w:t>
      </w:r>
      <w:r w:rsidR="1F278756" w:rsidRPr="153ADE32">
        <w:rPr>
          <w:rFonts w:eastAsia="Arial" w:cs="Arial"/>
          <w:szCs w:val="22"/>
        </w:rPr>
        <w:t xml:space="preserve"> receives the offer and sets up its own peer connection. It processes the SDP offer, gathers its own network connection options (ICE candidates), and creates an SDP answer in response.</w:t>
      </w:r>
      <w:r w:rsidR="00516393">
        <w:rPr>
          <w:rFonts w:eastAsia="Arial" w:cs="Arial"/>
          <w:szCs w:val="22"/>
        </w:rPr>
        <w:br/>
      </w:r>
    </w:p>
    <w:p w14:paraId="2B0A891A" w14:textId="55A02F26" w:rsidR="00E96DC4" w:rsidRDefault="00016F4F" w:rsidP="00CC2CE8">
      <w:pPr>
        <w:pStyle w:val="ListParagraph"/>
        <w:numPr>
          <w:ilvl w:val="0"/>
          <w:numId w:val="2"/>
        </w:numPr>
        <w:jc w:val="left"/>
        <w:rPr>
          <w:rFonts w:eastAsia="Arial" w:cs="Arial"/>
          <w:szCs w:val="22"/>
        </w:rPr>
      </w:pPr>
      <w:r>
        <w:rPr>
          <w:rFonts w:eastAsia="Arial" w:cs="Arial"/>
          <w:szCs w:val="22"/>
        </w:rPr>
        <w:t>Video Proxy</w:t>
      </w:r>
      <w:r w:rsidR="1F278756" w:rsidRPr="153ADE32">
        <w:rPr>
          <w:rFonts w:eastAsia="Arial" w:cs="Arial"/>
          <w:szCs w:val="22"/>
        </w:rPr>
        <w:t xml:space="preserve"> then sends the SDP answer along with its ICE candidates back to</w:t>
      </w:r>
      <w:r w:rsidR="77F0A472" w:rsidRPr="153ADE32">
        <w:rPr>
          <w:rFonts w:eastAsia="Arial" w:cs="Arial"/>
          <w:szCs w:val="22"/>
        </w:rPr>
        <w:t xml:space="preserve"> </w:t>
      </w:r>
      <w:r w:rsidR="1F278756" w:rsidRPr="153ADE32">
        <w:rPr>
          <w:rFonts w:eastAsia="Arial" w:cs="Arial"/>
          <w:szCs w:val="22"/>
        </w:rPr>
        <w:t xml:space="preserve">C3, which relays them </w:t>
      </w:r>
      <w:r w:rsidR="4B85FECC" w:rsidRPr="153ADE32">
        <w:rPr>
          <w:rFonts w:eastAsia="Arial" w:cs="Arial"/>
          <w:szCs w:val="22"/>
        </w:rPr>
        <w:t>to the Client</w:t>
      </w:r>
      <w:r w:rsidR="1F278756" w:rsidRPr="153ADE32">
        <w:rPr>
          <w:rFonts w:eastAsia="Arial" w:cs="Arial"/>
          <w:szCs w:val="22"/>
        </w:rPr>
        <w:t>.</w:t>
      </w:r>
      <w:r w:rsidR="00516393">
        <w:rPr>
          <w:rFonts w:eastAsia="Arial" w:cs="Arial"/>
          <w:szCs w:val="22"/>
        </w:rPr>
        <w:br/>
      </w:r>
    </w:p>
    <w:p w14:paraId="4DB4277E" w14:textId="7607D970" w:rsidR="00E96DC4" w:rsidRDefault="1F278756" w:rsidP="00CC2CE8">
      <w:pPr>
        <w:pStyle w:val="ListParagraph"/>
        <w:numPr>
          <w:ilvl w:val="0"/>
          <w:numId w:val="2"/>
        </w:numPr>
        <w:jc w:val="left"/>
        <w:rPr>
          <w:rFonts w:eastAsia="Arial" w:cs="Arial"/>
          <w:szCs w:val="22"/>
        </w:rPr>
      </w:pPr>
      <w:r w:rsidRPr="153ADE32">
        <w:rPr>
          <w:rFonts w:eastAsia="Arial" w:cs="Arial"/>
          <w:szCs w:val="22"/>
        </w:rPr>
        <w:t>Once</w:t>
      </w:r>
      <w:r w:rsidR="23E69AA3" w:rsidRPr="153ADE32">
        <w:rPr>
          <w:rFonts w:eastAsia="Arial" w:cs="Arial"/>
          <w:szCs w:val="22"/>
        </w:rPr>
        <w:t xml:space="preserve"> </w:t>
      </w:r>
      <w:r w:rsidRPr="153ADE32">
        <w:rPr>
          <w:rFonts w:eastAsia="Arial" w:cs="Arial"/>
          <w:szCs w:val="22"/>
        </w:rPr>
        <w:t xml:space="preserve">Client receives this response, both Client and </w:t>
      </w:r>
      <w:r w:rsidR="00016F4F">
        <w:rPr>
          <w:rFonts w:eastAsia="Arial" w:cs="Arial"/>
          <w:szCs w:val="22"/>
        </w:rPr>
        <w:t>Video Proxy</w:t>
      </w:r>
      <w:r w:rsidRPr="153ADE32">
        <w:rPr>
          <w:rFonts w:eastAsia="Arial" w:cs="Arial"/>
          <w:szCs w:val="22"/>
        </w:rPr>
        <w:t xml:space="preserve"> exchange any additional ICE candidates if needed and attempt to find the best network path between them.</w:t>
      </w:r>
      <w:r w:rsidR="00516393">
        <w:rPr>
          <w:rFonts w:eastAsia="Arial" w:cs="Arial"/>
          <w:szCs w:val="22"/>
        </w:rPr>
        <w:br/>
      </w:r>
    </w:p>
    <w:p w14:paraId="4FDBEDCF" w14:textId="126E1388" w:rsidR="00E96DC4" w:rsidRPr="00D81717" w:rsidRDefault="1F278756" w:rsidP="00CC2CE8">
      <w:pPr>
        <w:pStyle w:val="ListParagraph"/>
        <w:numPr>
          <w:ilvl w:val="0"/>
          <w:numId w:val="2"/>
        </w:numPr>
        <w:jc w:val="left"/>
        <w:rPr>
          <w:rFonts w:eastAsia="Arial" w:cs="Arial"/>
          <w:szCs w:val="22"/>
        </w:rPr>
      </w:pPr>
      <w:r w:rsidRPr="153ADE32">
        <w:rPr>
          <w:rFonts w:eastAsia="Arial" w:cs="Arial"/>
          <w:szCs w:val="22"/>
        </w:rPr>
        <w:t xml:space="preserve">When the connection is successfully established, </w:t>
      </w:r>
      <w:r w:rsidR="2040F166" w:rsidRPr="153ADE32">
        <w:rPr>
          <w:rFonts w:eastAsia="Arial" w:cs="Arial"/>
          <w:szCs w:val="22"/>
        </w:rPr>
        <w:t>the Client can start sending playback commands through the data channel.</w:t>
      </w:r>
    </w:p>
    <w:p w14:paraId="2D26C42A" w14:textId="46317840" w:rsidR="00B442DB" w:rsidRDefault="008E18DC" w:rsidP="00EA25F7">
      <w:pPr>
        <w:pStyle w:val="Body"/>
        <w:keepNext/>
        <w:jc w:val="center"/>
      </w:pPr>
      <w:r>
        <w:object w:dxaOrig="8520" w:dyaOrig="6525" w14:anchorId="560CCCF8">
          <v:shape id="_x0000_i1026" type="#_x0000_t75" style="width:426pt;height:326.5pt" o:ole="">
            <v:imagedata r:id="rId15" o:title=""/>
          </v:shape>
          <o:OLEObject Type="Embed" ProgID="Visio.Drawing.15" ShapeID="_x0000_i1026" DrawAspect="Content" ObjectID="_1829556185" r:id="rId16"/>
        </w:object>
      </w:r>
    </w:p>
    <w:p w14:paraId="64DD759E" w14:textId="1FCF70B9" w:rsidR="00D44599" w:rsidRPr="00F40202" w:rsidRDefault="00B442DB" w:rsidP="00F40202">
      <w:pPr>
        <w:pStyle w:val="ncs-cap"/>
        <w:rPr>
          <w:b/>
          <w:i w:val="0"/>
        </w:rPr>
      </w:pPr>
      <w:bookmarkStart w:id="229" w:name="_Toc216180084"/>
      <w:r w:rsidRPr="00F40202">
        <w:rPr>
          <w:b/>
          <w:i w:val="0"/>
        </w:rPr>
        <w:t xml:space="preserve">Figure </w:t>
      </w:r>
      <w:r w:rsidRPr="00F40202">
        <w:rPr>
          <w:b/>
          <w:i w:val="0"/>
        </w:rPr>
        <w:fldChar w:fldCharType="begin"/>
      </w:r>
      <w:r w:rsidRPr="00F40202">
        <w:rPr>
          <w:b/>
          <w:i w:val="0"/>
        </w:rPr>
        <w:instrText xml:space="preserve"> SEQ Figure \* ARABIC </w:instrText>
      </w:r>
      <w:r w:rsidRPr="00F40202">
        <w:rPr>
          <w:b/>
          <w:i w:val="0"/>
        </w:rPr>
        <w:fldChar w:fldCharType="separate"/>
      </w:r>
      <w:r w:rsidR="00542606">
        <w:rPr>
          <w:b/>
          <w:i w:val="0"/>
          <w:noProof/>
        </w:rPr>
        <w:t>4</w:t>
      </w:r>
      <w:r w:rsidRPr="00F40202">
        <w:rPr>
          <w:b/>
          <w:i w:val="0"/>
        </w:rPr>
        <w:fldChar w:fldCharType="end"/>
      </w:r>
      <w:r w:rsidRPr="00F40202">
        <w:rPr>
          <w:b/>
          <w:i w:val="0"/>
        </w:rPr>
        <w:t xml:space="preserve"> Flow for Playback Request</w:t>
      </w:r>
      <w:bookmarkEnd w:id="229"/>
    </w:p>
    <w:p w14:paraId="6DEF61CE" w14:textId="77777777" w:rsidR="00D8709B" w:rsidRDefault="00D8709B" w:rsidP="00CC2CE8">
      <w:pPr>
        <w:pStyle w:val="ncs-body"/>
        <w:jc w:val="left"/>
        <w:rPr>
          <w:rFonts w:eastAsia="Arial"/>
        </w:rPr>
      </w:pPr>
    </w:p>
    <w:p w14:paraId="62F7BB35" w14:textId="7FAF5637" w:rsidR="009C43FA" w:rsidRPr="00976094" w:rsidRDefault="002E4DD4" w:rsidP="00CC2CE8">
      <w:pPr>
        <w:pStyle w:val="ncs-h3"/>
        <w:jc w:val="left"/>
        <w:rPr>
          <w:rFonts w:eastAsia="Arial"/>
          <w:b/>
        </w:rPr>
      </w:pPr>
      <w:bookmarkStart w:id="230" w:name="_Toc212542664"/>
      <w:bookmarkStart w:id="231" w:name="_Toc216180138"/>
      <w:r w:rsidRPr="00976094">
        <w:rPr>
          <w:rFonts w:eastAsia="Arial"/>
          <w:b/>
        </w:rPr>
        <w:t>Live Video Streaming (RTSP)</w:t>
      </w:r>
      <w:r w:rsidR="00860D30" w:rsidRPr="00976094">
        <w:rPr>
          <w:rFonts w:eastAsia="Arial"/>
          <w:b/>
        </w:rPr>
        <w:t xml:space="preserve"> Request Flow</w:t>
      </w:r>
      <w:bookmarkEnd w:id="230"/>
      <w:bookmarkEnd w:id="231"/>
      <w:r w:rsidR="00860D30" w:rsidRPr="00976094">
        <w:rPr>
          <w:rFonts w:eastAsia="Arial"/>
          <w:b/>
        </w:rPr>
        <w:t xml:space="preserve"> </w:t>
      </w:r>
    </w:p>
    <w:p w14:paraId="488B7597" w14:textId="27087831" w:rsidR="00EF6FCE" w:rsidRDefault="00EF6FCE" w:rsidP="00CC2CE8">
      <w:pPr>
        <w:pStyle w:val="Body"/>
        <w:numPr>
          <w:ilvl w:val="0"/>
          <w:numId w:val="46"/>
        </w:numPr>
        <w:jc w:val="left"/>
      </w:pPr>
      <w:r w:rsidRPr="004243F6">
        <w:rPr>
          <w:rFonts w:eastAsia="Arial"/>
          <w:szCs w:val="22"/>
        </w:rPr>
        <w:t xml:space="preserve">The diagram below shows communication between the </w:t>
      </w:r>
      <w:r w:rsidR="00831720">
        <w:rPr>
          <w:rFonts w:eastAsia="Arial"/>
          <w:szCs w:val="22"/>
        </w:rPr>
        <w:t xml:space="preserve">C3 </w:t>
      </w:r>
      <w:r w:rsidRPr="004243F6">
        <w:rPr>
          <w:rFonts w:hint="eastAsia"/>
          <w:szCs w:val="22"/>
        </w:rPr>
        <w:t xml:space="preserve">RTSP </w:t>
      </w:r>
      <w:r w:rsidRPr="004243F6">
        <w:rPr>
          <w:rFonts w:eastAsia="Arial"/>
          <w:szCs w:val="22"/>
        </w:rPr>
        <w:t>Client and Video Proxy to request and receive the live-stream URL from a video device</w:t>
      </w:r>
    </w:p>
    <w:p w14:paraId="292AF208" w14:textId="77777777" w:rsidR="00EF6FCE" w:rsidRDefault="00EF6FCE" w:rsidP="00CC2CE8">
      <w:pPr>
        <w:pStyle w:val="ListParagraph"/>
        <w:numPr>
          <w:ilvl w:val="0"/>
          <w:numId w:val="2"/>
        </w:numPr>
        <w:jc w:val="left"/>
        <w:rPr>
          <w:rFonts w:eastAsia="Arial"/>
        </w:rPr>
      </w:pPr>
      <w:r w:rsidRPr="5E03C558">
        <w:rPr>
          <w:rFonts w:eastAsia="Arial"/>
        </w:rPr>
        <w:t xml:space="preserve">C3 should specify the device in the RESTful API call when requesting </w:t>
      </w:r>
      <w:r w:rsidRPr="5E03C558">
        <w:rPr>
          <w:rFonts w:eastAsiaTheme="minorEastAsia" w:hint="eastAsia"/>
          <w:lang w:eastAsia="zh-CN"/>
        </w:rPr>
        <w:t>RTSP Live</w:t>
      </w:r>
      <w:r w:rsidRPr="5E03C558">
        <w:rPr>
          <w:rFonts w:eastAsia="Arial"/>
        </w:rPr>
        <w:t xml:space="preserve"> stream from a camera.</w:t>
      </w:r>
    </w:p>
    <w:p w14:paraId="6F93DE04" w14:textId="77777777" w:rsidR="00EF6FCE" w:rsidRPr="005900CA" w:rsidRDefault="00EF6FCE" w:rsidP="00CC2CE8">
      <w:pPr>
        <w:pStyle w:val="ListParagraph"/>
        <w:numPr>
          <w:ilvl w:val="0"/>
          <w:numId w:val="2"/>
        </w:numPr>
        <w:jc w:val="left"/>
        <w:rPr>
          <w:rFonts w:eastAsia="Arial"/>
          <w:lang w:val="en-GB"/>
        </w:rPr>
      </w:pPr>
      <w:r w:rsidRPr="52FFA213">
        <w:rPr>
          <w:rFonts w:eastAsia="Arial"/>
          <w:lang w:val="en-GB"/>
        </w:rPr>
        <w:t>If device does not exist or connection is unable to established, C3 will receive a failure message and requires calling the RESTful API again to retry the request.</w:t>
      </w:r>
    </w:p>
    <w:p w14:paraId="16B939BD" w14:textId="467779E4" w:rsidR="00EF6FCE" w:rsidRPr="00F917D8" w:rsidRDefault="00EF6FCE" w:rsidP="00CC2CE8">
      <w:pPr>
        <w:pStyle w:val="ListParagraph"/>
        <w:numPr>
          <w:ilvl w:val="0"/>
          <w:numId w:val="2"/>
        </w:numPr>
        <w:jc w:val="left"/>
        <w:rPr>
          <w:rFonts w:eastAsia="Arial"/>
        </w:rPr>
      </w:pPr>
      <w:r w:rsidRPr="004243F6">
        <w:rPr>
          <w:rFonts w:eastAsia="Arial" w:cs="Arial"/>
          <w:szCs w:val="22"/>
        </w:rPr>
        <w:t xml:space="preserve">After verifying that the device exists and supports live view, C3 will receive an RTSP URL. C3 should connect to this URL and perform an RTSP handshake with the </w:t>
      </w:r>
      <w:r w:rsidRPr="5E03C558">
        <w:rPr>
          <w:rFonts w:eastAsia="Arial"/>
        </w:rPr>
        <w:t>Video Proxy</w:t>
      </w:r>
      <w:r w:rsidRPr="7EE7BD40">
        <w:rPr>
          <w:rFonts w:eastAsia="Arial"/>
        </w:rPr>
        <w:t xml:space="preserve">. Upon successful connection, the media stream will be delivered in RTP over </w:t>
      </w:r>
      <w:r w:rsidRPr="7EE7BD40">
        <w:rPr>
          <w:rFonts w:eastAsiaTheme="minorEastAsia" w:hint="eastAsia"/>
          <w:lang w:eastAsia="zh-CN"/>
        </w:rPr>
        <w:t>RTSP</w:t>
      </w:r>
      <w:r w:rsidRPr="7EE7BD40">
        <w:rPr>
          <w:rFonts w:eastAsiaTheme="minorEastAsia"/>
          <w:b/>
          <w:lang w:eastAsia="zh-CN"/>
        </w:rPr>
        <w:t xml:space="preserve"> </w:t>
      </w:r>
      <w:r w:rsidRPr="7EE7BD40">
        <w:rPr>
          <w:rFonts w:eastAsia="Arial"/>
        </w:rPr>
        <w:t>format</w:t>
      </w:r>
      <w:r w:rsidRPr="5E03C558">
        <w:rPr>
          <w:rFonts w:eastAsia="Arial"/>
        </w:rPr>
        <w:t>.</w:t>
      </w:r>
    </w:p>
    <w:p w14:paraId="5AE8CBEB" w14:textId="77777777" w:rsidR="00EF6FCE" w:rsidRPr="00FF6ED5" w:rsidRDefault="00EF6FCE" w:rsidP="00CC2CE8">
      <w:pPr>
        <w:pStyle w:val="ListParagraph"/>
        <w:numPr>
          <w:ilvl w:val="0"/>
          <w:numId w:val="2"/>
        </w:numPr>
        <w:jc w:val="left"/>
        <w:rPr>
          <w:rFonts w:eastAsia="Arial"/>
        </w:rPr>
      </w:pPr>
      <w:r w:rsidRPr="004243F6">
        <w:rPr>
          <w:rFonts w:eastAsia="Arial" w:cs="Arial"/>
          <w:szCs w:val="22"/>
        </w:rPr>
        <w:t xml:space="preserve">If the RTSP handshake fails or the camera encounters an error while pushing the stream, the server will return an error code. Based on the specific error code, C3 </w:t>
      </w:r>
      <w:r w:rsidRPr="004243F6">
        <w:rPr>
          <w:rFonts w:eastAsia="Arial" w:cs="Arial"/>
          <w:szCs w:val="22"/>
        </w:rPr>
        <w:lastRenderedPageBreak/>
        <w:t>should either re-initiate the live view request or retry the RTSP handshake using the existing URL</w:t>
      </w:r>
      <w:r w:rsidRPr="7EE7BD40">
        <w:rPr>
          <w:rFonts w:eastAsiaTheme="minorEastAsia" w:hint="eastAsia"/>
          <w:lang w:eastAsia="zh-CN"/>
        </w:rPr>
        <w:t>.</w:t>
      </w:r>
      <w:r w:rsidRPr="5E03C558">
        <w:rPr>
          <w:rFonts w:eastAsia="Arial"/>
        </w:rPr>
        <w:t xml:space="preserve"> </w:t>
      </w:r>
    </w:p>
    <w:p w14:paraId="7ADF4296" w14:textId="1825CD66" w:rsidR="00B442DB" w:rsidRDefault="00FE10C8" w:rsidP="00EC0CA6">
      <w:pPr>
        <w:pStyle w:val="ListParagraph"/>
        <w:keepNext/>
        <w:jc w:val="center"/>
      </w:pPr>
      <w:r>
        <w:object w:dxaOrig="8206" w:dyaOrig="4546" w14:anchorId="693B046E">
          <v:shape id="_x0000_i1027" type="#_x0000_t75" style="width:410.5pt;height:227.5pt" o:ole="">
            <v:imagedata r:id="rId17" o:title=""/>
          </v:shape>
          <o:OLEObject Type="Embed" ProgID="Visio.Drawing.15" ShapeID="_x0000_i1027" DrawAspect="Content" ObjectID="_1829556186" r:id="rId18"/>
        </w:object>
      </w:r>
    </w:p>
    <w:p w14:paraId="5AB0961A" w14:textId="3B261796" w:rsidR="00536D5A" w:rsidRPr="00F40202" w:rsidRDefault="00B442DB" w:rsidP="00F40202">
      <w:pPr>
        <w:pStyle w:val="ncs-cap"/>
        <w:rPr>
          <w:rFonts w:ascii="SimSun" w:eastAsia="SimSun" w:hAnsi="SimSun" w:cs="SimSun"/>
          <w:b/>
          <w:i w:val="0"/>
          <w:sz w:val="24"/>
          <w:szCs w:val="24"/>
        </w:rPr>
      </w:pPr>
      <w:bookmarkStart w:id="232" w:name="_Toc216180085"/>
      <w:r w:rsidRPr="00F40202">
        <w:rPr>
          <w:b/>
          <w:i w:val="0"/>
        </w:rPr>
        <w:t xml:space="preserve">Figure </w:t>
      </w:r>
      <w:r w:rsidRPr="00F40202">
        <w:rPr>
          <w:b/>
          <w:i w:val="0"/>
        </w:rPr>
        <w:fldChar w:fldCharType="begin"/>
      </w:r>
      <w:r w:rsidRPr="00F40202">
        <w:rPr>
          <w:b/>
          <w:i w:val="0"/>
        </w:rPr>
        <w:instrText xml:space="preserve"> SEQ Figure \* ARABIC </w:instrText>
      </w:r>
      <w:r w:rsidRPr="00F40202">
        <w:rPr>
          <w:b/>
          <w:i w:val="0"/>
        </w:rPr>
        <w:fldChar w:fldCharType="separate"/>
      </w:r>
      <w:r w:rsidR="00542606">
        <w:rPr>
          <w:b/>
          <w:i w:val="0"/>
          <w:noProof/>
        </w:rPr>
        <w:t>5</w:t>
      </w:r>
      <w:r w:rsidRPr="00F40202">
        <w:rPr>
          <w:b/>
          <w:i w:val="0"/>
        </w:rPr>
        <w:fldChar w:fldCharType="end"/>
      </w:r>
      <w:r w:rsidRPr="00F40202">
        <w:rPr>
          <w:b/>
          <w:i w:val="0"/>
        </w:rPr>
        <w:t xml:space="preserve"> Flow for RTSP Live-View Request</w:t>
      </w:r>
      <w:bookmarkEnd w:id="232"/>
    </w:p>
    <w:p w14:paraId="408495E5" w14:textId="4F66B379" w:rsidR="00F466D5" w:rsidRPr="004B45A5" w:rsidRDefault="00F466D5" w:rsidP="00CC2CE8">
      <w:pPr>
        <w:pStyle w:val="ncs-body"/>
        <w:jc w:val="left"/>
      </w:pPr>
    </w:p>
    <w:p w14:paraId="2245B8AD" w14:textId="3E0519BF" w:rsidR="0042705B" w:rsidRPr="00976094" w:rsidRDefault="0042705B" w:rsidP="00CC2CE8">
      <w:pPr>
        <w:pStyle w:val="ncs-h3"/>
        <w:jc w:val="left"/>
        <w:rPr>
          <w:b/>
        </w:rPr>
      </w:pPr>
      <w:bookmarkStart w:id="233" w:name="_Toc212542665"/>
      <w:bookmarkStart w:id="234" w:name="_Toc216180139"/>
      <w:r w:rsidRPr="00976094">
        <w:rPr>
          <w:b/>
        </w:rPr>
        <w:t>Playback</w:t>
      </w:r>
      <w:r w:rsidR="00CA26BF" w:rsidRPr="00976094">
        <w:rPr>
          <w:b/>
        </w:rPr>
        <w:t xml:space="preserve"> (RTSP)</w:t>
      </w:r>
      <w:r w:rsidR="00860D30" w:rsidRPr="00976094">
        <w:rPr>
          <w:b/>
        </w:rPr>
        <w:t xml:space="preserve"> Request Flow</w:t>
      </w:r>
      <w:bookmarkEnd w:id="233"/>
      <w:bookmarkEnd w:id="234"/>
      <w:r w:rsidR="00860D30" w:rsidRPr="00976094">
        <w:rPr>
          <w:b/>
        </w:rPr>
        <w:t xml:space="preserve"> </w:t>
      </w:r>
    </w:p>
    <w:p w14:paraId="75EBDFA7" w14:textId="10F63405" w:rsidR="00061E65" w:rsidRPr="00061E65" w:rsidRDefault="00061E65" w:rsidP="00CC2CE8">
      <w:pPr>
        <w:pStyle w:val="Body"/>
        <w:numPr>
          <w:ilvl w:val="0"/>
          <w:numId w:val="47"/>
        </w:numPr>
        <w:jc w:val="left"/>
        <w:rPr>
          <w:rFonts w:eastAsia="Arial"/>
          <w:szCs w:val="22"/>
        </w:rPr>
      </w:pPr>
      <w:r w:rsidRPr="00061E65">
        <w:rPr>
          <w:rFonts w:eastAsia="Arial"/>
          <w:szCs w:val="22"/>
        </w:rPr>
        <w:t xml:space="preserve">The diagram below shows communication between the </w:t>
      </w:r>
      <w:r w:rsidR="00831720">
        <w:rPr>
          <w:rFonts w:eastAsia="Arial"/>
          <w:szCs w:val="22"/>
        </w:rPr>
        <w:t xml:space="preserve">C3 </w:t>
      </w:r>
      <w:r w:rsidRPr="00061E65">
        <w:rPr>
          <w:rFonts w:eastAsia="Arial" w:hint="eastAsia"/>
          <w:szCs w:val="22"/>
        </w:rPr>
        <w:t xml:space="preserve">RTSP </w:t>
      </w:r>
      <w:r w:rsidRPr="00061E65">
        <w:rPr>
          <w:rFonts w:eastAsia="Arial"/>
          <w:szCs w:val="22"/>
        </w:rPr>
        <w:t xml:space="preserve">Client and Video Proxy to request and receive the </w:t>
      </w:r>
      <w:r w:rsidRPr="00061E65">
        <w:rPr>
          <w:rFonts w:eastAsia="Arial" w:hint="eastAsia"/>
          <w:szCs w:val="22"/>
        </w:rPr>
        <w:t>playback</w:t>
      </w:r>
      <w:r w:rsidRPr="00061E65">
        <w:rPr>
          <w:rFonts w:eastAsia="Arial"/>
          <w:szCs w:val="22"/>
        </w:rPr>
        <w:t>-stream URL from a video device</w:t>
      </w:r>
    </w:p>
    <w:p w14:paraId="74F00DC3" w14:textId="77777777" w:rsidR="00061E65" w:rsidRPr="002F7C04" w:rsidRDefault="00061E65" w:rsidP="00CC2CE8">
      <w:pPr>
        <w:pStyle w:val="ListParagraph"/>
        <w:numPr>
          <w:ilvl w:val="0"/>
          <w:numId w:val="2"/>
        </w:numPr>
        <w:jc w:val="left"/>
        <w:rPr>
          <w:rFonts w:eastAsiaTheme="minorEastAsia" w:cs="Arial"/>
        </w:rPr>
      </w:pPr>
      <w:r w:rsidRPr="2D856F05">
        <w:rPr>
          <w:rFonts w:eastAsiaTheme="minorEastAsia" w:cs="Arial"/>
        </w:rPr>
        <w:t xml:space="preserve">C3 </w:t>
      </w:r>
      <w:r w:rsidRPr="2D856F05">
        <w:rPr>
          <w:rFonts w:eastAsiaTheme="minorEastAsia" w:cs="Arial" w:hint="eastAsia"/>
          <w:lang w:eastAsia="zh-CN"/>
        </w:rPr>
        <w:t xml:space="preserve">can </w:t>
      </w:r>
      <w:r w:rsidRPr="2D856F05">
        <w:rPr>
          <w:rFonts w:eastAsiaTheme="minorEastAsia" w:cs="Arial"/>
        </w:rPr>
        <w:t xml:space="preserve">seek and </w:t>
      </w:r>
      <w:r w:rsidRPr="2D856F05">
        <w:rPr>
          <w:rFonts w:eastAsiaTheme="minorEastAsia" w:cs="Arial" w:hint="eastAsia"/>
          <w:lang w:eastAsia="zh-CN"/>
        </w:rPr>
        <w:t xml:space="preserve">change </w:t>
      </w:r>
      <w:r w:rsidRPr="2D856F05">
        <w:rPr>
          <w:rFonts w:eastAsiaTheme="minorEastAsia" w:cs="Arial"/>
        </w:rPr>
        <w:t>play</w:t>
      </w:r>
      <w:r w:rsidRPr="2D856F05">
        <w:rPr>
          <w:rFonts w:eastAsiaTheme="minorEastAsia" w:cs="Arial" w:hint="eastAsia"/>
          <w:lang w:eastAsia="zh-CN"/>
        </w:rPr>
        <w:t xml:space="preserve"> speed</w:t>
      </w:r>
      <w:r w:rsidRPr="2D856F05">
        <w:rPr>
          <w:rFonts w:eastAsiaTheme="minorEastAsia" w:cs="Arial"/>
        </w:rPr>
        <w:t xml:space="preserve"> via RTSP PLAY requests, and playback can be paused using RTSP PAUSE requests</w:t>
      </w:r>
    </w:p>
    <w:p w14:paraId="384CFB09" w14:textId="77777777" w:rsidR="00061E65" w:rsidRPr="009E41D1" w:rsidRDefault="00061E65" w:rsidP="00CC2CE8">
      <w:pPr>
        <w:jc w:val="left"/>
        <w:rPr>
          <w:rFonts w:ascii="Arial" w:hAnsi="Arial" w:cs="Arial"/>
          <w:sz w:val="22"/>
        </w:rPr>
      </w:pPr>
    </w:p>
    <w:p w14:paraId="7C475238" w14:textId="77777777" w:rsidR="00061E65" w:rsidRDefault="00061E65" w:rsidP="00CC2CE8">
      <w:pPr>
        <w:jc w:val="left"/>
        <w:rPr>
          <w:rFonts w:ascii="Arial" w:hAnsi="Arial" w:cs="Arial"/>
          <w:sz w:val="22"/>
        </w:rPr>
      </w:pPr>
    </w:p>
    <w:p w14:paraId="65981910" w14:textId="4361BB9B" w:rsidR="00B442DB" w:rsidRDefault="005B7490" w:rsidP="004A22BC">
      <w:pPr>
        <w:keepNext/>
        <w:jc w:val="center"/>
      </w:pPr>
      <w:r>
        <w:object w:dxaOrig="8206" w:dyaOrig="5206" w14:anchorId="3A35F76C">
          <v:shape id="_x0000_i1028" type="#_x0000_t75" style="width:410.5pt;height:260.5pt" o:ole="">
            <v:imagedata r:id="rId19" o:title=""/>
          </v:shape>
          <o:OLEObject Type="Embed" ProgID="Visio.Drawing.15" ShapeID="_x0000_i1028" DrawAspect="Content" ObjectID="_1829556187" r:id="rId20"/>
        </w:object>
      </w:r>
    </w:p>
    <w:p w14:paraId="2A32E9F7" w14:textId="0670F851" w:rsidR="00383C77" w:rsidRPr="00F40202" w:rsidRDefault="00B442DB" w:rsidP="004A22BC">
      <w:pPr>
        <w:pStyle w:val="ncs-cap"/>
        <w:rPr>
          <w:b/>
          <w:i w:val="0"/>
        </w:rPr>
      </w:pPr>
      <w:bookmarkStart w:id="235" w:name="_Toc216180086"/>
      <w:r w:rsidRPr="00F40202">
        <w:rPr>
          <w:b/>
          <w:i w:val="0"/>
        </w:rPr>
        <w:t xml:space="preserve">Figure </w:t>
      </w:r>
      <w:r w:rsidRPr="00F40202">
        <w:rPr>
          <w:b/>
          <w:i w:val="0"/>
        </w:rPr>
        <w:fldChar w:fldCharType="begin"/>
      </w:r>
      <w:r w:rsidRPr="00F40202">
        <w:rPr>
          <w:b/>
          <w:i w:val="0"/>
        </w:rPr>
        <w:instrText xml:space="preserve"> SEQ Figure \* ARABIC </w:instrText>
      </w:r>
      <w:r w:rsidRPr="00F40202">
        <w:rPr>
          <w:b/>
          <w:i w:val="0"/>
        </w:rPr>
        <w:fldChar w:fldCharType="separate"/>
      </w:r>
      <w:r w:rsidR="00542606">
        <w:rPr>
          <w:b/>
          <w:i w:val="0"/>
          <w:noProof/>
        </w:rPr>
        <w:t>6</w:t>
      </w:r>
      <w:r w:rsidRPr="00F40202">
        <w:rPr>
          <w:b/>
          <w:i w:val="0"/>
        </w:rPr>
        <w:fldChar w:fldCharType="end"/>
      </w:r>
      <w:r w:rsidRPr="00F40202">
        <w:rPr>
          <w:b/>
          <w:i w:val="0"/>
        </w:rPr>
        <w:t xml:space="preserve"> Flow for RTSP Playback Request</w:t>
      </w:r>
      <w:bookmarkEnd w:id="235"/>
    </w:p>
    <w:p w14:paraId="5EC81D7A" w14:textId="77777777" w:rsidR="000976E5" w:rsidRPr="0038081F" w:rsidRDefault="000976E5" w:rsidP="00CC2CE8">
      <w:pPr>
        <w:pStyle w:val="ncs-body"/>
        <w:jc w:val="left"/>
        <w:rPr>
          <w:rFonts w:eastAsia="Arial"/>
          <w:lang w:val="en-GB"/>
        </w:rPr>
      </w:pPr>
    </w:p>
    <w:p w14:paraId="3BBD6599" w14:textId="677B9C60" w:rsidR="009C43FA" w:rsidRPr="00976094" w:rsidRDefault="00024CE6" w:rsidP="00CC2CE8">
      <w:pPr>
        <w:pStyle w:val="Heading3"/>
        <w:jc w:val="left"/>
        <w:rPr>
          <w:rFonts w:eastAsia="Arial"/>
          <w:b/>
          <w:color w:val="000000" w:themeColor="text1"/>
        </w:rPr>
      </w:pPr>
      <w:bookmarkStart w:id="236" w:name="_Toc212542666"/>
      <w:bookmarkStart w:id="237" w:name="_Toc216180140"/>
      <w:r w:rsidRPr="00976094">
        <w:rPr>
          <w:rFonts w:eastAsia="Arial"/>
          <w:b/>
          <w:color w:val="000000" w:themeColor="text1"/>
        </w:rPr>
        <w:t>Pushing VA Events and System Health Status</w:t>
      </w:r>
      <w:bookmarkEnd w:id="236"/>
      <w:bookmarkEnd w:id="237"/>
    </w:p>
    <w:p w14:paraId="3FBAAAAA" w14:textId="13EA1B00" w:rsidR="00B4338F" w:rsidRDefault="00A7746C" w:rsidP="00CC2CE8">
      <w:pPr>
        <w:pStyle w:val="Body"/>
        <w:numPr>
          <w:ilvl w:val="0"/>
          <w:numId w:val="33"/>
        </w:numPr>
        <w:jc w:val="left"/>
        <w:rPr>
          <w:szCs w:val="22"/>
        </w:rPr>
      </w:pPr>
      <w:r w:rsidRPr="0009452D">
        <w:rPr>
          <w:szCs w:val="22"/>
        </w:rPr>
        <w:t xml:space="preserve">Event Exchange MQTT Service pushes VA events to </w:t>
      </w:r>
      <w:r w:rsidR="009D2914" w:rsidRPr="0009452D">
        <w:rPr>
          <w:szCs w:val="22"/>
        </w:rPr>
        <w:t>Base Info Fabric</w:t>
      </w:r>
      <w:r w:rsidR="00427417">
        <w:rPr>
          <w:szCs w:val="22"/>
        </w:rPr>
        <w:t xml:space="preserve"> via </w:t>
      </w:r>
      <w:r w:rsidR="00ED08F6">
        <w:rPr>
          <w:szCs w:val="22"/>
        </w:rPr>
        <w:t>MQTT over TLS 1.3</w:t>
      </w:r>
      <w:r w:rsidR="009D2914" w:rsidRPr="0009452D" w:rsidDel="00427417">
        <w:rPr>
          <w:szCs w:val="22"/>
        </w:rPr>
        <w:t>.</w:t>
      </w:r>
    </w:p>
    <w:p w14:paraId="70FE1E3F" w14:textId="33B8E9D5" w:rsidR="00ED08F6" w:rsidRPr="0009452D" w:rsidRDefault="00B301A1" w:rsidP="00CC2CE8">
      <w:pPr>
        <w:pStyle w:val="Body"/>
        <w:numPr>
          <w:ilvl w:val="0"/>
          <w:numId w:val="33"/>
        </w:numPr>
        <w:jc w:val="left"/>
        <w:rPr>
          <w:szCs w:val="22"/>
        </w:rPr>
      </w:pPr>
      <w:r>
        <w:rPr>
          <w:szCs w:val="22"/>
        </w:rPr>
        <w:t xml:space="preserve">Authentication between IVAH and Info Fabric will be </w:t>
      </w:r>
      <w:proofErr w:type="spellStart"/>
      <w:r>
        <w:rPr>
          <w:szCs w:val="22"/>
        </w:rPr>
        <w:t>mTLS</w:t>
      </w:r>
      <w:proofErr w:type="spellEnd"/>
      <w:r>
        <w:rPr>
          <w:szCs w:val="22"/>
        </w:rPr>
        <w:t xml:space="preserve"> (TBC).</w:t>
      </w:r>
    </w:p>
    <w:p w14:paraId="6BEF76B2" w14:textId="08320126" w:rsidR="009C43FA" w:rsidRPr="0009452D" w:rsidRDefault="00987033" w:rsidP="00CC2CE8">
      <w:pPr>
        <w:pStyle w:val="Body"/>
        <w:numPr>
          <w:ilvl w:val="0"/>
          <w:numId w:val="33"/>
        </w:numPr>
        <w:jc w:val="left"/>
        <w:rPr>
          <w:szCs w:val="22"/>
        </w:rPr>
      </w:pPr>
      <w:r w:rsidRPr="0009452D">
        <w:rPr>
          <w:szCs w:val="21"/>
        </w:rPr>
        <w:t xml:space="preserve">Event </w:t>
      </w:r>
      <w:r w:rsidR="00ED18C5" w:rsidRPr="0009452D">
        <w:rPr>
          <w:szCs w:val="21"/>
        </w:rPr>
        <w:t>Exchange</w:t>
      </w:r>
      <w:r w:rsidRPr="0009452D">
        <w:rPr>
          <w:szCs w:val="21"/>
        </w:rPr>
        <w:t xml:space="preserve"> MQTT</w:t>
      </w:r>
      <w:r w:rsidR="009C43FA" w:rsidRPr="0009452D">
        <w:rPr>
          <w:szCs w:val="21"/>
        </w:rPr>
        <w:t xml:space="preserve"> </w:t>
      </w:r>
      <w:r w:rsidR="00C76346" w:rsidRPr="0009452D">
        <w:rPr>
          <w:szCs w:val="21"/>
        </w:rPr>
        <w:t xml:space="preserve">Service </w:t>
      </w:r>
      <w:r w:rsidR="009C43FA" w:rsidRPr="0009452D">
        <w:rPr>
          <w:szCs w:val="21"/>
        </w:rPr>
        <w:t>periodically send</w:t>
      </w:r>
      <w:r w:rsidR="00D8720E" w:rsidRPr="0009452D">
        <w:rPr>
          <w:szCs w:val="21"/>
        </w:rPr>
        <w:t>s</w:t>
      </w:r>
      <w:r w:rsidR="009C43FA" w:rsidRPr="0009452D">
        <w:rPr>
          <w:szCs w:val="21"/>
        </w:rPr>
        <w:t xml:space="preserve"> </w:t>
      </w:r>
      <w:r w:rsidR="00EC04B6" w:rsidRPr="0009452D">
        <w:rPr>
          <w:szCs w:val="21"/>
        </w:rPr>
        <w:t xml:space="preserve">system </w:t>
      </w:r>
      <w:r w:rsidR="009C43FA" w:rsidRPr="0009452D">
        <w:rPr>
          <w:szCs w:val="21"/>
        </w:rPr>
        <w:t xml:space="preserve">health </w:t>
      </w:r>
      <w:r w:rsidR="00FE2761" w:rsidRPr="0009452D">
        <w:rPr>
          <w:szCs w:val="21"/>
        </w:rPr>
        <w:t xml:space="preserve">status </w:t>
      </w:r>
      <w:r w:rsidR="009C43FA" w:rsidRPr="0009452D">
        <w:rPr>
          <w:szCs w:val="21"/>
        </w:rPr>
        <w:t xml:space="preserve">to </w:t>
      </w:r>
      <w:r w:rsidR="0009452D">
        <w:rPr>
          <w:szCs w:val="22"/>
        </w:rPr>
        <w:t>Base Info Fabri</w:t>
      </w:r>
      <w:r w:rsidR="00D4029A">
        <w:rPr>
          <w:szCs w:val="22"/>
        </w:rPr>
        <w:t>c, including:</w:t>
      </w:r>
    </w:p>
    <w:p w14:paraId="5FF686C5" w14:textId="2285CE30" w:rsidR="009F4590" w:rsidRDefault="006A4665" w:rsidP="00CC2CE8">
      <w:pPr>
        <w:pStyle w:val="ListParagraph"/>
        <w:numPr>
          <w:ilvl w:val="0"/>
          <w:numId w:val="2"/>
        </w:numPr>
        <w:jc w:val="left"/>
        <w:rPr>
          <w:rFonts w:eastAsia="Arial" w:cs="Arial"/>
          <w:szCs w:val="22"/>
        </w:rPr>
      </w:pPr>
      <w:r>
        <w:rPr>
          <w:rFonts w:eastAsia="Arial" w:cs="Arial"/>
          <w:szCs w:val="22"/>
        </w:rPr>
        <w:t>Kubernetes n</w:t>
      </w:r>
      <w:r w:rsidR="009C43FA" w:rsidRPr="00D4029A">
        <w:rPr>
          <w:rFonts w:eastAsia="Arial" w:cs="Arial"/>
          <w:szCs w:val="22"/>
        </w:rPr>
        <w:t>odes</w:t>
      </w:r>
      <w:r>
        <w:rPr>
          <w:rFonts w:eastAsia="Arial" w:cs="Arial"/>
          <w:szCs w:val="22"/>
        </w:rPr>
        <w:t>:</w:t>
      </w:r>
      <w:r w:rsidR="009C43FA" w:rsidRPr="00D4029A">
        <w:rPr>
          <w:rFonts w:eastAsia="Arial" w:cs="Arial"/>
          <w:szCs w:val="22"/>
        </w:rPr>
        <w:t xml:space="preserve"> CPU, GPU, Memory and disk usage</w:t>
      </w:r>
      <w:r>
        <w:rPr>
          <w:rFonts w:eastAsia="Arial" w:cs="Arial"/>
          <w:szCs w:val="22"/>
        </w:rPr>
        <w:t>.</w:t>
      </w:r>
    </w:p>
    <w:p w14:paraId="19DEDCF2" w14:textId="18EE79B6" w:rsidR="0F3801C4" w:rsidRPr="00E44398" w:rsidRDefault="009C43FA" w:rsidP="00CC2CE8">
      <w:pPr>
        <w:pStyle w:val="ListParagraph"/>
        <w:numPr>
          <w:ilvl w:val="0"/>
          <w:numId w:val="2"/>
        </w:numPr>
        <w:jc w:val="left"/>
        <w:rPr>
          <w:rFonts w:cs="Arial"/>
        </w:rPr>
      </w:pPr>
      <w:r w:rsidRPr="00D4029A">
        <w:rPr>
          <w:szCs w:val="21"/>
        </w:rPr>
        <w:t>Services</w:t>
      </w:r>
      <w:r w:rsidR="006A4665">
        <w:rPr>
          <w:szCs w:val="21"/>
        </w:rPr>
        <w:t>:</w:t>
      </w:r>
      <w:r w:rsidRPr="00D4029A">
        <w:rPr>
          <w:szCs w:val="21"/>
        </w:rPr>
        <w:t xml:space="preserve"> </w:t>
      </w:r>
      <w:r w:rsidR="00EB3413">
        <w:rPr>
          <w:szCs w:val="21"/>
        </w:rPr>
        <w:t xml:space="preserve">The number of replicas </w:t>
      </w:r>
      <w:r w:rsidRPr="00D4029A">
        <w:rPr>
          <w:szCs w:val="21"/>
        </w:rPr>
        <w:t>and the status.</w:t>
      </w:r>
      <w:bookmarkStart w:id="238" w:name="_Toc140071363"/>
    </w:p>
    <w:p w14:paraId="2A8F80B9" w14:textId="445548AC" w:rsidR="00084C40" w:rsidRPr="0009452D" w:rsidRDefault="00084C40" w:rsidP="00084C40">
      <w:pPr>
        <w:pStyle w:val="Body"/>
        <w:numPr>
          <w:ilvl w:val="0"/>
          <w:numId w:val="33"/>
        </w:numPr>
        <w:jc w:val="left"/>
        <w:rPr>
          <w:szCs w:val="22"/>
        </w:rPr>
      </w:pPr>
      <w:r>
        <w:rPr>
          <w:szCs w:val="22"/>
        </w:rPr>
        <w:t>VA Events are in JSON format.</w:t>
      </w:r>
    </w:p>
    <w:p w14:paraId="143CCA7C" w14:textId="77777777" w:rsidR="00084C40" w:rsidRDefault="00084C40" w:rsidP="00CC2CE8">
      <w:pPr>
        <w:jc w:val="left"/>
      </w:pPr>
    </w:p>
    <w:p w14:paraId="282A3B30" w14:textId="77777777" w:rsidR="00084C40" w:rsidRDefault="00084C40" w:rsidP="00CC2CE8">
      <w:pPr>
        <w:jc w:val="left"/>
      </w:pPr>
    </w:p>
    <w:p w14:paraId="50E3CDB1" w14:textId="3FBD6C3E" w:rsidR="00A454BE" w:rsidRPr="00976094" w:rsidRDefault="720E6C54" w:rsidP="00CC2CE8">
      <w:pPr>
        <w:pStyle w:val="Heading2"/>
        <w:jc w:val="left"/>
        <w:rPr>
          <w:rFonts w:eastAsiaTheme="minorEastAsia"/>
          <w:sz w:val="24"/>
          <w:szCs w:val="24"/>
          <w:lang w:eastAsia="zh-CN"/>
        </w:rPr>
      </w:pPr>
      <w:bookmarkStart w:id="239" w:name="_Toc212542667"/>
      <w:bookmarkStart w:id="240" w:name="_Toc216180141"/>
      <w:r w:rsidRPr="00976094">
        <w:rPr>
          <w:sz w:val="24"/>
          <w:szCs w:val="24"/>
        </w:rPr>
        <w:t xml:space="preserve">Message </w:t>
      </w:r>
      <w:bookmarkEnd w:id="238"/>
      <w:r w:rsidR="186C878D" w:rsidRPr="00976094">
        <w:rPr>
          <w:sz w:val="24"/>
          <w:szCs w:val="24"/>
        </w:rPr>
        <w:t>Definitions</w:t>
      </w:r>
      <w:bookmarkEnd w:id="239"/>
      <w:bookmarkEnd w:id="240"/>
    </w:p>
    <w:p w14:paraId="140A199E" w14:textId="548C6915" w:rsidR="005D77FE" w:rsidRPr="00976094" w:rsidRDefault="005D77FE" w:rsidP="00CC2CE8">
      <w:pPr>
        <w:pStyle w:val="Heading3"/>
        <w:jc w:val="left"/>
        <w:rPr>
          <w:rFonts w:eastAsiaTheme="minorEastAsia"/>
          <w:b/>
          <w:color w:val="000000" w:themeColor="text1"/>
          <w:lang w:val="en-SG" w:eastAsia="zh-CN"/>
        </w:rPr>
      </w:pPr>
      <w:bookmarkStart w:id="241" w:name="_Toc212542668"/>
      <w:bookmarkStart w:id="242" w:name="_Ref213181124"/>
      <w:bookmarkStart w:id="243" w:name="_Toc216180142"/>
      <w:r w:rsidRPr="00976094">
        <w:rPr>
          <w:rFonts w:eastAsiaTheme="minorEastAsia" w:hint="eastAsia"/>
          <w:b/>
          <w:color w:val="000000" w:themeColor="text1"/>
          <w:lang w:val="en-SG" w:eastAsia="zh-CN"/>
        </w:rPr>
        <w:t>Common</w:t>
      </w:r>
      <w:r w:rsidR="00121718" w:rsidRPr="00976094">
        <w:rPr>
          <w:rFonts w:eastAsiaTheme="minorEastAsia"/>
          <w:b/>
          <w:color w:val="000000" w:themeColor="text1"/>
          <w:lang w:val="en-SG" w:eastAsia="zh-CN"/>
        </w:rPr>
        <w:t xml:space="preserve"> Definitions</w:t>
      </w:r>
      <w:bookmarkEnd w:id="241"/>
      <w:bookmarkEnd w:id="242"/>
      <w:bookmarkEnd w:id="243"/>
    </w:p>
    <w:p w14:paraId="08A80E49" w14:textId="5F2D8499" w:rsidR="00864165" w:rsidRDefault="00864165" w:rsidP="00CC2CE8">
      <w:pPr>
        <w:pStyle w:val="Body"/>
        <w:jc w:val="left"/>
        <w:rPr>
          <w:rFonts w:eastAsia="Arial"/>
          <w:szCs w:val="22"/>
        </w:rPr>
      </w:pPr>
      <w:r w:rsidRPr="00972094">
        <w:rPr>
          <w:rFonts w:eastAsia="Arial"/>
          <w:szCs w:val="22"/>
        </w:rPr>
        <w:t xml:space="preserve">This </w:t>
      </w:r>
      <w:r w:rsidR="006877EB" w:rsidRPr="00972094">
        <w:rPr>
          <w:rFonts w:eastAsia="Arial"/>
          <w:szCs w:val="22"/>
        </w:rPr>
        <w:t xml:space="preserve">section describes the </w:t>
      </w:r>
      <w:r w:rsidR="00F64495" w:rsidRPr="00972094">
        <w:rPr>
          <w:rFonts w:eastAsia="Arial"/>
          <w:szCs w:val="22"/>
        </w:rPr>
        <w:t>common definition</w:t>
      </w:r>
      <w:r w:rsidR="00944DB4" w:rsidRPr="00972094">
        <w:rPr>
          <w:rFonts w:eastAsia="Arial"/>
          <w:szCs w:val="22"/>
        </w:rPr>
        <w:t>s applicable to all APIs</w:t>
      </w:r>
      <w:r w:rsidR="00D64834">
        <w:rPr>
          <w:rFonts w:eastAsia="Arial"/>
          <w:szCs w:val="22"/>
        </w:rPr>
        <w:t xml:space="preserve"> requested from C3 to Video Proxy</w:t>
      </w:r>
      <w:r w:rsidR="00944DB4" w:rsidRPr="00972094">
        <w:rPr>
          <w:rFonts w:eastAsia="Arial"/>
          <w:szCs w:val="22"/>
        </w:rPr>
        <w:t>.</w:t>
      </w:r>
      <w:r w:rsidR="00F945A0">
        <w:rPr>
          <w:rFonts w:eastAsia="Arial"/>
          <w:szCs w:val="22"/>
        </w:rPr>
        <w:t xml:space="preserve"> Request and response bodies are in JSON format unless otherwise stated.</w:t>
      </w:r>
    </w:p>
    <w:p w14:paraId="7D173BA8" w14:textId="77777777" w:rsidR="00F945A0" w:rsidRDefault="00F945A0" w:rsidP="00CC2CE8">
      <w:pPr>
        <w:pStyle w:val="Body"/>
        <w:jc w:val="left"/>
        <w:rPr>
          <w:rFonts w:eastAsia="Arial"/>
          <w:szCs w:val="22"/>
        </w:rPr>
      </w:pPr>
    </w:p>
    <w:p w14:paraId="5365EEE6" w14:textId="3C799571" w:rsidR="00487197" w:rsidRDefault="000F27CD" w:rsidP="00CC2CE8">
      <w:pPr>
        <w:pStyle w:val="Body"/>
        <w:numPr>
          <w:ilvl w:val="0"/>
          <w:numId w:val="63"/>
        </w:numPr>
        <w:jc w:val="left"/>
        <w:rPr>
          <w:rFonts w:eastAsia="Arial"/>
          <w:szCs w:val="22"/>
        </w:rPr>
      </w:pPr>
      <w:r>
        <w:rPr>
          <w:rFonts w:eastAsia="Arial"/>
          <w:szCs w:val="22"/>
        </w:rPr>
        <w:lastRenderedPageBreak/>
        <w:t>Number</w:t>
      </w:r>
      <w:r w:rsidR="007B6680">
        <w:rPr>
          <w:rFonts w:eastAsia="Arial"/>
          <w:szCs w:val="22"/>
        </w:rPr>
        <w:t xml:space="preserve"> </w:t>
      </w:r>
      <w:r w:rsidR="000E0401">
        <w:rPr>
          <w:rFonts w:eastAsia="Arial"/>
          <w:szCs w:val="22"/>
        </w:rPr>
        <w:t>D</w:t>
      </w:r>
      <w:r w:rsidR="00487197">
        <w:rPr>
          <w:rFonts w:eastAsia="Arial"/>
          <w:szCs w:val="22"/>
        </w:rPr>
        <w:t>ata</w:t>
      </w:r>
      <w:r w:rsidR="00753B2B">
        <w:rPr>
          <w:rFonts w:eastAsia="Arial"/>
          <w:szCs w:val="22"/>
        </w:rPr>
        <w:t xml:space="preserve"> </w:t>
      </w:r>
      <w:r w:rsidR="000E0401">
        <w:rPr>
          <w:rFonts w:eastAsia="Arial"/>
          <w:szCs w:val="22"/>
        </w:rPr>
        <w:t>T</w:t>
      </w:r>
      <w:r w:rsidR="00753B2B">
        <w:rPr>
          <w:rFonts w:eastAsia="Arial"/>
          <w:szCs w:val="22"/>
        </w:rPr>
        <w:t>ypes</w:t>
      </w: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517"/>
      </w:tblGrid>
      <w:tr w:rsidR="00270DE3" w14:paraId="3E0E1A36" w14:textId="77777777" w:rsidTr="00B0776B">
        <w:tc>
          <w:tcPr>
            <w:tcW w:w="2122" w:type="dxa"/>
          </w:tcPr>
          <w:p w14:paraId="0F939270" w14:textId="3C6482D9" w:rsidR="00270DE3" w:rsidRPr="00270DE3" w:rsidRDefault="00270DE3" w:rsidP="00CC2CE8">
            <w:pPr>
              <w:pStyle w:val="Body"/>
              <w:jc w:val="left"/>
              <w:rPr>
                <w:rFonts w:eastAsia="Arial"/>
                <w:b/>
                <w:bCs/>
                <w:szCs w:val="22"/>
              </w:rPr>
            </w:pPr>
            <w:r w:rsidRPr="00270DE3">
              <w:rPr>
                <w:rFonts w:eastAsia="Arial"/>
                <w:b/>
                <w:bCs/>
                <w:szCs w:val="22"/>
              </w:rPr>
              <w:t>Type</w:t>
            </w:r>
          </w:p>
        </w:tc>
        <w:tc>
          <w:tcPr>
            <w:tcW w:w="3402" w:type="dxa"/>
          </w:tcPr>
          <w:p w14:paraId="2B65874A" w14:textId="22486032" w:rsidR="00270DE3" w:rsidRPr="00270DE3" w:rsidRDefault="00270DE3" w:rsidP="00CC2CE8">
            <w:pPr>
              <w:pStyle w:val="Body"/>
              <w:jc w:val="left"/>
              <w:rPr>
                <w:rFonts w:eastAsia="Arial"/>
                <w:b/>
                <w:bCs/>
                <w:szCs w:val="22"/>
              </w:rPr>
            </w:pPr>
            <w:r w:rsidRPr="00270DE3">
              <w:rPr>
                <w:rFonts w:eastAsia="Arial"/>
                <w:b/>
                <w:bCs/>
                <w:szCs w:val="22"/>
              </w:rPr>
              <w:t xml:space="preserve">Lower </w:t>
            </w:r>
            <w:r w:rsidRPr="005E0898">
              <w:rPr>
                <w:rFonts w:eastAsia="Arial"/>
                <w:b/>
                <w:bCs/>
                <w:szCs w:val="22"/>
              </w:rPr>
              <w:t>Bound</w:t>
            </w:r>
            <w:r w:rsidR="005E0898">
              <w:rPr>
                <w:rFonts w:eastAsia="Arial"/>
                <w:b/>
                <w:bCs/>
                <w:szCs w:val="22"/>
              </w:rPr>
              <w:t xml:space="preserve"> Value</w:t>
            </w:r>
          </w:p>
        </w:tc>
        <w:tc>
          <w:tcPr>
            <w:tcW w:w="3517" w:type="dxa"/>
          </w:tcPr>
          <w:p w14:paraId="7103E8FD" w14:textId="283F8063" w:rsidR="00270DE3" w:rsidRPr="00270DE3" w:rsidRDefault="00270DE3" w:rsidP="00CC2CE8">
            <w:pPr>
              <w:pStyle w:val="Body"/>
              <w:jc w:val="left"/>
              <w:rPr>
                <w:rFonts w:eastAsia="Arial"/>
                <w:b/>
                <w:bCs/>
                <w:szCs w:val="22"/>
              </w:rPr>
            </w:pPr>
            <w:r w:rsidRPr="00270DE3">
              <w:rPr>
                <w:rFonts w:eastAsia="Arial"/>
                <w:b/>
                <w:bCs/>
                <w:szCs w:val="22"/>
              </w:rPr>
              <w:t>Upper Bound</w:t>
            </w:r>
            <w:r w:rsidR="00C551E9">
              <w:rPr>
                <w:rFonts w:eastAsia="Arial"/>
                <w:b/>
                <w:bCs/>
                <w:szCs w:val="22"/>
              </w:rPr>
              <w:t xml:space="preserve"> </w:t>
            </w:r>
            <w:r w:rsidR="005E0898">
              <w:rPr>
                <w:rFonts w:eastAsia="Arial"/>
                <w:b/>
                <w:bCs/>
                <w:szCs w:val="22"/>
              </w:rPr>
              <w:t>V</w:t>
            </w:r>
            <w:r w:rsidR="00C551E9">
              <w:rPr>
                <w:rFonts w:eastAsia="Arial"/>
                <w:b/>
                <w:bCs/>
                <w:szCs w:val="22"/>
              </w:rPr>
              <w:t xml:space="preserve">alue </w:t>
            </w:r>
          </w:p>
        </w:tc>
      </w:tr>
      <w:tr w:rsidR="00270DE3" w14:paraId="47C884AA" w14:textId="77777777" w:rsidTr="00B0776B">
        <w:tc>
          <w:tcPr>
            <w:tcW w:w="2122" w:type="dxa"/>
          </w:tcPr>
          <w:p w14:paraId="3E105D76" w14:textId="527EBA40" w:rsidR="00270DE3" w:rsidRDefault="00270DE3" w:rsidP="00CC2CE8">
            <w:pPr>
              <w:pStyle w:val="Body"/>
              <w:jc w:val="left"/>
              <w:rPr>
                <w:rFonts w:eastAsia="Arial"/>
                <w:szCs w:val="22"/>
              </w:rPr>
            </w:pPr>
            <w:r>
              <w:rPr>
                <w:rFonts w:eastAsia="Arial"/>
                <w:szCs w:val="22"/>
              </w:rPr>
              <w:t>Int8</w:t>
            </w:r>
          </w:p>
        </w:tc>
        <w:tc>
          <w:tcPr>
            <w:tcW w:w="3402" w:type="dxa"/>
          </w:tcPr>
          <w:p w14:paraId="14DE5B86" w14:textId="28734E21" w:rsidR="00270DE3" w:rsidRDefault="000D72FA" w:rsidP="00CC2CE8">
            <w:pPr>
              <w:pStyle w:val="Body"/>
              <w:jc w:val="left"/>
              <w:rPr>
                <w:rFonts w:eastAsia="Arial"/>
                <w:szCs w:val="22"/>
              </w:rPr>
            </w:pPr>
            <w:r>
              <w:rPr>
                <w:rFonts w:eastAsia="Arial"/>
                <w:szCs w:val="22"/>
              </w:rPr>
              <w:t xml:space="preserve">MIN_INT8 = </w:t>
            </w:r>
            <w:r w:rsidR="00270DE3">
              <w:rPr>
                <w:rFonts w:eastAsia="Arial"/>
                <w:szCs w:val="22"/>
              </w:rPr>
              <w:t>-128</w:t>
            </w:r>
          </w:p>
        </w:tc>
        <w:tc>
          <w:tcPr>
            <w:tcW w:w="3517" w:type="dxa"/>
          </w:tcPr>
          <w:p w14:paraId="3169ED7C" w14:textId="2088ECCE" w:rsidR="00270DE3" w:rsidRDefault="000D72FA" w:rsidP="00CC2CE8">
            <w:pPr>
              <w:pStyle w:val="Body"/>
              <w:jc w:val="left"/>
              <w:rPr>
                <w:rFonts w:eastAsia="Arial"/>
                <w:szCs w:val="22"/>
              </w:rPr>
            </w:pPr>
            <w:r>
              <w:rPr>
                <w:rFonts w:eastAsia="Arial"/>
                <w:szCs w:val="22"/>
              </w:rPr>
              <w:t xml:space="preserve">MAX_INT8 = </w:t>
            </w:r>
            <w:r w:rsidR="00270DE3">
              <w:rPr>
                <w:rFonts w:eastAsia="Arial"/>
                <w:szCs w:val="22"/>
              </w:rPr>
              <w:t>127</w:t>
            </w:r>
          </w:p>
        </w:tc>
      </w:tr>
      <w:tr w:rsidR="00270DE3" w14:paraId="029926E7" w14:textId="77777777" w:rsidTr="00B0776B">
        <w:tc>
          <w:tcPr>
            <w:tcW w:w="2122" w:type="dxa"/>
          </w:tcPr>
          <w:p w14:paraId="729646B2" w14:textId="72936BC9" w:rsidR="00270DE3" w:rsidRDefault="00270DE3" w:rsidP="00CC2CE8">
            <w:pPr>
              <w:pStyle w:val="Body"/>
              <w:jc w:val="left"/>
              <w:rPr>
                <w:rFonts w:eastAsia="Arial"/>
                <w:szCs w:val="22"/>
              </w:rPr>
            </w:pPr>
            <w:r>
              <w:rPr>
                <w:rFonts w:eastAsia="Arial"/>
                <w:szCs w:val="22"/>
              </w:rPr>
              <w:t>Uint8</w:t>
            </w:r>
          </w:p>
        </w:tc>
        <w:tc>
          <w:tcPr>
            <w:tcW w:w="3402" w:type="dxa"/>
          </w:tcPr>
          <w:p w14:paraId="0A230BCF" w14:textId="3CDAA392" w:rsidR="00270DE3" w:rsidRDefault="000D72FA" w:rsidP="00CC2CE8">
            <w:pPr>
              <w:pStyle w:val="Body"/>
              <w:jc w:val="left"/>
              <w:rPr>
                <w:rFonts w:eastAsia="Arial"/>
                <w:szCs w:val="22"/>
              </w:rPr>
            </w:pPr>
            <w:r>
              <w:rPr>
                <w:rFonts w:eastAsia="Arial"/>
                <w:szCs w:val="22"/>
              </w:rPr>
              <w:t>0</w:t>
            </w:r>
          </w:p>
        </w:tc>
        <w:tc>
          <w:tcPr>
            <w:tcW w:w="3517" w:type="dxa"/>
          </w:tcPr>
          <w:p w14:paraId="7D88C276" w14:textId="06131258" w:rsidR="00270DE3" w:rsidRDefault="000D72FA" w:rsidP="00CC2CE8">
            <w:pPr>
              <w:pStyle w:val="Body"/>
              <w:jc w:val="left"/>
              <w:rPr>
                <w:rFonts w:eastAsia="Arial"/>
                <w:szCs w:val="22"/>
              </w:rPr>
            </w:pPr>
            <w:r>
              <w:rPr>
                <w:rFonts w:eastAsia="Arial"/>
                <w:szCs w:val="22"/>
              </w:rPr>
              <w:t>MAX_UINT8 = 255</w:t>
            </w:r>
          </w:p>
        </w:tc>
      </w:tr>
      <w:tr w:rsidR="00270DE3" w14:paraId="03F7C766" w14:textId="77777777" w:rsidTr="00B0776B">
        <w:tc>
          <w:tcPr>
            <w:tcW w:w="2122" w:type="dxa"/>
          </w:tcPr>
          <w:p w14:paraId="48760D1C" w14:textId="743DAF31" w:rsidR="00270DE3" w:rsidRDefault="00270DE3" w:rsidP="00CC2CE8">
            <w:pPr>
              <w:pStyle w:val="Body"/>
              <w:jc w:val="left"/>
              <w:rPr>
                <w:rFonts w:eastAsia="Arial"/>
                <w:szCs w:val="22"/>
              </w:rPr>
            </w:pPr>
            <w:r>
              <w:rPr>
                <w:rFonts w:eastAsia="Arial"/>
                <w:szCs w:val="22"/>
              </w:rPr>
              <w:t>Int16</w:t>
            </w:r>
          </w:p>
        </w:tc>
        <w:tc>
          <w:tcPr>
            <w:tcW w:w="3402" w:type="dxa"/>
          </w:tcPr>
          <w:p w14:paraId="73E1D6EB" w14:textId="39175998" w:rsidR="00270DE3" w:rsidRDefault="0048780C" w:rsidP="00CC2CE8">
            <w:pPr>
              <w:pStyle w:val="Body"/>
              <w:jc w:val="left"/>
              <w:rPr>
                <w:rFonts w:eastAsia="Arial"/>
                <w:szCs w:val="22"/>
              </w:rPr>
            </w:pPr>
            <w:r>
              <w:rPr>
                <w:rFonts w:eastAsia="Arial"/>
                <w:szCs w:val="22"/>
              </w:rPr>
              <w:t>MIN_</w:t>
            </w:r>
            <w:r w:rsidR="00E04F53">
              <w:rPr>
                <w:rFonts w:eastAsia="Arial"/>
                <w:szCs w:val="22"/>
              </w:rPr>
              <w:t>INT16 = -32768</w:t>
            </w:r>
          </w:p>
        </w:tc>
        <w:tc>
          <w:tcPr>
            <w:tcW w:w="3517" w:type="dxa"/>
          </w:tcPr>
          <w:p w14:paraId="39FEEDDB" w14:textId="065DFB1E" w:rsidR="00270DE3" w:rsidRDefault="00E04F53" w:rsidP="00CC2CE8">
            <w:pPr>
              <w:pStyle w:val="Body"/>
              <w:jc w:val="left"/>
              <w:rPr>
                <w:rFonts w:eastAsia="Arial"/>
                <w:szCs w:val="22"/>
              </w:rPr>
            </w:pPr>
            <w:r>
              <w:rPr>
                <w:rFonts w:eastAsia="Arial"/>
                <w:szCs w:val="22"/>
              </w:rPr>
              <w:t>MAX_INT16 = 32767</w:t>
            </w:r>
          </w:p>
        </w:tc>
      </w:tr>
      <w:tr w:rsidR="00270DE3" w14:paraId="668256BB" w14:textId="77777777" w:rsidTr="00B0776B">
        <w:tc>
          <w:tcPr>
            <w:tcW w:w="2122" w:type="dxa"/>
          </w:tcPr>
          <w:p w14:paraId="53A9498D" w14:textId="2B76DB06" w:rsidR="00270DE3" w:rsidRDefault="00270DE3" w:rsidP="00CC2CE8">
            <w:pPr>
              <w:pStyle w:val="Body"/>
              <w:jc w:val="left"/>
              <w:rPr>
                <w:rFonts w:eastAsia="Arial"/>
                <w:szCs w:val="22"/>
              </w:rPr>
            </w:pPr>
            <w:r>
              <w:rPr>
                <w:rFonts w:eastAsia="Arial"/>
                <w:szCs w:val="22"/>
              </w:rPr>
              <w:t>Uint16</w:t>
            </w:r>
          </w:p>
        </w:tc>
        <w:tc>
          <w:tcPr>
            <w:tcW w:w="3402" w:type="dxa"/>
          </w:tcPr>
          <w:p w14:paraId="20779A97" w14:textId="5E775084" w:rsidR="00270DE3" w:rsidRDefault="00E04F53" w:rsidP="00CC2CE8">
            <w:pPr>
              <w:pStyle w:val="Body"/>
              <w:jc w:val="left"/>
              <w:rPr>
                <w:rFonts w:eastAsia="Arial"/>
                <w:szCs w:val="22"/>
              </w:rPr>
            </w:pPr>
            <w:r>
              <w:rPr>
                <w:rFonts w:eastAsia="Arial"/>
                <w:szCs w:val="22"/>
              </w:rPr>
              <w:t>0</w:t>
            </w:r>
          </w:p>
        </w:tc>
        <w:tc>
          <w:tcPr>
            <w:tcW w:w="3517" w:type="dxa"/>
          </w:tcPr>
          <w:p w14:paraId="277249B4" w14:textId="0967A410" w:rsidR="00270DE3" w:rsidRDefault="00E04F53" w:rsidP="00CC2CE8">
            <w:pPr>
              <w:pStyle w:val="Body"/>
              <w:jc w:val="left"/>
              <w:rPr>
                <w:rFonts w:eastAsia="Arial"/>
                <w:szCs w:val="22"/>
              </w:rPr>
            </w:pPr>
            <w:r>
              <w:rPr>
                <w:rFonts w:eastAsia="Arial"/>
                <w:szCs w:val="22"/>
              </w:rPr>
              <w:t>MAX_UINT16 = 65535</w:t>
            </w:r>
          </w:p>
        </w:tc>
      </w:tr>
      <w:tr w:rsidR="00270DE3" w14:paraId="6A8D407C" w14:textId="77777777" w:rsidTr="00B0776B">
        <w:tc>
          <w:tcPr>
            <w:tcW w:w="2122" w:type="dxa"/>
          </w:tcPr>
          <w:p w14:paraId="314623B1" w14:textId="63BA700B" w:rsidR="00270DE3" w:rsidRDefault="00270DE3" w:rsidP="00CC2CE8">
            <w:pPr>
              <w:pStyle w:val="Body"/>
              <w:jc w:val="left"/>
              <w:rPr>
                <w:rFonts w:eastAsia="Arial"/>
                <w:szCs w:val="22"/>
              </w:rPr>
            </w:pPr>
            <w:r>
              <w:rPr>
                <w:rFonts w:eastAsia="Arial"/>
                <w:szCs w:val="22"/>
              </w:rPr>
              <w:t>Int32</w:t>
            </w:r>
          </w:p>
        </w:tc>
        <w:tc>
          <w:tcPr>
            <w:tcW w:w="3402" w:type="dxa"/>
          </w:tcPr>
          <w:p w14:paraId="6AD41C62" w14:textId="678372F7" w:rsidR="00270DE3" w:rsidRDefault="00A80249" w:rsidP="00CC2CE8">
            <w:pPr>
              <w:pStyle w:val="Body"/>
              <w:jc w:val="left"/>
              <w:rPr>
                <w:rFonts w:eastAsia="Arial"/>
                <w:szCs w:val="22"/>
              </w:rPr>
            </w:pPr>
            <w:r>
              <w:rPr>
                <w:rFonts w:eastAsia="Arial"/>
                <w:szCs w:val="22"/>
              </w:rPr>
              <w:t xml:space="preserve">MIN_INT32 = </w:t>
            </w:r>
            <w:r w:rsidR="007D0B3A">
              <w:rPr>
                <w:rFonts w:eastAsia="Arial"/>
                <w:szCs w:val="22"/>
              </w:rPr>
              <w:t>- 2^</w:t>
            </w:r>
            <w:r w:rsidR="009D07C4">
              <w:rPr>
                <w:rFonts w:eastAsia="Arial"/>
                <w:szCs w:val="22"/>
              </w:rPr>
              <w:t>31</w:t>
            </w:r>
          </w:p>
        </w:tc>
        <w:tc>
          <w:tcPr>
            <w:tcW w:w="3517" w:type="dxa"/>
          </w:tcPr>
          <w:p w14:paraId="6651C8B2" w14:textId="43219590" w:rsidR="00270DE3" w:rsidRDefault="00E04F53" w:rsidP="00CC2CE8">
            <w:pPr>
              <w:pStyle w:val="Body"/>
              <w:jc w:val="left"/>
              <w:rPr>
                <w:rFonts w:eastAsia="Arial"/>
                <w:szCs w:val="22"/>
              </w:rPr>
            </w:pPr>
            <w:r>
              <w:rPr>
                <w:rFonts w:eastAsia="Arial"/>
                <w:szCs w:val="22"/>
              </w:rPr>
              <w:t xml:space="preserve">MAX_INT32 = </w:t>
            </w:r>
            <w:r w:rsidR="007D0B3A">
              <w:rPr>
                <w:rFonts w:eastAsia="Arial"/>
                <w:szCs w:val="22"/>
              </w:rPr>
              <w:t>2^3</w:t>
            </w:r>
            <w:r w:rsidR="009D07C4">
              <w:rPr>
                <w:rFonts w:eastAsia="Arial"/>
                <w:szCs w:val="22"/>
              </w:rPr>
              <w:t>1</w:t>
            </w:r>
            <w:r w:rsidR="007D0B3A">
              <w:rPr>
                <w:rFonts w:eastAsia="Arial"/>
                <w:szCs w:val="22"/>
              </w:rPr>
              <w:t xml:space="preserve"> - 1</w:t>
            </w:r>
          </w:p>
        </w:tc>
      </w:tr>
      <w:tr w:rsidR="00270DE3" w14:paraId="34BFD91C" w14:textId="77777777" w:rsidTr="00B0776B">
        <w:tc>
          <w:tcPr>
            <w:tcW w:w="2122" w:type="dxa"/>
          </w:tcPr>
          <w:p w14:paraId="43A665A3" w14:textId="7995AB8E" w:rsidR="00270DE3" w:rsidRDefault="00270DE3" w:rsidP="00CC2CE8">
            <w:pPr>
              <w:pStyle w:val="Body"/>
              <w:jc w:val="left"/>
              <w:rPr>
                <w:rFonts w:eastAsia="Arial"/>
                <w:szCs w:val="22"/>
              </w:rPr>
            </w:pPr>
            <w:r>
              <w:rPr>
                <w:rFonts w:eastAsia="Arial"/>
                <w:szCs w:val="22"/>
              </w:rPr>
              <w:t>Uint32</w:t>
            </w:r>
          </w:p>
        </w:tc>
        <w:tc>
          <w:tcPr>
            <w:tcW w:w="3402" w:type="dxa"/>
          </w:tcPr>
          <w:p w14:paraId="6195EADD" w14:textId="0EB77FBB" w:rsidR="00270DE3" w:rsidRDefault="009D07C4" w:rsidP="00CC2CE8">
            <w:pPr>
              <w:pStyle w:val="Body"/>
              <w:jc w:val="left"/>
              <w:rPr>
                <w:rFonts w:eastAsia="Arial"/>
                <w:szCs w:val="22"/>
              </w:rPr>
            </w:pPr>
            <w:r>
              <w:rPr>
                <w:rFonts w:eastAsia="Arial"/>
                <w:szCs w:val="22"/>
              </w:rPr>
              <w:t>0</w:t>
            </w:r>
          </w:p>
        </w:tc>
        <w:tc>
          <w:tcPr>
            <w:tcW w:w="3517" w:type="dxa"/>
          </w:tcPr>
          <w:p w14:paraId="4F601985" w14:textId="20BF014B" w:rsidR="00270DE3" w:rsidRDefault="009D07C4" w:rsidP="00CC2CE8">
            <w:pPr>
              <w:pStyle w:val="Body"/>
              <w:jc w:val="left"/>
              <w:rPr>
                <w:rFonts w:eastAsia="Arial"/>
                <w:szCs w:val="22"/>
              </w:rPr>
            </w:pPr>
            <w:r>
              <w:rPr>
                <w:rFonts w:eastAsia="Arial"/>
                <w:szCs w:val="22"/>
              </w:rPr>
              <w:t>MAX_UINT32 = 2^32 - 1</w:t>
            </w:r>
          </w:p>
        </w:tc>
      </w:tr>
      <w:tr w:rsidR="00270DE3" w14:paraId="22AF2049" w14:textId="77777777" w:rsidTr="00B0776B">
        <w:tc>
          <w:tcPr>
            <w:tcW w:w="2122" w:type="dxa"/>
          </w:tcPr>
          <w:p w14:paraId="482F4696" w14:textId="4892318D" w:rsidR="00270DE3" w:rsidRDefault="00270DE3" w:rsidP="00CC2CE8">
            <w:pPr>
              <w:pStyle w:val="Body"/>
              <w:jc w:val="left"/>
              <w:rPr>
                <w:rFonts w:eastAsia="Arial"/>
                <w:szCs w:val="22"/>
              </w:rPr>
            </w:pPr>
            <w:r>
              <w:rPr>
                <w:rFonts w:eastAsia="Arial"/>
                <w:szCs w:val="22"/>
              </w:rPr>
              <w:t>Int64</w:t>
            </w:r>
          </w:p>
        </w:tc>
        <w:tc>
          <w:tcPr>
            <w:tcW w:w="3402" w:type="dxa"/>
          </w:tcPr>
          <w:p w14:paraId="58B3C28E" w14:textId="17F0395C" w:rsidR="00270DE3" w:rsidRDefault="006A6FB4" w:rsidP="00CC2CE8">
            <w:pPr>
              <w:pStyle w:val="Body"/>
              <w:jc w:val="left"/>
              <w:rPr>
                <w:rFonts w:eastAsia="Arial"/>
                <w:szCs w:val="22"/>
              </w:rPr>
            </w:pPr>
            <w:r>
              <w:rPr>
                <w:rFonts w:eastAsia="Arial"/>
                <w:szCs w:val="22"/>
              </w:rPr>
              <w:t>MIN_INT64 = - 2^63</w:t>
            </w:r>
          </w:p>
        </w:tc>
        <w:tc>
          <w:tcPr>
            <w:tcW w:w="3517" w:type="dxa"/>
          </w:tcPr>
          <w:p w14:paraId="033BA82B" w14:textId="1884B76D" w:rsidR="00270DE3" w:rsidRDefault="006A6FB4" w:rsidP="00CC2CE8">
            <w:pPr>
              <w:pStyle w:val="Body"/>
              <w:jc w:val="left"/>
              <w:rPr>
                <w:rFonts w:eastAsia="Arial"/>
                <w:szCs w:val="22"/>
              </w:rPr>
            </w:pPr>
            <w:r>
              <w:rPr>
                <w:rFonts w:eastAsia="Arial"/>
                <w:szCs w:val="22"/>
              </w:rPr>
              <w:t>MAX_INT64 = 2^63 - 1</w:t>
            </w:r>
          </w:p>
        </w:tc>
      </w:tr>
      <w:tr w:rsidR="006A6FB4" w14:paraId="64725C60" w14:textId="77777777" w:rsidTr="00B0776B">
        <w:tc>
          <w:tcPr>
            <w:tcW w:w="2122" w:type="dxa"/>
          </w:tcPr>
          <w:p w14:paraId="01C61246" w14:textId="58A867F2" w:rsidR="006A6FB4" w:rsidRDefault="006A6FB4" w:rsidP="00CC2CE8">
            <w:pPr>
              <w:pStyle w:val="Body"/>
              <w:jc w:val="left"/>
              <w:rPr>
                <w:rFonts w:eastAsia="Arial"/>
                <w:szCs w:val="22"/>
              </w:rPr>
            </w:pPr>
            <w:r>
              <w:rPr>
                <w:rFonts w:eastAsia="Arial"/>
                <w:szCs w:val="22"/>
              </w:rPr>
              <w:t>Float</w:t>
            </w:r>
            <w:r w:rsidR="0057706B">
              <w:rPr>
                <w:rFonts w:eastAsia="Arial"/>
                <w:szCs w:val="22"/>
              </w:rPr>
              <w:t>*</w:t>
            </w:r>
          </w:p>
        </w:tc>
        <w:tc>
          <w:tcPr>
            <w:tcW w:w="3402" w:type="dxa"/>
          </w:tcPr>
          <w:p w14:paraId="26B7AAE9" w14:textId="2A95D1DF" w:rsidR="006A6FB4" w:rsidRDefault="00462B1B" w:rsidP="00CC2CE8">
            <w:pPr>
              <w:pStyle w:val="Body"/>
              <w:jc w:val="left"/>
              <w:rPr>
                <w:rFonts w:eastAsia="Arial"/>
                <w:szCs w:val="22"/>
              </w:rPr>
            </w:pPr>
            <w:r>
              <w:rPr>
                <w:rFonts w:eastAsia="Arial"/>
                <w:szCs w:val="22"/>
              </w:rPr>
              <w:t xml:space="preserve">MIN_FLOAT = </w:t>
            </w:r>
            <w:r w:rsidR="006B147B" w:rsidRPr="006B147B">
              <w:rPr>
                <w:rFonts w:eastAsia="Arial"/>
                <w:szCs w:val="22"/>
              </w:rPr>
              <w:t>-3.4028235</w:t>
            </w:r>
            <w:r w:rsidR="00E14FF5">
              <w:rPr>
                <w:rFonts w:eastAsia="Arial"/>
                <w:szCs w:val="22"/>
              </w:rPr>
              <w:t>e38</w:t>
            </w:r>
          </w:p>
        </w:tc>
        <w:tc>
          <w:tcPr>
            <w:tcW w:w="3517" w:type="dxa"/>
          </w:tcPr>
          <w:p w14:paraId="6F247390" w14:textId="5FB86503" w:rsidR="006A6FB4" w:rsidRDefault="00462B1B" w:rsidP="00CC2CE8">
            <w:pPr>
              <w:pStyle w:val="Body"/>
              <w:jc w:val="left"/>
              <w:rPr>
                <w:rFonts w:eastAsia="Arial"/>
                <w:szCs w:val="22"/>
              </w:rPr>
            </w:pPr>
            <w:r>
              <w:rPr>
                <w:rFonts w:eastAsia="Arial"/>
                <w:szCs w:val="22"/>
              </w:rPr>
              <w:t xml:space="preserve">MAX_FLOAT = </w:t>
            </w:r>
            <w:r w:rsidRPr="006B147B">
              <w:rPr>
                <w:rFonts w:eastAsia="Arial"/>
                <w:szCs w:val="22"/>
              </w:rPr>
              <w:t>3.4028235</w:t>
            </w:r>
            <w:r>
              <w:rPr>
                <w:rFonts w:eastAsia="Arial"/>
                <w:szCs w:val="22"/>
              </w:rPr>
              <w:t>e38</w:t>
            </w:r>
          </w:p>
        </w:tc>
      </w:tr>
      <w:tr w:rsidR="006A6FB4" w14:paraId="18693A62" w14:textId="77777777" w:rsidTr="00B0776B">
        <w:tc>
          <w:tcPr>
            <w:tcW w:w="2122" w:type="dxa"/>
          </w:tcPr>
          <w:p w14:paraId="24CC7AA9" w14:textId="17253D3A" w:rsidR="006A6FB4" w:rsidRDefault="006A6FB4" w:rsidP="00CC2CE8">
            <w:pPr>
              <w:pStyle w:val="Body"/>
              <w:jc w:val="left"/>
              <w:rPr>
                <w:rFonts w:eastAsia="Arial"/>
                <w:szCs w:val="22"/>
              </w:rPr>
            </w:pPr>
            <w:r>
              <w:rPr>
                <w:rFonts w:eastAsia="Arial"/>
                <w:szCs w:val="22"/>
              </w:rPr>
              <w:t>Double</w:t>
            </w:r>
            <w:r w:rsidR="0057706B">
              <w:rPr>
                <w:rFonts w:eastAsia="Arial"/>
                <w:szCs w:val="22"/>
              </w:rPr>
              <w:t>*</w:t>
            </w:r>
          </w:p>
        </w:tc>
        <w:tc>
          <w:tcPr>
            <w:tcW w:w="3402" w:type="dxa"/>
          </w:tcPr>
          <w:p w14:paraId="71A9F103" w14:textId="3A7E3840" w:rsidR="00CC2CE8" w:rsidRDefault="00B61F57" w:rsidP="645ABCF6">
            <w:pPr>
              <w:pStyle w:val="Body"/>
              <w:jc w:val="left"/>
              <w:rPr>
                <w:rFonts w:eastAsia="Arial"/>
              </w:rPr>
            </w:pPr>
            <w:r w:rsidRPr="645ABCF6">
              <w:rPr>
                <w:rFonts w:eastAsia="Arial"/>
              </w:rPr>
              <w:t>MIN_DOUBLE =</w:t>
            </w:r>
            <w:r w:rsidR="00FB2A13">
              <w:rPr>
                <w:rFonts w:eastAsia="Arial"/>
              </w:rPr>
              <w:t xml:space="preserve"> </w:t>
            </w:r>
          </w:p>
          <w:p w14:paraId="538A6F33" w14:textId="775E5CEE" w:rsidR="006A6FB4" w:rsidRDefault="005C71E0" w:rsidP="645ABCF6">
            <w:pPr>
              <w:pStyle w:val="Body"/>
              <w:jc w:val="left"/>
              <w:rPr>
                <w:rFonts w:eastAsia="Arial"/>
              </w:rPr>
            </w:pPr>
            <w:r w:rsidRPr="645ABCF6">
              <w:rPr>
                <w:rFonts w:eastAsia="Arial"/>
              </w:rPr>
              <w:t>-1.7976931348623157</w:t>
            </w:r>
            <w:r w:rsidR="00B61F57" w:rsidRPr="645ABCF6">
              <w:rPr>
                <w:rFonts w:eastAsia="Arial"/>
              </w:rPr>
              <w:t>e</w:t>
            </w:r>
            <w:r w:rsidRPr="645ABCF6">
              <w:rPr>
                <w:rFonts w:eastAsia="Arial"/>
              </w:rPr>
              <w:t>308</w:t>
            </w:r>
          </w:p>
        </w:tc>
        <w:tc>
          <w:tcPr>
            <w:tcW w:w="3517" w:type="dxa"/>
          </w:tcPr>
          <w:p w14:paraId="1EFF4986" w14:textId="6F24DC33" w:rsidR="006A6FB4" w:rsidRDefault="00CC2CE8" w:rsidP="645ABCF6">
            <w:pPr>
              <w:pStyle w:val="Body"/>
              <w:jc w:val="left"/>
              <w:rPr>
                <w:rFonts w:eastAsia="Arial"/>
              </w:rPr>
            </w:pPr>
            <w:r w:rsidRPr="645ABCF6">
              <w:rPr>
                <w:rFonts w:eastAsia="Arial"/>
              </w:rPr>
              <w:t>MAX_DOUBLE =</w:t>
            </w:r>
          </w:p>
          <w:p w14:paraId="00D8CE26" w14:textId="39A3FCC3" w:rsidR="006A6FB4" w:rsidRDefault="00A408DE" w:rsidP="645ABCF6">
            <w:pPr>
              <w:pStyle w:val="Body"/>
              <w:jc w:val="left"/>
              <w:rPr>
                <w:rFonts w:eastAsia="Arial"/>
              </w:rPr>
            </w:pPr>
            <w:r w:rsidRPr="00A408DE">
              <w:rPr>
                <w:rFonts w:eastAsia="Arial"/>
              </w:rPr>
              <w:t>1.7976931348623157</w:t>
            </w:r>
            <w:r>
              <w:rPr>
                <w:rFonts w:eastAsia="Arial"/>
              </w:rPr>
              <w:t>e308</w:t>
            </w:r>
          </w:p>
        </w:tc>
      </w:tr>
    </w:tbl>
    <w:p w14:paraId="76D7867E" w14:textId="4AB3B037" w:rsidR="00815679" w:rsidRPr="00F40202" w:rsidRDefault="009C3323" w:rsidP="00A25F59">
      <w:pPr>
        <w:pStyle w:val="ncs-cap"/>
        <w:rPr>
          <w:rFonts w:eastAsia="Arial"/>
          <w:b/>
          <w:i w:val="0"/>
        </w:rPr>
      </w:pPr>
      <w:bookmarkStart w:id="244" w:name="_Toc216180049"/>
      <w:r w:rsidRPr="00F40202">
        <w:rPr>
          <w:b/>
          <w:i w:val="0"/>
        </w:rPr>
        <w:t xml:space="preserve">Table </w:t>
      </w:r>
      <w:r w:rsidR="009B23BB" w:rsidRPr="00F40202">
        <w:rPr>
          <w:b/>
          <w:i w:val="0"/>
        </w:rPr>
        <w:fldChar w:fldCharType="begin"/>
      </w:r>
      <w:r w:rsidR="009B23BB" w:rsidRPr="00F40202">
        <w:rPr>
          <w:b/>
          <w:i w:val="0"/>
        </w:rPr>
        <w:instrText xml:space="preserve"> SEQ Table \* ARABIC </w:instrText>
      </w:r>
      <w:r w:rsidR="009B23BB" w:rsidRPr="00F40202">
        <w:rPr>
          <w:b/>
          <w:i w:val="0"/>
        </w:rPr>
        <w:fldChar w:fldCharType="separate"/>
      </w:r>
      <w:r w:rsidR="00542606">
        <w:rPr>
          <w:b/>
          <w:i w:val="0"/>
          <w:noProof/>
        </w:rPr>
        <w:t>3</w:t>
      </w:r>
      <w:r w:rsidR="009B23BB" w:rsidRPr="00F40202">
        <w:rPr>
          <w:b/>
          <w:i w:val="0"/>
        </w:rPr>
        <w:fldChar w:fldCharType="end"/>
      </w:r>
      <w:r w:rsidRPr="00F40202">
        <w:rPr>
          <w:b/>
          <w:i w:val="0"/>
        </w:rPr>
        <w:t xml:space="preserve"> </w:t>
      </w:r>
      <w:r w:rsidR="00EA6DB7" w:rsidRPr="00F40202">
        <w:rPr>
          <w:b/>
          <w:i w:val="0"/>
        </w:rPr>
        <w:t>Number</w:t>
      </w:r>
      <w:r w:rsidRPr="00F40202">
        <w:rPr>
          <w:b/>
          <w:i w:val="0"/>
        </w:rPr>
        <w:t xml:space="preserve"> Data Types</w:t>
      </w:r>
      <w:bookmarkEnd w:id="244"/>
    </w:p>
    <w:p w14:paraId="7B6B41AC" w14:textId="4E0E0CAA" w:rsidR="00E16D8F" w:rsidRDefault="000E4003" w:rsidP="00CC2CE8">
      <w:pPr>
        <w:pStyle w:val="Body"/>
        <w:jc w:val="left"/>
        <w:rPr>
          <w:rFonts w:eastAsia="Arial"/>
          <w:szCs w:val="22"/>
        </w:rPr>
      </w:pPr>
      <w:r>
        <w:rPr>
          <w:rFonts w:eastAsia="Arial"/>
          <w:szCs w:val="22"/>
        </w:rPr>
        <w:t xml:space="preserve">* e </w:t>
      </w:r>
      <w:r w:rsidR="00714D01">
        <w:rPr>
          <w:rFonts w:eastAsia="Arial"/>
          <w:szCs w:val="22"/>
        </w:rPr>
        <w:t>stands for</w:t>
      </w:r>
      <w:r>
        <w:rPr>
          <w:rFonts w:eastAsia="Arial"/>
          <w:szCs w:val="22"/>
        </w:rPr>
        <w:t xml:space="preserve"> </w:t>
      </w:r>
      <w:r w:rsidR="00FF04A0">
        <w:rPr>
          <w:rFonts w:eastAsia="Arial"/>
          <w:szCs w:val="22"/>
        </w:rPr>
        <w:t>10’s ex</w:t>
      </w:r>
      <w:r w:rsidR="00714D01">
        <w:rPr>
          <w:rFonts w:eastAsia="Arial"/>
          <w:szCs w:val="22"/>
        </w:rPr>
        <w:t>ponent.</w:t>
      </w:r>
    </w:p>
    <w:p w14:paraId="669EFA61" w14:textId="77777777" w:rsidR="009C3323" w:rsidRDefault="009C3323" w:rsidP="00CC2CE8">
      <w:pPr>
        <w:pStyle w:val="Body"/>
        <w:jc w:val="left"/>
        <w:rPr>
          <w:rFonts w:eastAsia="Arial"/>
          <w:szCs w:val="22"/>
        </w:rPr>
      </w:pPr>
    </w:p>
    <w:p w14:paraId="5FF60917" w14:textId="71140FC3" w:rsidR="008B33F9" w:rsidRPr="00972094" w:rsidRDefault="00AE0228" w:rsidP="00CC2CE8">
      <w:pPr>
        <w:pStyle w:val="Body"/>
        <w:numPr>
          <w:ilvl w:val="0"/>
          <w:numId w:val="63"/>
        </w:numPr>
        <w:jc w:val="left"/>
        <w:rPr>
          <w:rFonts w:eastAsia="Arial"/>
          <w:szCs w:val="22"/>
        </w:rPr>
      </w:pPr>
      <w:r>
        <w:rPr>
          <w:rFonts w:eastAsia="Arial"/>
          <w:szCs w:val="22"/>
        </w:rPr>
        <w:t>Request</w:t>
      </w:r>
    </w:p>
    <w:p w14:paraId="038B8FD8" w14:textId="534735E2" w:rsidR="005A2994" w:rsidRPr="005A2994" w:rsidRDefault="005D77FE" w:rsidP="005A2994">
      <w:pPr>
        <w:pStyle w:val="ListParagraph"/>
        <w:numPr>
          <w:ilvl w:val="0"/>
          <w:numId w:val="42"/>
        </w:numPr>
        <w:jc w:val="left"/>
        <w:rPr>
          <w:rFonts w:eastAsia="Arial" w:cs="Arial"/>
          <w:color w:val="000000" w:themeColor="text1"/>
        </w:rPr>
      </w:pPr>
      <w:r w:rsidRPr="00AE0228">
        <w:rPr>
          <w:rFonts w:eastAsia="Arial" w:cs="Arial"/>
          <w:color w:val="000000" w:themeColor="text1"/>
        </w:rPr>
        <w:t>URL: https://</w:t>
      </w:r>
      <w:r w:rsidR="00CD1871">
        <w:rPr>
          <w:rFonts w:eastAsia="Arial" w:cs="Arial"/>
          <w:color w:val="000000" w:themeColor="text1"/>
        </w:rPr>
        <w:t>{</w:t>
      </w:r>
      <w:r w:rsidRPr="00AE0228">
        <w:rPr>
          <w:rFonts w:eastAsia="Arial" w:cs="Arial"/>
          <w:color w:val="000000" w:themeColor="text1"/>
        </w:rPr>
        <w:t>ivah-domain</w:t>
      </w:r>
      <w:proofErr w:type="gramStart"/>
      <w:r w:rsidR="00CD1871">
        <w:rPr>
          <w:rFonts w:eastAsia="Arial" w:cs="Arial"/>
          <w:color w:val="000000" w:themeColor="text1"/>
        </w:rPr>
        <w:t>}</w:t>
      </w:r>
      <w:r w:rsidRPr="00AE0228">
        <w:rPr>
          <w:rFonts w:eastAsia="Arial" w:cs="Arial"/>
          <w:color w:val="000000" w:themeColor="text1"/>
        </w:rPr>
        <w:t>:</w:t>
      </w:r>
      <w:r w:rsidR="00CD1871">
        <w:rPr>
          <w:rFonts w:eastAsia="Arial" w:cs="Arial"/>
          <w:color w:val="000000" w:themeColor="text1"/>
        </w:rPr>
        <w:t>{</w:t>
      </w:r>
      <w:proofErr w:type="gramEnd"/>
      <w:r w:rsidRPr="00AE0228">
        <w:rPr>
          <w:rFonts w:eastAsia="Arial" w:cs="Arial"/>
          <w:color w:val="000000" w:themeColor="text1"/>
        </w:rPr>
        <w:t>port</w:t>
      </w:r>
      <w:r w:rsidR="00CD1871">
        <w:rPr>
          <w:rFonts w:eastAsia="Arial" w:cs="Arial"/>
          <w:color w:val="000000" w:themeColor="text1"/>
        </w:rPr>
        <w:t>}</w:t>
      </w:r>
      <w:r w:rsidRPr="00AE0228">
        <w:rPr>
          <w:rFonts w:eastAsia="Arial" w:cs="Arial"/>
          <w:color w:val="000000" w:themeColor="text1"/>
        </w:rPr>
        <w:t>/</w:t>
      </w:r>
      <w:r w:rsidR="00112801">
        <w:rPr>
          <w:rFonts w:eastAsia="Arial" w:cs="Arial"/>
          <w:color w:val="000000" w:themeColor="text1"/>
        </w:rPr>
        <w:t>nb</w:t>
      </w:r>
      <w:r w:rsidRPr="00AE0228">
        <w:rPr>
          <w:rFonts w:eastAsia="Arial" w:cs="Arial"/>
          <w:color w:val="000000" w:themeColor="text1"/>
        </w:rPr>
        <w:t>api/</w:t>
      </w:r>
      <w:r w:rsidR="00DF159B">
        <w:rPr>
          <w:rFonts w:eastAsia="Arial" w:cs="Arial"/>
          <w:color w:val="000000" w:themeColor="text1"/>
        </w:rPr>
        <w:t>v1/</w:t>
      </w:r>
      <w:r w:rsidR="00CD1871">
        <w:rPr>
          <w:rFonts w:eastAsia="Arial" w:cs="Arial"/>
          <w:color w:val="000000" w:themeColor="text1"/>
        </w:rPr>
        <w:t>{</w:t>
      </w:r>
      <w:r w:rsidR="00164A64" w:rsidRPr="00AE0228">
        <w:rPr>
          <w:rFonts w:eastAsiaTheme="minorEastAsia" w:cs="Arial"/>
          <w:color w:val="000000" w:themeColor="text1"/>
          <w:lang w:eastAsia="zh-CN"/>
        </w:rPr>
        <w:t>path</w:t>
      </w:r>
      <w:r w:rsidR="00CD1871">
        <w:rPr>
          <w:rFonts w:eastAsiaTheme="minorEastAsia" w:cs="Arial"/>
          <w:color w:val="000000" w:themeColor="text1"/>
          <w:lang w:eastAsia="zh-CN"/>
        </w:rPr>
        <w:t>}</w:t>
      </w:r>
      <w:r w:rsidR="007D71AC">
        <w:rPr>
          <w:rFonts w:eastAsiaTheme="minorEastAsia" w:cs="Arial"/>
          <w:color w:val="000000" w:themeColor="text1"/>
          <w:lang w:eastAsia="zh-CN"/>
        </w:rPr>
        <w:t xml:space="preserve">. In the </w:t>
      </w:r>
      <w:r w:rsidR="007D1FE9">
        <w:rPr>
          <w:rFonts w:eastAsiaTheme="minorEastAsia" w:cs="Arial"/>
          <w:color w:val="000000" w:themeColor="text1"/>
          <w:lang w:eastAsia="zh-CN"/>
        </w:rPr>
        <w:t xml:space="preserve">API definitions, only </w:t>
      </w:r>
      <w:r w:rsidR="00347AB0">
        <w:rPr>
          <w:rFonts w:eastAsiaTheme="minorEastAsia" w:cs="Arial"/>
          <w:color w:val="000000" w:themeColor="text1"/>
          <w:lang w:eastAsia="zh-CN"/>
        </w:rPr>
        <w:t xml:space="preserve">the </w:t>
      </w:r>
      <w:r w:rsidR="007D1FE9">
        <w:rPr>
          <w:rFonts w:eastAsiaTheme="minorEastAsia" w:cs="Arial"/>
          <w:color w:val="000000" w:themeColor="text1"/>
          <w:lang w:eastAsia="zh-CN"/>
        </w:rPr>
        <w:t xml:space="preserve">path </w:t>
      </w:r>
      <w:r w:rsidR="00347AB0">
        <w:rPr>
          <w:rFonts w:eastAsiaTheme="minorEastAsia" w:cs="Arial"/>
          <w:color w:val="000000" w:themeColor="text1"/>
          <w:lang w:eastAsia="zh-CN"/>
        </w:rPr>
        <w:t xml:space="preserve">of the request </w:t>
      </w:r>
      <w:r w:rsidR="007D1FE9">
        <w:rPr>
          <w:rFonts w:eastAsiaTheme="minorEastAsia" w:cs="Arial"/>
          <w:color w:val="000000" w:themeColor="text1"/>
          <w:lang w:eastAsia="zh-CN"/>
        </w:rPr>
        <w:t>will be stated.</w:t>
      </w:r>
    </w:p>
    <w:p w14:paraId="1A92E426" w14:textId="04B0892F" w:rsidR="005D77FE" w:rsidRPr="005A2994" w:rsidRDefault="005D77FE" w:rsidP="005A2994">
      <w:pPr>
        <w:pStyle w:val="ListParagraph"/>
        <w:numPr>
          <w:ilvl w:val="0"/>
          <w:numId w:val="42"/>
        </w:numPr>
        <w:jc w:val="left"/>
        <w:rPr>
          <w:rFonts w:eastAsia="Arial" w:cs="Arial"/>
          <w:color w:val="000000" w:themeColor="text1"/>
        </w:rPr>
      </w:pPr>
      <w:r w:rsidRPr="005A2994">
        <w:rPr>
          <w:rFonts w:eastAsiaTheme="minorEastAsia" w:cs="Arial" w:hint="eastAsia"/>
          <w:color w:val="000000" w:themeColor="text1"/>
        </w:rPr>
        <w:t>Header:</w:t>
      </w:r>
    </w:p>
    <w:tbl>
      <w:tblPr>
        <w:tblW w:w="9456" w:type="dxa"/>
        <w:tblLook w:val="04A0" w:firstRow="1" w:lastRow="0" w:firstColumn="1" w:lastColumn="0" w:noHBand="0" w:noVBand="1"/>
      </w:tblPr>
      <w:tblGrid>
        <w:gridCol w:w="1682"/>
        <w:gridCol w:w="1182"/>
        <w:gridCol w:w="1349"/>
        <w:gridCol w:w="2765"/>
        <w:gridCol w:w="2478"/>
      </w:tblGrid>
      <w:tr w:rsidR="005D77FE" w:rsidRPr="00561346" w14:paraId="7B8F5A28" w14:textId="77777777" w:rsidTr="002A51C6">
        <w:trPr>
          <w:trHeight w:val="448"/>
        </w:trPr>
        <w:tc>
          <w:tcPr>
            <w:tcW w:w="1691" w:type="dxa"/>
            <w:tcBorders>
              <w:top w:val="single" w:sz="8" w:space="0" w:color="auto"/>
              <w:left w:val="single" w:sz="8" w:space="0" w:color="auto"/>
              <w:bottom w:val="nil"/>
              <w:right w:val="single" w:sz="8" w:space="0" w:color="auto"/>
            </w:tcBorders>
            <w:shd w:val="clear" w:color="000000" w:fill="D9D9D9"/>
            <w:vAlign w:val="center"/>
            <w:hideMark/>
          </w:tcPr>
          <w:p w14:paraId="10473E4E" w14:textId="77777777" w:rsidR="005D77FE" w:rsidRDefault="005D77FE" w:rsidP="00CC2CE8">
            <w:pPr>
              <w:widowControl/>
              <w:jc w:val="left"/>
              <w:rPr>
                <w:rFonts w:ascii="Arial" w:hAnsi="Arial" w:cs="Arial"/>
                <w:b/>
                <w:bCs/>
                <w:color w:val="000000"/>
                <w:kern w:val="0"/>
                <w:sz w:val="22"/>
              </w:rPr>
            </w:pPr>
            <w:r w:rsidRPr="00561346">
              <w:rPr>
                <w:rFonts w:ascii="Arial" w:eastAsia="Times New Roman" w:hAnsi="Arial" w:cs="Arial"/>
                <w:b/>
                <w:bCs/>
                <w:color w:val="000000"/>
                <w:kern w:val="0"/>
                <w:sz w:val="22"/>
              </w:rPr>
              <w:t xml:space="preserve">Field </w:t>
            </w:r>
          </w:p>
          <w:p w14:paraId="182DE82A" w14:textId="77777777" w:rsidR="005D77FE" w:rsidRPr="00561346" w:rsidRDefault="005D77FE" w:rsidP="00CC2CE8">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Name</w:t>
            </w:r>
          </w:p>
        </w:tc>
        <w:tc>
          <w:tcPr>
            <w:tcW w:w="1098" w:type="dxa"/>
            <w:tcBorders>
              <w:top w:val="single" w:sz="8" w:space="0" w:color="auto"/>
              <w:left w:val="nil"/>
              <w:bottom w:val="nil"/>
              <w:right w:val="single" w:sz="8" w:space="0" w:color="auto"/>
            </w:tcBorders>
            <w:shd w:val="clear" w:color="000000" w:fill="D9D9D9"/>
            <w:vAlign w:val="center"/>
            <w:hideMark/>
          </w:tcPr>
          <w:p w14:paraId="34306515" w14:textId="77777777" w:rsidR="005D77FE" w:rsidRDefault="005D77FE" w:rsidP="00CC2CE8">
            <w:pPr>
              <w:widowControl/>
              <w:jc w:val="left"/>
              <w:rPr>
                <w:rFonts w:ascii="Arial" w:hAnsi="Arial" w:cs="Arial"/>
                <w:b/>
                <w:bCs/>
                <w:color w:val="000000"/>
                <w:kern w:val="0"/>
                <w:sz w:val="22"/>
              </w:rPr>
            </w:pPr>
            <w:r w:rsidRPr="00561346">
              <w:rPr>
                <w:rFonts w:ascii="Arial" w:eastAsia="Times New Roman" w:hAnsi="Arial" w:cs="Arial"/>
                <w:b/>
                <w:bCs/>
                <w:color w:val="000000"/>
                <w:kern w:val="0"/>
                <w:sz w:val="22"/>
              </w:rPr>
              <w:t xml:space="preserve">Data </w:t>
            </w:r>
          </w:p>
          <w:p w14:paraId="3FA29798" w14:textId="77777777" w:rsidR="005D77FE" w:rsidRPr="00561346" w:rsidRDefault="005D77FE" w:rsidP="00CC2CE8">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 xml:space="preserve">Type </w:t>
            </w:r>
          </w:p>
        </w:tc>
        <w:tc>
          <w:tcPr>
            <w:tcW w:w="1350" w:type="dxa"/>
            <w:tcBorders>
              <w:top w:val="single" w:sz="8" w:space="0" w:color="auto"/>
              <w:left w:val="nil"/>
              <w:bottom w:val="nil"/>
              <w:right w:val="single" w:sz="8" w:space="0" w:color="auto"/>
            </w:tcBorders>
            <w:shd w:val="clear" w:color="000000" w:fill="D9D9D9"/>
            <w:vAlign w:val="center"/>
            <w:hideMark/>
          </w:tcPr>
          <w:p w14:paraId="5B9E6833" w14:textId="77777777" w:rsidR="005D77FE" w:rsidRPr="00561346" w:rsidRDefault="005D77FE" w:rsidP="00CC2CE8">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 xml:space="preserve">Mandatory </w:t>
            </w:r>
          </w:p>
        </w:tc>
        <w:tc>
          <w:tcPr>
            <w:tcW w:w="2813" w:type="dxa"/>
            <w:tcBorders>
              <w:top w:val="single" w:sz="8" w:space="0" w:color="auto"/>
              <w:left w:val="nil"/>
              <w:bottom w:val="nil"/>
              <w:right w:val="single" w:sz="8" w:space="0" w:color="auto"/>
            </w:tcBorders>
            <w:shd w:val="clear" w:color="000000" w:fill="D9D9D9"/>
            <w:vAlign w:val="center"/>
            <w:hideMark/>
          </w:tcPr>
          <w:p w14:paraId="67105F64" w14:textId="77777777" w:rsidR="005D77FE" w:rsidRPr="00561346" w:rsidRDefault="005D77FE" w:rsidP="00CC2CE8">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Allowed values</w:t>
            </w:r>
          </w:p>
        </w:tc>
        <w:tc>
          <w:tcPr>
            <w:tcW w:w="2504" w:type="dxa"/>
            <w:tcBorders>
              <w:top w:val="single" w:sz="8" w:space="0" w:color="auto"/>
              <w:left w:val="nil"/>
              <w:bottom w:val="nil"/>
              <w:right w:val="single" w:sz="8" w:space="0" w:color="auto"/>
            </w:tcBorders>
            <w:shd w:val="clear" w:color="000000" w:fill="D9D9D9"/>
            <w:vAlign w:val="center"/>
            <w:hideMark/>
          </w:tcPr>
          <w:p w14:paraId="7A286A9F" w14:textId="77777777" w:rsidR="005D77FE" w:rsidRPr="00561346" w:rsidRDefault="005D77FE" w:rsidP="00CC2CE8">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Description</w:t>
            </w:r>
          </w:p>
        </w:tc>
      </w:tr>
      <w:tr w:rsidR="00D23AC1" w:rsidRPr="00561346" w14:paraId="410AFBA6" w14:textId="77777777" w:rsidTr="002A51C6">
        <w:trPr>
          <w:trHeight w:val="1289"/>
        </w:trPr>
        <w:tc>
          <w:tcPr>
            <w:tcW w:w="1691" w:type="dxa"/>
            <w:tcBorders>
              <w:top w:val="single" w:sz="4" w:space="0" w:color="auto"/>
              <w:left w:val="single" w:sz="4" w:space="0" w:color="auto"/>
              <w:bottom w:val="single" w:sz="4" w:space="0" w:color="auto"/>
              <w:right w:val="single" w:sz="4" w:space="0" w:color="auto"/>
            </w:tcBorders>
            <w:vAlign w:val="center"/>
          </w:tcPr>
          <w:p w14:paraId="22ABB231" w14:textId="4D17CB25" w:rsidR="00D23AC1" w:rsidRPr="00DC0638" w:rsidRDefault="00D23AC1" w:rsidP="00CC2CE8">
            <w:pPr>
              <w:widowControl/>
              <w:jc w:val="left"/>
              <w:rPr>
                <w:rFonts w:ascii="Arial" w:eastAsia="Times New Roman" w:hAnsi="Arial" w:cs="Arial"/>
                <w:color w:val="000000"/>
                <w:kern w:val="0"/>
                <w:sz w:val="22"/>
              </w:rPr>
            </w:pPr>
            <w:r w:rsidRPr="002A51C6">
              <w:rPr>
                <w:rFonts w:ascii="Arial" w:eastAsia="Times New Roman" w:hAnsi="Arial" w:cs="Arial"/>
                <w:color w:val="000000"/>
                <w:kern w:val="0"/>
                <w:sz w:val="22"/>
              </w:rPr>
              <w:t>Content-Typ</w:t>
            </w:r>
            <w:r w:rsidR="0053134C" w:rsidRPr="002A51C6">
              <w:rPr>
                <w:rFonts w:ascii="Arial" w:eastAsia="Times New Roman" w:hAnsi="Arial" w:cs="Arial"/>
                <w:color w:val="000000"/>
                <w:kern w:val="0"/>
                <w:sz w:val="22"/>
              </w:rPr>
              <w:t>e</w:t>
            </w:r>
          </w:p>
        </w:tc>
        <w:tc>
          <w:tcPr>
            <w:tcW w:w="1098" w:type="dxa"/>
            <w:tcBorders>
              <w:top w:val="single" w:sz="4" w:space="0" w:color="auto"/>
              <w:left w:val="nil"/>
              <w:bottom w:val="single" w:sz="4" w:space="0" w:color="auto"/>
              <w:right w:val="single" w:sz="4" w:space="0" w:color="auto"/>
            </w:tcBorders>
            <w:vAlign w:val="center"/>
          </w:tcPr>
          <w:p w14:paraId="2FDFBE32" w14:textId="2D875220" w:rsidR="00D23AC1" w:rsidRPr="00561346" w:rsidRDefault="00D23AC1" w:rsidP="00CC2CE8">
            <w:pPr>
              <w:widowControl/>
              <w:jc w:val="left"/>
              <w:rPr>
                <w:rFonts w:ascii="Arial" w:eastAsia="Times New Roman" w:hAnsi="Arial" w:cs="Arial"/>
                <w:color w:val="000000"/>
                <w:kern w:val="0"/>
                <w:sz w:val="22"/>
              </w:rPr>
            </w:pPr>
            <w:proofErr w:type="gramStart"/>
            <w:r w:rsidRPr="00561346">
              <w:rPr>
                <w:rFonts w:ascii="Arial" w:eastAsia="Times New Roman" w:hAnsi="Arial" w:cs="Arial"/>
                <w:color w:val="000000"/>
                <w:kern w:val="0"/>
                <w:sz w:val="22"/>
              </w:rPr>
              <w:t>String</w:t>
            </w:r>
            <w:r w:rsidR="00811939">
              <w:rPr>
                <w:rFonts w:ascii="Arial" w:eastAsia="Times New Roman" w:hAnsi="Arial" w:cs="Arial"/>
                <w:color w:val="000000"/>
                <w:kern w:val="0"/>
                <w:sz w:val="22"/>
              </w:rPr>
              <w:t>(</w:t>
            </w:r>
            <w:proofErr w:type="gramEnd"/>
            <w:r w:rsidR="00811939">
              <w:rPr>
                <w:rFonts w:ascii="Arial" w:eastAsia="Times New Roman" w:hAnsi="Arial" w:cs="Arial"/>
                <w:color w:val="000000"/>
                <w:kern w:val="0"/>
                <w:sz w:val="22"/>
              </w:rPr>
              <w:t>16)</w:t>
            </w:r>
          </w:p>
        </w:tc>
        <w:tc>
          <w:tcPr>
            <w:tcW w:w="1350" w:type="dxa"/>
            <w:tcBorders>
              <w:top w:val="single" w:sz="4" w:space="0" w:color="auto"/>
              <w:left w:val="nil"/>
              <w:bottom w:val="single" w:sz="4" w:space="0" w:color="auto"/>
              <w:right w:val="single" w:sz="4" w:space="0" w:color="auto"/>
            </w:tcBorders>
            <w:vAlign w:val="center"/>
          </w:tcPr>
          <w:p w14:paraId="35904713" w14:textId="5EA48FC8" w:rsidR="00D23AC1" w:rsidRPr="00561346" w:rsidRDefault="00D23AC1" w:rsidP="00CC2CE8">
            <w:pPr>
              <w:widowControl/>
              <w:jc w:val="left"/>
              <w:rPr>
                <w:rFonts w:ascii="Arial" w:eastAsia="Times New Roman" w:hAnsi="Arial" w:cs="Arial"/>
                <w:color w:val="000000"/>
                <w:kern w:val="0"/>
                <w:sz w:val="22"/>
              </w:rPr>
            </w:pPr>
            <w:r w:rsidRPr="00561346">
              <w:rPr>
                <w:rFonts w:ascii="Arial" w:eastAsia="Times New Roman" w:hAnsi="Arial" w:cs="Arial"/>
                <w:color w:val="000000"/>
                <w:kern w:val="0"/>
                <w:sz w:val="22"/>
              </w:rPr>
              <w:t>Yes</w:t>
            </w:r>
          </w:p>
        </w:tc>
        <w:tc>
          <w:tcPr>
            <w:tcW w:w="2813" w:type="dxa"/>
            <w:tcBorders>
              <w:top w:val="single" w:sz="4" w:space="0" w:color="auto"/>
              <w:left w:val="nil"/>
              <w:bottom w:val="single" w:sz="4" w:space="0" w:color="auto"/>
              <w:right w:val="single" w:sz="4" w:space="0" w:color="auto"/>
            </w:tcBorders>
            <w:vAlign w:val="center"/>
          </w:tcPr>
          <w:p w14:paraId="7B03859B" w14:textId="15CE9B5A" w:rsidR="00D23AC1" w:rsidRPr="00561346" w:rsidRDefault="00D23AC1" w:rsidP="00CC2CE8">
            <w:pPr>
              <w:widowControl/>
              <w:jc w:val="left"/>
              <w:rPr>
                <w:rFonts w:ascii="Arial" w:eastAsia="Times New Roman" w:hAnsi="Arial" w:cs="Arial"/>
                <w:color w:val="000000"/>
                <w:kern w:val="0"/>
                <w:sz w:val="22"/>
              </w:rPr>
            </w:pPr>
            <w:r w:rsidRPr="00816360">
              <w:rPr>
                <w:rFonts w:ascii="Arial" w:hAnsi="Arial" w:cs="Arial"/>
                <w:sz w:val="22"/>
              </w:rPr>
              <w:t>application/</w:t>
            </w:r>
            <w:proofErr w:type="spellStart"/>
            <w:r w:rsidRPr="00816360">
              <w:rPr>
                <w:rFonts w:ascii="Arial" w:hAnsi="Arial" w:cs="Arial"/>
                <w:sz w:val="22"/>
              </w:rPr>
              <w:t>json</w:t>
            </w:r>
            <w:proofErr w:type="spellEnd"/>
          </w:p>
        </w:tc>
        <w:tc>
          <w:tcPr>
            <w:tcW w:w="2504" w:type="dxa"/>
            <w:tcBorders>
              <w:top w:val="single" w:sz="4" w:space="0" w:color="auto"/>
              <w:left w:val="nil"/>
              <w:bottom w:val="single" w:sz="4" w:space="0" w:color="auto"/>
              <w:right w:val="single" w:sz="4" w:space="0" w:color="auto"/>
            </w:tcBorders>
            <w:vAlign w:val="center"/>
          </w:tcPr>
          <w:p w14:paraId="5129861E" w14:textId="77777777" w:rsidR="00D23AC1" w:rsidRPr="00561346" w:rsidRDefault="00D23AC1" w:rsidP="00CC2CE8">
            <w:pPr>
              <w:widowControl/>
              <w:jc w:val="left"/>
              <w:rPr>
                <w:rFonts w:ascii="Arial" w:eastAsia="Times New Roman" w:hAnsi="Arial" w:cs="Arial"/>
                <w:color w:val="000000"/>
                <w:kern w:val="0"/>
                <w:sz w:val="22"/>
              </w:rPr>
            </w:pPr>
          </w:p>
        </w:tc>
      </w:tr>
      <w:tr w:rsidR="005D77FE" w:rsidRPr="00561346" w14:paraId="6B8F404A" w14:textId="77777777" w:rsidTr="002A51C6">
        <w:trPr>
          <w:trHeight w:val="1289"/>
        </w:trPr>
        <w:tc>
          <w:tcPr>
            <w:tcW w:w="1691" w:type="dxa"/>
            <w:tcBorders>
              <w:top w:val="single" w:sz="4" w:space="0" w:color="auto"/>
              <w:left w:val="single" w:sz="4" w:space="0" w:color="auto"/>
              <w:bottom w:val="single" w:sz="4" w:space="0" w:color="auto"/>
              <w:right w:val="single" w:sz="4" w:space="0" w:color="auto"/>
            </w:tcBorders>
            <w:vAlign w:val="center"/>
            <w:hideMark/>
          </w:tcPr>
          <w:p w14:paraId="4582AF3C" w14:textId="3A9DBF68" w:rsidR="005D77FE" w:rsidRPr="00F2635D" w:rsidRDefault="00E00867" w:rsidP="00CC2CE8">
            <w:pPr>
              <w:widowControl/>
              <w:jc w:val="left"/>
              <w:rPr>
                <w:rFonts w:ascii="Arial" w:eastAsia="Times New Roman" w:hAnsi="Arial" w:cs="Arial"/>
                <w:color w:val="000000"/>
                <w:kern w:val="0"/>
                <w:sz w:val="22"/>
              </w:rPr>
            </w:pPr>
            <w:r>
              <w:rPr>
                <w:rFonts w:ascii="Arial" w:eastAsia="Times New Roman" w:hAnsi="Arial" w:cs="Arial"/>
                <w:color w:val="000000"/>
                <w:kern w:val="0"/>
                <w:sz w:val="22"/>
              </w:rPr>
              <w:t>T</w:t>
            </w:r>
            <w:r w:rsidR="005D77FE" w:rsidRPr="00F2635D">
              <w:rPr>
                <w:rFonts w:ascii="Arial" w:eastAsia="Times New Roman" w:hAnsi="Arial" w:cs="Arial"/>
                <w:color w:val="000000"/>
                <w:kern w:val="0"/>
                <w:sz w:val="22"/>
              </w:rPr>
              <w:t>ransaction</w:t>
            </w:r>
            <w:r w:rsidR="00372093">
              <w:rPr>
                <w:rFonts w:ascii="Arial" w:eastAsia="Times New Roman" w:hAnsi="Arial" w:cs="Arial"/>
                <w:color w:val="000000"/>
                <w:kern w:val="0"/>
                <w:sz w:val="22"/>
              </w:rPr>
              <w:t>-</w:t>
            </w:r>
            <w:r w:rsidR="005D77FE" w:rsidRPr="00F2635D">
              <w:rPr>
                <w:rFonts w:ascii="Arial" w:eastAsia="Times New Roman" w:hAnsi="Arial" w:cs="Arial"/>
                <w:color w:val="000000"/>
                <w:kern w:val="0"/>
                <w:sz w:val="22"/>
              </w:rPr>
              <w:t>Id</w:t>
            </w:r>
          </w:p>
        </w:tc>
        <w:tc>
          <w:tcPr>
            <w:tcW w:w="1098" w:type="dxa"/>
            <w:tcBorders>
              <w:top w:val="single" w:sz="4" w:space="0" w:color="auto"/>
              <w:left w:val="nil"/>
              <w:bottom w:val="single" w:sz="4" w:space="0" w:color="auto"/>
              <w:right w:val="single" w:sz="4" w:space="0" w:color="auto"/>
            </w:tcBorders>
            <w:vAlign w:val="center"/>
            <w:hideMark/>
          </w:tcPr>
          <w:p w14:paraId="418970A1" w14:textId="7EEA1A62" w:rsidR="005D77FE" w:rsidRPr="00F2635D" w:rsidRDefault="005C21EF" w:rsidP="00CC2CE8">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5D77FE" w:rsidRPr="00F2635D">
              <w:rPr>
                <w:rFonts w:ascii="Arial" w:eastAsia="Times New Roman" w:hAnsi="Arial" w:cs="Arial"/>
                <w:color w:val="000000"/>
                <w:kern w:val="0"/>
                <w:sz w:val="22"/>
              </w:rPr>
              <w:t>36)</w:t>
            </w:r>
          </w:p>
        </w:tc>
        <w:tc>
          <w:tcPr>
            <w:tcW w:w="1350" w:type="dxa"/>
            <w:tcBorders>
              <w:top w:val="single" w:sz="4" w:space="0" w:color="auto"/>
              <w:left w:val="nil"/>
              <w:bottom w:val="single" w:sz="4" w:space="0" w:color="auto"/>
              <w:right w:val="single" w:sz="4" w:space="0" w:color="auto"/>
            </w:tcBorders>
            <w:vAlign w:val="center"/>
            <w:hideMark/>
          </w:tcPr>
          <w:p w14:paraId="50B2B68A" w14:textId="77777777" w:rsidR="005D77FE" w:rsidRPr="00F2635D" w:rsidRDefault="005D77FE" w:rsidP="00CC2CE8">
            <w:pPr>
              <w:widowControl/>
              <w:jc w:val="left"/>
              <w:rPr>
                <w:rFonts w:ascii="Arial" w:eastAsia="Times New Roman" w:hAnsi="Arial" w:cs="Arial"/>
                <w:color w:val="000000"/>
                <w:kern w:val="0"/>
                <w:sz w:val="22"/>
              </w:rPr>
            </w:pPr>
            <w:r w:rsidRPr="00F2635D">
              <w:rPr>
                <w:rFonts w:ascii="Arial" w:eastAsia="Times New Roman" w:hAnsi="Arial" w:cs="Arial"/>
                <w:color w:val="000000"/>
                <w:kern w:val="0"/>
                <w:sz w:val="22"/>
              </w:rPr>
              <w:t>Yes</w:t>
            </w:r>
          </w:p>
        </w:tc>
        <w:tc>
          <w:tcPr>
            <w:tcW w:w="2813" w:type="dxa"/>
            <w:tcBorders>
              <w:top w:val="single" w:sz="4" w:space="0" w:color="auto"/>
              <w:left w:val="nil"/>
              <w:bottom w:val="single" w:sz="4" w:space="0" w:color="auto"/>
              <w:right w:val="single" w:sz="4" w:space="0" w:color="auto"/>
            </w:tcBorders>
            <w:vAlign w:val="center"/>
            <w:hideMark/>
          </w:tcPr>
          <w:p w14:paraId="7AF4FD83" w14:textId="2F79BBBA" w:rsidR="00BA0E9C" w:rsidRPr="00F2635D" w:rsidRDefault="00BA0E9C" w:rsidP="00CC2CE8">
            <w:pPr>
              <w:spacing w:before="100"/>
              <w:jc w:val="left"/>
              <w:rPr>
                <w:rFonts w:ascii="Arial" w:hAnsi="Arial" w:cs="Arial"/>
                <w:color w:val="000000"/>
                <w:sz w:val="22"/>
              </w:rPr>
            </w:pPr>
            <w:r w:rsidRPr="00F2635D">
              <w:rPr>
                <w:rFonts w:ascii="Arial" w:hAnsi="Arial" w:cs="Arial"/>
                <w:color w:val="000000"/>
                <w:sz w:val="22"/>
              </w:rPr>
              <w:t>Character set:</w:t>
            </w:r>
          </w:p>
          <w:p w14:paraId="6F5D9256" w14:textId="77777777" w:rsidR="00BA0E9C" w:rsidRPr="00F2635D" w:rsidRDefault="005A7F6F" w:rsidP="00CC2CE8">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1124E0C7" w14:textId="77777777" w:rsidR="00BA0E9C" w:rsidRPr="00F2635D" w:rsidRDefault="00491CEF" w:rsidP="00CC2CE8">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p w14:paraId="7311B51B" w14:textId="307199C5" w:rsidR="005D77FE" w:rsidRPr="00F2635D" w:rsidRDefault="005A7F6F" w:rsidP="00CC2CE8">
            <w:pPr>
              <w:pStyle w:val="ListParagraph"/>
              <w:numPr>
                <w:ilvl w:val="0"/>
                <w:numId w:val="42"/>
              </w:numPr>
              <w:spacing w:before="100" w:line="240" w:lineRule="auto"/>
              <w:jc w:val="left"/>
              <w:rPr>
                <w:rFonts w:cs="Arial"/>
                <w:color w:val="000000"/>
                <w:szCs w:val="22"/>
              </w:rPr>
            </w:pPr>
            <w:r w:rsidRPr="00F2635D">
              <w:rPr>
                <w:rFonts w:cs="Arial"/>
                <w:color w:val="000000"/>
                <w:szCs w:val="22"/>
              </w:rPr>
              <w:t>-</w:t>
            </w:r>
          </w:p>
        </w:tc>
        <w:tc>
          <w:tcPr>
            <w:tcW w:w="2504" w:type="dxa"/>
            <w:tcBorders>
              <w:top w:val="single" w:sz="4" w:space="0" w:color="auto"/>
              <w:left w:val="nil"/>
              <w:bottom w:val="single" w:sz="4" w:space="0" w:color="auto"/>
              <w:right w:val="single" w:sz="4" w:space="0" w:color="auto"/>
            </w:tcBorders>
            <w:vAlign w:val="center"/>
            <w:hideMark/>
          </w:tcPr>
          <w:p w14:paraId="62069274" w14:textId="5D35DAC9" w:rsidR="003F6830" w:rsidRPr="00F2635D" w:rsidRDefault="003F6830" w:rsidP="00CC2CE8">
            <w:pPr>
              <w:widowControl/>
              <w:jc w:val="left"/>
              <w:rPr>
                <w:rFonts w:ascii="Arial" w:eastAsia="Times New Roman" w:hAnsi="Arial" w:cs="Arial"/>
                <w:color w:val="000000"/>
                <w:kern w:val="0"/>
                <w:sz w:val="22"/>
              </w:rPr>
            </w:pPr>
            <w:r w:rsidRPr="00F2635D">
              <w:rPr>
                <w:rFonts w:ascii="Arial" w:eastAsia="Times New Roman" w:hAnsi="Arial" w:cs="Arial"/>
                <w:color w:val="000000"/>
                <w:kern w:val="0"/>
                <w:sz w:val="22"/>
              </w:rPr>
              <w:t>Unique r</w:t>
            </w:r>
            <w:r w:rsidR="005D77FE" w:rsidRPr="00F2635D">
              <w:rPr>
                <w:rFonts w:ascii="Arial" w:eastAsia="Times New Roman" w:hAnsi="Arial" w:cs="Arial"/>
                <w:color w:val="000000"/>
                <w:kern w:val="0"/>
                <w:sz w:val="22"/>
              </w:rPr>
              <w:t>equest</w:t>
            </w:r>
            <w:r w:rsidRPr="00F2635D">
              <w:rPr>
                <w:rFonts w:ascii="Arial" w:eastAsia="Times New Roman" w:hAnsi="Arial" w:cs="Arial"/>
                <w:color w:val="000000"/>
                <w:kern w:val="0"/>
                <w:sz w:val="22"/>
              </w:rPr>
              <w:t xml:space="preserve"> ID</w:t>
            </w:r>
            <w:r w:rsidR="008E1657">
              <w:rPr>
                <w:rFonts w:ascii="Arial" w:eastAsia="Times New Roman" w:hAnsi="Arial" w:cs="Arial"/>
                <w:color w:val="000000"/>
                <w:kern w:val="0"/>
                <w:sz w:val="22"/>
              </w:rPr>
              <w:t>, u</w:t>
            </w:r>
            <w:r w:rsidRPr="00F2635D">
              <w:rPr>
                <w:rFonts w:ascii="Arial" w:eastAsia="Times New Roman" w:hAnsi="Arial" w:cs="Arial"/>
                <w:color w:val="000000"/>
                <w:kern w:val="0"/>
                <w:sz w:val="22"/>
              </w:rPr>
              <w:t>sually using UUID.</w:t>
            </w:r>
          </w:p>
          <w:p w14:paraId="39BB4999" w14:textId="77777777" w:rsidR="001C741B" w:rsidRPr="00F2635D" w:rsidRDefault="001C741B" w:rsidP="00CC2CE8">
            <w:pPr>
              <w:widowControl/>
              <w:jc w:val="left"/>
              <w:rPr>
                <w:rFonts w:ascii="Arial" w:eastAsia="Times New Roman" w:hAnsi="Arial" w:cs="Arial"/>
                <w:color w:val="000000"/>
                <w:kern w:val="0"/>
                <w:sz w:val="22"/>
              </w:rPr>
            </w:pPr>
          </w:p>
          <w:p w14:paraId="095DB902" w14:textId="7B2BB280" w:rsidR="003F6830" w:rsidRPr="00F2635D" w:rsidRDefault="001C741B" w:rsidP="001C741B">
            <w:pPr>
              <w:widowControl/>
              <w:jc w:val="left"/>
              <w:rPr>
                <w:rFonts w:ascii="Arial" w:eastAsia="Times New Roman" w:hAnsi="Arial" w:cs="Arial"/>
                <w:color w:val="000000"/>
                <w:kern w:val="0"/>
                <w:sz w:val="22"/>
              </w:rPr>
            </w:pPr>
            <w:r w:rsidRPr="00F2635D">
              <w:rPr>
                <w:rFonts w:ascii="Arial" w:eastAsia="Times New Roman" w:hAnsi="Arial" w:cs="Arial"/>
                <w:color w:val="000000"/>
                <w:kern w:val="0"/>
                <w:sz w:val="22"/>
              </w:rPr>
              <w:t xml:space="preserve">Example: </w:t>
            </w:r>
            <w:r w:rsidR="003F6830" w:rsidRPr="00F2635D">
              <w:rPr>
                <w:rFonts w:ascii="Arial" w:eastAsia="Times New Roman" w:hAnsi="Arial" w:cs="Arial"/>
                <w:color w:val="000000"/>
                <w:kern w:val="0"/>
                <w:sz w:val="22"/>
              </w:rPr>
              <w:t>0ee1b9d1-24b7-4f55-8539-87f750bc5ad4</w:t>
            </w:r>
          </w:p>
        </w:tc>
      </w:tr>
      <w:tr w:rsidR="005D77FE" w:rsidRPr="00561346" w14:paraId="42E0FA04" w14:textId="77777777" w:rsidTr="002A51C6">
        <w:trPr>
          <w:trHeight w:val="1289"/>
        </w:trPr>
        <w:tc>
          <w:tcPr>
            <w:tcW w:w="1691" w:type="dxa"/>
            <w:tcBorders>
              <w:top w:val="nil"/>
              <w:left w:val="single" w:sz="4" w:space="0" w:color="auto"/>
              <w:bottom w:val="single" w:sz="4" w:space="0" w:color="auto"/>
              <w:right w:val="single" w:sz="4" w:space="0" w:color="auto"/>
            </w:tcBorders>
            <w:vAlign w:val="center"/>
            <w:hideMark/>
          </w:tcPr>
          <w:p w14:paraId="71A24A6B" w14:textId="5EC19E8D" w:rsidR="005D77FE" w:rsidRPr="00F2635D" w:rsidRDefault="006E5AAE" w:rsidP="00CC2CE8">
            <w:pPr>
              <w:widowControl/>
              <w:jc w:val="left"/>
              <w:rPr>
                <w:rFonts w:ascii="Arial" w:eastAsia="Times New Roman" w:hAnsi="Arial" w:cs="Arial"/>
                <w:color w:val="000000"/>
                <w:kern w:val="0"/>
                <w:sz w:val="22"/>
              </w:rPr>
            </w:pPr>
            <w:r>
              <w:rPr>
                <w:rFonts w:ascii="Arial" w:eastAsia="Arial" w:hAnsi="Arial" w:cs="Arial"/>
                <w:color w:val="000000"/>
                <w:kern w:val="0"/>
                <w:sz w:val="22"/>
              </w:rPr>
              <w:lastRenderedPageBreak/>
              <w:t>Authorization</w:t>
            </w:r>
            <w:r w:rsidR="005D77FE" w:rsidRPr="00F2635D">
              <w:rPr>
                <w:rFonts w:ascii="Arial" w:eastAsia="Arial" w:hAnsi="Arial" w:cs="Arial"/>
                <w:color w:val="000000"/>
                <w:kern w:val="0"/>
                <w:sz w:val="22"/>
              </w:rPr>
              <w:t xml:space="preserve"> </w:t>
            </w:r>
          </w:p>
        </w:tc>
        <w:tc>
          <w:tcPr>
            <w:tcW w:w="1098" w:type="dxa"/>
            <w:tcBorders>
              <w:top w:val="nil"/>
              <w:left w:val="nil"/>
              <w:bottom w:val="single" w:sz="4" w:space="0" w:color="auto"/>
              <w:right w:val="single" w:sz="4" w:space="0" w:color="auto"/>
            </w:tcBorders>
            <w:vAlign w:val="center"/>
            <w:hideMark/>
          </w:tcPr>
          <w:p w14:paraId="7A0DEEAB" w14:textId="70F3B53B" w:rsidR="005D77FE" w:rsidRPr="00F2635D"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5D76AB">
              <w:rPr>
                <w:rFonts w:ascii="Arial" w:eastAsia="Times New Roman" w:hAnsi="Arial" w:cs="Arial"/>
                <w:color w:val="000000"/>
                <w:kern w:val="0"/>
                <w:sz w:val="22"/>
              </w:rPr>
              <w:t>43</w:t>
            </w:r>
            <w:r w:rsidR="005D77FE" w:rsidRPr="00F2635D">
              <w:rPr>
                <w:rFonts w:ascii="Arial" w:eastAsia="Times New Roman" w:hAnsi="Arial" w:cs="Arial"/>
                <w:color w:val="000000"/>
                <w:kern w:val="0"/>
                <w:sz w:val="22"/>
              </w:rPr>
              <w:t>)</w:t>
            </w:r>
          </w:p>
        </w:tc>
        <w:tc>
          <w:tcPr>
            <w:tcW w:w="1350" w:type="dxa"/>
            <w:tcBorders>
              <w:top w:val="nil"/>
              <w:left w:val="nil"/>
              <w:bottom w:val="single" w:sz="4" w:space="0" w:color="auto"/>
              <w:right w:val="single" w:sz="4" w:space="0" w:color="auto"/>
            </w:tcBorders>
            <w:vAlign w:val="center"/>
            <w:hideMark/>
          </w:tcPr>
          <w:p w14:paraId="038A0372" w14:textId="77777777" w:rsidR="005D77FE" w:rsidRPr="00F2635D" w:rsidRDefault="005D77FE" w:rsidP="00CC2CE8">
            <w:pPr>
              <w:widowControl/>
              <w:jc w:val="left"/>
              <w:rPr>
                <w:rFonts w:ascii="Arial" w:eastAsia="Times New Roman" w:hAnsi="Arial" w:cs="Arial"/>
                <w:color w:val="000000"/>
                <w:kern w:val="0"/>
                <w:sz w:val="22"/>
              </w:rPr>
            </w:pPr>
            <w:r w:rsidRPr="00F2635D">
              <w:rPr>
                <w:rFonts w:ascii="Arial" w:eastAsia="Times New Roman" w:hAnsi="Arial" w:cs="Arial"/>
                <w:color w:val="000000"/>
                <w:kern w:val="0"/>
                <w:sz w:val="22"/>
              </w:rPr>
              <w:t>Yes</w:t>
            </w:r>
          </w:p>
        </w:tc>
        <w:tc>
          <w:tcPr>
            <w:tcW w:w="2813" w:type="dxa"/>
            <w:tcBorders>
              <w:top w:val="nil"/>
              <w:left w:val="nil"/>
              <w:bottom w:val="single" w:sz="4" w:space="0" w:color="auto"/>
              <w:right w:val="single" w:sz="4" w:space="0" w:color="auto"/>
            </w:tcBorders>
            <w:vAlign w:val="center"/>
            <w:hideMark/>
          </w:tcPr>
          <w:p w14:paraId="1194159E" w14:textId="63C79ECD" w:rsidR="00932D0D" w:rsidRDefault="00932D0D" w:rsidP="00CC2CE8">
            <w:pPr>
              <w:spacing w:before="100"/>
              <w:jc w:val="left"/>
              <w:rPr>
                <w:rFonts w:ascii="Arial" w:hAnsi="Arial" w:cs="Arial"/>
                <w:color w:val="000000"/>
                <w:sz w:val="22"/>
              </w:rPr>
            </w:pPr>
            <w:r>
              <w:rPr>
                <w:rFonts w:ascii="Arial" w:hAnsi="Arial" w:cs="Arial"/>
                <w:color w:val="000000"/>
                <w:sz w:val="22"/>
              </w:rPr>
              <w:t>“</w:t>
            </w:r>
            <w:proofErr w:type="spellStart"/>
            <w:r>
              <w:rPr>
                <w:rFonts w:ascii="Arial" w:hAnsi="Arial" w:cs="Arial"/>
                <w:color w:val="000000"/>
                <w:sz w:val="22"/>
              </w:rPr>
              <w:t>Apikey</w:t>
            </w:r>
            <w:proofErr w:type="spellEnd"/>
            <w:r>
              <w:rPr>
                <w:rFonts w:ascii="Arial" w:hAnsi="Arial" w:cs="Arial"/>
                <w:color w:val="000000"/>
                <w:sz w:val="22"/>
              </w:rPr>
              <w:t xml:space="preserve"> </w:t>
            </w:r>
            <w:r w:rsidR="00CD1871">
              <w:rPr>
                <w:rFonts w:ascii="Arial" w:hAnsi="Arial" w:cs="Arial"/>
                <w:color w:val="000000"/>
                <w:sz w:val="22"/>
              </w:rPr>
              <w:t>{</w:t>
            </w:r>
            <w:proofErr w:type="spellStart"/>
            <w:r>
              <w:rPr>
                <w:rFonts w:ascii="Arial" w:hAnsi="Arial" w:cs="Arial"/>
                <w:color w:val="000000"/>
                <w:sz w:val="22"/>
              </w:rPr>
              <w:t>apikey</w:t>
            </w:r>
            <w:proofErr w:type="spellEnd"/>
            <w:r w:rsidR="00CD1871">
              <w:rPr>
                <w:rFonts w:ascii="Arial" w:hAnsi="Arial" w:cs="Arial"/>
                <w:color w:val="000000"/>
                <w:sz w:val="22"/>
              </w:rPr>
              <w:t>}</w:t>
            </w:r>
            <w:r w:rsidR="005D76AB">
              <w:rPr>
                <w:rFonts w:ascii="Arial" w:hAnsi="Arial" w:cs="Arial"/>
                <w:color w:val="000000"/>
                <w:sz w:val="22"/>
              </w:rPr>
              <w:t>”</w:t>
            </w:r>
          </w:p>
          <w:p w14:paraId="21C34063" w14:textId="77777777" w:rsidR="005D76AB" w:rsidRDefault="005D76AB" w:rsidP="00CC2CE8">
            <w:pPr>
              <w:spacing w:before="100"/>
              <w:jc w:val="left"/>
              <w:rPr>
                <w:rFonts w:ascii="Arial" w:hAnsi="Arial" w:cs="Arial"/>
                <w:color w:val="000000"/>
                <w:sz w:val="22"/>
              </w:rPr>
            </w:pPr>
          </w:p>
          <w:p w14:paraId="3B1B4BE0" w14:textId="2EC3A5B7" w:rsidR="00BA0E9C" w:rsidRPr="00F2635D" w:rsidRDefault="00BA0E9C" w:rsidP="00CC2CE8">
            <w:pPr>
              <w:spacing w:before="100"/>
              <w:jc w:val="left"/>
              <w:rPr>
                <w:rFonts w:ascii="Arial" w:hAnsi="Arial" w:cs="Arial"/>
                <w:color w:val="000000"/>
                <w:sz w:val="22"/>
              </w:rPr>
            </w:pPr>
            <w:r w:rsidRPr="00F2635D">
              <w:rPr>
                <w:rFonts w:ascii="Arial" w:hAnsi="Arial" w:cs="Arial"/>
                <w:color w:val="000000"/>
                <w:sz w:val="22"/>
              </w:rPr>
              <w:t>Character set</w:t>
            </w:r>
            <w:r w:rsidR="005D76AB">
              <w:rPr>
                <w:rFonts w:ascii="Arial" w:hAnsi="Arial" w:cs="Arial"/>
                <w:color w:val="000000"/>
                <w:sz w:val="22"/>
              </w:rPr>
              <w:t xml:space="preserve"> of </w:t>
            </w:r>
            <w:proofErr w:type="spellStart"/>
            <w:r w:rsidR="005D76AB">
              <w:rPr>
                <w:rFonts w:ascii="Arial" w:hAnsi="Arial" w:cs="Arial"/>
                <w:color w:val="000000"/>
                <w:sz w:val="22"/>
              </w:rPr>
              <w:t>apikey</w:t>
            </w:r>
            <w:proofErr w:type="spellEnd"/>
            <w:r w:rsidRPr="00F2635D">
              <w:rPr>
                <w:rFonts w:ascii="Arial" w:hAnsi="Arial" w:cs="Arial"/>
                <w:color w:val="000000"/>
                <w:sz w:val="22"/>
              </w:rPr>
              <w:t>:</w:t>
            </w:r>
          </w:p>
          <w:p w14:paraId="213A960F" w14:textId="77777777" w:rsidR="00BA0E9C" w:rsidRPr="00F2635D" w:rsidRDefault="00BA0E9C" w:rsidP="00CC2CE8">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42DC0C91" w14:textId="044FAB21" w:rsidR="00BA0E9C" w:rsidRPr="00F2635D" w:rsidRDefault="00BA0E9C" w:rsidP="00CC2CE8">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5F9B9470" w14:textId="77777777" w:rsidR="00BA0E9C" w:rsidRPr="00F2635D" w:rsidRDefault="00BA0E9C" w:rsidP="00CC2CE8">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p w14:paraId="60B2E07D" w14:textId="6E9A8877" w:rsidR="005D77FE" w:rsidRPr="00F2635D" w:rsidRDefault="00BA0E9C" w:rsidP="00CC2CE8">
            <w:pPr>
              <w:pStyle w:val="ListParagraph"/>
              <w:numPr>
                <w:ilvl w:val="0"/>
                <w:numId w:val="42"/>
              </w:numPr>
              <w:jc w:val="left"/>
              <w:rPr>
                <w:rFonts w:cs="Arial"/>
                <w:color w:val="000000"/>
                <w:szCs w:val="22"/>
              </w:rPr>
            </w:pPr>
            <w:r w:rsidRPr="00F2635D">
              <w:rPr>
                <w:rFonts w:cs="Arial"/>
                <w:color w:val="000000"/>
                <w:szCs w:val="22"/>
              </w:rPr>
              <w:t>-</w:t>
            </w:r>
          </w:p>
        </w:tc>
        <w:tc>
          <w:tcPr>
            <w:tcW w:w="2504" w:type="dxa"/>
            <w:tcBorders>
              <w:top w:val="nil"/>
              <w:left w:val="nil"/>
              <w:bottom w:val="single" w:sz="4" w:space="0" w:color="auto"/>
              <w:right w:val="single" w:sz="4" w:space="0" w:color="auto"/>
            </w:tcBorders>
            <w:hideMark/>
          </w:tcPr>
          <w:p w14:paraId="5831A3AC" w14:textId="04C02A5F" w:rsidR="005D77FE" w:rsidRPr="00F2635D" w:rsidRDefault="005D77FE" w:rsidP="00B371D1">
            <w:pPr>
              <w:widowControl/>
              <w:jc w:val="left"/>
              <w:rPr>
                <w:rFonts w:ascii="Arial" w:eastAsia="Times New Roman" w:hAnsi="Arial" w:cs="Arial"/>
                <w:color w:val="000000"/>
                <w:kern w:val="0"/>
                <w:sz w:val="22"/>
              </w:rPr>
            </w:pPr>
            <w:r w:rsidRPr="00F2635D">
              <w:rPr>
                <w:rFonts w:ascii="Arial" w:eastAsia="Times New Roman" w:hAnsi="Arial" w:cs="Arial"/>
                <w:color w:val="000000"/>
                <w:kern w:val="0"/>
                <w:sz w:val="22"/>
              </w:rPr>
              <w:t xml:space="preserve">IVAH issued unique key for the </w:t>
            </w:r>
            <w:r w:rsidR="002D264A">
              <w:rPr>
                <w:rFonts w:ascii="Arial" w:eastAsia="Times New Roman" w:hAnsi="Arial" w:cs="Arial"/>
                <w:color w:val="000000"/>
                <w:kern w:val="0"/>
                <w:sz w:val="22"/>
              </w:rPr>
              <w:t>C3 System</w:t>
            </w:r>
            <w:r w:rsidRPr="00F2635D">
              <w:rPr>
                <w:rFonts w:ascii="Arial" w:eastAsia="Times New Roman" w:hAnsi="Arial" w:cs="Arial"/>
                <w:color w:val="000000"/>
                <w:kern w:val="0"/>
                <w:sz w:val="22"/>
              </w:rPr>
              <w:t xml:space="preserve"> </w:t>
            </w:r>
            <w:r w:rsidR="0021701B" w:rsidRPr="00F2635D">
              <w:rPr>
                <w:rFonts w:ascii="Arial" w:eastAsia="Times New Roman" w:hAnsi="Arial" w:cs="Arial"/>
                <w:color w:val="000000"/>
                <w:kern w:val="0"/>
                <w:sz w:val="22"/>
              </w:rPr>
              <w:t xml:space="preserve">to </w:t>
            </w:r>
            <w:r w:rsidR="006D4B38" w:rsidRPr="00F2635D">
              <w:rPr>
                <w:rFonts w:ascii="Arial" w:eastAsia="Times New Roman" w:hAnsi="Arial" w:cs="Arial"/>
                <w:color w:val="000000"/>
                <w:kern w:val="0"/>
                <w:sz w:val="22"/>
              </w:rPr>
              <w:t>call APIs</w:t>
            </w:r>
            <w:r w:rsidRPr="00F2635D">
              <w:rPr>
                <w:rFonts w:ascii="Arial" w:eastAsia="Times New Roman" w:hAnsi="Arial" w:cs="Arial"/>
                <w:color w:val="000000"/>
                <w:kern w:val="0"/>
                <w:sz w:val="22"/>
              </w:rPr>
              <w:t>.</w:t>
            </w:r>
          </w:p>
          <w:p w14:paraId="37F75CE2" w14:textId="77777777" w:rsidR="006D4B38" w:rsidRPr="00F2635D" w:rsidRDefault="006D4B38" w:rsidP="00CC2CE8">
            <w:pPr>
              <w:widowControl/>
              <w:jc w:val="left"/>
              <w:rPr>
                <w:rFonts w:ascii="Arial" w:eastAsia="Times New Roman" w:hAnsi="Arial" w:cs="Arial"/>
                <w:color w:val="000000"/>
                <w:kern w:val="0"/>
                <w:sz w:val="22"/>
              </w:rPr>
            </w:pPr>
          </w:p>
          <w:p w14:paraId="0186F41F" w14:textId="77777777" w:rsidR="007B5C70" w:rsidRDefault="006D4B38" w:rsidP="006D4B38">
            <w:pPr>
              <w:widowControl/>
              <w:jc w:val="left"/>
              <w:rPr>
                <w:rFonts w:ascii="Arial" w:eastAsia="Times New Roman" w:hAnsi="Arial" w:cs="Arial"/>
                <w:color w:val="000000"/>
                <w:kern w:val="0"/>
                <w:sz w:val="22"/>
              </w:rPr>
            </w:pPr>
            <w:r w:rsidRPr="00F2635D">
              <w:rPr>
                <w:rFonts w:ascii="Arial" w:eastAsia="Times New Roman" w:hAnsi="Arial" w:cs="Arial"/>
                <w:color w:val="000000"/>
                <w:kern w:val="0"/>
                <w:sz w:val="22"/>
              </w:rPr>
              <w:t>Example:</w:t>
            </w:r>
          </w:p>
          <w:p w14:paraId="495AFE77" w14:textId="3E14749D" w:rsidR="006D4B38" w:rsidRPr="00F2635D" w:rsidRDefault="007B5C70" w:rsidP="006D4B38">
            <w:pPr>
              <w:widowControl/>
              <w:jc w:val="left"/>
              <w:rPr>
                <w:rFonts w:ascii="Arial" w:eastAsia="Times New Roman" w:hAnsi="Arial" w:cs="Arial"/>
                <w:color w:val="000000"/>
                <w:kern w:val="0"/>
                <w:sz w:val="22"/>
              </w:rPr>
            </w:pPr>
            <w:proofErr w:type="spellStart"/>
            <w:r>
              <w:rPr>
                <w:rFonts w:ascii="Arial" w:eastAsia="Times New Roman" w:hAnsi="Arial" w:cs="Arial"/>
                <w:color w:val="000000"/>
                <w:kern w:val="0"/>
                <w:sz w:val="22"/>
              </w:rPr>
              <w:t>Apikey</w:t>
            </w:r>
            <w:proofErr w:type="spellEnd"/>
            <w:r w:rsidR="006D4B38" w:rsidRPr="00F2635D">
              <w:rPr>
                <w:rFonts w:ascii="Arial" w:eastAsia="Times New Roman" w:hAnsi="Arial" w:cs="Arial"/>
                <w:color w:val="000000"/>
                <w:kern w:val="0"/>
                <w:sz w:val="22"/>
              </w:rPr>
              <w:t xml:space="preserve"> b5fcf9fb-71d3-466d-8313-be62ISMSb5a4f9</w:t>
            </w:r>
          </w:p>
        </w:tc>
      </w:tr>
    </w:tbl>
    <w:p w14:paraId="138AC256" w14:textId="77777777" w:rsidR="005D77FE" w:rsidRPr="008873B0" w:rsidRDefault="005D77FE" w:rsidP="008873B0">
      <w:pPr>
        <w:jc w:val="left"/>
        <w:rPr>
          <w:rFonts w:cs="Arial"/>
        </w:rPr>
      </w:pPr>
    </w:p>
    <w:p w14:paraId="4D4E26BF" w14:textId="77777777" w:rsidR="005D77FE" w:rsidRPr="00CA1AEC" w:rsidRDefault="005D77FE" w:rsidP="00CC2CE8">
      <w:pPr>
        <w:pStyle w:val="Body"/>
        <w:numPr>
          <w:ilvl w:val="0"/>
          <w:numId w:val="63"/>
        </w:numPr>
        <w:jc w:val="left"/>
        <w:rPr>
          <w:rFonts w:eastAsia="Arial"/>
          <w:szCs w:val="22"/>
        </w:rPr>
      </w:pPr>
      <w:r w:rsidRPr="00CA1AEC">
        <w:rPr>
          <w:rFonts w:eastAsia="Arial"/>
          <w:szCs w:val="22"/>
        </w:rPr>
        <w:t>Response:</w:t>
      </w:r>
    </w:p>
    <w:p w14:paraId="4A314E7E" w14:textId="77777777" w:rsidR="005D77FE" w:rsidRPr="005753D3" w:rsidRDefault="005D77FE" w:rsidP="005753D3">
      <w:pPr>
        <w:pStyle w:val="ListParagraph"/>
        <w:numPr>
          <w:ilvl w:val="0"/>
          <w:numId w:val="42"/>
        </w:numPr>
        <w:jc w:val="left"/>
        <w:rPr>
          <w:rFonts w:eastAsiaTheme="minorEastAsia" w:cs="Arial"/>
          <w:color w:val="000000" w:themeColor="text1"/>
        </w:rPr>
      </w:pPr>
      <w:r w:rsidRPr="00CA1AEC">
        <w:rPr>
          <w:rFonts w:eastAsiaTheme="minorEastAsia" w:cs="Arial" w:hint="eastAsia"/>
          <w:color w:val="000000" w:themeColor="text1"/>
        </w:rPr>
        <w:t>Header:</w:t>
      </w:r>
    </w:p>
    <w:tbl>
      <w:tblPr>
        <w:tblpPr w:leftFromText="180" w:rightFromText="180" w:vertAnchor="text" w:tblpY="1"/>
        <w:tblOverlap w:val="never"/>
        <w:tblW w:w="8111" w:type="dxa"/>
        <w:tblLook w:val="04A0" w:firstRow="1" w:lastRow="0" w:firstColumn="1" w:lastColumn="0" w:noHBand="0" w:noVBand="1"/>
      </w:tblPr>
      <w:tblGrid>
        <w:gridCol w:w="2003"/>
        <w:gridCol w:w="1203"/>
        <w:gridCol w:w="2630"/>
        <w:gridCol w:w="2275"/>
      </w:tblGrid>
      <w:tr w:rsidR="002A700F" w:rsidRPr="00561346" w14:paraId="1DC4FC2F" w14:textId="77777777" w:rsidTr="00E6512D">
        <w:trPr>
          <w:trHeight w:val="448"/>
        </w:trPr>
        <w:tc>
          <w:tcPr>
            <w:tcW w:w="2003" w:type="dxa"/>
            <w:tcBorders>
              <w:top w:val="single" w:sz="8" w:space="0" w:color="auto"/>
              <w:left w:val="single" w:sz="8" w:space="0" w:color="auto"/>
              <w:bottom w:val="nil"/>
              <w:right w:val="single" w:sz="8" w:space="0" w:color="auto"/>
            </w:tcBorders>
            <w:shd w:val="clear" w:color="000000" w:fill="D9D9D9"/>
            <w:vAlign w:val="center"/>
            <w:hideMark/>
          </w:tcPr>
          <w:p w14:paraId="609D2132" w14:textId="77777777" w:rsidR="005D77FE" w:rsidRDefault="005D77FE" w:rsidP="00CC2CE8">
            <w:pPr>
              <w:widowControl/>
              <w:jc w:val="left"/>
              <w:rPr>
                <w:rFonts w:ascii="Arial" w:hAnsi="Arial" w:cs="Arial"/>
                <w:b/>
                <w:bCs/>
                <w:color w:val="000000"/>
                <w:kern w:val="0"/>
                <w:sz w:val="22"/>
              </w:rPr>
            </w:pPr>
            <w:r w:rsidRPr="00561346">
              <w:rPr>
                <w:rFonts w:ascii="Arial" w:eastAsia="Times New Roman" w:hAnsi="Arial" w:cs="Arial"/>
                <w:b/>
                <w:bCs/>
                <w:color w:val="000000"/>
                <w:kern w:val="0"/>
                <w:sz w:val="22"/>
              </w:rPr>
              <w:t xml:space="preserve">Field </w:t>
            </w:r>
          </w:p>
          <w:p w14:paraId="070F6AD0" w14:textId="77777777" w:rsidR="005D77FE" w:rsidRPr="00561346" w:rsidRDefault="005D77FE" w:rsidP="00CC2CE8">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Name</w:t>
            </w:r>
          </w:p>
        </w:tc>
        <w:tc>
          <w:tcPr>
            <w:tcW w:w="1203" w:type="dxa"/>
            <w:tcBorders>
              <w:top w:val="single" w:sz="8" w:space="0" w:color="auto"/>
              <w:left w:val="nil"/>
              <w:bottom w:val="nil"/>
              <w:right w:val="single" w:sz="8" w:space="0" w:color="auto"/>
            </w:tcBorders>
            <w:shd w:val="clear" w:color="000000" w:fill="D9D9D9"/>
            <w:vAlign w:val="center"/>
            <w:hideMark/>
          </w:tcPr>
          <w:p w14:paraId="75815366" w14:textId="77777777" w:rsidR="005D77FE" w:rsidRDefault="005D77FE" w:rsidP="00CC2CE8">
            <w:pPr>
              <w:widowControl/>
              <w:jc w:val="left"/>
              <w:rPr>
                <w:rFonts w:ascii="Arial" w:hAnsi="Arial" w:cs="Arial"/>
                <w:b/>
                <w:bCs/>
                <w:color w:val="000000"/>
                <w:kern w:val="0"/>
                <w:sz w:val="22"/>
              </w:rPr>
            </w:pPr>
            <w:r w:rsidRPr="00561346">
              <w:rPr>
                <w:rFonts w:ascii="Arial" w:eastAsia="Times New Roman" w:hAnsi="Arial" w:cs="Arial"/>
                <w:b/>
                <w:bCs/>
                <w:color w:val="000000"/>
                <w:kern w:val="0"/>
                <w:sz w:val="22"/>
              </w:rPr>
              <w:t xml:space="preserve">Data </w:t>
            </w:r>
          </w:p>
          <w:p w14:paraId="7D6965D7" w14:textId="77777777" w:rsidR="005D77FE" w:rsidRPr="00561346" w:rsidRDefault="005D77FE" w:rsidP="00CC2CE8">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 xml:space="preserve">Type </w:t>
            </w:r>
          </w:p>
        </w:tc>
        <w:tc>
          <w:tcPr>
            <w:tcW w:w="2630" w:type="dxa"/>
            <w:tcBorders>
              <w:top w:val="single" w:sz="8" w:space="0" w:color="auto"/>
              <w:left w:val="nil"/>
              <w:bottom w:val="nil"/>
              <w:right w:val="single" w:sz="8" w:space="0" w:color="auto"/>
            </w:tcBorders>
            <w:shd w:val="clear" w:color="000000" w:fill="D9D9D9"/>
            <w:vAlign w:val="center"/>
            <w:hideMark/>
          </w:tcPr>
          <w:p w14:paraId="5080EBF7" w14:textId="77777777" w:rsidR="005D77FE" w:rsidRPr="00561346" w:rsidRDefault="005D77FE" w:rsidP="00CC2CE8">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Allowed values</w:t>
            </w:r>
          </w:p>
        </w:tc>
        <w:tc>
          <w:tcPr>
            <w:tcW w:w="2275" w:type="dxa"/>
            <w:tcBorders>
              <w:top w:val="single" w:sz="8" w:space="0" w:color="auto"/>
              <w:left w:val="nil"/>
              <w:bottom w:val="nil"/>
              <w:right w:val="single" w:sz="8" w:space="0" w:color="auto"/>
            </w:tcBorders>
            <w:shd w:val="clear" w:color="000000" w:fill="D9D9D9"/>
            <w:vAlign w:val="center"/>
            <w:hideMark/>
          </w:tcPr>
          <w:p w14:paraId="7CE95092" w14:textId="77777777" w:rsidR="005D77FE" w:rsidRPr="00561346" w:rsidRDefault="005D77FE" w:rsidP="00CC2CE8">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Description</w:t>
            </w:r>
          </w:p>
        </w:tc>
      </w:tr>
      <w:tr w:rsidR="00F2635D" w:rsidRPr="00561346" w14:paraId="4F82D0C2" w14:textId="77777777" w:rsidTr="00E6512D">
        <w:trPr>
          <w:trHeight w:val="1289"/>
        </w:trPr>
        <w:tc>
          <w:tcPr>
            <w:tcW w:w="2003" w:type="dxa"/>
            <w:tcBorders>
              <w:top w:val="single" w:sz="4" w:space="0" w:color="auto"/>
              <w:left w:val="single" w:sz="4" w:space="0" w:color="auto"/>
              <w:bottom w:val="single" w:sz="4" w:space="0" w:color="auto"/>
              <w:right w:val="single" w:sz="4" w:space="0" w:color="auto"/>
            </w:tcBorders>
            <w:vAlign w:val="center"/>
            <w:hideMark/>
          </w:tcPr>
          <w:p w14:paraId="290B5664" w14:textId="50C4CC07" w:rsidR="00F2635D" w:rsidRPr="00561346" w:rsidRDefault="00E00867" w:rsidP="00CC2CE8">
            <w:pPr>
              <w:widowControl/>
              <w:jc w:val="left"/>
              <w:rPr>
                <w:rFonts w:ascii="Arial" w:eastAsia="Times New Roman" w:hAnsi="Arial" w:cs="Arial"/>
                <w:color w:val="000000"/>
                <w:kern w:val="0"/>
                <w:sz w:val="22"/>
              </w:rPr>
            </w:pPr>
            <w:r>
              <w:rPr>
                <w:rFonts w:ascii="Arial" w:eastAsia="Times New Roman" w:hAnsi="Arial" w:cs="Arial"/>
                <w:color w:val="000000"/>
                <w:kern w:val="0"/>
                <w:sz w:val="22"/>
              </w:rPr>
              <w:t>T</w:t>
            </w:r>
            <w:r w:rsidR="0011778E" w:rsidRPr="00DC0638">
              <w:rPr>
                <w:rFonts w:ascii="Arial" w:eastAsia="Times New Roman" w:hAnsi="Arial" w:cs="Arial"/>
                <w:color w:val="000000"/>
                <w:kern w:val="0"/>
                <w:sz w:val="22"/>
              </w:rPr>
              <w:t>ransaction</w:t>
            </w:r>
            <w:r w:rsidR="00372093">
              <w:rPr>
                <w:rFonts w:ascii="Arial" w:eastAsia="Times New Roman" w:hAnsi="Arial" w:cs="Arial"/>
                <w:color w:val="000000"/>
                <w:kern w:val="0"/>
                <w:sz w:val="22"/>
              </w:rPr>
              <w:t>-</w:t>
            </w:r>
            <w:r w:rsidR="0011778E" w:rsidRPr="00DC0638">
              <w:rPr>
                <w:rFonts w:ascii="Arial" w:eastAsia="Times New Roman" w:hAnsi="Arial" w:cs="Arial"/>
                <w:color w:val="000000"/>
                <w:kern w:val="0"/>
                <w:sz w:val="22"/>
              </w:rPr>
              <w:t>Id</w:t>
            </w:r>
          </w:p>
        </w:tc>
        <w:tc>
          <w:tcPr>
            <w:tcW w:w="1203" w:type="dxa"/>
            <w:tcBorders>
              <w:top w:val="single" w:sz="4" w:space="0" w:color="auto"/>
              <w:left w:val="nil"/>
              <w:bottom w:val="single" w:sz="4" w:space="0" w:color="auto"/>
              <w:right w:val="single" w:sz="4" w:space="0" w:color="auto"/>
            </w:tcBorders>
            <w:vAlign w:val="center"/>
            <w:hideMark/>
          </w:tcPr>
          <w:p w14:paraId="32FE0076" w14:textId="21300B3E" w:rsidR="00F2635D" w:rsidRPr="00561346" w:rsidRDefault="005C21EF" w:rsidP="00CC2CE8">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F2635D" w:rsidRPr="00561346">
              <w:rPr>
                <w:rFonts w:ascii="Arial" w:eastAsia="Times New Roman" w:hAnsi="Arial" w:cs="Arial"/>
                <w:color w:val="000000"/>
                <w:kern w:val="0"/>
                <w:sz w:val="22"/>
              </w:rPr>
              <w:t>36)</w:t>
            </w:r>
          </w:p>
        </w:tc>
        <w:tc>
          <w:tcPr>
            <w:tcW w:w="2630" w:type="dxa"/>
            <w:tcBorders>
              <w:top w:val="single" w:sz="4" w:space="0" w:color="auto"/>
              <w:left w:val="nil"/>
              <w:bottom w:val="single" w:sz="4" w:space="0" w:color="auto"/>
              <w:right w:val="single" w:sz="4" w:space="0" w:color="auto"/>
            </w:tcBorders>
            <w:vAlign w:val="center"/>
            <w:hideMark/>
          </w:tcPr>
          <w:p w14:paraId="0871D48B" w14:textId="77777777" w:rsidR="00F2635D" w:rsidRPr="00F2635D" w:rsidRDefault="00F2635D" w:rsidP="00CC2CE8">
            <w:pPr>
              <w:spacing w:before="100"/>
              <w:jc w:val="left"/>
              <w:rPr>
                <w:rFonts w:ascii="Arial" w:hAnsi="Arial" w:cs="Arial"/>
                <w:color w:val="000000"/>
                <w:sz w:val="22"/>
              </w:rPr>
            </w:pPr>
            <w:r w:rsidRPr="00F2635D">
              <w:rPr>
                <w:rFonts w:ascii="Arial" w:hAnsi="Arial" w:cs="Arial"/>
                <w:color w:val="000000"/>
                <w:sz w:val="22"/>
              </w:rPr>
              <w:t>Character set:</w:t>
            </w:r>
          </w:p>
          <w:p w14:paraId="11F38216" w14:textId="77777777" w:rsidR="00F2635D" w:rsidRPr="00F2635D" w:rsidRDefault="00F2635D" w:rsidP="00CC2CE8">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2DB2081A" w14:textId="77777777" w:rsidR="00F2635D" w:rsidRPr="00F2635D" w:rsidRDefault="00F2635D" w:rsidP="00CC2CE8">
            <w:pPr>
              <w:pStyle w:val="ListParagraph"/>
              <w:numPr>
                <w:ilvl w:val="0"/>
                <w:numId w:val="42"/>
              </w:numPr>
              <w:spacing w:before="100" w:line="240" w:lineRule="auto"/>
              <w:jc w:val="left"/>
              <w:rPr>
                <w:rFonts w:cs="Arial"/>
                <w:color w:val="000000"/>
              </w:rPr>
            </w:pPr>
            <w:r w:rsidRPr="00F2635D">
              <w:rPr>
                <w:rFonts w:cs="Arial"/>
                <w:color w:val="000000"/>
                <w:szCs w:val="22"/>
              </w:rPr>
              <w:t>0-9</w:t>
            </w:r>
          </w:p>
          <w:p w14:paraId="0CF45865" w14:textId="3DC0EF88" w:rsidR="00F2635D" w:rsidRPr="00561346" w:rsidRDefault="00F2635D" w:rsidP="00CC2CE8">
            <w:pPr>
              <w:pStyle w:val="ListParagraph"/>
              <w:numPr>
                <w:ilvl w:val="0"/>
                <w:numId w:val="42"/>
              </w:numPr>
              <w:spacing w:before="100" w:line="240" w:lineRule="auto"/>
              <w:jc w:val="left"/>
              <w:rPr>
                <w:rFonts w:cs="Arial"/>
                <w:color w:val="000000"/>
              </w:rPr>
            </w:pPr>
            <w:r w:rsidRPr="00F2635D">
              <w:rPr>
                <w:rFonts w:cs="Arial"/>
                <w:color w:val="000000"/>
                <w:szCs w:val="22"/>
              </w:rPr>
              <w:t>-</w:t>
            </w:r>
          </w:p>
        </w:tc>
        <w:tc>
          <w:tcPr>
            <w:tcW w:w="2275" w:type="dxa"/>
            <w:tcBorders>
              <w:top w:val="single" w:sz="4" w:space="0" w:color="auto"/>
              <w:left w:val="nil"/>
              <w:bottom w:val="single" w:sz="4" w:space="0" w:color="auto"/>
              <w:right w:val="single" w:sz="4" w:space="0" w:color="auto"/>
            </w:tcBorders>
            <w:vAlign w:val="center"/>
            <w:hideMark/>
          </w:tcPr>
          <w:p w14:paraId="2E2BB747" w14:textId="589CA42B" w:rsidR="00F2635D" w:rsidRPr="00F2635D" w:rsidRDefault="00F2635D" w:rsidP="00CC2CE8">
            <w:pPr>
              <w:widowControl/>
              <w:jc w:val="left"/>
              <w:rPr>
                <w:rFonts w:ascii="Arial" w:eastAsia="Times New Roman" w:hAnsi="Arial" w:cs="Arial"/>
                <w:color w:val="000000"/>
                <w:kern w:val="0"/>
                <w:sz w:val="22"/>
              </w:rPr>
            </w:pPr>
            <w:r w:rsidRPr="00F2635D">
              <w:rPr>
                <w:rFonts w:ascii="Arial" w:eastAsia="Times New Roman" w:hAnsi="Arial" w:cs="Arial"/>
                <w:color w:val="000000"/>
                <w:kern w:val="0"/>
                <w:sz w:val="22"/>
              </w:rPr>
              <w:t>Unique request ID</w:t>
            </w:r>
            <w:r w:rsidR="008E1657">
              <w:rPr>
                <w:rFonts w:ascii="Arial" w:eastAsia="Times New Roman" w:hAnsi="Arial" w:cs="Arial"/>
                <w:color w:val="000000"/>
                <w:kern w:val="0"/>
                <w:sz w:val="22"/>
              </w:rPr>
              <w:t>, u</w:t>
            </w:r>
            <w:r w:rsidRPr="00F2635D">
              <w:rPr>
                <w:rFonts w:ascii="Arial" w:eastAsia="Times New Roman" w:hAnsi="Arial" w:cs="Arial"/>
                <w:color w:val="000000"/>
                <w:kern w:val="0"/>
                <w:sz w:val="22"/>
              </w:rPr>
              <w:t>sually using UUID.</w:t>
            </w:r>
          </w:p>
          <w:p w14:paraId="5E22E6DF" w14:textId="77777777" w:rsidR="00F2635D" w:rsidRPr="00F2635D" w:rsidRDefault="00F2635D" w:rsidP="00CC2CE8">
            <w:pPr>
              <w:widowControl/>
              <w:jc w:val="left"/>
              <w:rPr>
                <w:rFonts w:ascii="Arial" w:eastAsia="Times New Roman" w:hAnsi="Arial" w:cs="Arial"/>
                <w:color w:val="000000"/>
                <w:kern w:val="0"/>
                <w:sz w:val="22"/>
              </w:rPr>
            </w:pPr>
          </w:p>
          <w:p w14:paraId="14EFD31E" w14:textId="7BFFEF2C" w:rsidR="00F2635D" w:rsidRPr="00561346" w:rsidRDefault="00F2635D" w:rsidP="00CC2CE8">
            <w:pPr>
              <w:widowControl/>
              <w:jc w:val="left"/>
              <w:rPr>
                <w:rFonts w:ascii="Arial" w:eastAsia="Times New Roman" w:hAnsi="Arial" w:cs="Arial"/>
                <w:color w:val="000000"/>
                <w:kern w:val="0"/>
                <w:sz w:val="22"/>
              </w:rPr>
            </w:pPr>
            <w:r w:rsidRPr="00F2635D">
              <w:rPr>
                <w:rFonts w:ascii="Arial" w:eastAsia="Times New Roman" w:hAnsi="Arial" w:cs="Arial"/>
                <w:color w:val="000000"/>
                <w:kern w:val="0"/>
                <w:sz w:val="22"/>
              </w:rPr>
              <w:t>Example: 0ee1b9d1-24b7-4f55-8539-87f750bc5ad4</w:t>
            </w:r>
          </w:p>
        </w:tc>
      </w:tr>
    </w:tbl>
    <w:p w14:paraId="688F786B" w14:textId="520FEACB" w:rsidR="005D77FE" w:rsidRPr="00A205C4" w:rsidRDefault="00E6512D" w:rsidP="005D77FE">
      <w:pPr>
        <w:jc w:val="left"/>
        <w:rPr>
          <w:rFonts w:cs="Arial"/>
          <w:color w:val="000000" w:themeColor="text1"/>
        </w:rPr>
      </w:pPr>
      <w:r>
        <w:rPr>
          <w:rFonts w:cs="Arial"/>
          <w:color w:val="000000" w:themeColor="text1"/>
        </w:rPr>
        <w:br w:type="textWrapping" w:clear="all"/>
      </w:r>
    </w:p>
    <w:p w14:paraId="115CA6A4" w14:textId="71A4C2D9" w:rsidR="005D77FE" w:rsidRPr="00A205C4" w:rsidRDefault="005D77FE" w:rsidP="005A2970">
      <w:pPr>
        <w:pStyle w:val="ListParagraph"/>
        <w:numPr>
          <w:ilvl w:val="0"/>
          <w:numId w:val="42"/>
        </w:numPr>
        <w:jc w:val="left"/>
        <w:rPr>
          <w:rFonts w:eastAsia="Arial" w:cs="Arial"/>
          <w:color w:val="000000" w:themeColor="text1"/>
        </w:rPr>
      </w:pPr>
      <w:r w:rsidRPr="00A034C3">
        <w:rPr>
          <w:rFonts w:eastAsiaTheme="minorEastAsia" w:cs="Arial"/>
          <w:color w:val="000000" w:themeColor="text1"/>
        </w:rPr>
        <w:t xml:space="preserve">Successful </w:t>
      </w:r>
      <w:r w:rsidR="00D24FD8">
        <w:rPr>
          <w:rFonts w:eastAsiaTheme="minorEastAsia" w:cs="Arial"/>
          <w:color w:val="000000" w:themeColor="text1"/>
        </w:rPr>
        <w:t xml:space="preserve">response </w:t>
      </w:r>
      <w:r w:rsidRPr="00A034C3">
        <w:rPr>
          <w:rFonts w:eastAsiaTheme="minorEastAsia" w:cs="Arial"/>
          <w:color w:val="000000" w:themeColor="text1"/>
        </w:rPr>
        <w:t xml:space="preserve">HTTP </w:t>
      </w:r>
      <w:r w:rsidRPr="00A034C3">
        <w:rPr>
          <w:rFonts w:eastAsiaTheme="minorEastAsia" w:cs="Arial" w:hint="eastAsia"/>
          <w:color w:val="000000" w:themeColor="text1"/>
        </w:rPr>
        <w:t>Status</w:t>
      </w:r>
      <w:r w:rsidRPr="00A034C3">
        <w:rPr>
          <w:rFonts w:eastAsiaTheme="minorEastAsia" w:cs="Arial"/>
          <w:color w:val="000000" w:themeColor="text1"/>
        </w:rPr>
        <w:t xml:space="preserve"> Code: </w:t>
      </w:r>
      <w:r w:rsidRPr="00A034C3">
        <w:rPr>
          <w:rFonts w:eastAsia="Arial" w:cs="Arial"/>
          <w:color w:val="000000" w:themeColor="text1"/>
        </w:rPr>
        <w:t>200</w:t>
      </w:r>
      <w:bookmarkStart w:id="245" w:name="_Hlk214900902"/>
      <w:r w:rsidR="001A6955">
        <w:rPr>
          <w:rFonts w:eastAsia="Arial" w:cs="Arial"/>
          <w:color w:val="000000" w:themeColor="text1"/>
        </w:rPr>
        <w:t>, 201, 204</w:t>
      </w:r>
      <w:bookmarkEnd w:id="245"/>
    </w:p>
    <w:p w14:paraId="1B0C1ED9" w14:textId="7955A633" w:rsidR="00D24FD8" w:rsidRPr="00D24FD8" w:rsidRDefault="005D77FE" w:rsidP="000360C0">
      <w:pPr>
        <w:pStyle w:val="ListParagraph"/>
        <w:numPr>
          <w:ilvl w:val="0"/>
          <w:numId w:val="42"/>
        </w:numPr>
        <w:jc w:val="left"/>
        <w:rPr>
          <w:rFonts w:eastAsia="Arial" w:cs="Arial"/>
          <w:b/>
          <w:bCs/>
          <w:color w:val="000000" w:themeColor="text1"/>
        </w:rPr>
      </w:pPr>
      <w:r>
        <w:rPr>
          <w:rFonts w:eastAsia="Arial" w:cs="Arial"/>
          <w:color w:val="000000" w:themeColor="text1"/>
        </w:rPr>
        <w:t>Failure</w:t>
      </w:r>
      <w:r w:rsidRPr="00D1451F">
        <w:rPr>
          <w:rFonts w:eastAsia="Arial" w:cs="Arial"/>
          <w:color w:val="000000" w:themeColor="text1"/>
        </w:rPr>
        <w:t xml:space="preserve"> </w:t>
      </w:r>
      <w:r w:rsidR="00D24FD8">
        <w:rPr>
          <w:rFonts w:eastAsia="Arial" w:cs="Arial"/>
          <w:color w:val="000000" w:themeColor="text1"/>
        </w:rPr>
        <w:t>response:</w:t>
      </w:r>
    </w:p>
    <w:p w14:paraId="5CF05752" w14:textId="47336DE7" w:rsidR="00304346" w:rsidRPr="00304346" w:rsidRDefault="005D77FE" w:rsidP="00895E01">
      <w:pPr>
        <w:pStyle w:val="ListParagraph"/>
        <w:numPr>
          <w:ilvl w:val="1"/>
          <w:numId w:val="42"/>
        </w:numPr>
        <w:jc w:val="left"/>
        <w:rPr>
          <w:rFonts w:eastAsia="Arial" w:cs="Arial"/>
          <w:b/>
          <w:bCs/>
          <w:color w:val="000000" w:themeColor="text1"/>
        </w:rPr>
      </w:pPr>
      <w:r>
        <w:rPr>
          <w:rFonts w:eastAsia="Arial" w:cs="Arial"/>
          <w:color w:val="000000" w:themeColor="text1"/>
        </w:rPr>
        <w:t xml:space="preserve">HTTP </w:t>
      </w:r>
      <w:r>
        <w:rPr>
          <w:rFonts w:eastAsiaTheme="minorEastAsia" w:cs="Arial" w:hint="eastAsia"/>
          <w:color w:val="000000" w:themeColor="text1"/>
          <w:lang w:eastAsia="zh-CN"/>
        </w:rPr>
        <w:t>Status</w:t>
      </w:r>
      <w:r>
        <w:rPr>
          <w:rFonts w:eastAsia="Arial" w:cs="Arial"/>
          <w:color w:val="000000" w:themeColor="text1"/>
        </w:rPr>
        <w:t xml:space="preserve"> Code:</w:t>
      </w:r>
    </w:p>
    <w:p w14:paraId="64C5F0DB" w14:textId="0EE2E7F5" w:rsidR="005D77FE" w:rsidRPr="00304346" w:rsidRDefault="005D77FE" w:rsidP="00895E01">
      <w:pPr>
        <w:pStyle w:val="ListParagraph"/>
        <w:numPr>
          <w:ilvl w:val="2"/>
          <w:numId w:val="42"/>
        </w:numPr>
        <w:jc w:val="left"/>
        <w:rPr>
          <w:rFonts w:eastAsia="Arial" w:cs="Arial"/>
          <w:color w:val="000000" w:themeColor="text1"/>
        </w:rPr>
      </w:pPr>
      <w:r w:rsidRPr="00304346">
        <w:rPr>
          <w:rFonts w:eastAsia="Arial" w:cs="Arial"/>
          <w:color w:val="000000" w:themeColor="text1"/>
        </w:rPr>
        <w:t>400</w:t>
      </w:r>
      <w:r w:rsidR="005D44B2">
        <w:rPr>
          <w:rFonts w:eastAsia="Arial" w:cs="Arial"/>
          <w:color w:val="000000" w:themeColor="text1"/>
        </w:rPr>
        <w:t>:</w:t>
      </w:r>
      <w:r w:rsidRPr="00304346">
        <w:rPr>
          <w:rFonts w:eastAsia="Arial" w:cs="Arial"/>
          <w:color w:val="000000" w:themeColor="text1"/>
        </w:rPr>
        <w:t xml:space="preserve"> Bad Request</w:t>
      </w:r>
    </w:p>
    <w:p w14:paraId="5D370566" w14:textId="7E51C6D4" w:rsidR="00304346" w:rsidRPr="00304346" w:rsidRDefault="00304346" w:rsidP="00895E01">
      <w:pPr>
        <w:pStyle w:val="ListParagraph"/>
        <w:numPr>
          <w:ilvl w:val="2"/>
          <w:numId w:val="42"/>
        </w:numPr>
        <w:jc w:val="left"/>
        <w:rPr>
          <w:rFonts w:eastAsia="Arial" w:cs="Arial"/>
          <w:b/>
          <w:bCs/>
          <w:color w:val="000000" w:themeColor="text1"/>
        </w:rPr>
      </w:pPr>
      <w:r w:rsidRPr="00304346">
        <w:rPr>
          <w:rFonts w:eastAsia="Arial" w:cs="Arial"/>
          <w:color w:val="000000" w:themeColor="text1"/>
        </w:rPr>
        <w:t>401</w:t>
      </w:r>
      <w:r w:rsidR="005D44B2">
        <w:rPr>
          <w:rFonts w:eastAsia="Arial" w:cs="Arial"/>
          <w:color w:val="000000" w:themeColor="text1"/>
        </w:rPr>
        <w:t>:</w:t>
      </w:r>
      <w:r w:rsidRPr="00304346">
        <w:rPr>
          <w:rFonts w:eastAsia="Arial" w:cs="Arial"/>
          <w:color w:val="000000" w:themeColor="text1"/>
        </w:rPr>
        <w:t xml:space="preserve"> </w:t>
      </w:r>
      <w:r w:rsidR="00527183">
        <w:rPr>
          <w:rFonts w:eastAsia="Arial" w:cs="Arial"/>
          <w:color w:val="000000" w:themeColor="text1"/>
        </w:rPr>
        <w:t>Una</w:t>
      </w:r>
      <w:r w:rsidRPr="00304346">
        <w:rPr>
          <w:rFonts w:eastAsia="Arial" w:cs="Arial"/>
          <w:color w:val="000000" w:themeColor="text1"/>
        </w:rPr>
        <w:t>uthorized</w:t>
      </w:r>
    </w:p>
    <w:p w14:paraId="3AEF1C78" w14:textId="08FC6BAE" w:rsidR="00304346" w:rsidRPr="00343F6D" w:rsidRDefault="0052254C" w:rsidP="00895E01">
      <w:pPr>
        <w:pStyle w:val="ListParagraph"/>
        <w:numPr>
          <w:ilvl w:val="2"/>
          <w:numId w:val="42"/>
        </w:numPr>
        <w:jc w:val="left"/>
        <w:rPr>
          <w:rFonts w:eastAsia="Arial" w:cs="Arial"/>
          <w:color w:val="000000" w:themeColor="text1"/>
        </w:rPr>
      </w:pPr>
      <w:r w:rsidRPr="00343F6D">
        <w:rPr>
          <w:rFonts w:eastAsia="Arial" w:cs="Arial"/>
          <w:color w:val="000000" w:themeColor="text1"/>
        </w:rPr>
        <w:t>403</w:t>
      </w:r>
      <w:r w:rsidR="005D44B2">
        <w:rPr>
          <w:rFonts w:eastAsia="Arial" w:cs="Arial"/>
          <w:color w:val="000000" w:themeColor="text1"/>
        </w:rPr>
        <w:t>:</w:t>
      </w:r>
      <w:r w:rsidRPr="00343F6D">
        <w:rPr>
          <w:rFonts w:eastAsia="Arial" w:cs="Arial"/>
          <w:color w:val="000000" w:themeColor="text1"/>
        </w:rPr>
        <w:t xml:space="preserve"> Permission Denied</w:t>
      </w:r>
    </w:p>
    <w:p w14:paraId="02596E1D" w14:textId="43F23DF7" w:rsidR="0052254C" w:rsidRPr="00343F6D" w:rsidRDefault="00F93F9C" w:rsidP="00895E01">
      <w:pPr>
        <w:pStyle w:val="ListParagraph"/>
        <w:numPr>
          <w:ilvl w:val="2"/>
          <w:numId w:val="42"/>
        </w:numPr>
        <w:jc w:val="left"/>
        <w:rPr>
          <w:rFonts w:eastAsia="Arial" w:cs="Arial"/>
          <w:color w:val="000000" w:themeColor="text1"/>
        </w:rPr>
      </w:pPr>
      <w:r w:rsidRPr="00343F6D">
        <w:rPr>
          <w:rFonts w:eastAsia="Arial" w:cs="Arial"/>
          <w:color w:val="000000" w:themeColor="text1"/>
        </w:rPr>
        <w:t>404</w:t>
      </w:r>
      <w:r w:rsidR="005D44B2">
        <w:rPr>
          <w:rFonts w:eastAsia="Arial" w:cs="Arial"/>
          <w:color w:val="000000" w:themeColor="text1"/>
        </w:rPr>
        <w:t>:</w:t>
      </w:r>
      <w:r w:rsidRPr="00343F6D">
        <w:rPr>
          <w:rFonts w:eastAsia="Arial" w:cs="Arial"/>
          <w:color w:val="000000" w:themeColor="text1"/>
        </w:rPr>
        <w:t xml:space="preserve"> Not Found</w:t>
      </w:r>
    </w:p>
    <w:p w14:paraId="18B5F420" w14:textId="1F1852D0" w:rsidR="005D77FE" w:rsidRPr="00A205C4" w:rsidRDefault="005D77FE" w:rsidP="00B07000">
      <w:pPr>
        <w:pStyle w:val="ListParagraph"/>
        <w:numPr>
          <w:ilvl w:val="1"/>
          <w:numId w:val="42"/>
        </w:numPr>
        <w:jc w:val="left"/>
        <w:rPr>
          <w:rFonts w:eastAsia="Arial" w:cs="Arial"/>
          <w:color w:val="000000" w:themeColor="text1"/>
        </w:rPr>
      </w:pPr>
      <w:r>
        <w:rPr>
          <w:rFonts w:eastAsia="Arial" w:cs="Arial"/>
          <w:color w:val="000000" w:themeColor="text1"/>
        </w:rPr>
        <w:t>Body</w:t>
      </w:r>
      <w:r>
        <w:rPr>
          <w:rFonts w:eastAsiaTheme="minorEastAsia" w:cs="Arial" w:hint="eastAsia"/>
          <w:color w:val="000000" w:themeColor="text1"/>
          <w:lang w:eastAsia="zh-CN"/>
        </w:rPr>
        <w:t>:</w:t>
      </w:r>
      <w:r w:rsidR="0080293B">
        <w:rPr>
          <w:rFonts w:eastAsiaTheme="minorEastAsia" w:cs="Arial"/>
          <w:color w:val="000000" w:themeColor="text1"/>
          <w:lang w:eastAsia="zh-CN"/>
        </w:rPr>
        <w:t xml:space="preserve"> Failure response</w:t>
      </w:r>
    </w:p>
    <w:tbl>
      <w:tblPr>
        <w:tblW w:w="8833" w:type="dxa"/>
        <w:tblLayout w:type="fixed"/>
        <w:tblLook w:val="04A0" w:firstRow="1" w:lastRow="0" w:firstColumn="1" w:lastColumn="0" w:noHBand="0" w:noVBand="1"/>
      </w:tblPr>
      <w:tblGrid>
        <w:gridCol w:w="1137"/>
        <w:gridCol w:w="1299"/>
        <w:gridCol w:w="1678"/>
        <w:gridCol w:w="4719"/>
      </w:tblGrid>
      <w:tr w:rsidR="005D77FE" w:rsidRPr="00125045" w14:paraId="4AC48F66" w14:textId="77777777" w:rsidTr="008F2738">
        <w:trPr>
          <w:trHeight w:val="301"/>
        </w:trPr>
        <w:tc>
          <w:tcPr>
            <w:tcW w:w="11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633F0D" w14:textId="77777777" w:rsidR="005D77FE" w:rsidRDefault="005D77FE" w:rsidP="00CC2CE8">
            <w:pPr>
              <w:widowControl/>
              <w:jc w:val="left"/>
              <w:rPr>
                <w:rFonts w:ascii="Arial" w:hAnsi="Arial" w:cs="Arial"/>
                <w:b/>
                <w:bCs/>
                <w:color w:val="000000"/>
                <w:kern w:val="0"/>
                <w:sz w:val="22"/>
              </w:rPr>
            </w:pPr>
            <w:r w:rsidRPr="00125045">
              <w:rPr>
                <w:rFonts w:ascii="Arial" w:eastAsia="Times New Roman" w:hAnsi="Arial" w:cs="Arial"/>
                <w:b/>
                <w:bCs/>
                <w:color w:val="000000"/>
                <w:kern w:val="0"/>
                <w:sz w:val="22"/>
              </w:rPr>
              <w:t xml:space="preserve">Field </w:t>
            </w:r>
          </w:p>
          <w:p w14:paraId="55769DE1" w14:textId="77777777" w:rsidR="005D77FE" w:rsidRPr="00125045" w:rsidRDefault="005D77FE" w:rsidP="00CC2CE8">
            <w:pPr>
              <w:widowControl/>
              <w:jc w:val="left"/>
              <w:rPr>
                <w:rFonts w:ascii="Arial" w:eastAsia="Times New Roman" w:hAnsi="Arial" w:cs="Arial"/>
                <w:b/>
                <w:bCs/>
                <w:color w:val="000000"/>
                <w:kern w:val="0"/>
                <w:sz w:val="22"/>
              </w:rPr>
            </w:pPr>
            <w:r w:rsidRPr="00125045">
              <w:rPr>
                <w:rFonts w:ascii="Arial" w:eastAsia="Times New Roman" w:hAnsi="Arial" w:cs="Arial"/>
                <w:b/>
                <w:bCs/>
                <w:color w:val="000000"/>
                <w:kern w:val="0"/>
                <w:sz w:val="22"/>
              </w:rPr>
              <w:t>Name</w:t>
            </w:r>
          </w:p>
        </w:tc>
        <w:tc>
          <w:tcPr>
            <w:tcW w:w="129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2939781" w14:textId="77777777" w:rsidR="005D77FE" w:rsidRPr="00DD78C7" w:rsidRDefault="005D77FE" w:rsidP="00CC2CE8">
            <w:pPr>
              <w:widowControl/>
              <w:jc w:val="left"/>
              <w:rPr>
                <w:rFonts w:ascii="Arial" w:hAnsi="Arial" w:cs="Arial"/>
                <w:b/>
                <w:bCs/>
                <w:color w:val="000000"/>
                <w:kern w:val="0"/>
                <w:sz w:val="22"/>
              </w:rPr>
            </w:pPr>
            <w:r w:rsidRPr="00561346">
              <w:rPr>
                <w:rFonts w:ascii="Arial" w:eastAsia="Times New Roman" w:hAnsi="Arial" w:cs="Arial"/>
                <w:b/>
                <w:bCs/>
                <w:color w:val="000000"/>
                <w:kern w:val="0"/>
                <w:sz w:val="22"/>
              </w:rPr>
              <w:t xml:space="preserve">Data </w:t>
            </w:r>
          </w:p>
          <w:p w14:paraId="332816BE" w14:textId="77777777" w:rsidR="005D77FE" w:rsidRPr="00125045" w:rsidRDefault="005D77FE" w:rsidP="00CC2CE8">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Type</w:t>
            </w:r>
          </w:p>
        </w:tc>
        <w:tc>
          <w:tcPr>
            <w:tcW w:w="167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3FD3990" w14:textId="77777777" w:rsidR="005D77FE" w:rsidRPr="00125045" w:rsidRDefault="005D77FE" w:rsidP="00CC2CE8">
            <w:pPr>
              <w:widowControl/>
              <w:jc w:val="left"/>
              <w:rPr>
                <w:rFonts w:ascii="Arial" w:eastAsia="Times New Roman" w:hAnsi="Arial" w:cs="Arial"/>
                <w:b/>
                <w:bCs/>
                <w:color w:val="000000"/>
                <w:kern w:val="0"/>
                <w:sz w:val="22"/>
              </w:rPr>
            </w:pPr>
            <w:r w:rsidRPr="00125045">
              <w:rPr>
                <w:rFonts w:ascii="Arial" w:eastAsia="Times New Roman" w:hAnsi="Arial" w:cs="Arial"/>
                <w:b/>
                <w:bCs/>
                <w:color w:val="000000"/>
                <w:kern w:val="0"/>
                <w:sz w:val="22"/>
              </w:rPr>
              <w:t>Allowed Values</w:t>
            </w:r>
          </w:p>
        </w:tc>
        <w:tc>
          <w:tcPr>
            <w:tcW w:w="471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496082D" w14:textId="32087A99" w:rsidR="005D77FE" w:rsidRPr="00125045" w:rsidRDefault="005D77FE" w:rsidP="00CC2CE8">
            <w:pPr>
              <w:widowControl/>
              <w:jc w:val="left"/>
              <w:rPr>
                <w:rFonts w:ascii="Arial" w:eastAsia="Times New Roman" w:hAnsi="Arial" w:cs="Arial"/>
                <w:b/>
                <w:bCs/>
                <w:color w:val="000000"/>
                <w:kern w:val="0"/>
                <w:sz w:val="22"/>
              </w:rPr>
            </w:pPr>
            <w:r w:rsidRPr="00125045">
              <w:rPr>
                <w:rFonts w:ascii="Arial" w:eastAsia="Times New Roman" w:hAnsi="Arial" w:cs="Arial"/>
                <w:b/>
                <w:bCs/>
                <w:color w:val="000000"/>
                <w:kern w:val="0"/>
                <w:sz w:val="22"/>
              </w:rPr>
              <w:t>Description</w:t>
            </w:r>
          </w:p>
        </w:tc>
      </w:tr>
      <w:tr w:rsidR="005D77FE" w:rsidRPr="00125045" w14:paraId="6D0BA0BB" w14:textId="77777777" w:rsidTr="008F2738">
        <w:trPr>
          <w:trHeight w:val="301"/>
        </w:trPr>
        <w:tc>
          <w:tcPr>
            <w:tcW w:w="1137" w:type="dxa"/>
            <w:tcBorders>
              <w:top w:val="nil"/>
              <w:left w:val="single" w:sz="4" w:space="0" w:color="auto"/>
              <w:bottom w:val="single" w:sz="4" w:space="0" w:color="auto"/>
              <w:right w:val="single" w:sz="4" w:space="0" w:color="auto"/>
            </w:tcBorders>
            <w:vAlign w:val="center"/>
            <w:hideMark/>
          </w:tcPr>
          <w:p w14:paraId="71BE08DA" w14:textId="0B6B10E0" w:rsidR="005D77FE" w:rsidRPr="00125045" w:rsidRDefault="005D77FE" w:rsidP="00CC2CE8">
            <w:pPr>
              <w:widowControl/>
              <w:jc w:val="left"/>
              <w:rPr>
                <w:rFonts w:ascii="Arial" w:eastAsia="Times New Roman" w:hAnsi="Arial" w:cs="Arial"/>
                <w:color w:val="000000"/>
                <w:kern w:val="0"/>
                <w:sz w:val="22"/>
              </w:rPr>
            </w:pPr>
            <w:r w:rsidRPr="00125045">
              <w:rPr>
                <w:rFonts w:ascii="Arial" w:eastAsia="Times New Roman" w:hAnsi="Arial" w:cs="Arial"/>
                <w:color w:val="000000"/>
                <w:kern w:val="0"/>
                <w:sz w:val="22"/>
                <w:lang w:val="en-GB"/>
              </w:rPr>
              <w:t>code</w:t>
            </w:r>
          </w:p>
        </w:tc>
        <w:tc>
          <w:tcPr>
            <w:tcW w:w="1299" w:type="dxa"/>
            <w:tcBorders>
              <w:top w:val="nil"/>
              <w:left w:val="nil"/>
              <w:bottom w:val="single" w:sz="4" w:space="0" w:color="auto"/>
              <w:right w:val="single" w:sz="4" w:space="0" w:color="auto"/>
            </w:tcBorders>
            <w:vAlign w:val="center"/>
            <w:hideMark/>
          </w:tcPr>
          <w:p w14:paraId="22669A5E" w14:textId="35114372" w:rsidR="005D77FE" w:rsidRPr="00125045" w:rsidRDefault="005C21EF" w:rsidP="00CC2CE8">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lang w:val="en-GB"/>
              </w:rPr>
              <w:t>String(</w:t>
            </w:r>
            <w:proofErr w:type="gramEnd"/>
            <w:r w:rsidR="00EC12E9">
              <w:rPr>
                <w:rFonts w:ascii="Arial" w:hAnsi="Arial" w:cs="Arial" w:hint="eastAsia"/>
                <w:color w:val="000000"/>
                <w:kern w:val="0"/>
                <w:sz w:val="22"/>
                <w:lang w:val="en-GB"/>
              </w:rPr>
              <w:t>3</w:t>
            </w:r>
            <w:r w:rsidR="005D77FE" w:rsidRPr="00EB1B64">
              <w:rPr>
                <w:rFonts w:ascii="Arial" w:eastAsia="Times New Roman" w:hAnsi="Arial" w:cs="Arial"/>
                <w:color w:val="000000"/>
                <w:kern w:val="0"/>
                <w:sz w:val="22"/>
                <w:lang w:val="en-GB"/>
              </w:rPr>
              <w:t>0</w:t>
            </w:r>
            <w:r w:rsidR="005D77FE" w:rsidRPr="00125045">
              <w:rPr>
                <w:rFonts w:ascii="Arial" w:eastAsia="Times New Roman" w:hAnsi="Arial" w:cs="Arial"/>
                <w:color w:val="000000"/>
                <w:kern w:val="0"/>
                <w:sz w:val="22"/>
                <w:lang w:val="en-GB"/>
              </w:rPr>
              <w:t>)</w:t>
            </w:r>
          </w:p>
        </w:tc>
        <w:tc>
          <w:tcPr>
            <w:tcW w:w="1678" w:type="dxa"/>
            <w:tcBorders>
              <w:top w:val="nil"/>
              <w:left w:val="nil"/>
              <w:bottom w:val="single" w:sz="4" w:space="0" w:color="auto"/>
              <w:right w:val="single" w:sz="4" w:space="0" w:color="auto"/>
            </w:tcBorders>
            <w:vAlign w:val="center"/>
            <w:hideMark/>
          </w:tcPr>
          <w:p w14:paraId="78DF702E" w14:textId="77777777" w:rsidR="00934C8D" w:rsidRPr="00F2635D" w:rsidRDefault="00934C8D" w:rsidP="00CC2CE8">
            <w:pPr>
              <w:spacing w:before="100"/>
              <w:jc w:val="left"/>
              <w:rPr>
                <w:rFonts w:ascii="Arial" w:hAnsi="Arial" w:cs="Arial"/>
                <w:color w:val="000000"/>
                <w:sz w:val="22"/>
              </w:rPr>
            </w:pPr>
            <w:r w:rsidRPr="00F2635D">
              <w:rPr>
                <w:rFonts w:ascii="Arial" w:hAnsi="Arial" w:cs="Arial"/>
                <w:color w:val="000000"/>
                <w:sz w:val="22"/>
              </w:rPr>
              <w:t>Character set:</w:t>
            </w:r>
          </w:p>
          <w:p w14:paraId="2EDF9CB5" w14:textId="77777777" w:rsidR="00934C8D" w:rsidRDefault="00934C8D" w:rsidP="00CC2CE8">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320ED87F" w14:textId="5A8AD25C" w:rsidR="003D0895" w:rsidRPr="00F2635D" w:rsidRDefault="003D0895" w:rsidP="00CC2CE8">
            <w:pPr>
              <w:pStyle w:val="ListParagraph"/>
              <w:numPr>
                <w:ilvl w:val="0"/>
                <w:numId w:val="42"/>
              </w:numPr>
              <w:spacing w:before="100" w:line="240" w:lineRule="auto"/>
              <w:jc w:val="left"/>
              <w:rPr>
                <w:rFonts w:cs="Arial"/>
                <w:color w:val="000000"/>
                <w:szCs w:val="22"/>
              </w:rPr>
            </w:pPr>
            <w:r>
              <w:rPr>
                <w:rFonts w:cs="Arial"/>
                <w:color w:val="000000"/>
                <w:szCs w:val="22"/>
              </w:rPr>
              <w:t>A-Z</w:t>
            </w:r>
          </w:p>
          <w:p w14:paraId="61824A89" w14:textId="77777777" w:rsidR="00934C8D" w:rsidRPr="00934C8D" w:rsidRDefault="00934C8D" w:rsidP="00CC2CE8">
            <w:pPr>
              <w:pStyle w:val="ListParagraph"/>
              <w:numPr>
                <w:ilvl w:val="0"/>
                <w:numId w:val="42"/>
              </w:numPr>
              <w:spacing w:before="100" w:line="240" w:lineRule="auto"/>
              <w:jc w:val="left"/>
              <w:rPr>
                <w:rFonts w:cs="Arial"/>
                <w:color w:val="000000"/>
                <w:lang w:val="en-SG"/>
              </w:rPr>
            </w:pPr>
            <w:r w:rsidRPr="00F2635D">
              <w:rPr>
                <w:rFonts w:cs="Arial"/>
                <w:color w:val="000000"/>
                <w:szCs w:val="22"/>
              </w:rPr>
              <w:t>0-9</w:t>
            </w:r>
          </w:p>
          <w:p w14:paraId="553CD5B3" w14:textId="6B597249" w:rsidR="005D77FE" w:rsidRPr="005D3720" w:rsidRDefault="00934C8D" w:rsidP="00CC2CE8">
            <w:pPr>
              <w:pStyle w:val="ListParagraph"/>
              <w:numPr>
                <w:ilvl w:val="0"/>
                <w:numId w:val="42"/>
              </w:numPr>
              <w:spacing w:before="100" w:line="240" w:lineRule="auto"/>
              <w:jc w:val="left"/>
              <w:rPr>
                <w:rFonts w:cs="Arial"/>
                <w:color w:val="000000"/>
                <w:lang w:val="en-SG"/>
              </w:rPr>
            </w:pPr>
            <w:r w:rsidRPr="00F2635D">
              <w:rPr>
                <w:rFonts w:cs="Arial"/>
                <w:color w:val="000000"/>
                <w:szCs w:val="22"/>
              </w:rPr>
              <w:t>-</w:t>
            </w:r>
          </w:p>
        </w:tc>
        <w:tc>
          <w:tcPr>
            <w:tcW w:w="4719" w:type="dxa"/>
            <w:tcBorders>
              <w:top w:val="nil"/>
              <w:left w:val="nil"/>
              <w:bottom w:val="single" w:sz="4" w:space="0" w:color="auto"/>
              <w:right w:val="single" w:sz="4" w:space="0" w:color="auto"/>
            </w:tcBorders>
            <w:vAlign w:val="center"/>
            <w:hideMark/>
          </w:tcPr>
          <w:p w14:paraId="252512DB" w14:textId="2A9D8481" w:rsidR="005D77FE" w:rsidRDefault="004429BA" w:rsidP="31D2C3EC">
            <w:pPr>
              <w:widowControl/>
              <w:jc w:val="left"/>
              <w:rPr>
                <w:rFonts w:ascii="Arial" w:hAnsi="Arial" w:cs="Arial"/>
                <w:color w:val="000000"/>
                <w:kern w:val="0"/>
                <w:sz w:val="22"/>
                <w:lang w:val="en-GB"/>
              </w:rPr>
            </w:pPr>
            <w:r>
              <w:rPr>
                <w:rFonts w:ascii="Arial" w:eastAsia="Times New Roman" w:hAnsi="Arial" w:cs="Arial"/>
                <w:color w:val="000000"/>
                <w:kern w:val="0"/>
                <w:sz w:val="22"/>
                <w:lang w:val="en-GB"/>
              </w:rPr>
              <w:t>Error</w:t>
            </w:r>
            <w:r w:rsidRPr="31D2C3EC">
              <w:rPr>
                <w:rFonts w:ascii="Arial" w:eastAsia="Times New Roman" w:hAnsi="Arial" w:cs="Arial"/>
                <w:color w:val="000000"/>
                <w:kern w:val="0"/>
                <w:sz w:val="22"/>
                <w:lang w:val="en-GB"/>
              </w:rPr>
              <w:t xml:space="preserve"> </w:t>
            </w:r>
            <w:r w:rsidR="007162C9" w:rsidRPr="31D2C3EC">
              <w:rPr>
                <w:rFonts w:ascii="Arial" w:eastAsia="Times New Roman" w:hAnsi="Arial" w:cs="Arial"/>
                <w:color w:val="000000"/>
                <w:kern w:val="0"/>
                <w:sz w:val="22"/>
                <w:lang w:val="en-GB"/>
              </w:rPr>
              <w:t>c</w:t>
            </w:r>
            <w:r w:rsidR="005D77FE" w:rsidRPr="31D2C3EC">
              <w:rPr>
                <w:rFonts w:ascii="Arial" w:eastAsia="Times New Roman" w:hAnsi="Arial" w:cs="Arial"/>
                <w:color w:val="000000"/>
                <w:kern w:val="0"/>
                <w:sz w:val="22"/>
                <w:lang w:val="en-GB"/>
              </w:rPr>
              <w:t xml:space="preserve">ode, </w:t>
            </w:r>
            <w:r w:rsidR="63479D01" w:rsidRPr="31D2C3EC">
              <w:rPr>
                <w:rFonts w:ascii="Arial" w:eastAsia="Times New Roman" w:hAnsi="Arial" w:cs="Arial"/>
                <w:color w:val="000000"/>
                <w:kern w:val="0"/>
                <w:sz w:val="22"/>
                <w:lang w:val="en-GB"/>
              </w:rPr>
              <w:t>p</w:t>
            </w:r>
            <w:r w:rsidR="63479D01" w:rsidRPr="211A4668">
              <w:rPr>
                <w:rFonts w:ascii="Arial" w:eastAsia="Times New Roman" w:hAnsi="Arial" w:cs="Arial"/>
                <w:color w:val="000000" w:themeColor="text1"/>
                <w:sz w:val="22"/>
                <w:lang w:val="en-GB"/>
              </w:rPr>
              <w:t>lease refer to the specific API</w:t>
            </w:r>
          </w:p>
          <w:p w14:paraId="1D20EF74" w14:textId="77777777" w:rsidR="005D77FE" w:rsidRDefault="005D77FE" w:rsidP="00CC2CE8">
            <w:pPr>
              <w:widowControl/>
              <w:jc w:val="left"/>
              <w:rPr>
                <w:rFonts w:ascii="Arial" w:hAnsi="Arial" w:cs="Arial"/>
                <w:color w:val="000000"/>
                <w:kern w:val="0"/>
                <w:sz w:val="22"/>
                <w:lang w:val="en-GB"/>
              </w:rPr>
            </w:pPr>
          </w:p>
          <w:p w14:paraId="60B70D78" w14:textId="5407D892" w:rsidR="006F0F97" w:rsidRDefault="00196106" w:rsidP="00CC2CE8">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r w:rsidR="005D77FE" w:rsidRPr="005D3720">
              <w:rPr>
                <w:rFonts w:ascii="Arial" w:hAnsi="Arial" w:cs="Arial" w:hint="eastAsia"/>
                <w:color w:val="000000"/>
                <w:kern w:val="0"/>
                <w:sz w:val="22"/>
              </w:rPr>
              <w:t xml:space="preserve"> </w:t>
            </w:r>
          </w:p>
          <w:p w14:paraId="138EEC4A" w14:textId="55029FBE" w:rsidR="005D77FE" w:rsidRPr="005D3720" w:rsidRDefault="005D77FE" w:rsidP="00CC2CE8">
            <w:pPr>
              <w:widowControl/>
              <w:jc w:val="left"/>
              <w:rPr>
                <w:rFonts w:ascii="Arial" w:hAnsi="Arial" w:cs="Arial"/>
                <w:color w:val="000000"/>
                <w:kern w:val="0"/>
                <w:sz w:val="22"/>
              </w:rPr>
            </w:pPr>
            <w:r w:rsidRPr="005D3720">
              <w:rPr>
                <w:rFonts w:ascii="Arial" w:hAnsi="Arial" w:cs="Arial"/>
                <w:color w:val="000000"/>
                <w:kern w:val="0"/>
                <w:sz w:val="22"/>
              </w:rPr>
              <w:t>“</w:t>
            </w:r>
            <w:proofErr w:type="gramStart"/>
            <w:r w:rsidRPr="005D3720">
              <w:rPr>
                <w:rFonts w:ascii="Arial" w:hAnsi="Arial" w:cs="Arial" w:hint="eastAsia"/>
                <w:color w:val="000000"/>
                <w:kern w:val="0"/>
                <w:sz w:val="22"/>
              </w:rPr>
              <w:t>device</w:t>
            </w:r>
            <w:proofErr w:type="gramEnd"/>
            <w:r w:rsidRPr="005D3720">
              <w:rPr>
                <w:rFonts w:ascii="Arial" w:hAnsi="Arial" w:cs="Arial" w:hint="eastAsia"/>
                <w:color w:val="000000"/>
                <w:kern w:val="0"/>
                <w:sz w:val="22"/>
              </w:rPr>
              <w:t>-not-found</w:t>
            </w:r>
            <w:r w:rsidRPr="005D3720">
              <w:rPr>
                <w:rFonts w:ascii="Arial" w:hAnsi="Arial" w:cs="Arial"/>
                <w:color w:val="000000"/>
                <w:kern w:val="0"/>
                <w:sz w:val="22"/>
              </w:rPr>
              <w:t>”</w:t>
            </w:r>
          </w:p>
        </w:tc>
      </w:tr>
      <w:tr w:rsidR="005D77FE" w:rsidRPr="00A57270" w14:paraId="1153B912" w14:textId="77777777" w:rsidTr="008F2738">
        <w:trPr>
          <w:trHeight w:val="867"/>
        </w:trPr>
        <w:tc>
          <w:tcPr>
            <w:tcW w:w="1137" w:type="dxa"/>
            <w:tcBorders>
              <w:top w:val="nil"/>
              <w:left w:val="single" w:sz="4" w:space="0" w:color="auto"/>
              <w:bottom w:val="single" w:sz="4" w:space="0" w:color="auto"/>
              <w:right w:val="single" w:sz="4" w:space="0" w:color="auto"/>
            </w:tcBorders>
            <w:vAlign w:val="center"/>
          </w:tcPr>
          <w:p w14:paraId="72221B91" w14:textId="77777777" w:rsidR="005D77FE" w:rsidRPr="00A57270" w:rsidRDefault="005D77FE" w:rsidP="00CC2CE8">
            <w:pPr>
              <w:widowControl/>
              <w:jc w:val="left"/>
              <w:rPr>
                <w:rFonts w:ascii="Arial" w:hAnsi="Arial" w:cs="Arial"/>
                <w:color w:val="000000"/>
                <w:kern w:val="0"/>
                <w:sz w:val="22"/>
              </w:rPr>
            </w:pPr>
            <w:r>
              <w:rPr>
                <w:rFonts w:ascii="Arial" w:hAnsi="Arial" w:cs="Arial" w:hint="eastAsia"/>
                <w:color w:val="000000"/>
                <w:kern w:val="0"/>
                <w:sz w:val="22"/>
              </w:rPr>
              <w:t>params</w:t>
            </w:r>
          </w:p>
        </w:tc>
        <w:tc>
          <w:tcPr>
            <w:tcW w:w="1299" w:type="dxa"/>
            <w:tcBorders>
              <w:top w:val="nil"/>
              <w:left w:val="nil"/>
              <w:bottom w:val="single" w:sz="4" w:space="0" w:color="auto"/>
              <w:right w:val="single" w:sz="4" w:space="0" w:color="auto"/>
            </w:tcBorders>
            <w:vAlign w:val="center"/>
          </w:tcPr>
          <w:p w14:paraId="218890C6" w14:textId="77777777" w:rsidR="005D77FE" w:rsidRPr="00A57270" w:rsidRDefault="005D77FE" w:rsidP="00CC2CE8">
            <w:pPr>
              <w:widowControl/>
              <w:jc w:val="left"/>
              <w:rPr>
                <w:rFonts w:ascii="Arial" w:hAnsi="Arial" w:cs="Arial"/>
                <w:color w:val="000000"/>
                <w:kern w:val="0"/>
                <w:sz w:val="22"/>
                <w:lang w:val="en-GB"/>
              </w:rPr>
            </w:pPr>
            <w:r>
              <w:rPr>
                <w:rFonts w:ascii="Arial" w:hAnsi="Arial" w:cs="Arial" w:hint="eastAsia"/>
                <w:color w:val="000000"/>
                <w:kern w:val="0"/>
                <w:sz w:val="22"/>
                <w:lang w:val="en-GB"/>
              </w:rPr>
              <w:t>Array of String</w:t>
            </w:r>
          </w:p>
        </w:tc>
        <w:tc>
          <w:tcPr>
            <w:tcW w:w="1678" w:type="dxa"/>
            <w:tcBorders>
              <w:top w:val="nil"/>
              <w:left w:val="nil"/>
              <w:bottom w:val="single" w:sz="4" w:space="0" w:color="auto"/>
              <w:right w:val="single" w:sz="4" w:space="0" w:color="auto"/>
            </w:tcBorders>
            <w:vAlign w:val="center"/>
          </w:tcPr>
          <w:p w14:paraId="0F26C297" w14:textId="0D540443" w:rsidR="005D77FE" w:rsidRPr="00A57270" w:rsidRDefault="00276BEA">
            <w:pPr>
              <w:widowControl/>
              <w:jc w:val="left"/>
              <w:rPr>
                <w:rFonts w:ascii="Arial" w:hAnsi="Arial" w:cs="Arial"/>
                <w:color w:val="000000"/>
                <w:kern w:val="0"/>
                <w:sz w:val="22"/>
                <w:lang w:val="en-GB"/>
              </w:rPr>
            </w:pPr>
            <w:r>
              <w:rPr>
                <w:rFonts w:ascii="Arial" w:hAnsi="Arial" w:cs="Arial"/>
                <w:color w:val="000000"/>
                <w:kern w:val="0"/>
                <w:sz w:val="22"/>
                <w:lang w:val="en-GB"/>
              </w:rPr>
              <w:t>Character set of array elements</w:t>
            </w:r>
            <w:r w:rsidR="00AF761D">
              <w:rPr>
                <w:rFonts w:ascii="Arial" w:hAnsi="Arial" w:cs="Arial"/>
                <w:color w:val="000000"/>
                <w:kern w:val="0"/>
                <w:sz w:val="22"/>
                <w:lang w:val="en-GB"/>
              </w:rPr>
              <w:t>: Any</w:t>
            </w:r>
          </w:p>
        </w:tc>
        <w:tc>
          <w:tcPr>
            <w:tcW w:w="4719" w:type="dxa"/>
            <w:tcBorders>
              <w:top w:val="nil"/>
              <w:left w:val="nil"/>
              <w:bottom w:val="single" w:sz="4" w:space="0" w:color="auto"/>
              <w:right w:val="single" w:sz="4" w:space="0" w:color="auto"/>
            </w:tcBorders>
            <w:vAlign w:val="center"/>
          </w:tcPr>
          <w:p w14:paraId="5D03D958" w14:textId="2C7FB4A2" w:rsidR="005D77FE" w:rsidRDefault="00434874" w:rsidP="00CC2CE8">
            <w:pPr>
              <w:widowControl/>
              <w:jc w:val="left"/>
              <w:rPr>
                <w:rFonts w:ascii="Arial" w:hAnsi="Arial" w:cs="Arial"/>
                <w:color w:val="000000"/>
                <w:kern w:val="0"/>
                <w:sz w:val="22"/>
                <w:lang w:val="en-GB"/>
              </w:rPr>
            </w:pPr>
            <w:r w:rsidRPr="00434874">
              <w:rPr>
                <w:rFonts w:ascii="Arial" w:hAnsi="Arial" w:cs="Arial"/>
                <w:color w:val="000000"/>
                <w:kern w:val="0"/>
                <w:sz w:val="22"/>
              </w:rPr>
              <w:t>Multiple string values allow for variation of data to be displayed passed to frontend</w:t>
            </w:r>
          </w:p>
          <w:p w14:paraId="77B5F189" w14:textId="77777777" w:rsidR="005D77FE" w:rsidRDefault="005D77FE" w:rsidP="00CC2CE8">
            <w:pPr>
              <w:widowControl/>
              <w:jc w:val="left"/>
              <w:rPr>
                <w:rFonts w:ascii="Arial" w:hAnsi="Arial" w:cs="Arial"/>
                <w:color w:val="000000"/>
                <w:kern w:val="0"/>
                <w:sz w:val="22"/>
                <w:lang w:val="en-GB"/>
              </w:rPr>
            </w:pPr>
          </w:p>
          <w:p w14:paraId="2AB37EB4" w14:textId="7055B6DA" w:rsidR="00DD78C7" w:rsidRDefault="00196106" w:rsidP="00CC2CE8">
            <w:pPr>
              <w:keepNext/>
              <w:widowControl/>
              <w:jc w:val="left"/>
              <w:rPr>
                <w:rFonts w:ascii="Arial" w:hAnsi="Arial" w:cs="Arial"/>
                <w:color w:val="000000"/>
                <w:kern w:val="0"/>
                <w:sz w:val="22"/>
                <w:lang w:val="en-GB"/>
              </w:rPr>
            </w:pPr>
            <w:proofErr w:type="spellStart"/>
            <w:r>
              <w:rPr>
                <w:rFonts w:ascii="Arial" w:hAnsi="Arial" w:cs="Arial" w:hint="eastAsia"/>
                <w:color w:val="000000"/>
                <w:kern w:val="0"/>
                <w:sz w:val="22"/>
                <w:lang w:val="en-GB"/>
              </w:rPr>
              <w:lastRenderedPageBreak/>
              <w:t>E.g</w:t>
            </w:r>
            <w:proofErr w:type="spellEnd"/>
            <w:r>
              <w:rPr>
                <w:rFonts w:ascii="Arial" w:hAnsi="Arial" w:cs="Arial" w:hint="eastAsia"/>
                <w:color w:val="000000"/>
                <w:kern w:val="0"/>
                <w:sz w:val="22"/>
                <w:lang w:val="en-GB"/>
              </w:rPr>
              <w:t>:</w:t>
            </w:r>
          </w:p>
          <w:p w14:paraId="1A001C8B" w14:textId="2BAB41B4" w:rsidR="005D77FE" w:rsidRPr="00A57270" w:rsidRDefault="008F2738" w:rsidP="00CC2CE8">
            <w:pPr>
              <w:keepNext/>
              <w:widowControl/>
              <w:jc w:val="left"/>
              <w:rPr>
                <w:rFonts w:ascii="Arial" w:hAnsi="Arial" w:cs="Arial"/>
                <w:color w:val="000000"/>
                <w:kern w:val="0"/>
                <w:sz w:val="22"/>
                <w:lang w:val="en-GB"/>
              </w:rPr>
            </w:pPr>
            <w:r>
              <w:rPr>
                <w:rFonts w:ascii="Arial" w:hAnsi="Arial" w:cs="Arial" w:hint="eastAsia"/>
                <w:color w:val="000000"/>
                <w:kern w:val="0"/>
                <w:sz w:val="22"/>
                <w:lang w:val="en-GB"/>
              </w:rPr>
              <w:t xml:space="preserve"> [</w:t>
            </w:r>
            <w:r>
              <w:rPr>
                <w:rFonts w:ascii="Arial" w:hAnsi="Arial" w:cs="Arial" w:hint="eastAsia"/>
                <w:color w:val="000000"/>
                <w:kern w:val="0"/>
                <w:sz w:val="22"/>
                <w:lang w:val="en-GB"/>
              </w:rPr>
              <w:t>“</w:t>
            </w:r>
            <w:r w:rsidR="00E60BCA">
              <w:rPr>
                <w:rFonts w:ascii="Arial" w:eastAsia="Times New Roman" w:hAnsi="Arial" w:cs="Arial"/>
                <w:color w:val="000000"/>
                <w:kern w:val="0"/>
                <w:sz w:val="22"/>
              </w:rPr>
              <w:t>500</w:t>
            </w:r>
            <w:r>
              <w:rPr>
                <w:rFonts w:ascii="Arial" w:hAnsi="Arial" w:cs="Arial" w:hint="eastAsia"/>
                <w:color w:val="000000"/>
                <w:kern w:val="0"/>
                <w:sz w:val="22"/>
                <w:lang w:val="en-GB"/>
              </w:rPr>
              <w:t>”</w:t>
            </w:r>
            <w:r>
              <w:rPr>
                <w:rFonts w:ascii="Arial" w:hAnsi="Arial" w:cs="Arial" w:hint="eastAsia"/>
                <w:color w:val="000000"/>
                <w:kern w:val="0"/>
                <w:sz w:val="22"/>
                <w:lang w:val="en-GB"/>
              </w:rPr>
              <w:t>]</w:t>
            </w:r>
          </w:p>
        </w:tc>
      </w:tr>
    </w:tbl>
    <w:p w14:paraId="79D4E4A6" w14:textId="1A67200E" w:rsidR="00796C80" w:rsidRPr="00F40202" w:rsidRDefault="00796C80" w:rsidP="00A25F59">
      <w:pPr>
        <w:pStyle w:val="ncs-cap"/>
        <w:rPr>
          <w:rFonts w:eastAsiaTheme="minorEastAsia"/>
          <w:b/>
          <w:i w:val="0"/>
          <w:color w:val="000000" w:themeColor="text1"/>
          <w:lang w:eastAsia="zh-CN"/>
        </w:rPr>
      </w:pPr>
      <w:bookmarkStart w:id="246" w:name="_Ref208750231"/>
      <w:bookmarkStart w:id="247" w:name="_Ref208407819"/>
      <w:bookmarkStart w:id="248" w:name="_Toc216180050"/>
      <w:r w:rsidRPr="00F40202">
        <w:rPr>
          <w:b/>
          <w:i w:val="0"/>
        </w:rPr>
        <w:lastRenderedPageBreak/>
        <w:t xml:space="preserve">Table </w:t>
      </w:r>
      <w:r w:rsidR="009B23BB" w:rsidRPr="00F40202">
        <w:rPr>
          <w:b/>
          <w:i w:val="0"/>
        </w:rPr>
        <w:fldChar w:fldCharType="begin"/>
      </w:r>
      <w:r w:rsidR="009B23BB" w:rsidRPr="00F40202">
        <w:rPr>
          <w:b/>
          <w:i w:val="0"/>
        </w:rPr>
        <w:instrText xml:space="preserve"> SEQ Table \* ARABIC </w:instrText>
      </w:r>
      <w:r w:rsidR="009B23BB" w:rsidRPr="00F40202">
        <w:rPr>
          <w:b/>
          <w:i w:val="0"/>
        </w:rPr>
        <w:fldChar w:fldCharType="separate"/>
      </w:r>
      <w:r w:rsidR="00542606">
        <w:rPr>
          <w:b/>
          <w:i w:val="0"/>
          <w:noProof/>
        </w:rPr>
        <w:t>4</w:t>
      </w:r>
      <w:r w:rsidR="009B23BB" w:rsidRPr="00F40202">
        <w:rPr>
          <w:b/>
          <w:i w:val="0"/>
        </w:rPr>
        <w:fldChar w:fldCharType="end"/>
      </w:r>
      <w:bookmarkEnd w:id="246"/>
      <w:r w:rsidRPr="00F40202">
        <w:rPr>
          <w:rFonts w:eastAsiaTheme="minorEastAsia" w:hint="eastAsia"/>
          <w:b/>
          <w:i w:val="0"/>
          <w:lang w:eastAsia="zh-CN"/>
        </w:rPr>
        <w:t xml:space="preserve"> Failure Response Body</w:t>
      </w:r>
      <w:bookmarkEnd w:id="247"/>
      <w:bookmarkEnd w:id="248"/>
    </w:p>
    <w:p w14:paraId="25EADF47" w14:textId="77777777" w:rsidR="00174A88" w:rsidRDefault="00174A88" w:rsidP="00CC2CE8">
      <w:pPr>
        <w:pStyle w:val="ncs-body"/>
        <w:jc w:val="left"/>
        <w:rPr>
          <w:rFonts w:eastAsia="Arial"/>
          <w:color w:val="000000" w:themeColor="text1"/>
        </w:rPr>
      </w:pPr>
    </w:p>
    <w:p w14:paraId="2AE6D0F2" w14:textId="7D399A8C" w:rsidR="005D77FE" w:rsidRDefault="0068332F" w:rsidP="00CC2CE8">
      <w:pPr>
        <w:pStyle w:val="ncs-body"/>
        <w:jc w:val="left"/>
        <w:rPr>
          <w:rFonts w:eastAsiaTheme="minorEastAsia"/>
          <w:lang w:eastAsia="zh-CN"/>
        </w:rPr>
      </w:pPr>
      <w:r>
        <w:rPr>
          <w:rFonts w:eastAsia="Arial"/>
          <w:color w:val="000000" w:themeColor="text1"/>
        </w:rPr>
        <w:t>Failure</w:t>
      </w:r>
      <w:r w:rsidRPr="00D1451F">
        <w:rPr>
          <w:rFonts w:eastAsia="Arial"/>
          <w:color w:val="000000" w:themeColor="text1"/>
        </w:rPr>
        <w:t xml:space="preserve"> </w:t>
      </w:r>
      <w:r w:rsidR="00BA5A95">
        <w:rPr>
          <w:rFonts w:eastAsiaTheme="minorEastAsia" w:hint="eastAsia"/>
          <w:lang w:eastAsia="zh-CN"/>
        </w:rPr>
        <w:t xml:space="preserve">Response </w:t>
      </w:r>
      <w:r w:rsidR="009A7118">
        <w:rPr>
          <w:rFonts w:eastAsiaTheme="minorEastAsia" w:hint="eastAsia"/>
          <w:lang w:eastAsia="zh-CN"/>
        </w:rPr>
        <w:t xml:space="preserve">body </w:t>
      </w:r>
      <w:r w:rsidR="006035F7">
        <w:rPr>
          <w:rFonts w:eastAsiaTheme="minorEastAsia" w:hint="eastAsia"/>
          <w:lang w:eastAsia="zh-CN"/>
        </w:rPr>
        <w:t>sample:</w:t>
      </w:r>
    </w:p>
    <w:p w14:paraId="19A629E6" w14:textId="77777777" w:rsidR="00A4406E" w:rsidRDefault="00A4406E" w:rsidP="00A4406E">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16A221DE" w14:textId="284A3B66" w:rsidR="00A4406E" w:rsidRDefault="00A4406E" w:rsidP="00A4406E">
      <w:pPr>
        <w:shd w:val="clear" w:color="auto" w:fill="BFBFBF" w:themeFill="background1" w:themeFillShade="BF"/>
        <w:jc w:val="left"/>
        <w:rPr>
          <w:rFonts w:ascii="Arial" w:hAnsi="Arial" w:cs="Arial"/>
          <w:sz w:val="22"/>
        </w:rPr>
      </w:pPr>
      <w:r>
        <w:rPr>
          <w:rFonts w:ascii="Arial" w:hAnsi="Arial" w:cs="Arial"/>
          <w:sz w:val="22"/>
        </w:rPr>
        <w:tab/>
        <w:t>“</w:t>
      </w:r>
      <w:r>
        <w:rPr>
          <w:rFonts w:ascii="Arial" w:hAnsi="Arial" w:cs="Arial" w:hint="eastAsia"/>
          <w:sz w:val="22"/>
        </w:rPr>
        <w:t>code</w:t>
      </w:r>
      <w:r>
        <w:rPr>
          <w:rFonts w:ascii="Arial" w:hAnsi="Arial" w:cs="Arial"/>
          <w:sz w:val="22"/>
        </w:rPr>
        <w:t>”</w:t>
      </w:r>
      <w:r>
        <w:rPr>
          <w:rFonts w:ascii="Arial" w:hAnsi="Arial" w:cs="Arial" w:hint="eastAsia"/>
          <w:sz w:val="22"/>
        </w:rPr>
        <w:t xml:space="preserve">: </w:t>
      </w:r>
      <w:r>
        <w:rPr>
          <w:rFonts w:ascii="Arial" w:hAnsi="Arial" w:cs="Arial"/>
          <w:sz w:val="22"/>
        </w:rPr>
        <w:t>“</w:t>
      </w:r>
      <w:r w:rsidR="0004421A" w:rsidRPr="0004421A">
        <w:rPr>
          <w:rFonts w:ascii="Arial" w:hAnsi="Arial" w:cs="Arial"/>
          <w:sz w:val="22"/>
        </w:rPr>
        <w:t>exceeded-stream-limit</w:t>
      </w:r>
      <w:r>
        <w:rPr>
          <w:rFonts w:ascii="Arial" w:hAnsi="Arial" w:cs="Arial"/>
          <w:sz w:val="22"/>
        </w:rPr>
        <w:t>”</w:t>
      </w:r>
      <w:r w:rsidR="0082000A">
        <w:rPr>
          <w:rFonts w:ascii="Arial" w:hAnsi="Arial" w:cs="Arial"/>
          <w:sz w:val="22"/>
        </w:rPr>
        <w:t>,</w:t>
      </w:r>
    </w:p>
    <w:p w14:paraId="594D08AE" w14:textId="0E460937" w:rsidR="00081573" w:rsidRPr="00081573" w:rsidRDefault="00081573" w:rsidP="00A4406E">
      <w:pPr>
        <w:shd w:val="clear" w:color="auto" w:fill="BFBFBF" w:themeFill="background1" w:themeFillShade="BF"/>
        <w:jc w:val="left"/>
        <w:rPr>
          <w:rFonts w:ascii="Arial" w:hAnsi="Arial" w:cs="Arial"/>
          <w:sz w:val="22"/>
        </w:rPr>
      </w:pPr>
      <w:r>
        <w:rPr>
          <w:rFonts w:ascii="Arial" w:hAnsi="Arial" w:cs="Arial"/>
          <w:sz w:val="22"/>
        </w:rPr>
        <w:tab/>
        <w:t>“</w:t>
      </w:r>
      <w:r>
        <w:rPr>
          <w:rFonts w:ascii="Arial" w:hAnsi="Arial" w:cs="Arial" w:hint="eastAsia"/>
          <w:sz w:val="22"/>
        </w:rPr>
        <w:t>params</w:t>
      </w:r>
      <w:r>
        <w:rPr>
          <w:rFonts w:ascii="Arial" w:hAnsi="Arial" w:cs="Arial"/>
          <w:sz w:val="22"/>
        </w:rPr>
        <w:t>”</w:t>
      </w:r>
      <w:r>
        <w:rPr>
          <w:rFonts w:ascii="Arial" w:hAnsi="Arial" w:cs="Arial" w:hint="eastAsia"/>
          <w:sz w:val="22"/>
        </w:rPr>
        <w:t xml:space="preserve">: </w:t>
      </w:r>
      <w:r w:rsidR="001D4290">
        <w:rPr>
          <w:rFonts w:ascii="Arial" w:hAnsi="Arial" w:cs="Arial" w:hint="eastAsia"/>
          <w:sz w:val="22"/>
        </w:rPr>
        <w:t>[</w:t>
      </w:r>
      <w:r>
        <w:rPr>
          <w:rFonts w:ascii="Arial" w:hAnsi="Arial" w:cs="Arial"/>
          <w:sz w:val="22"/>
        </w:rPr>
        <w:t>“</w:t>
      </w:r>
      <w:r w:rsidR="0004421A">
        <w:rPr>
          <w:rFonts w:ascii="Arial" w:eastAsia="Times New Roman" w:hAnsi="Arial" w:cs="Arial"/>
          <w:color w:val="000000"/>
          <w:kern w:val="0"/>
          <w:sz w:val="22"/>
        </w:rPr>
        <w:t>500</w:t>
      </w:r>
      <w:r>
        <w:rPr>
          <w:rFonts w:ascii="Arial" w:hAnsi="Arial" w:cs="Arial"/>
          <w:sz w:val="22"/>
        </w:rPr>
        <w:t>”</w:t>
      </w:r>
      <w:r w:rsidR="001D4290">
        <w:rPr>
          <w:rFonts w:ascii="Arial" w:hAnsi="Arial" w:cs="Arial" w:hint="eastAsia"/>
          <w:sz w:val="22"/>
        </w:rPr>
        <w:t>]</w:t>
      </w:r>
    </w:p>
    <w:p w14:paraId="64F9F5CC" w14:textId="18A33D57" w:rsidR="00A4406E" w:rsidRPr="00A4406E" w:rsidRDefault="00A4406E" w:rsidP="00A4406E">
      <w:pPr>
        <w:shd w:val="clear" w:color="auto" w:fill="BFBFBF" w:themeFill="background1" w:themeFillShade="BF"/>
        <w:jc w:val="left"/>
        <w:rPr>
          <w:rFonts w:ascii="Arial" w:hAnsi="Arial" w:cs="Arial"/>
          <w:sz w:val="22"/>
        </w:rPr>
      </w:pPr>
      <w:r>
        <w:rPr>
          <w:rFonts w:ascii="Arial" w:hAnsi="Arial" w:cs="Arial" w:hint="eastAsia"/>
          <w:sz w:val="22"/>
        </w:rPr>
        <w:t>}</w:t>
      </w:r>
    </w:p>
    <w:p w14:paraId="6B89EB69" w14:textId="77777777" w:rsidR="006035F7" w:rsidRDefault="006035F7" w:rsidP="00CC2CE8">
      <w:pPr>
        <w:pStyle w:val="ncs-body"/>
        <w:jc w:val="left"/>
        <w:rPr>
          <w:rFonts w:eastAsiaTheme="minorEastAsia"/>
          <w:lang w:eastAsia="zh-CN"/>
        </w:rPr>
      </w:pPr>
    </w:p>
    <w:p w14:paraId="3BB46EC4" w14:textId="5FDC5EBD" w:rsidR="005D77FE" w:rsidRPr="005D77FE" w:rsidRDefault="00E06C22" w:rsidP="009C1AB3">
      <w:pPr>
        <w:pStyle w:val="ncs-body"/>
        <w:jc w:val="left"/>
        <w:rPr>
          <w:lang w:val="en-GB"/>
        </w:rPr>
      </w:pPr>
      <w:r>
        <w:rPr>
          <w:rFonts w:eastAsiaTheme="minorEastAsia"/>
        </w:rPr>
        <w:t>Error code in the body</w:t>
      </w:r>
      <w:r w:rsidR="00D7798D">
        <w:rPr>
          <w:rFonts w:eastAsiaTheme="minorEastAsia"/>
        </w:rPr>
        <w:t xml:space="preserve"> varies </w:t>
      </w:r>
      <w:r w:rsidR="005C2710">
        <w:rPr>
          <w:rFonts w:eastAsiaTheme="minorEastAsia"/>
        </w:rPr>
        <w:t xml:space="preserve">across the APIs, but </w:t>
      </w:r>
      <w:r w:rsidR="002C6E73">
        <w:rPr>
          <w:rFonts w:eastAsiaTheme="minorEastAsia"/>
        </w:rPr>
        <w:t xml:space="preserve">with </w:t>
      </w:r>
      <w:r w:rsidR="002B49D8">
        <w:rPr>
          <w:rFonts w:eastAsiaTheme="minorEastAsia"/>
        </w:rPr>
        <w:t>some</w:t>
      </w:r>
      <w:r w:rsidR="005C2710">
        <w:rPr>
          <w:rFonts w:eastAsiaTheme="minorEastAsia"/>
        </w:rPr>
        <w:t xml:space="preserve"> </w:t>
      </w:r>
      <w:r w:rsidR="007D5C9E">
        <w:rPr>
          <w:rFonts w:eastAsiaTheme="minorEastAsia"/>
        </w:rPr>
        <w:t>H</w:t>
      </w:r>
      <w:r w:rsidR="002C6E73">
        <w:rPr>
          <w:rFonts w:eastAsiaTheme="minorEastAsia"/>
        </w:rPr>
        <w:t xml:space="preserve">TTP status code the error code is </w:t>
      </w:r>
      <w:r w:rsidR="00DC6144">
        <w:rPr>
          <w:rFonts w:eastAsiaTheme="minorEastAsia"/>
        </w:rPr>
        <w:t>common</w:t>
      </w:r>
      <w:r w:rsidR="00B63FAB">
        <w:rPr>
          <w:rFonts w:eastAsiaTheme="minorEastAsia"/>
        </w:rPr>
        <w:t>. The HTTP status code and related error code are:</w:t>
      </w:r>
    </w:p>
    <w:p w14:paraId="41796278" w14:textId="5849E9B0" w:rsidR="00D1302B" w:rsidRDefault="00D1302B" w:rsidP="009C1AB3">
      <w:pPr>
        <w:pStyle w:val="ncs-body"/>
        <w:jc w:val="left"/>
        <w:rPr>
          <w:rFonts w:eastAsiaTheme="minorEastAsia"/>
        </w:rPr>
      </w:pP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090"/>
        <w:gridCol w:w="4546"/>
      </w:tblGrid>
      <w:tr w:rsidR="00BE19A0" w:rsidRPr="00962B6F" w14:paraId="2E80B49E" w14:textId="77777777" w:rsidTr="00A176FD">
        <w:tc>
          <w:tcPr>
            <w:tcW w:w="2405" w:type="dxa"/>
          </w:tcPr>
          <w:p w14:paraId="7F3BA30A" w14:textId="77777777" w:rsidR="00BE19A0" w:rsidRPr="009C1AB3" w:rsidRDefault="00BE19A0" w:rsidP="00E34B54">
            <w:pPr>
              <w:pStyle w:val="ncs-body"/>
              <w:jc w:val="left"/>
              <w:rPr>
                <w:rFonts w:eastAsia="Arial"/>
                <w:b/>
                <w:bCs/>
              </w:rPr>
            </w:pPr>
            <w:r w:rsidRPr="009C1AB3">
              <w:rPr>
                <w:rFonts w:eastAsia="Arial"/>
                <w:b/>
                <w:bCs/>
              </w:rPr>
              <w:t>HTTP Status Code</w:t>
            </w:r>
          </w:p>
        </w:tc>
        <w:tc>
          <w:tcPr>
            <w:tcW w:w="2090" w:type="dxa"/>
          </w:tcPr>
          <w:p w14:paraId="2DEAA7C7" w14:textId="77777777" w:rsidR="00BE19A0" w:rsidRPr="009C1AB3" w:rsidRDefault="00BE19A0" w:rsidP="00E34B54">
            <w:pPr>
              <w:pStyle w:val="ncs-body"/>
              <w:jc w:val="left"/>
              <w:rPr>
                <w:b/>
                <w:bCs/>
              </w:rPr>
            </w:pPr>
            <w:r w:rsidRPr="009C1AB3">
              <w:rPr>
                <w:b/>
                <w:bCs/>
              </w:rPr>
              <w:t>Error Code</w:t>
            </w:r>
          </w:p>
        </w:tc>
        <w:tc>
          <w:tcPr>
            <w:tcW w:w="4546" w:type="dxa"/>
          </w:tcPr>
          <w:p w14:paraId="1E333B90" w14:textId="77777777" w:rsidR="00BE19A0" w:rsidRPr="009C1AB3" w:rsidRDefault="00BE19A0" w:rsidP="00E34B54">
            <w:pPr>
              <w:pStyle w:val="ncs-body"/>
              <w:jc w:val="left"/>
              <w:rPr>
                <w:b/>
                <w:bCs/>
              </w:rPr>
            </w:pPr>
            <w:r w:rsidRPr="009C1AB3">
              <w:rPr>
                <w:b/>
                <w:bCs/>
              </w:rPr>
              <w:t>Description</w:t>
            </w:r>
          </w:p>
        </w:tc>
      </w:tr>
      <w:tr w:rsidR="00BE19A0" w:rsidRPr="00E838A5" w14:paraId="4EFC69E9" w14:textId="77777777" w:rsidTr="00A176FD">
        <w:tc>
          <w:tcPr>
            <w:tcW w:w="2405" w:type="dxa"/>
          </w:tcPr>
          <w:p w14:paraId="1A9DD8CF" w14:textId="77777777" w:rsidR="00BE19A0" w:rsidRDefault="00BE19A0" w:rsidP="00E34B54">
            <w:pPr>
              <w:pStyle w:val="ncs-body"/>
              <w:jc w:val="left"/>
              <w:rPr>
                <w:rFonts w:eastAsia="Arial"/>
              </w:rPr>
            </w:pPr>
            <w:r w:rsidRPr="00962B6F">
              <w:rPr>
                <w:rFonts w:eastAsia="Arial"/>
              </w:rPr>
              <w:t>400</w:t>
            </w:r>
          </w:p>
        </w:tc>
        <w:tc>
          <w:tcPr>
            <w:tcW w:w="2090" w:type="dxa"/>
          </w:tcPr>
          <w:p w14:paraId="349334A6" w14:textId="4E141428" w:rsidR="00BE19A0" w:rsidRPr="009E31EF" w:rsidRDefault="00FC2D3A" w:rsidP="00E34B54">
            <w:pPr>
              <w:pStyle w:val="ncs-body"/>
              <w:jc w:val="left"/>
              <w:rPr>
                <w:rFonts w:eastAsiaTheme="minorEastAsia"/>
                <w:lang w:eastAsia="zh-CN"/>
              </w:rPr>
            </w:pPr>
            <w:proofErr w:type="gramStart"/>
            <w:r>
              <w:rPr>
                <w:rFonts w:eastAsiaTheme="minorEastAsia"/>
              </w:rPr>
              <w:t>bad-request</w:t>
            </w:r>
            <w:proofErr w:type="gramEnd"/>
          </w:p>
        </w:tc>
        <w:tc>
          <w:tcPr>
            <w:tcW w:w="4546" w:type="dxa"/>
          </w:tcPr>
          <w:p w14:paraId="4AD3DF8D" w14:textId="77777777" w:rsidR="00BE19A0" w:rsidRDefault="00E3798C" w:rsidP="00E34B54">
            <w:pPr>
              <w:pStyle w:val="ncs-body"/>
              <w:jc w:val="left"/>
              <w:rPr>
                <w:rFonts w:eastAsiaTheme="minorEastAsia"/>
                <w:lang w:eastAsia="zh-CN"/>
              </w:rPr>
            </w:pPr>
            <w:r>
              <w:rPr>
                <w:rFonts w:eastAsiaTheme="minorEastAsia" w:hint="eastAsia"/>
                <w:lang w:eastAsia="zh-CN"/>
              </w:rPr>
              <w:t>Bad request</w:t>
            </w:r>
            <w:r w:rsidR="006F3FCC">
              <w:rPr>
                <w:rFonts w:eastAsiaTheme="minorEastAsia" w:hint="eastAsia"/>
                <w:lang w:eastAsia="zh-CN"/>
              </w:rPr>
              <w:t>.</w:t>
            </w:r>
          </w:p>
          <w:p w14:paraId="0E5787AB" w14:textId="1BAD2B6E" w:rsidR="00953DE9" w:rsidRPr="00E838A5" w:rsidRDefault="00747047" w:rsidP="00E34B54">
            <w:pPr>
              <w:pStyle w:val="ncs-body"/>
              <w:jc w:val="left"/>
              <w:rPr>
                <w:rFonts w:eastAsiaTheme="minorEastAsia"/>
                <w:lang w:eastAsia="zh-CN"/>
              </w:rPr>
            </w:pPr>
            <w:r>
              <w:rPr>
                <w:rFonts w:eastAsiaTheme="minorEastAsia"/>
                <w:lang w:eastAsia="zh-CN"/>
              </w:rPr>
              <w:t xml:space="preserve">This is the </w:t>
            </w:r>
            <w:r w:rsidR="00287236">
              <w:rPr>
                <w:rFonts w:eastAsiaTheme="minorEastAsia"/>
                <w:lang w:eastAsia="zh-CN"/>
              </w:rPr>
              <w:t>error code for 400</w:t>
            </w:r>
            <w:r w:rsidR="005A50D7">
              <w:rPr>
                <w:rFonts w:eastAsiaTheme="minorEastAsia"/>
                <w:lang w:eastAsia="zh-CN"/>
              </w:rPr>
              <w:t xml:space="preserve"> applies to all APIs</w:t>
            </w:r>
            <w:r w:rsidR="00917EA2">
              <w:rPr>
                <w:rFonts w:eastAsiaTheme="minorEastAsia"/>
                <w:lang w:eastAsia="zh-CN"/>
              </w:rPr>
              <w:t>, although</w:t>
            </w:r>
            <w:r w:rsidR="005A50D7">
              <w:rPr>
                <w:rFonts w:eastAsiaTheme="minorEastAsia"/>
                <w:lang w:eastAsia="zh-CN"/>
              </w:rPr>
              <w:t xml:space="preserve"> </w:t>
            </w:r>
            <w:r w:rsidR="00917EA2">
              <w:rPr>
                <w:rFonts w:eastAsiaTheme="minorEastAsia"/>
                <w:lang w:eastAsia="zh-CN"/>
              </w:rPr>
              <w:t>i</w:t>
            </w:r>
            <w:r w:rsidR="00D53D46">
              <w:rPr>
                <w:rFonts w:eastAsiaTheme="minorEastAsia"/>
                <w:lang w:eastAsia="zh-CN"/>
              </w:rPr>
              <w:t>ndividual APIs may add more error codes for 400.</w:t>
            </w:r>
          </w:p>
        </w:tc>
      </w:tr>
      <w:tr w:rsidR="00706EFB" w:rsidRPr="00E838A5" w14:paraId="44EF38B9" w14:textId="77777777" w:rsidTr="00A176FD">
        <w:tc>
          <w:tcPr>
            <w:tcW w:w="2405" w:type="dxa"/>
          </w:tcPr>
          <w:p w14:paraId="1E0A36D0" w14:textId="6401FB8A" w:rsidR="00706EFB" w:rsidRPr="00962B6F" w:rsidRDefault="00706EFB" w:rsidP="00E34B54">
            <w:pPr>
              <w:pStyle w:val="ncs-body"/>
              <w:jc w:val="left"/>
              <w:rPr>
                <w:rFonts w:eastAsia="Arial"/>
              </w:rPr>
            </w:pPr>
            <w:r>
              <w:rPr>
                <w:rFonts w:eastAsia="Arial"/>
              </w:rPr>
              <w:t>401</w:t>
            </w:r>
          </w:p>
        </w:tc>
        <w:tc>
          <w:tcPr>
            <w:tcW w:w="2090" w:type="dxa"/>
          </w:tcPr>
          <w:p w14:paraId="08E59924" w14:textId="60AAC874" w:rsidR="00706EFB" w:rsidRDefault="00706EFB" w:rsidP="00E34B54">
            <w:pPr>
              <w:pStyle w:val="ncs-body"/>
              <w:jc w:val="left"/>
              <w:rPr>
                <w:rFonts w:eastAsiaTheme="minorEastAsia"/>
              </w:rPr>
            </w:pPr>
            <w:r>
              <w:rPr>
                <w:rFonts w:eastAsiaTheme="minorEastAsia"/>
              </w:rPr>
              <w:t>unauthorized</w:t>
            </w:r>
          </w:p>
        </w:tc>
        <w:tc>
          <w:tcPr>
            <w:tcW w:w="4546" w:type="dxa"/>
          </w:tcPr>
          <w:p w14:paraId="7428C83C" w14:textId="77777777" w:rsidR="005B38BE" w:rsidRPr="009608A4" w:rsidRDefault="006577F1" w:rsidP="009608A4">
            <w:pPr>
              <w:pStyle w:val="ncs-body"/>
              <w:rPr>
                <w:rFonts w:eastAsiaTheme="minorEastAsia"/>
              </w:rPr>
            </w:pPr>
            <w:r w:rsidRPr="009608A4">
              <w:rPr>
                <w:rFonts w:eastAsiaTheme="minorEastAsia"/>
              </w:rPr>
              <w:t>Un</w:t>
            </w:r>
            <w:r w:rsidR="00CC0732" w:rsidRPr="009608A4">
              <w:rPr>
                <w:rFonts w:eastAsiaTheme="minorEastAsia"/>
              </w:rPr>
              <w:t>authorized.</w:t>
            </w:r>
          </w:p>
          <w:p w14:paraId="6B30A9CE" w14:textId="42A43925" w:rsidR="00706EFB" w:rsidRDefault="005B38BE" w:rsidP="009608A4">
            <w:pPr>
              <w:pStyle w:val="ncs-body"/>
              <w:rPr>
                <w:rFonts w:eastAsiaTheme="minorEastAsia"/>
                <w:lang w:eastAsia="zh-CN"/>
              </w:rPr>
            </w:pPr>
            <w:r w:rsidRPr="009608A4">
              <w:rPr>
                <w:rFonts w:eastAsiaTheme="minorEastAsia"/>
              </w:rPr>
              <w:t>It will be always this error code for 401.</w:t>
            </w:r>
          </w:p>
        </w:tc>
      </w:tr>
      <w:tr w:rsidR="00706EFB" w:rsidRPr="00E838A5" w14:paraId="3A602C11" w14:textId="77777777" w:rsidTr="00A176FD">
        <w:tc>
          <w:tcPr>
            <w:tcW w:w="2405" w:type="dxa"/>
          </w:tcPr>
          <w:p w14:paraId="10867813" w14:textId="170C192B" w:rsidR="00706EFB" w:rsidRPr="00962B6F" w:rsidRDefault="002F5D51" w:rsidP="00E34B54">
            <w:pPr>
              <w:pStyle w:val="ncs-body"/>
              <w:jc w:val="left"/>
              <w:rPr>
                <w:rFonts w:eastAsia="Arial"/>
              </w:rPr>
            </w:pPr>
            <w:r>
              <w:rPr>
                <w:rFonts w:eastAsia="Arial"/>
              </w:rPr>
              <w:t>403</w:t>
            </w:r>
          </w:p>
        </w:tc>
        <w:tc>
          <w:tcPr>
            <w:tcW w:w="2090" w:type="dxa"/>
          </w:tcPr>
          <w:p w14:paraId="11B925BB" w14:textId="47BC5FEA" w:rsidR="00706EFB" w:rsidRDefault="002F5D51" w:rsidP="00E34B54">
            <w:pPr>
              <w:pStyle w:val="ncs-body"/>
              <w:jc w:val="left"/>
              <w:rPr>
                <w:rFonts w:eastAsiaTheme="minorEastAsia"/>
              </w:rPr>
            </w:pPr>
            <w:r>
              <w:rPr>
                <w:rFonts w:eastAsiaTheme="minorEastAsia"/>
              </w:rPr>
              <w:t>forbidden</w:t>
            </w:r>
          </w:p>
        </w:tc>
        <w:tc>
          <w:tcPr>
            <w:tcW w:w="4546" w:type="dxa"/>
          </w:tcPr>
          <w:p w14:paraId="723C68EE" w14:textId="7BA5BA6B" w:rsidR="005B38BE" w:rsidRPr="009608A4" w:rsidRDefault="005160AB" w:rsidP="009608A4">
            <w:pPr>
              <w:pStyle w:val="ncs-body"/>
              <w:rPr>
                <w:rFonts w:eastAsiaTheme="minorEastAsia"/>
              </w:rPr>
            </w:pPr>
            <w:r>
              <w:rPr>
                <w:rFonts w:eastAsiaTheme="minorEastAsia"/>
              </w:rPr>
              <w:t>Forbidden.</w:t>
            </w:r>
          </w:p>
          <w:p w14:paraId="06E92C96" w14:textId="1C0B22A2" w:rsidR="00706EFB" w:rsidRDefault="0011583B" w:rsidP="00D025CA">
            <w:pPr>
              <w:pStyle w:val="ncs-body"/>
              <w:keepNext/>
              <w:rPr>
                <w:rFonts w:eastAsiaTheme="minorEastAsia"/>
                <w:lang w:eastAsia="zh-CN"/>
              </w:rPr>
            </w:pPr>
            <w:r w:rsidRPr="009608A4">
              <w:rPr>
                <w:rFonts w:eastAsiaTheme="minorEastAsia"/>
              </w:rPr>
              <w:t>It will be always this</w:t>
            </w:r>
            <w:r w:rsidR="005B38BE" w:rsidRPr="009608A4">
              <w:rPr>
                <w:rFonts w:eastAsiaTheme="minorEastAsia"/>
              </w:rPr>
              <w:t xml:space="preserve"> error code for 403.</w:t>
            </w:r>
          </w:p>
        </w:tc>
      </w:tr>
    </w:tbl>
    <w:p w14:paraId="1357936D" w14:textId="5F6372FB" w:rsidR="00C4245A" w:rsidRPr="000C1740" w:rsidRDefault="009B23BB" w:rsidP="00D025CA">
      <w:pPr>
        <w:pStyle w:val="ncs-cap"/>
        <w:rPr>
          <w:b/>
          <w:i w:val="0"/>
        </w:rPr>
      </w:pPr>
      <w:bookmarkStart w:id="249" w:name="_Ref209608126"/>
      <w:bookmarkStart w:id="250" w:name="_Toc216180051"/>
      <w:r w:rsidRPr="000C1740">
        <w:rPr>
          <w:b/>
          <w:i w:val="0"/>
        </w:rPr>
        <w:t xml:space="preserve">Table </w:t>
      </w:r>
      <w:r w:rsidRPr="000C1740">
        <w:rPr>
          <w:b/>
          <w:i w:val="0"/>
        </w:rPr>
        <w:fldChar w:fldCharType="begin"/>
      </w:r>
      <w:r w:rsidRPr="000C1740">
        <w:rPr>
          <w:b/>
          <w:i w:val="0"/>
        </w:rPr>
        <w:instrText xml:space="preserve"> SEQ Table \* ARABIC </w:instrText>
      </w:r>
      <w:r w:rsidRPr="000C1740">
        <w:rPr>
          <w:b/>
          <w:i w:val="0"/>
        </w:rPr>
        <w:fldChar w:fldCharType="separate"/>
      </w:r>
      <w:r w:rsidR="00542606">
        <w:rPr>
          <w:b/>
          <w:i w:val="0"/>
          <w:noProof/>
        </w:rPr>
        <w:t>5</w:t>
      </w:r>
      <w:r w:rsidRPr="000C1740">
        <w:rPr>
          <w:b/>
          <w:i w:val="0"/>
        </w:rPr>
        <w:fldChar w:fldCharType="end"/>
      </w:r>
      <w:bookmarkEnd w:id="249"/>
      <w:r w:rsidRPr="000C1740">
        <w:rPr>
          <w:b/>
          <w:i w:val="0"/>
        </w:rPr>
        <w:t xml:space="preserve"> RESTful API Response Error Code</w:t>
      </w:r>
      <w:bookmarkEnd w:id="250"/>
    </w:p>
    <w:p w14:paraId="582839C3" w14:textId="77777777" w:rsidR="00D025CA" w:rsidRPr="00D025CA" w:rsidRDefault="00D025CA" w:rsidP="00D025CA">
      <w:pPr>
        <w:pStyle w:val="ncs-body"/>
      </w:pPr>
    </w:p>
    <w:p w14:paraId="6FD22000" w14:textId="1E90FBEA" w:rsidR="000A4617" w:rsidRPr="00976094" w:rsidRDefault="000A4617" w:rsidP="00CC2CE8">
      <w:pPr>
        <w:pStyle w:val="Heading3"/>
        <w:jc w:val="left"/>
        <w:rPr>
          <w:rFonts w:eastAsia="Arial"/>
          <w:b/>
          <w:color w:val="000000" w:themeColor="text1"/>
          <w:lang w:val="en-SG"/>
        </w:rPr>
      </w:pPr>
      <w:bookmarkStart w:id="251" w:name="_Toc206891468"/>
      <w:bookmarkStart w:id="252" w:name="_Toc207034940"/>
      <w:bookmarkStart w:id="253" w:name="_Ref209530887"/>
      <w:bookmarkStart w:id="254" w:name="_Ref209539787"/>
      <w:bookmarkStart w:id="255" w:name="_Toc212542669"/>
      <w:bookmarkStart w:id="256" w:name="_Toc216180143"/>
      <w:r w:rsidRPr="00976094">
        <w:rPr>
          <w:rFonts w:eastAsia="Arial"/>
          <w:b/>
          <w:color w:val="000000" w:themeColor="text1"/>
          <w:lang w:val="en-SG"/>
        </w:rPr>
        <w:t>Get Health Status</w:t>
      </w:r>
      <w:bookmarkEnd w:id="251"/>
      <w:bookmarkEnd w:id="252"/>
      <w:r w:rsidRPr="00976094">
        <w:rPr>
          <w:rFonts w:eastAsia="Arial"/>
          <w:b/>
          <w:color w:val="000000" w:themeColor="text1"/>
          <w:lang w:val="en-SG"/>
        </w:rPr>
        <w:t xml:space="preserve"> </w:t>
      </w:r>
      <w:r w:rsidRPr="00976094">
        <w:rPr>
          <w:rFonts w:eastAsia="Arial"/>
          <w:b/>
          <w:color w:val="000000" w:themeColor="text1"/>
        </w:rPr>
        <w:t>of Video Proxy</w:t>
      </w:r>
      <w:bookmarkEnd w:id="253"/>
      <w:bookmarkEnd w:id="254"/>
      <w:bookmarkEnd w:id="255"/>
      <w:bookmarkEnd w:id="256"/>
    </w:p>
    <w:p w14:paraId="5649AA12" w14:textId="23E5D524" w:rsidR="007B5F57" w:rsidRDefault="000A4617" w:rsidP="00CC2CE8">
      <w:pPr>
        <w:pStyle w:val="Body"/>
        <w:numPr>
          <w:ilvl w:val="0"/>
          <w:numId w:val="49"/>
        </w:numPr>
        <w:jc w:val="left"/>
        <w:rPr>
          <w:szCs w:val="22"/>
        </w:rPr>
      </w:pPr>
      <w:r w:rsidRPr="00402165">
        <w:rPr>
          <w:szCs w:val="22"/>
        </w:rPr>
        <w:t xml:space="preserve">This message is sent </w:t>
      </w:r>
      <w:r w:rsidR="008850AA">
        <w:rPr>
          <w:szCs w:val="22"/>
        </w:rPr>
        <w:t xml:space="preserve">when </w:t>
      </w:r>
      <w:r w:rsidR="00913C86">
        <w:rPr>
          <w:rFonts w:eastAsia="Arial"/>
          <w:color w:val="000000" w:themeColor="text1"/>
          <w:lang w:val="en-SG"/>
        </w:rPr>
        <w:t>C3</w:t>
      </w:r>
      <w:r w:rsidR="00913C86" w:rsidRPr="00561346">
        <w:rPr>
          <w:rFonts w:eastAsia="Arial"/>
          <w:color w:val="000000" w:themeColor="text1"/>
          <w:lang w:val="en-SG"/>
        </w:rPr>
        <w:t xml:space="preserve"> </w:t>
      </w:r>
      <w:r w:rsidR="0082191B">
        <w:rPr>
          <w:szCs w:val="22"/>
        </w:rPr>
        <w:t>requests</w:t>
      </w:r>
      <w:r w:rsidRPr="00402165">
        <w:rPr>
          <w:szCs w:val="22"/>
        </w:rPr>
        <w:t xml:space="preserve"> health status update.</w:t>
      </w:r>
    </w:p>
    <w:p w14:paraId="7A3499D1" w14:textId="337271BB" w:rsidR="63E4A891" w:rsidRDefault="63E4A891" w:rsidP="63E4A891">
      <w:pPr>
        <w:pStyle w:val="Body"/>
        <w:jc w:val="left"/>
      </w:pPr>
    </w:p>
    <w:p w14:paraId="6F59CDE4" w14:textId="13F1ACF4" w:rsidR="000A4617" w:rsidRPr="00013E9A" w:rsidRDefault="00050B6D" w:rsidP="00CC2CE8">
      <w:pPr>
        <w:pStyle w:val="Body"/>
        <w:numPr>
          <w:ilvl w:val="0"/>
          <w:numId w:val="49"/>
        </w:numPr>
        <w:jc w:val="left"/>
        <w:rPr>
          <w:rFonts w:eastAsia="Arial"/>
          <w:szCs w:val="22"/>
        </w:rPr>
      </w:pPr>
      <w:r w:rsidRPr="00013E9A">
        <w:rPr>
          <w:rFonts w:eastAsia="Arial"/>
          <w:szCs w:val="22"/>
        </w:rPr>
        <w:t>Request:</w:t>
      </w:r>
    </w:p>
    <w:p w14:paraId="7BCBDA90" w14:textId="0FFEF8E8" w:rsidR="007B5F57" w:rsidRPr="007B5F57" w:rsidRDefault="007B5F57" w:rsidP="00013E9A">
      <w:pPr>
        <w:pStyle w:val="ListParagraph"/>
        <w:numPr>
          <w:ilvl w:val="0"/>
          <w:numId w:val="42"/>
        </w:numPr>
        <w:jc w:val="left"/>
        <w:rPr>
          <w:rFonts w:eastAsiaTheme="minorEastAsia" w:cs="Arial"/>
          <w:szCs w:val="22"/>
          <w:lang w:val="en-SG" w:eastAsia="zh-CN"/>
        </w:rPr>
      </w:pPr>
      <w:r w:rsidRPr="007B5F57">
        <w:rPr>
          <w:rFonts w:eastAsia="Arial" w:cs="Arial"/>
          <w:color w:val="000000" w:themeColor="text1"/>
          <w:lang w:val="en-SG"/>
        </w:rPr>
        <w:t xml:space="preserve">Method: </w:t>
      </w:r>
      <w:r w:rsidR="00BC2655" w:rsidRPr="00683267">
        <w:rPr>
          <w:rFonts w:eastAsiaTheme="minorEastAsia" w:cs="Arial" w:hint="eastAsia"/>
          <w:color w:val="000000" w:themeColor="text1"/>
          <w:lang w:val="en-SG" w:eastAsia="zh-CN"/>
        </w:rPr>
        <w:t>GET</w:t>
      </w:r>
    </w:p>
    <w:p w14:paraId="21D5C4B1" w14:textId="023AD629" w:rsidR="007B5F57" w:rsidRPr="00D96679" w:rsidRDefault="00C42D65" w:rsidP="00013E9A">
      <w:pPr>
        <w:pStyle w:val="ListParagraph"/>
        <w:numPr>
          <w:ilvl w:val="0"/>
          <w:numId w:val="42"/>
        </w:numPr>
        <w:jc w:val="left"/>
        <w:rPr>
          <w:rStyle w:val="ncs-bodyChar"/>
          <w:rFonts w:eastAsiaTheme="minorEastAsia"/>
          <w:lang w:val="en-SG" w:eastAsia="zh-CN"/>
        </w:rPr>
      </w:pPr>
      <w:r>
        <w:rPr>
          <w:rFonts w:eastAsia="Arial" w:cs="Arial"/>
          <w:color w:val="000000" w:themeColor="text1"/>
          <w:lang w:val="en-SG"/>
        </w:rPr>
        <w:t>Path</w:t>
      </w:r>
      <w:r w:rsidR="007B5F57" w:rsidRPr="007B5F57">
        <w:rPr>
          <w:rFonts w:eastAsia="Arial" w:cs="Arial"/>
          <w:color w:val="000000" w:themeColor="text1"/>
          <w:lang w:val="en-SG"/>
        </w:rPr>
        <w:t xml:space="preserve">: </w:t>
      </w:r>
      <w:r w:rsidR="00761F5E" w:rsidRPr="6763FB0F">
        <w:rPr>
          <w:rFonts w:eastAsia="Arial" w:cs="Arial"/>
          <w:color w:val="000000" w:themeColor="text1"/>
          <w:lang w:val="en-SG"/>
        </w:rPr>
        <w:t>health</w:t>
      </w:r>
      <w:r w:rsidR="596E8516" w:rsidRPr="6763FB0F">
        <w:rPr>
          <w:rFonts w:eastAsia="Arial" w:cs="Arial"/>
          <w:color w:val="000000" w:themeColor="text1"/>
          <w:lang w:val="en-SG"/>
        </w:rPr>
        <w:t>-</w:t>
      </w:r>
      <w:r w:rsidR="596E8516" w:rsidRPr="34B5A728">
        <w:rPr>
          <w:rFonts w:eastAsia="Arial" w:cs="Arial"/>
          <w:color w:val="000000" w:themeColor="text1"/>
          <w:lang w:val="en-SG"/>
        </w:rPr>
        <w:t>s</w:t>
      </w:r>
      <w:r w:rsidR="00761F5E" w:rsidRPr="34B5A728">
        <w:rPr>
          <w:rFonts w:eastAsia="Arial" w:cs="Arial"/>
          <w:color w:val="000000" w:themeColor="text1"/>
          <w:lang w:val="en-SG"/>
        </w:rPr>
        <w:t>tatus</w:t>
      </w:r>
      <w:r w:rsidR="00A123A4">
        <w:rPr>
          <w:rFonts w:eastAsia="Arial" w:cs="Arial"/>
          <w:color w:val="000000" w:themeColor="text1"/>
          <w:lang w:val="en-SG"/>
        </w:rPr>
        <w:br/>
      </w:r>
    </w:p>
    <w:p w14:paraId="7020E93E" w14:textId="3984CC8E" w:rsidR="000A4617" w:rsidRPr="00013E9A" w:rsidRDefault="000A4617" w:rsidP="00CC2CE8">
      <w:pPr>
        <w:pStyle w:val="Body"/>
        <w:numPr>
          <w:ilvl w:val="0"/>
          <w:numId w:val="49"/>
        </w:numPr>
        <w:jc w:val="left"/>
        <w:rPr>
          <w:rFonts w:eastAsia="Arial"/>
          <w:szCs w:val="22"/>
        </w:rPr>
      </w:pPr>
      <w:r w:rsidRPr="00013E9A">
        <w:rPr>
          <w:rFonts w:eastAsia="Arial"/>
          <w:szCs w:val="22"/>
        </w:rPr>
        <w:lastRenderedPageBreak/>
        <w:t>Response:</w:t>
      </w:r>
    </w:p>
    <w:p w14:paraId="23D59BF0" w14:textId="77777777" w:rsidR="00B91244" w:rsidRPr="00B91244" w:rsidRDefault="00834318" w:rsidP="00B91244">
      <w:pPr>
        <w:pStyle w:val="ListParagraph"/>
        <w:numPr>
          <w:ilvl w:val="0"/>
          <w:numId w:val="42"/>
        </w:numPr>
        <w:jc w:val="left"/>
        <w:rPr>
          <w:rFonts w:eastAsiaTheme="minorEastAsia" w:cs="Arial"/>
          <w:color w:val="000000" w:themeColor="text1"/>
          <w:lang w:val="en-SG" w:eastAsia="zh-CN"/>
        </w:rPr>
      </w:pPr>
      <w:r w:rsidRPr="00347AB0">
        <w:rPr>
          <w:rFonts w:eastAsia="Arial" w:cs="Arial"/>
          <w:color w:val="000000" w:themeColor="text1"/>
          <w:lang w:val="en-SG"/>
        </w:rPr>
        <w:t>Successful</w:t>
      </w:r>
      <w:r w:rsidR="00B91244">
        <w:rPr>
          <w:rFonts w:eastAsia="Arial" w:cs="Arial"/>
          <w:color w:val="000000" w:themeColor="text1"/>
          <w:lang w:val="en-SG"/>
        </w:rPr>
        <w:t>:</w:t>
      </w:r>
    </w:p>
    <w:p w14:paraId="659C8D1F" w14:textId="232D8D77" w:rsidR="00B91244" w:rsidRPr="00B91244" w:rsidRDefault="003006F4" w:rsidP="00B91244">
      <w:pPr>
        <w:pStyle w:val="ListParagraph"/>
        <w:numPr>
          <w:ilvl w:val="1"/>
          <w:numId w:val="42"/>
        </w:numPr>
        <w:jc w:val="left"/>
        <w:rPr>
          <w:rFonts w:eastAsiaTheme="minorEastAsia" w:cs="Arial"/>
          <w:color w:val="000000" w:themeColor="text1"/>
          <w:lang w:val="en-SG" w:eastAsia="zh-CN"/>
        </w:rPr>
      </w:pPr>
      <w:r w:rsidRPr="00347AB0">
        <w:rPr>
          <w:rFonts w:eastAsia="Arial" w:cs="Arial"/>
          <w:color w:val="000000" w:themeColor="text1"/>
          <w:lang w:val="en-SG"/>
        </w:rPr>
        <w:t xml:space="preserve">HTTP </w:t>
      </w:r>
      <w:r w:rsidR="00CD51B7">
        <w:rPr>
          <w:rFonts w:eastAsia="Arial" w:cs="Arial"/>
          <w:color w:val="000000" w:themeColor="text1"/>
          <w:lang w:val="en-SG"/>
        </w:rPr>
        <w:t>Status</w:t>
      </w:r>
      <w:r w:rsidRPr="00347AB0">
        <w:rPr>
          <w:rFonts w:eastAsia="Arial" w:cs="Arial"/>
          <w:color w:val="000000" w:themeColor="text1"/>
          <w:lang w:val="en-SG"/>
        </w:rPr>
        <w:t xml:space="preserve"> Code:</w:t>
      </w:r>
      <w:r w:rsidR="00B91244">
        <w:rPr>
          <w:rFonts w:eastAsia="Arial" w:cs="Arial"/>
          <w:color w:val="000000" w:themeColor="text1"/>
          <w:lang w:val="en-SG"/>
        </w:rPr>
        <w:t xml:space="preserve"> </w:t>
      </w:r>
      <w:r w:rsidR="00480D9D" w:rsidRPr="008928BE">
        <w:rPr>
          <w:rFonts w:eastAsia="Arial" w:cs="Arial"/>
          <w:color w:val="000000" w:themeColor="text1"/>
          <w:lang w:val="en-SG"/>
        </w:rPr>
        <w:t>200</w:t>
      </w:r>
      <w:r w:rsidR="008928BE">
        <w:rPr>
          <w:rFonts w:eastAsia="Arial" w:cs="Arial"/>
          <w:color w:val="000000" w:themeColor="text1"/>
          <w:lang w:val="en-SG"/>
        </w:rPr>
        <w:t>.</w:t>
      </w:r>
    </w:p>
    <w:p w14:paraId="35C3382F" w14:textId="627CB79A" w:rsidR="003006F4" w:rsidRPr="00B91244" w:rsidRDefault="00D96679" w:rsidP="00B91244">
      <w:pPr>
        <w:pStyle w:val="ListParagraph"/>
        <w:numPr>
          <w:ilvl w:val="1"/>
          <w:numId w:val="42"/>
        </w:numPr>
        <w:jc w:val="left"/>
        <w:rPr>
          <w:rFonts w:eastAsiaTheme="minorEastAsia" w:cs="Arial"/>
          <w:color w:val="000000" w:themeColor="text1"/>
          <w:lang w:val="en-SG" w:eastAsia="zh-CN"/>
        </w:rPr>
      </w:pPr>
      <w:r w:rsidRPr="00B91244">
        <w:rPr>
          <w:rFonts w:eastAsia="Arial" w:cs="Arial"/>
          <w:color w:val="000000" w:themeColor="text1"/>
          <w:lang w:val="en-SG"/>
        </w:rPr>
        <w:t>Body:</w:t>
      </w:r>
    </w:p>
    <w:tbl>
      <w:tblPr>
        <w:tblW w:w="9579" w:type="dxa"/>
        <w:tblLook w:val="04A0" w:firstRow="1" w:lastRow="0" w:firstColumn="1" w:lastColumn="0" w:noHBand="0" w:noVBand="1"/>
      </w:tblPr>
      <w:tblGrid>
        <w:gridCol w:w="1659"/>
        <w:gridCol w:w="1396"/>
        <w:gridCol w:w="2790"/>
        <w:gridCol w:w="3734"/>
      </w:tblGrid>
      <w:tr w:rsidR="000A4617" w:rsidRPr="00125045" w14:paraId="218464A9" w14:textId="77777777" w:rsidTr="28403694">
        <w:trPr>
          <w:trHeight w:val="301"/>
        </w:trPr>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A0E7EF" w14:textId="77777777" w:rsidR="000A4617" w:rsidRDefault="000A4617" w:rsidP="00CC2CE8">
            <w:pPr>
              <w:widowControl/>
              <w:jc w:val="left"/>
              <w:rPr>
                <w:rFonts w:ascii="Arial" w:hAnsi="Arial" w:cs="Arial"/>
                <w:b/>
                <w:bCs/>
                <w:color w:val="000000"/>
                <w:kern w:val="0"/>
                <w:sz w:val="22"/>
              </w:rPr>
            </w:pPr>
            <w:r w:rsidRPr="00125045">
              <w:rPr>
                <w:rFonts w:ascii="Arial" w:eastAsia="Times New Roman" w:hAnsi="Arial" w:cs="Arial"/>
                <w:b/>
                <w:bCs/>
                <w:color w:val="000000"/>
                <w:kern w:val="0"/>
                <w:sz w:val="22"/>
              </w:rPr>
              <w:t xml:space="preserve">Field </w:t>
            </w:r>
          </w:p>
          <w:p w14:paraId="6CEE91C4" w14:textId="77777777" w:rsidR="000A4617" w:rsidRPr="00125045" w:rsidRDefault="000A4617" w:rsidP="00CC2CE8">
            <w:pPr>
              <w:widowControl/>
              <w:jc w:val="left"/>
              <w:rPr>
                <w:rFonts w:ascii="Arial" w:eastAsia="Times New Roman" w:hAnsi="Arial" w:cs="Arial"/>
                <w:b/>
                <w:bCs/>
                <w:color w:val="000000"/>
                <w:kern w:val="0"/>
                <w:sz w:val="22"/>
              </w:rPr>
            </w:pPr>
            <w:r w:rsidRPr="00125045">
              <w:rPr>
                <w:rFonts w:ascii="Arial" w:eastAsia="Times New Roman" w:hAnsi="Arial" w:cs="Arial"/>
                <w:b/>
                <w:bCs/>
                <w:color w:val="000000"/>
                <w:kern w:val="0"/>
                <w:sz w:val="22"/>
              </w:rPr>
              <w:t>Name</w:t>
            </w:r>
          </w:p>
        </w:tc>
        <w:tc>
          <w:tcPr>
            <w:tcW w:w="1396"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5AF328" w14:textId="77777777" w:rsidR="000A4617" w:rsidRDefault="000A4617" w:rsidP="00CC2CE8">
            <w:pPr>
              <w:widowControl/>
              <w:jc w:val="left"/>
              <w:rPr>
                <w:rFonts w:ascii="Arial" w:hAnsi="Arial" w:cs="Arial"/>
                <w:b/>
                <w:bCs/>
                <w:color w:val="000000"/>
                <w:kern w:val="0"/>
                <w:sz w:val="22"/>
              </w:rPr>
            </w:pPr>
            <w:r w:rsidRPr="00561346">
              <w:rPr>
                <w:rFonts w:ascii="Arial" w:eastAsia="Times New Roman" w:hAnsi="Arial" w:cs="Arial"/>
                <w:b/>
                <w:bCs/>
                <w:color w:val="000000"/>
                <w:kern w:val="0"/>
                <w:sz w:val="22"/>
                <w:lang w:val="en-SG"/>
              </w:rPr>
              <w:t xml:space="preserve">Data </w:t>
            </w:r>
          </w:p>
          <w:p w14:paraId="172F0F30" w14:textId="77777777" w:rsidR="000A4617" w:rsidRPr="00125045" w:rsidRDefault="000A4617" w:rsidP="00CC2CE8">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lang w:val="en-SG"/>
              </w:rPr>
              <w:t>Type</w:t>
            </w:r>
          </w:p>
        </w:tc>
        <w:tc>
          <w:tcPr>
            <w:tcW w:w="279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3666D1F" w14:textId="77777777" w:rsidR="000A4617" w:rsidRPr="00125045" w:rsidRDefault="000A4617" w:rsidP="00CC2CE8">
            <w:pPr>
              <w:widowControl/>
              <w:jc w:val="left"/>
              <w:rPr>
                <w:rFonts w:ascii="Arial" w:eastAsia="Times New Roman" w:hAnsi="Arial" w:cs="Arial"/>
                <w:b/>
                <w:bCs/>
                <w:color w:val="000000"/>
                <w:kern w:val="0"/>
                <w:sz w:val="22"/>
              </w:rPr>
            </w:pPr>
            <w:r w:rsidRPr="00125045">
              <w:rPr>
                <w:rFonts w:ascii="Arial" w:eastAsia="Times New Roman" w:hAnsi="Arial" w:cs="Arial"/>
                <w:b/>
                <w:bCs/>
                <w:color w:val="000000"/>
                <w:kern w:val="0"/>
                <w:sz w:val="22"/>
              </w:rPr>
              <w:t>Allowed Values</w:t>
            </w:r>
          </w:p>
        </w:tc>
        <w:tc>
          <w:tcPr>
            <w:tcW w:w="373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B74F915" w14:textId="77777777" w:rsidR="000A4617" w:rsidRPr="00125045" w:rsidRDefault="000A4617" w:rsidP="00CC2CE8">
            <w:pPr>
              <w:widowControl/>
              <w:jc w:val="left"/>
              <w:rPr>
                <w:rFonts w:ascii="Arial" w:eastAsia="Times New Roman" w:hAnsi="Arial" w:cs="Arial"/>
                <w:b/>
                <w:bCs/>
                <w:color w:val="000000"/>
                <w:kern w:val="0"/>
                <w:sz w:val="22"/>
              </w:rPr>
            </w:pPr>
            <w:r w:rsidRPr="00125045">
              <w:rPr>
                <w:rFonts w:ascii="Arial" w:eastAsia="Times New Roman" w:hAnsi="Arial" w:cs="Arial"/>
                <w:b/>
                <w:bCs/>
                <w:color w:val="000000"/>
                <w:kern w:val="0"/>
                <w:sz w:val="22"/>
              </w:rPr>
              <w:t>Description</w:t>
            </w:r>
          </w:p>
        </w:tc>
      </w:tr>
      <w:tr w:rsidR="004A2BD1" w:rsidRPr="00125045" w14:paraId="58CF253D" w14:textId="77777777" w:rsidTr="00A80E9A">
        <w:trPr>
          <w:trHeight w:val="301"/>
        </w:trPr>
        <w:tc>
          <w:tcPr>
            <w:tcW w:w="1659" w:type="dxa"/>
            <w:tcBorders>
              <w:top w:val="nil"/>
              <w:left w:val="single" w:sz="4" w:space="0" w:color="auto"/>
              <w:bottom w:val="single" w:sz="4" w:space="0" w:color="auto"/>
              <w:right w:val="single" w:sz="4" w:space="0" w:color="auto"/>
            </w:tcBorders>
            <w:vAlign w:val="center"/>
            <w:hideMark/>
          </w:tcPr>
          <w:p w14:paraId="4E4EB333" w14:textId="77777777" w:rsidR="004A2BD1" w:rsidRPr="00125045" w:rsidRDefault="004A2BD1" w:rsidP="00CC2CE8">
            <w:pPr>
              <w:widowControl/>
              <w:jc w:val="left"/>
              <w:rPr>
                <w:rFonts w:ascii="Arial" w:eastAsia="Times New Roman" w:hAnsi="Arial" w:cs="Arial"/>
                <w:color w:val="000000"/>
                <w:kern w:val="0"/>
                <w:sz w:val="22"/>
              </w:rPr>
            </w:pPr>
            <w:proofErr w:type="spellStart"/>
            <w:r w:rsidRPr="00125045">
              <w:rPr>
                <w:rFonts w:ascii="Arial" w:eastAsia="Times New Roman" w:hAnsi="Arial" w:cs="Arial"/>
                <w:color w:val="000000"/>
                <w:kern w:val="0"/>
                <w:sz w:val="22"/>
                <w:lang w:val="en-GB"/>
              </w:rPr>
              <w:t>moduleName</w:t>
            </w:r>
            <w:proofErr w:type="spellEnd"/>
            <w:r w:rsidRPr="00125045">
              <w:rPr>
                <w:rFonts w:ascii="Arial" w:eastAsia="Times New Roman" w:hAnsi="Arial" w:cs="Arial"/>
                <w:color w:val="000000"/>
                <w:kern w:val="0"/>
                <w:sz w:val="22"/>
                <w:lang w:val="en-GB"/>
              </w:rPr>
              <w:t> </w:t>
            </w:r>
          </w:p>
        </w:tc>
        <w:tc>
          <w:tcPr>
            <w:tcW w:w="1396" w:type="dxa"/>
            <w:tcBorders>
              <w:top w:val="nil"/>
              <w:left w:val="nil"/>
              <w:bottom w:val="single" w:sz="4" w:space="0" w:color="auto"/>
              <w:right w:val="single" w:sz="4" w:space="0" w:color="auto"/>
            </w:tcBorders>
            <w:vAlign w:val="center"/>
            <w:hideMark/>
          </w:tcPr>
          <w:p w14:paraId="3C3D8AD6" w14:textId="0C91D253" w:rsidR="004A2BD1" w:rsidRPr="00125045" w:rsidRDefault="005C21EF" w:rsidP="00CC2CE8">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lang w:val="en-GB"/>
              </w:rPr>
              <w:t>String(</w:t>
            </w:r>
            <w:proofErr w:type="gramEnd"/>
            <w:r w:rsidR="004A2BD1" w:rsidRPr="00125045">
              <w:rPr>
                <w:rFonts w:ascii="Arial" w:eastAsia="Times New Roman" w:hAnsi="Arial" w:cs="Arial"/>
                <w:color w:val="000000"/>
                <w:kern w:val="0"/>
                <w:sz w:val="22"/>
                <w:lang w:val="en-GB"/>
              </w:rPr>
              <w:t>20) </w:t>
            </w:r>
          </w:p>
        </w:tc>
        <w:tc>
          <w:tcPr>
            <w:tcW w:w="2790" w:type="dxa"/>
            <w:tcBorders>
              <w:top w:val="nil"/>
              <w:left w:val="nil"/>
              <w:bottom w:val="single" w:sz="4" w:space="0" w:color="auto"/>
              <w:right w:val="single" w:sz="4" w:space="0" w:color="auto"/>
            </w:tcBorders>
            <w:vAlign w:val="center"/>
            <w:hideMark/>
          </w:tcPr>
          <w:p w14:paraId="20040F62" w14:textId="50042676" w:rsidR="004A2BD1" w:rsidRPr="00125045" w:rsidRDefault="0001532F" w:rsidP="004A2BD1">
            <w:pPr>
              <w:widowControl/>
              <w:jc w:val="left"/>
              <w:rPr>
                <w:rFonts w:ascii="Arial" w:eastAsia="Times New Roman" w:hAnsi="Arial" w:cs="Arial"/>
                <w:color w:val="000000"/>
                <w:kern w:val="0"/>
                <w:sz w:val="22"/>
              </w:rPr>
            </w:pPr>
            <w:r w:rsidRPr="084D0FE0">
              <w:rPr>
                <w:rFonts w:ascii="Arial" w:eastAsia="Times New Roman" w:hAnsi="Arial" w:cs="Arial"/>
                <w:color w:val="000000"/>
                <w:kern w:val="0"/>
                <w:sz w:val="22"/>
              </w:rPr>
              <w:t>VIDEOPROXY</w:t>
            </w:r>
          </w:p>
        </w:tc>
        <w:tc>
          <w:tcPr>
            <w:tcW w:w="3734" w:type="dxa"/>
            <w:tcBorders>
              <w:top w:val="nil"/>
              <w:left w:val="nil"/>
              <w:bottom w:val="single" w:sz="4" w:space="0" w:color="auto"/>
              <w:right w:val="single" w:sz="4" w:space="0" w:color="auto"/>
            </w:tcBorders>
            <w:vAlign w:val="center"/>
            <w:hideMark/>
          </w:tcPr>
          <w:p w14:paraId="56CEDBB2" w14:textId="5DFF5ACB" w:rsidR="004A2BD1" w:rsidRPr="00125045" w:rsidRDefault="0001532F" w:rsidP="00CC2CE8">
            <w:pPr>
              <w:widowControl/>
              <w:jc w:val="left"/>
              <w:rPr>
                <w:rFonts w:ascii="Arial" w:eastAsia="Times New Roman" w:hAnsi="Arial" w:cs="Arial"/>
                <w:color w:val="000000"/>
                <w:kern w:val="0"/>
                <w:sz w:val="22"/>
              </w:rPr>
            </w:pPr>
            <w:r w:rsidRPr="00971CF2">
              <w:rPr>
                <w:rFonts w:ascii="Arial" w:eastAsia="Times New Roman" w:hAnsi="Arial" w:cs="Arial"/>
                <w:color w:val="000000"/>
                <w:kern w:val="0"/>
                <w:sz w:val="22"/>
                <w:lang w:val="en-GB"/>
              </w:rPr>
              <w:t>Video Proxy</w:t>
            </w:r>
            <w:r>
              <w:rPr>
                <w:rFonts w:ascii="Arial" w:eastAsia="Times New Roman" w:hAnsi="Arial" w:cs="Arial"/>
                <w:color w:val="000000"/>
                <w:kern w:val="0"/>
                <w:sz w:val="22"/>
                <w:lang w:val="en-GB"/>
              </w:rPr>
              <w:t xml:space="preserve"> </w:t>
            </w:r>
            <w:r w:rsidR="004A2BD1" w:rsidRPr="00125045">
              <w:rPr>
                <w:rFonts w:ascii="Arial" w:eastAsia="Times New Roman" w:hAnsi="Arial" w:cs="Arial"/>
                <w:color w:val="000000"/>
                <w:kern w:val="0"/>
                <w:sz w:val="22"/>
                <w:lang w:val="en-GB"/>
              </w:rPr>
              <w:t>returns default value</w:t>
            </w:r>
            <w:r>
              <w:rPr>
                <w:rFonts w:ascii="Arial" w:eastAsia="Times New Roman" w:hAnsi="Arial" w:cs="Arial"/>
                <w:color w:val="000000"/>
                <w:kern w:val="0"/>
                <w:sz w:val="22"/>
                <w:lang w:val="en-GB"/>
              </w:rPr>
              <w:t>.</w:t>
            </w:r>
          </w:p>
        </w:tc>
      </w:tr>
      <w:tr w:rsidR="004A2BD1" w:rsidRPr="00125045" w14:paraId="6B743B86" w14:textId="77777777" w:rsidTr="00A80E9A">
        <w:trPr>
          <w:trHeight w:val="1445"/>
        </w:trPr>
        <w:tc>
          <w:tcPr>
            <w:tcW w:w="1659" w:type="dxa"/>
            <w:tcBorders>
              <w:top w:val="nil"/>
              <w:left w:val="single" w:sz="4" w:space="0" w:color="auto"/>
              <w:bottom w:val="single" w:sz="4" w:space="0" w:color="auto"/>
              <w:right w:val="single" w:sz="4" w:space="0" w:color="auto"/>
            </w:tcBorders>
            <w:vAlign w:val="center"/>
            <w:hideMark/>
          </w:tcPr>
          <w:p w14:paraId="1DD46C61" w14:textId="77777777" w:rsidR="004A2BD1" w:rsidRPr="00125045" w:rsidRDefault="004A2BD1" w:rsidP="004A2BD1">
            <w:pPr>
              <w:widowControl/>
              <w:jc w:val="left"/>
              <w:rPr>
                <w:rFonts w:ascii="Arial" w:eastAsia="Times New Roman" w:hAnsi="Arial" w:cs="Arial"/>
                <w:color w:val="000000"/>
                <w:kern w:val="0"/>
                <w:sz w:val="22"/>
              </w:rPr>
            </w:pPr>
            <w:proofErr w:type="spellStart"/>
            <w:r w:rsidRPr="00125045">
              <w:rPr>
                <w:rFonts w:ascii="Arial" w:eastAsia="Times New Roman" w:hAnsi="Arial" w:cs="Arial"/>
                <w:color w:val="000000"/>
                <w:kern w:val="0"/>
                <w:sz w:val="22"/>
                <w:lang w:val="en-GB"/>
              </w:rPr>
              <w:t>moduleStatus</w:t>
            </w:r>
            <w:proofErr w:type="spellEnd"/>
            <w:r w:rsidRPr="00125045">
              <w:rPr>
                <w:rFonts w:ascii="Arial" w:eastAsia="Times New Roman" w:hAnsi="Arial" w:cs="Arial"/>
                <w:color w:val="000000"/>
                <w:kern w:val="0"/>
                <w:sz w:val="22"/>
                <w:lang w:val="en-GB"/>
              </w:rPr>
              <w:t> </w:t>
            </w:r>
          </w:p>
        </w:tc>
        <w:tc>
          <w:tcPr>
            <w:tcW w:w="1396" w:type="dxa"/>
            <w:tcBorders>
              <w:top w:val="nil"/>
              <w:left w:val="nil"/>
              <w:bottom w:val="single" w:sz="4" w:space="0" w:color="auto"/>
              <w:right w:val="single" w:sz="4" w:space="0" w:color="auto"/>
            </w:tcBorders>
            <w:vAlign w:val="center"/>
            <w:hideMark/>
          </w:tcPr>
          <w:p w14:paraId="794E8932" w14:textId="513E8335" w:rsidR="004A2BD1" w:rsidRPr="00125045" w:rsidRDefault="005C21EF" w:rsidP="004A2BD1">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lang w:val="en-GB"/>
              </w:rPr>
              <w:t>String(</w:t>
            </w:r>
            <w:proofErr w:type="gramEnd"/>
            <w:r w:rsidR="004A2BD1" w:rsidRPr="00125045">
              <w:rPr>
                <w:rFonts w:ascii="Arial" w:eastAsia="Times New Roman" w:hAnsi="Arial" w:cs="Arial"/>
                <w:color w:val="000000"/>
                <w:kern w:val="0"/>
                <w:sz w:val="22"/>
                <w:lang w:val="en-GB"/>
              </w:rPr>
              <w:t>1)</w:t>
            </w:r>
          </w:p>
        </w:tc>
        <w:tc>
          <w:tcPr>
            <w:tcW w:w="2790" w:type="dxa"/>
            <w:tcBorders>
              <w:top w:val="nil"/>
              <w:left w:val="nil"/>
              <w:bottom w:val="single" w:sz="4" w:space="0" w:color="auto"/>
              <w:right w:val="single" w:sz="4" w:space="0" w:color="auto"/>
            </w:tcBorders>
            <w:vAlign w:val="center"/>
            <w:hideMark/>
          </w:tcPr>
          <w:p w14:paraId="744C3FB3" w14:textId="77777777" w:rsidR="00B531D1" w:rsidRDefault="004A2BD1" w:rsidP="004A2BD1">
            <w:pPr>
              <w:widowControl/>
              <w:jc w:val="left"/>
              <w:rPr>
                <w:rFonts w:ascii="Arial" w:hAnsi="Arial" w:cs="Arial"/>
                <w:color w:val="000000"/>
                <w:kern w:val="0"/>
                <w:sz w:val="22"/>
              </w:rPr>
            </w:pPr>
            <w:r w:rsidRPr="00D53D2A">
              <w:rPr>
                <w:rFonts w:ascii="Arial" w:eastAsia="Times New Roman" w:hAnsi="Arial" w:cs="Arial"/>
                <w:color w:val="000000"/>
                <w:kern w:val="0"/>
                <w:sz w:val="22"/>
              </w:rPr>
              <w:t>A</w:t>
            </w:r>
          </w:p>
          <w:p w14:paraId="54F239B3" w14:textId="7A42EB5D" w:rsidR="004A2BD1" w:rsidRPr="00D53D2A" w:rsidRDefault="004A2BD1" w:rsidP="004A2BD1">
            <w:pPr>
              <w:widowControl/>
              <w:jc w:val="left"/>
              <w:rPr>
                <w:rFonts w:ascii="Arial" w:eastAsia="Times New Roman" w:hAnsi="Arial" w:cs="Arial"/>
                <w:color w:val="000000"/>
                <w:kern w:val="0"/>
                <w:sz w:val="22"/>
              </w:rPr>
            </w:pPr>
            <w:r w:rsidRPr="00D53D2A">
              <w:rPr>
                <w:rFonts w:ascii="Arial" w:eastAsia="Times New Roman" w:hAnsi="Arial" w:cs="Arial"/>
                <w:color w:val="000000"/>
                <w:kern w:val="0"/>
                <w:sz w:val="22"/>
              </w:rPr>
              <w:t>I</w:t>
            </w:r>
          </w:p>
        </w:tc>
        <w:tc>
          <w:tcPr>
            <w:tcW w:w="3734" w:type="dxa"/>
            <w:tcBorders>
              <w:top w:val="nil"/>
              <w:left w:val="nil"/>
              <w:bottom w:val="single" w:sz="4" w:space="0" w:color="auto"/>
              <w:right w:val="single" w:sz="4" w:space="0" w:color="auto"/>
            </w:tcBorders>
            <w:vAlign w:val="center"/>
            <w:hideMark/>
          </w:tcPr>
          <w:p w14:paraId="6B9C6FA7" w14:textId="57062AAD" w:rsidR="004A2BD1" w:rsidRPr="00125045" w:rsidRDefault="0079370E" w:rsidP="00CC2CE8">
            <w:pPr>
              <w:widowControl/>
              <w:jc w:val="left"/>
              <w:rPr>
                <w:rFonts w:ascii="Arial" w:eastAsia="Times New Roman" w:hAnsi="Arial" w:cs="Arial"/>
                <w:color w:val="000000"/>
                <w:kern w:val="0"/>
                <w:sz w:val="22"/>
              </w:rPr>
            </w:pPr>
            <w:r w:rsidRPr="00971CF2">
              <w:rPr>
                <w:rFonts w:ascii="Arial" w:eastAsia="Times New Roman" w:hAnsi="Arial" w:cs="Arial"/>
                <w:color w:val="000000"/>
                <w:kern w:val="0"/>
                <w:sz w:val="22"/>
                <w:lang w:val="en-GB"/>
              </w:rPr>
              <w:t>Video Proxy</w:t>
            </w:r>
            <w:r>
              <w:rPr>
                <w:rFonts w:ascii="Arial" w:eastAsia="Times New Roman" w:hAnsi="Arial" w:cs="Arial"/>
                <w:color w:val="000000"/>
                <w:kern w:val="0"/>
                <w:sz w:val="22"/>
                <w:lang w:val="en-GB"/>
              </w:rPr>
              <w:t xml:space="preserve"> </w:t>
            </w:r>
            <w:r w:rsidR="004A2BD1" w:rsidRPr="00125045">
              <w:rPr>
                <w:rFonts w:ascii="Arial" w:eastAsia="Times New Roman" w:hAnsi="Arial" w:cs="Arial"/>
                <w:color w:val="000000"/>
                <w:kern w:val="0"/>
                <w:sz w:val="22"/>
              </w:rPr>
              <w:t xml:space="preserve">application status,  </w:t>
            </w:r>
            <w:r w:rsidR="004A2BD1" w:rsidRPr="00125045">
              <w:rPr>
                <w:rFonts w:ascii="Arial" w:eastAsia="Times New Roman" w:hAnsi="Arial" w:cs="Arial"/>
                <w:color w:val="000000"/>
                <w:kern w:val="0"/>
                <w:sz w:val="22"/>
              </w:rPr>
              <w:br/>
              <w:t xml:space="preserve">One of the following values, </w:t>
            </w:r>
            <w:r w:rsidRPr="00971CF2">
              <w:rPr>
                <w:rFonts w:ascii="Arial" w:eastAsia="Times New Roman" w:hAnsi="Arial" w:cs="Arial"/>
                <w:color w:val="000000"/>
                <w:kern w:val="0"/>
                <w:sz w:val="22"/>
                <w:lang w:val="en-GB"/>
              </w:rPr>
              <w:t>Video Proxy</w:t>
            </w:r>
            <w:r w:rsidR="004A2BD1" w:rsidRPr="00125045">
              <w:rPr>
                <w:rFonts w:ascii="Arial" w:eastAsia="Times New Roman" w:hAnsi="Arial" w:cs="Arial"/>
                <w:color w:val="000000"/>
                <w:kern w:val="0"/>
                <w:sz w:val="22"/>
              </w:rPr>
              <w:t xml:space="preserve"> returns the code to external: </w:t>
            </w:r>
            <w:r w:rsidR="004A2BD1" w:rsidRPr="00125045">
              <w:rPr>
                <w:rFonts w:ascii="Arial" w:eastAsia="Times New Roman" w:hAnsi="Arial" w:cs="Arial"/>
                <w:color w:val="000000"/>
                <w:kern w:val="0"/>
                <w:sz w:val="22"/>
              </w:rPr>
              <w:br/>
            </w:r>
            <w:r w:rsidR="004A2BD1" w:rsidRPr="084D0FE0">
              <w:rPr>
                <w:rFonts w:ascii="Arial" w:eastAsia="Times New Roman" w:hAnsi="Arial" w:cs="Arial"/>
                <w:color w:val="000000"/>
                <w:kern w:val="0"/>
                <w:sz w:val="22"/>
              </w:rPr>
              <w:t xml:space="preserve">• A - Active </w:t>
            </w:r>
            <w:r w:rsidR="004A2BD1" w:rsidRPr="00125045">
              <w:rPr>
                <w:rFonts w:ascii="Arial" w:eastAsia="Times New Roman" w:hAnsi="Arial" w:cs="Arial"/>
                <w:b/>
                <w:bCs/>
                <w:color w:val="000000"/>
                <w:kern w:val="0"/>
                <w:sz w:val="22"/>
              </w:rPr>
              <w:br/>
            </w:r>
            <w:r w:rsidR="004A2BD1" w:rsidRPr="084D0FE0">
              <w:rPr>
                <w:rFonts w:ascii="Arial" w:eastAsia="Times New Roman" w:hAnsi="Arial" w:cs="Arial"/>
                <w:color w:val="000000"/>
                <w:kern w:val="0"/>
                <w:sz w:val="22"/>
              </w:rPr>
              <w:t>• I - Inactive</w:t>
            </w:r>
          </w:p>
        </w:tc>
      </w:tr>
      <w:tr w:rsidR="004A2BD1" w:rsidRPr="00125045" w14:paraId="77A9691C" w14:textId="77777777" w:rsidTr="05FAF54D">
        <w:trPr>
          <w:trHeight w:val="590"/>
        </w:trPr>
        <w:tc>
          <w:tcPr>
            <w:tcW w:w="1659" w:type="dxa"/>
            <w:tcBorders>
              <w:top w:val="nil"/>
              <w:left w:val="single" w:sz="4" w:space="0" w:color="auto"/>
              <w:bottom w:val="nil"/>
              <w:right w:val="single" w:sz="4" w:space="0" w:color="auto"/>
            </w:tcBorders>
            <w:vAlign w:val="center"/>
            <w:hideMark/>
          </w:tcPr>
          <w:p w14:paraId="651C6635" w14:textId="507F2DE0" w:rsidR="004A2BD1" w:rsidRPr="00125045" w:rsidRDefault="00533664" w:rsidP="004A2BD1">
            <w:pPr>
              <w:widowControl/>
              <w:jc w:val="left"/>
              <w:rPr>
                <w:rFonts w:ascii="Arial" w:eastAsia="Times New Roman" w:hAnsi="Arial" w:cs="Arial"/>
                <w:color w:val="000000"/>
                <w:kern w:val="0"/>
                <w:sz w:val="22"/>
              </w:rPr>
            </w:pPr>
            <w:r>
              <w:rPr>
                <w:rFonts w:ascii="Arial" w:eastAsia="Times New Roman" w:hAnsi="Arial" w:cs="Arial"/>
                <w:color w:val="000000"/>
                <w:kern w:val="0"/>
                <w:sz w:val="22"/>
                <w:lang w:val="en-GB"/>
              </w:rPr>
              <w:t>timestamp</w:t>
            </w:r>
            <w:r w:rsidR="004A2BD1" w:rsidRPr="00125045">
              <w:rPr>
                <w:rFonts w:ascii="Arial" w:eastAsia="Times New Roman" w:hAnsi="Arial" w:cs="Arial"/>
                <w:color w:val="000000"/>
                <w:kern w:val="0"/>
                <w:sz w:val="22"/>
                <w:lang w:val="en-GB"/>
              </w:rPr>
              <w:t> </w:t>
            </w:r>
          </w:p>
        </w:tc>
        <w:tc>
          <w:tcPr>
            <w:tcW w:w="1396" w:type="dxa"/>
            <w:tcBorders>
              <w:top w:val="nil"/>
              <w:left w:val="nil"/>
              <w:bottom w:val="nil"/>
              <w:right w:val="single" w:sz="4" w:space="0" w:color="auto"/>
            </w:tcBorders>
            <w:vAlign w:val="center"/>
            <w:hideMark/>
          </w:tcPr>
          <w:p w14:paraId="0D89FA11" w14:textId="1080DA4A" w:rsidR="004A2BD1" w:rsidRPr="00125045" w:rsidRDefault="0040593B" w:rsidP="004A2BD1">
            <w:pPr>
              <w:widowControl/>
              <w:jc w:val="left"/>
              <w:rPr>
                <w:rFonts w:ascii="Arial" w:eastAsia="Times New Roman" w:hAnsi="Arial" w:cs="Arial"/>
                <w:color w:val="000000"/>
                <w:kern w:val="0"/>
                <w:sz w:val="22"/>
              </w:rPr>
            </w:pPr>
            <w:r w:rsidRPr="006768A3">
              <w:rPr>
                <w:rFonts w:ascii="Arial" w:eastAsia="Times New Roman" w:hAnsi="Arial" w:cs="Arial"/>
                <w:color w:val="000000"/>
                <w:kern w:val="0"/>
                <w:sz w:val="22"/>
                <w:lang w:val="en-GB"/>
              </w:rPr>
              <w:t>Int64</w:t>
            </w:r>
          </w:p>
        </w:tc>
        <w:tc>
          <w:tcPr>
            <w:tcW w:w="2790" w:type="dxa"/>
            <w:tcBorders>
              <w:top w:val="nil"/>
              <w:left w:val="nil"/>
              <w:bottom w:val="nil"/>
              <w:right w:val="single" w:sz="4" w:space="0" w:color="auto"/>
            </w:tcBorders>
            <w:vAlign w:val="center"/>
            <w:hideMark/>
          </w:tcPr>
          <w:p w14:paraId="014B067E" w14:textId="0A20F9E6" w:rsidR="004A2BD1" w:rsidRPr="00125045" w:rsidRDefault="00B82535" w:rsidP="004A2BD1">
            <w:pPr>
              <w:widowControl/>
              <w:jc w:val="left"/>
              <w:rPr>
                <w:rFonts w:ascii="Arial" w:eastAsia="Times New Roman" w:hAnsi="Arial" w:cs="Arial"/>
                <w:color w:val="000000"/>
                <w:kern w:val="0"/>
                <w:sz w:val="22"/>
                <w:lang w:val="en-GB"/>
              </w:rPr>
            </w:pPr>
            <w:r>
              <w:rPr>
                <w:rFonts w:ascii="Arial" w:eastAsia="Times New Roman" w:hAnsi="Arial" w:cs="Arial"/>
                <w:color w:val="000000"/>
                <w:kern w:val="0"/>
                <w:sz w:val="22"/>
                <w:lang w:val="en-GB"/>
              </w:rPr>
              <w:t>0 – MAX_INT64</w:t>
            </w:r>
          </w:p>
        </w:tc>
        <w:tc>
          <w:tcPr>
            <w:tcW w:w="3734" w:type="dxa"/>
            <w:tcBorders>
              <w:top w:val="nil"/>
              <w:left w:val="nil"/>
              <w:bottom w:val="nil"/>
              <w:right w:val="single" w:sz="4" w:space="0" w:color="auto"/>
            </w:tcBorders>
            <w:shd w:val="clear" w:color="auto" w:fill="FFFFFF" w:themeFill="background1"/>
            <w:vAlign w:val="center"/>
            <w:hideMark/>
          </w:tcPr>
          <w:p w14:paraId="1B808DEC" w14:textId="13D7C8B1" w:rsidR="006E48FB" w:rsidRDefault="00725CFF" w:rsidP="004A2BD1">
            <w:pPr>
              <w:widowControl/>
              <w:jc w:val="left"/>
              <w:rPr>
                <w:rFonts w:ascii="Arial" w:hAnsi="Arial" w:cs="Arial"/>
                <w:color w:val="000000"/>
                <w:kern w:val="0"/>
                <w:sz w:val="22"/>
              </w:rPr>
            </w:pPr>
            <w:r>
              <w:rPr>
                <w:rFonts w:ascii="Arial" w:eastAsia="Times New Roman" w:hAnsi="Arial" w:cs="Arial"/>
                <w:color w:val="000000"/>
                <w:kern w:val="0"/>
                <w:sz w:val="22"/>
              </w:rPr>
              <w:t>Timestamp of latest health check</w:t>
            </w:r>
            <w:r w:rsidR="002E436D">
              <w:rPr>
                <w:rFonts w:ascii="Arial" w:hAnsi="Arial" w:cs="Arial" w:hint="eastAsia"/>
                <w:color w:val="000000"/>
                <w:kern w:val="0"/>
                <w:sz w:val="22"/>
              </w:rPr>
              <w:t>.</w:t>
            </w:r>
          </w:p>
          <w:p w14:paraId="3644B89C" w14:textId="02F210F1" w:rsidR="004A2BD1" w:rsidRPr="00125045" w:rsidRDefault="004A2BD1" w:rsidP="004A2BD1">
            <w:pPr>
              <w:widowControl/>
              <w:jc w:val="left"/>
              <w:rPr>
                <w:rFonts w:ascii="Arial" w:eastAsia="Times New Roman" w:hAnsi="Arial" w:cs="Arial"/>
                <w:color w:val="000000" w:themeColor="text1"/>
                <w:sz w:val="22"/>
              </w:rPr>
            </w:pPr>
          </w:p>
          <w:p w14:paraId="06DCE191" w14:textId="59B24126" w:rsidR="004A2BD1" w:rsidRPr="00125045" w:rsidRDefault="00281965" w:rsidP="0D33E5D7">
            <w:pPr>
              <w:widowControl/>
              <w:spacing w:line="259" w:lineRule="auto"/>
              <w:jc w:val="left"/>
              <w:rPr>
                <w:rFonts w:ascii="Arial" w:eastAsia="Times New Roman" w:hAnsi="Arial" w:cs="Arial"/>
                <w:color w:val="000000" w:themeColor="text1"/>
                <w:sz w:val="22"/>
              </w:rPr>
            </w:pPr>
            <w:r w:rsidRPr="00E757EC">
              <w:rPr>
                <w:rFonts w:ascii="Arial" w:eastAsia="Times New Roman" w:hAnsi="Arial" w:cs="Arial"/>
                <w:color w:val="000000"/>
                <w:kern w:val="0"/>
                <w:sz w:val="22"/>
              </w:rPr>
              <w:t>Epoch Time in</w:t>
            </w:r>
            <w:r w:rsidRPr="00C26C62">
              <w:rPr>
                <w:rFonts w:ascii="Arial" w:eastAsia="DengXian" w:hAnsi="Arial" w:cs="Arial" w:hint="eastAsia"/>
                <w:sz w:val="22"/>
              </w:rPr>
              <w:t xml:space="preserve"> </w:t>
            </w:r>
            <w:r>
              <w:rPr>
                <w:rFonts w:ascii="Arial" w:eastAsia="DengXian" w:hAnsi="Arial" w:cs="Arial" w:hint="eastAsia"/>
                <w:sz w:val="22"/>
              </w:rPr>
              <w:t>m</w:t>
            </w:r>
            <w:r w:rsidR="00C26C62" w:rsidRPr="00C26C62">
              <w:rPr>
                <w:rFonts w:ascii="Arial" w:eastAsia="DengXian" w:hAnsi="Arial" w:cs="Arial" w:hint="eastAsia"/>
                <w:sz w:val="22"/>
              </w:rPr>
              <w:t>illiseconds</w:t>
            </w:r>
            <w:r w:rsidR="00C26C62">
              <w:rPr>
                <w:rFonts w:ascii="Arial" w:eastAsia="DengXian" w:hAnsi="Arial" w:cs="Arial" w:hint="eastAsia"/>
                <w:sz w:val="22"/>
              </w:rPr>
              <w:t>.</w:t>
            </w:r>
          </w:p>
          <w:p w14:paraId="056B124B" w14:textId="6F26053C" w:rsidR="004A2BD1" w:rsidRPr="00125045" w:rsidRDefault="00837978" w:rsidP="004A2BD1">
            <w:pPr>
              <w:widowControl/>
              <w:jc w:val="left"/>
              <w:rPr>
                <w:rFonts w:ascii="Arial" w:eastAsia="Times New Roman" w:hAnsi="Arial" w:cs="Arial"/>
                <w:color w:val="000000"/>
                <w:kern w:val="0"/>
                <w:sz w:val="22"/>
              </w:rPr>
            </w:pPr>
            <w:proofErr w:type="spellStart"/>
            <w:r w:rsidRPr="10855B3E">
              <w:rPr>
                <w:rFonts w:ascii="Arial" w:eastAsia="Times New Roman" w:hAnsi="Arial" w:cs="Arial"/>
                <w:color w:val="000000" w:themeColor="text1"/>
                <w:sz w:val="22"/>
                <w:lang w:val="en-GB"/>
              </w:rPr>
              <w:t>E</w:t>
            </w:r>
            <w:r>
              <w:rPr>
                <w:rFonts w:ascii="Arial" w:hAnsi="Arial" w:cs="Arial" w:hint="eastAsia"/>
                <w:color w:val="000000" w:themeColor="text1"/>
                <w:sz w:val="22"/>
                <w:lang w:val="en-GB"/>
              </w:rPr>
              <w:t>.g</w:t>
            </w:r>
            <w:proofErr w:type="spellEnd"/>
            <w:r w:rsidR="6618285E" w:rsidRPr="10855B3E">
              <w:rPr>
                <w:rFonts w:ascii="SimSun" w:eastAsia="SimSun" w:hAnsi="SimSun" w:cs="Arial"/>
                <w:color w:val="000000" w:themeColor="text1"/>
                <w:sz w:val="22"/>
                <w:lang w:val="en-GB"/>
              </w:rPr>
              <w:t>：</w:t>
            </w:r>
            <w:r w:rsidR="004A2BD1">
              <w:br/>
            </w:r>
            <w:r w:rsidR="0040593B" w:rsidRPr="00A972FD">
              <w:rPr>
                <w:rFonts w:ascii="Arial" w:eastAsia="Times New Roman" w:hAnsi="Arial" w:cs="Arial"/>
                <w:color w:val="000000"/>
                <w:kern w:val="0"/>
                <w:sz w:val="22"/>
              </w:rPr>
              <w:t>1749626843000</w:t>
            </w:r>
          </w:p>
        </w:tc>
      </w:tr>
      <w:tr w:rsidR="00E85551" w:rsidRPr="00125045" w14:paraId="2AAAE36F" w14:textId="77777777" w:rsidTr="10855B3E">
        <w:trPr>
          <w:trHeight w:val="300"/>
        </w:trPr>
        <w:tc>
          <w:tcPr>
            <w:tcW w:w="1659" w:type="dxa"/>
            <w:tcBorders>
              <w:top w:val="nil"/>
              <w:left w:val="single" w:sz="4" w:space="0" w:color="auto"/>
              <w:bottom w:val="single" w:sz="4" w:space="0" w:color="auto"/>
              <w:right w:val="single" w:sz="4" w:space="0" w:color="auto"/>
            </w:tcBorders>
            <w:vAlign w:val="center"/>
          </w:tcPr>
          <w:p w14:paraId="786ED316" w14:textId="77777777" w:rsidR="00E85551" w:rsidRPr="00125045" w:rsidRDefault="00E85551" w:rsidP="004A2BD1">
            <w:pPr>
              <w:widowControl/>
              <w:jc w:val="left"/>
              <w:rPr>
                <w:rFonts w:ascii="Arial" w:eastAsia="Times New Roman" w:hAnsi="Arial" w:cs="Arial"/>
                <w:color w:val="000000"/>
                <w:kern w:val="0"/>
                <w:sz w:val="22"/>
                <w:lang w:val="en-GB"/>
              </w:rPr>
            </w:pPr>
          </w:p>
        </w:tc>
        <w:tc>
          <w:tcPr>
            <w:tcW w:w="1396" w:type="dxa"/>
            <w:tcBorders>
              <w:top w:val="nil"/>
              <w:left w:val="nil"/>
              <w:bottom w:val="single" w:sz="4" w:space="0" w:color="auto"/>
              <w:right w:val="single" w:sz="4" w:space="0" w:color="auto"/>
            </w:tcBorders>
            <w:vAlign w:val="center"/>
          </w:tcPr>
          <w:p w14:paraId="4EA4FA9D" w14:textId="77777777" w:rsidR="00E85551" w:rsidRPr="00125045" w:rsidRDefault="00E85551" w:rsidP="004A2BD1">
            <w:pPr>
              <w:widowControl/>
              <w:jc w:val="left"/>
              <w:rPr>
                <w:rFonts w:ascii="Arial" w:eastAsia="Times New Roman" w:hAnsi="Arial" w:cs="Arial"/>
                <w:color w:val="000000"/>
                <w:kern w:val="0"/>
                <w:sz w:val="22"/>
                <w:lang w:val="en-GB"/>
              </w:rPr>
            </w:pPr>
          </w:p>
        </w:tc>
        <w:tc>
          <w:tcPr>
            <w:tcW w:w="2790" w:type="dxa"/>
            <w:tcBorders>
              <w:top w:val="nil"/>
              <w:left w:val="nil"/>
              <w:bottom w:val="single" w:sz="4" w:space="0" w:color="auto"/>
              <w:right w:val="single" w:sz="4" w:space="0" w:color="auto"/>
            </w:tcBorders>
            <w:vAlign w:val="center"/>
          </w:tcPr>
          <w:p w14:paraId="2A2F2A2F" w14:textId="77777777" w:rsidR="00E85551" w:rsidRPr="00125045" w:rsidRDefault="00E85551" w:rsidP="004A2BD1">
            <w:pPr>
              <w:widowControl/>
              <w:jc w:val="left"/>
              <w:rPr>
                <w:rFonts w:ascii="Arial" w:eastAsia="Times New Roman" w:hAnsi="Arial" w:cs="Arial"/>
                <w:color w:val="000000"/>
                <w:kern w:val="0"/>
                <w:sz w:val="22"/>
                <w:lang w:val="en-GB"/>
              </w:rPr>
            </w:pPr>
          </w:p>
        </w:tc>
        <w:tc>
          <w:tcPr>
            <w:tcW w:w="3734" w:type="dxa"/>
            <w:tcBorders>
              <w:top w:val="nil"/>
              <w:left w:val="nil"/>
              <w:bottom w:val="single" w:sz="4" w:space="0" w:color="auto"/>
              <w:right w:val="single" w:sz="4" w:space="0" w:color="auto"/>
            </w:tcBorders>
            <w:vAlign w:val="center"/>
          </w:tcPr>
          <w:p w14:paraId="6E721C0C" w14:textId="77777777" w:rsidR="00E85551" w:rsidRPr="00125045" w:rsidRDefault="00E85551" w:rsidP="004A2BD1">
            <w:pPr>
              <w:widowControl/>
              <w:jc w:val="left"/>
              <w:rPr>
                <w:rFonts w:ascii="Arial" w:eastAsia="Times New Roman" w:hAnsi="Arial" w:cs="Arial"/>
                <w:color w:val="000000"/>
                <w:kern w:val="0"/>
                <w:sz w:val="22"/>
              </w:rPr>
            </w:pPr>
          </w:p>
        </w:tc>
      </w:tr>
    </w:tbl>
    <w:p w14:paraId="6D96CDC1" w14:textId="573FDA76" w:rsidR="008C433F" w:rsidRPr="00480D9D" w:rsidRDefault="008C433F" w:rsidP="00480D9D">
      <w:pPr>
        <w:jc w:val="left"/>
        <w:rPr>
          <w:rFonts w:cs="Arial"/>
          <w:color w:val="000000" w:themeColor="text1"/>
          <w:lang w:val="en-SG"/>
        </w:rPr>
      </w:pPr>
    </w:p>
    <w:p w14:paraId="44A0A07E" w14:textId="77777777" w:rsidR="008928BE" w:rsidRDefault="00834318" w:rsidP="0035489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r w:rsidR="008928BE">
        <w:rPr>
          <w:rFonts w:eastAsia="Arial" w:cs="Arial"/>
          <w:color w:val="000000" w:themeColor="text1"/>
          <w:lang w:val="en-SG"/>
        </w:rPr>
        <w:t>:</w:t>
      </w:r>
    </w:p>
    <w:p w14:paraId="4D604492" w14:textId="6A806E66" w:rsidR="008C433F" w:rsidRDefault="008C433F" w:rsidP="008928BE">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HTTP </w:t>
      </w:r>
      <w:r w:rsidR="00CD51B7">
        <w:rPr>
          <w:rFonts w:eastAsia="Arial" w:cs="Arial"/>
          <w:color w:val="000000" w:themeColor="text1"/>
          <w:lang w:val="en-SG"/>
        </w:rPr>
        <w:t>Status</w:t>
      </w:r>
      <w:r w:rsidR="00CD51B7" w:rsidRPr="00347AB0">
        <w:rPr>
          <w:rFonts w:eastAsia="Arial" w:cs="Arial"/>
          <w:color w:val="000000" w:themeColor="text1"/>
          <w:lang w:val="en-SG"/>
        </w:rPr>
        <w:t xml:space="preserve"> </w:t>
      </w:r>
      <w:r>
        <w:rPr>
          <w:rFonts w:eastAsia="Arial" w:cs="Arial"/>
          <w:color w:val="000000" w:themeColor="text1"/>
          <w:lang w:val="en-SG"/>
        </w:rPr>
        <w:t>Code:</w:t>
      </w:r>
      <w:r w:rsidR="00354897" w:rsidRPr="00354897">
        <w:rPr>
          <w:rFonts w:eastAsia="Arial" w:cs="Arial"/>
          <w:color w:val="000000" w:themeColor="text1"/>
          <w:lang w:val="en-SG"/>
        </w:rPr>
        <w:t xml:space="preserve"> </w:t>
      </w:r>
      <w:r w:rsidR="006768A3">
        <w:rPr>
          <w:rFonts w:eastAsia="Arial" w:cs="Arial"/>
          <w:color w:val="000000" w:themeColor="text1"/>
          <w:lang w:val="en-SG"/>
        </w:rPr>
        <w:t xml:space="preserve">400, </w:t>
      </w:r>
      <w:r w:rsidR="00037DEB" w:rsidRPr="00354897">
        <w:rPr>
          <w:rFonts w:eastAsia="Arial" w:cs="Arial"/>
          <w:color w:val="000000" w:themeColor="text1"/>
          <w:lang w:val="en-SG"/>
        </w:rPr>
        <w:t>401</w:t>
      </w:r>
      <w:r w:rsidR="00354897" w:rsidRPr="00354897">
        <w:rPr>
          <w:rFonts w:eastAsia="Arial" w:cs="Arial"/>
          <w:color w:val="000000" w:themeColor="text1"/>
          <w:lang w:val="en-SG"/>
        </w:rPr>
        <w:t xml:space="preserve">, </w:t>
      </w:r>
      <w:r w:rsidR="00037DEB" w:rsidRPr="00354897">
        <w:rPr>
          <w:rFonts w:eastAsia="Arial" w:cs="Arial"/>
          <w:color w:val="000000" w:themeColor="text1"/>
          <w:lang w:val="en-SG"/>
        </w:rPr>
        <w:t>403</w:t>
      </w:r>
      <w:r w:rsidR="00354897">
        <w:rPr>
          <w:rFonts w:eastAsia="Arial" w:cs="Arial"/>
          <w:color w:val="000000" w:themeColor="text1"/>
          <w:lang w:val="en-SG"/>
        </w:rPr>
        <w:t>.</w:t>
      </w:r>
    </w:p>
    <w:p w14:paraId="3B1E845C" w14:textId="51662A01" w:rsidR="008928BE" w:rsidRDefault="008928BE" w:rsidP="008928BE">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sidR="00D66748">
        <w:rPr>
          <w:rFonts w:eastAsia="Arial" w:cs="Arial"/>
          <w:color w:val="000000" w:themeColor="text1"/>
          <w:lang w:val="en-SG"/>
        </w:rPr>
        <w:fldChar w:fldCharType="begin"/>
      </w:r>
      <w:r w:rsidR="00D66748">
        <w:rPr>
          <w:rFonts w:eastAsia="Arial" w:cs="Arial"/>
          <w:color w:val="000000" w:themeColor="text1"/>
          <w:lang w:val="en-SG"/>
        </w:rPr>
        <w:instrText xml:space="preserve"> REF _Ref208750231 \h </w:instrText>
      </w:r>
      <w:r w:rsidR="00CC2CE8">
        <w:rPr>
          <w:rFonts w:eastAsia="Arial" w:cs="Arial"/>
          <w:color w:val="000000" w:themeColor="text1"/>
          <w:lang w:val="en-SG"/>
        </w:rPr>
        <w:instrText xml:space="preserve"> \* MERGEFORMAT </w:instrText>
      </w:r>
      <w:r w:rsidR="00D66748">
        <w:rPr>
          <w:rFonts w:eastAsia="Arial" w:cs="Arial"/>
          <w:color w:val="000000" w:themeColor="text1"/>
          <w:lang w:val="en-SG"/>
        </w:rPr>
      </w:r>
      <w:r w:rsidR="00D66748">
        <w:rPr>
          <w:rFonts w:eastAsia="Arial" w:cs="Arial"/>
          <w:color w:val="000000" w:themeColor="text1"/>
          <w:lang w:val="en-SG"/>
        </w:rPr>
        <w:fldChar w:fldCharType="separate"/>
      </w:r>
      <w:r w:rsidR="00542606" w:rsidRPr="00542606">
        <w:t xml:space="preserve">Table </w:t>
      </w:r>
      <w:r w:rsidR="00542606" w:rsidRPr="00542606">
        <w:rPr>
          <w:noProof/>
        </w:rPr>
        <w:t>4</w:t>
      </w:r>
      <w:r w:rsidR="00D66748">
        <w:rPr>
          <w:rFonts w:eastAsia="Arial" w:cs="Arial"/>
          <w:color w:val="000000" w:themeColor="text1"/>
          <w:lang w:val="en-SG"/>
        </w:rPr>
        <w:fldChar w:fldCharType="end"/>
      </w:r>
      <w:r w:rsidR="00D66748">
        <w:rPr>
          <w:rFonts w:eastAsia="Arial" w:cs="Arial"/>
          <w:color w:val="000000" w:themeColor="text1"/>
          <w:lang w:val="en-SG"/>
        </w:rPr>
        <w:t>.</w:t>
      </w:r>
    </w:p>
    <w:p w14:paraId="3D363026" w14:textId="3FBAB4AB" w:rsidR="00EA3A9B" w:rsidRPr="00354897" w:rsidRDefault="00EA3A9B" w:rsidP="008928BE">
      <w:pPr>
        <w:pStyle w:val="ListParagraph"/>
        <w:numPr>
          <w:ilvl w:val="1"/>
          <w:numId w:val="42"/>
        </w:numPr>
        <w:jc w:val="left"/>
        <w:rPr>
          <w:rFonts w:eastAsia="Arial" w:cs="Arial"/>
          <w:color w:val="000000" w:themeColor="text1"/>
          <w:lang w:val="en-SG"/>
        </w:rPr>
      </w:pPr>
      <w:r>
        <w:rPr>
          <w:rFonts w:eastAsia="Arial" w:cs="Arial"/>
          <w:color w:val="000000" w:themeColor="text1"/>
          <w:lang w:val="en-SG"/>
        </w:rPr>
        <w:t>Error code defin</w:t>
      </w:r>
      <w:r w:rsidR="0012463A">
        <w:rPr>
          <w:rFonts w:eastAsia="Arial" w:cs="Arial"/>
          <w:color w:val="000000" w:themeColor="text1"/>
          <w:lang w:val="en-SG"/>
        </w:rPr>
        <w:t xml:space="preserve">ed in </w:t>
      </w:r>
      <w:r w:rsidR="00F976C2">
        <w:rPr>
          <w:rFonts w:eastAsia="Arial" w:cs="Arial"/>
          <w:color w:val="000000" w:themeColor="text1"/>
          <w:lang w:val="en-SG"/>
        </w:rPr>
        <w:fldChar w:fldCharType="begin"/>
      </w:r>
      <w:r w:rsidR="00F976C2">
        <w:rPr>
          <w:rFonts w:eastAsia="Arial" w:cs="Arial"/>
          <w:color w:val="000000" w:themeColor="text1"/>
          <w:lang w:val="en-SG"/>
        </w:rPr>
        <w:instrText xml:space="preserve"> REF _Ref209608126 \h </w:instrText>
      </w:r>
      <w:r w:rsidR="00F976C2">
        <w:rPr>
          <w:rFonts w:eastAsia="Arial" w:cs="Arial"/>
          <w:color w:val="000000" w:themeColor="text1"/>
          <w:lang w:val="en-SG"/>
        </w:rPr>
      </w:r>
      <w:r w:rsidR="00F976C2">
        <w:rPr>
          <w:rFonts w:eastAsia="Arial" w:cs="Arial"/>
          <w:color w:val="000000" w:themeColor="text1"/>
          <w:lang w:val="en-SG"/>
        </w:rPr>
        <w:fldChar w:fldCharType="separate"/>
      </w:r>
      <w:r w:rsidR="00542606" w:rsidRPr="000C1740">
        <w:rPr>
          <w:b/>
        </w:rPr>
        <w:t xml:space="preserve">Table </w:t>
      </w:r>
      <w:r w:rsidR="00542606">
        <w:rPr>
          <w:b/>
          <w:i/>
          <w:noProof/>
        </w:rPr>
        <w:t>5</w:t>
      </w:r>
      <w:r w:rsidR="00F976C2">
        <w:rPr>
          <w:rFonts w:eastAsia="Arial" w:cs="Arial"/>
          <w:color w:val="000000" w:themeColor="text1"/>
          <w:lang w:val="en-SG"/>
        </w:rPr>
        <w:fldChar w:fldCharType="end"/>
      </w:r>
      <w:r w:rsidR="00616872">
        <w:rPr>
          <w:rFonts w:eastAsia="Arial" w:cs="Arial"/>
          <w:color w:val="000000" w:themeColor="text1"/>
          <w:lang w:val="en-SG"/>
        </w:rPr>
        <w:t>.</w:t>
      </w:r>
    </w:p>
    <w:p w14:paraId="4719FE15" w14:textId="74E29D3E" w:rsidR="008850AA" w:rsidRDefault="008850AA" w:rsidP="00CC2CE8">
      <w:pPr>
        <w:jc w:val="left"/>
      </w:pPr>
    </w:p>
    <w:p w14:paraId="5BE448E5" w14:textId="54A74634" w:rsidR="000A4617" w:rsidRPr="00976094" w:rsidRDefault="000A4617" w:rsidP="00CC2CE8">
      <w:pPr>
        <w:pStyle w:val="Heading3"/>
        <w:jc w:val="left"/>
        <w:rPr>
          <w:rFonts w:eastAsia="Arial"/>
          <w:b/>
          <w:color w:val="000000" w:themeColor="text1"/>
          <w:lang w:val="en-SG"/>
        </w:rPr>
      </w:pPr>
      <w:bookmarkStart w:id="257" w:name="_Toc212542670"/>
      <w:bookmarkStart w:id="258" w:name="_Toc216180144"/>
      <w:r w:rsidRPr="00976094">
        <w:rPr>
          <w:rFonts w:eastAsia="Arial"/>
          <w:b/>
          <w:color w:val="000000" w:themeColor="text1"/>
          <w:lang w:val="en-SG"/>
        </w:rPr>
        <w:t xml:space="preserve">Get </w:t>
      </w:r>
      <w:r w:rsidRPr="00976094">
        <w:rPr>
          <w:rFonts w:eastAsiaTheme="minorEastAsia" w:hint="eastAsia"/>
          <w:b/>
          <w:lang w:val="en-SG" w:eastAsia="zh-CN"/>
        </w:rPr>
        <w:t>Stream License Usage</w:t>
      </w:r>
      <w:bookmarkEnd w:id="257"/>
      <w:bookmarkEnd w:id="258"/>
    </w:p>
    <w:p w14:paraId="38DDE720" w14:textId="77777777" w:rsidR="00AE6EA4" w:rsidRPr="00616872" w:rsidRDefault="000A4617" w:rsidP="00CC2CE8">
      <w:pPr>
        <w:pStyle w:val="Body"/>
        <w:numPr>
          <w:ilvl w:val="0"/>
          <w:numId w:val="65"/>
        </w:numPr>
        <w:jc w:val="left"/>
        <w:rPr>
          <w:szCs w:val="22"/>
        </w:rPr>
      </w:pPr>
      <w:r w:rsidRPr="00D2168D">
        <w:rPr>
          <w:rFonts w:eastAsia="Arial"/>
          <w:szCs w:val="22"/>
        </w:rPr>
        <w:t xml:space="preserve">This message is sent when </w:t>
      </w:r>
      <w:r w:rsidR="002A5980" w:rsidRPr="00D2168D">
        <w:rPr>
          <w:rFonts w:eastAsia="Arial"/>
          <w:szCs w:val="22"/>
        </w:rPr>
        <w:t xml:space="preserve">C3 </w:t>
      </w:r>
      <w:r w:rsidRPr="00D2168D">
        <w:rPr>
          <w:rFonts w:eastAsia="Arial"/>
          <w:szCs w:val="22"/>
        </w:rPr>
        <w:t>requests for the latest Stream License status.</w:t>
      </w:r>
    </w:p>
    <w:p w14:paraId="5FCD696F" w14:textId="16FCAAA1" w:rsidR="000A4617" w:rsidRPr="00D2168D" w:rsidRDefault="000A4617" w:rsidP="0045271A">
      <w:pPr>
        <w:pStyle w:val="Body"/>
        <w:jc w:val="left"/>
        <w:rPr>
          <w:szCs w:val="22"/>
        </w:rPr>
      </w:pPr>
    </w:p>
    <w:p w14:paraId="5F3E659B" w14:textId="2DDD5E75" w:rsidR="00515E7B" w:rsidRPr="000377FF" w:rsidRDefault="00515E7B" w:rsidP="00CC2CE8">
      <w:pPr>
        <w:pStyle w:val="Body"/>
        <w:numPr>
          <w:ilvl w:val="0"/>
          <w:numId w:val="65"/>
        </w:numPr>
        <w:jc w:val="left"/>
        <w:rPr>
          <w:rFonts w:eastAsia="Arial"/>
          <w:szCs w:val="22"/>
        </w:rPr>
      </w:pPr>
      <w:r w:rsidRPr="000377FF">
        <w:rPr>
          <w:rFonts w:eastAsia="Arial"/>
          <w:szCs w:val="22"/>
        </w:rPr>
        <w:t>Request:</w:t>
      </w:r>
    </w:p>
    <w:p w14:paraId="77CCC1B3" w14:textId="5A5B39F7" w:rsidR="00515E7B" w:rsidRPr="000377FF" w:rsidRDefault="00515E7B" w:rsidP="000377FF">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00BC2655" w:rsidRPr="00143434">
        <w:rPr>
          <w:rFonts w:eastAsia="Arial" w:cs="Arial"/>
          <w:color w:val="000000" w:themeColor="text1"/>
          <w:lang w:val="en-SG"/>
        </w:rPr>
        <w:t>GET</w:t>
      </w:r>
    </w:p>
    <w:p w14:paraId="546BF4FA" w14:textId="482C63C3" w:rsidR="004B4794" w:rsidRPr="000377FF" w:rsidRDefault="005B2B7F" w:rsidP="000377FF">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00515E7B" w:rsidRPr="007B5F57">
        <w:rPr>
          <w:rFonts w:eastAsia="Arial" w:cs="Arial"/>
          <w:color w:val="000000" w:themeColor="text1"/>
          <w:lang w:val="en-SG"/>
        </w:rPr>
        <w:t xml:space="preserve">: </w:t>
      </w:r>
      <w:r w:rsidR="00332351">
        <w:rPr>
          <w:rFonts w:eastAsiaTheme="minorEastAsia" w:cs="Arial" w:hint="eastAsia"/>
          <w:color w:val="000000" w:themeColor="text1"/>
          <w:lang w:val="en-SG" w:eastAsia="zh-CN"/>
        </w:rPr>
        <w:t>sensor/</w:t>
      </w:r>
      <w:r w:rsidR="009B6DC1">
        <w:rPr>
          <w:rFonts w:eastAsiaTheme="minorEastAsia" w:cs="Arial" w:hint="eastAsia"/>
          <w:color w:val="000000" w:themeColor="text1"/>
          <w:lang w:val="en-SG" w:eastAsia="zh-CN"/>
        </w:rPr>
        <w:t>stream</w:t>
      </w:r>
      <w:r w:rsidR="0059715E">
        <w:rPr>
          <w:rFonts w:eastAsiaTheme="minorEastAsia" w:cs="Arial" w:hint="eastAsia"/>
          <w:color w:val="000000" w:themeColor="text1"/>
          <w:lang w:val="en-SG" w:eastAsia="zh-CN"/>
        </w:rPr>
        <w:t>s</w:t>
      </w:r>
      <w:r w:rsidR="00B2243E">
        <w:rPr>
          <w:rFonts w:eastAsiaTheme="minorEastAsia" w:cs="Arial" w:hint="eastAsia"/>
          <w:color w:val="000000" w:themeColor="text1"/>
          <w:lang w:val="en-SG" w:eastAsia="zh-CN"/>
        </w:rPr>
        <w:t>/usage</w:t>
      </w:r>
    </w:p>
    <w:p w14:paraId="669A0683" w14:textId="068EDB90" w:rsidR="00A96163" w:rsidRPr="000377FF" w:rsidRDefault="00A96163" w:rsidP="00CC2CE8">
      <w:pPr>
        <w:pStyle w:val="Body"/>
        <w:numPr>
          <w:ilvl w:val="0"/>
          <w:numId w:val="65"/>
        </w:numPr>
        <w:jc w:val="left"/>
        <w:rPr>
          <w:rFonts w:eastAsia="Arial"/>
          <w:szCs w:val="22"/>
        </w:rPr>
      </w:pPr>
      <w:r w:rsidRPr="000377FF">
        <w:rPr>
          <w:rFonts w:eastAsia="Arial"/>
          <w:szCs w:val="22"/>
        </w:rPr>
        <w:t>Response:</w:t>
      </w:r>
    </w:p>
    <w:p w14:paraId="54AB490E" w14:textId="77777777" w:rsidR="00EC37C2" w:rsidRDefault="00480D9D" w:rsidP="00A15D64">
      <w:pPr>
        <w:pStyle w:val="ListParagraph"/>
        <w:numPr>
          <w:ilvl w:val="0"/>
          <w:numId w:val="42"/>
        </w:numPr>
        <w:jc w:val="left"/>
        <w:rPr>
          <w:rFonts w:eastAsia="Arial" w:cs="Arial"/>
          <w:color w:val="000000" w:themeColor="text1"/>
          <w:lang w:val="en-SG"/>
        </w:rPr>
      </w:pPr>
      <w:r>
        <w:rPr>
          <w:rFonts w:eastAsia="Arial" w:cs="Arial"/>
          <w:color w:val="000000" w:themeColor="text1"/>
          <w:lang w:val="en-SG"/>
        </w:rPr>
        <w:t>Successful</w:t>
      </w:r>
      <w:r w:rsidR="00EC37C2">
        <w:rPr>
          <w:rFonts w:eastAsia="Arial" w:cs="Arial"/>
          <w:color w:val="000000" w:themeColor="text1"/>
          <w:lang w:val="en-SG"/>
        </w:rPr>
        <w:t>:</w:t>
      </w:r>
    </w:p>
    <w:p w14:paraId="7B36DAE7" w14:textId="0278BF91" w:rsidR="00C7268B" w:rsidRDefault="00A96163" w:rsidP="00CD51B7">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 xml:space="preserve">HTTP </w:t>
      </w:r>
      <w:r w:rsidR="00CD51B7" w:rsidRPr="00CD51B7">
        <w:rPr>
          <w:rFonts w:eastAsia="Arial" w:cs="Arial"/>
          <w:color w:val="000000" w:themeColor="text1"/>
          <w:lang w:val="en-SG"/>
        </w:rPr>
        <w:t xml:space="preserve">Status </w:t>
      </w:r>
      <w:r w:rsidRPr="00CD51B7">
        <w:rPr>
          <w:rFonts w:eastAsia="Arial" w:cs="Arial"/>
          <w:color w:val="000000" w:themeColor="text1"/>
          <w:lang w:val="en-SG"/>
        </w:rPr>
        <w:t>Code:</w:t>
      </w:r>
      <w:r w:rsidR="00CD51B7">
        <w:rPr>
          <w:rFonts w:eastAsia="Arial" w:cs="Arial"/>
          <w:color w:val="000000" w:themeColor="text1"/>
          <w:lang w:val="en-SG"/>
        </w:rPr>
        <w:t xml:space="preserve"> </w:t>
      </w:r>
      <w:r w:rsidRPr="00CD51B7">
        <w:rPr>
          <w:rFonts w:eastAsia="Arial" w:cs="Arial"/>
          <w:color w:val="000000" w:themeColor="text1"/>
          <w:lang w:val="en-SG"/>
        </w:rPr>
        <w:t>200</w:t>
      </w:r>
      <w:r w:rsidR="00C7268B">
        <w:rPr>
          <w:rFonts w:eastAsia="Arial" w:cs="Arial"/>
          <w:color w:val="000000" w:themeColor="text1"/>
          <w:lang w:val="en-SG"/>
        </w:rPr>
        <w:t>.</w:t>
      </w:r>
    </w:p>
    <w:p w14:paraId="708F82E6" w14:textId="5BB649B7" w:rsidR="00BE1196" w:rsidRPr="00CD51B7" w:rsidRDefault="00BE1196" w:rsidP="00CD51B7">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Body:</w:t>
      </w:r>
    </w:p>
    <w:tbl>
      <w:tblPr>
        <w:tblW w:w="9579" w:type="dxa"/>
        <w:tblLook w:val="04A0" w:firstRow="1" w:lastRow="0" w:firstColumn="1" w:lastColumn="0" w:noHBand="0" w:noVBand="1"/>
      </w:tblPr>
      <w:tblGrid>
        <w:gridCol w:w="2161"/>
        <w:gridCol w:w="1265"/>
        <w:gridCol w:w="2620"/>
        <w:gridCol w:w="3533"/>
      </w:tblGrid>
      <w:tr w:rsidR="000A4617" w:rsidRPr="00125045" w14:paraId="568F391C" w14:textId="77777777" w:rsidTr="1CD2449D">
        <w:trPr>
          <w:trHeight w:val="301"/>
        </w:trPr>
        <w:tc>
          <w:tcPr>
            <w:tcW w:w="21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790DBC" w14:textId="77777777" w:rsidR="000A4617" w:rsidDel="004349E5" w:rsidRDefault="000A4617" w:rsidP="00CC2CE8">
            <w:pPr>
              <w:widowControl/>
              <w:jc w:val="left"/>
              <w:rPr>
                <w:del w:id="259" w:author="Shaik Basheer (NCS)" w:date="2026-01-08T14:13:00Z" w16du:dateUtc="2026-01-08T06:13:00Z"/>
                <w:rFonts w:ascii="Arial" w:hAnsi="Arial" w:cs="Arial"/>
                <w:b/>
                <w:bCs/>
                <w:color w:val="000000"/>
                <w:kern w:val="0"/>
                <w:sz w:val="22"/>
              </w:rPr>
            </w:pPr>
            <w:del w:id="260" w:author="Shaik Basheer (NCS)" w:date="2026-01-08T14:13:00Z" w16du:dateUtc="2026-01-08T06:13:00Z">
              <w:r w:rsidRPr="00125045" w:rsidDel="004349E5">
                <w:rPr>
                  <w:rFonts w:ascii="Arial" w:eastAsia="Times New Roman" w:hAnsi="Arial" w:cs="Arial"/>
                  <w:b/>
                  <w:bCs/>
                  <w:color w:val="000000"/>
                  <w:kern w:val="0"/>
                  <w:sz w:val="22"/>
                </w:rPr>
                <w:delText xml:space="preserve">Field </w:delText>
              </w:r>
            </w:del>
          </w:p>
          <w:p w14:paraId="7610A5E2" w14:textId="2B2C5379" w:rsidR="000A4617" w:rsidRPr="00125045" w:rsidRDefault="000A4617" w:rsidP="00CC2CE8">
            <w:pPr>
              <w:widowControl/>
              <w:jc w:val="left"/>
              <w:rPr>
                <w:rFonts w:ascii="Arial" w:eastAsia="Times New Roman" w:hAnsi="Arial" w:cs="Arial"/>
                <w:b/>
                <w:bCs/>
                <w:color w:val="000000"/>
                <w:kern w:val="0"/>
                <w:sz w:val="22"/>
              </w:rPr>
            </w:pPr>
            <w:del w:id="261" w:author="Shaik Basheer (NCS)" w:date="2026-01-08T14:13:00Z" w16du:dateUtc="2026-01-08T06:13:00Z">
              <w:r w:rsidRPr="00125045" w:rsidDel="004349E5">
                <w:rPr>
                  <w:rFonts w:ascii="Arial" w:eastAsia="Times New Roman" w:hAnsi="Arial" w:cs="Arial"/>
                  <w:b/>
                  <w:bCs/>
                  <w:color w:val="000000"/>
                  <w:kern w:val="0"/>
                  <w:sz w:val="22"/>
                </w:rPr>
                <w:delText>Name</w:delText>
              </w:r>
            </w:del>
            <w:ins w:id="262" w:author="Shaik Basheer (NCS)" w:date="2026-01-08T14:13:00Z" w16du:dateUtc="2026-01-08T06:13:00Z">
              <w:r w:rsidR="004349E5">
                <w:rPr>
                  <w:rFonts w:ascii="Arial" w:eastAsia="Times New Roman" w:hAnsi="Arial" w:cs="Arial"/>
                  <w:b/>
                  <w:bCs/>
                  <w:color w:val="000000"/>
                  <w:kern w:val="0"/>
                  <w:sz w:val="22"/>
                </w:rPr>
                <w:t>[</w:t>
              </w:r>
            </w:ins>
          </w:p>
        </w:tc>
        <w:tc>
          <w:tcPr>
            <w:tcW w:w="126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7B8D5F8" w14:textId="77777777" w:rsidR="000A4617" w:rsidRDefault="000A4617" w:rsidP="00CC2CE8">
            <w:pPr>
              <w:widowControl/>
              <w:jc w:val="left"/>
              <w:rPr>
                <w:rFonts w:ascii="Arial" w:hAnsi="Arial" w:cs="Arial"/>
                <w:b/>
                <w:bCs/>
                <w:color w:val="000000"/>
                <w:kern w:val="0"/>
                <w:sz w:val="22"/>
              </w:rPr>
            </w:pPr>
            <w:r w:rsidRPr="00561346">
              <w:rPr>
                <w:rFonts w:ascii="Arial" w:eastAsia="Times New Roman" w:hAnsi="Arial" w:cs="Arial"/>
                <w:b/>
                <w:bCs/>
                <w:color w:val="000000"/>
                <w:kern w:val="0"/>
                <w:sz w:val="22"/>
                <w:lang w:val="en-SG"/>
              </w:rPr>
              <w:t xml:space="preserve">Data </w:t>
            </w:r>
          </w:p>
          <w:p w14:paraId="08F58980" w14:textId="77777777" w:rsidR="000A4617" w:rsidRPr="00125045" w:rsidRDefault="000A4617" w:rsidP="00CC2CE8">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lang w:val="en-SG"/>
              </w:rPr>
              <w:t>Type</w:t>
            </w:r>
          </w:p>
        </w:tc>
        <w:tc>
          <w:tcPr>
            <w:tcW w:w="26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EA8B776" w14:textId="77777777" w:rsidR="000A4617" w:rsidRPr="00125045" w:rsidRDefault="000A4617" w:rsidP="00CC2CE8">
            <w:pPr>
              <w:widowControl/>
              <w:jc w:val="left"/>
              <w:rPr>
                <w:rFonts w:ascii="Arial" w:eastAsia="Times New Roman" w:hAnsi="Arial" w:cs="Arial"/>
                <w:b/>
                <w:bCs/>
                <w:color w:val="000000"/>
                <w:kern w:val="0"/>
                <w:sz w:val="22"/>
              </w:rPr>
            </w:pPr>
            <w:r w:rsidRPr="00125045">
              <w:rPr>
                <w:rFonts w:ascii="Arial" w:eastAsia="Times New Roman" w:hAnsi="Arial" w:cs="Arial"/>
                <w:b/>
                <w:bCs/>
                <w:color w:val="000000"/>
                <w:kern w:val="0"/>
                <w:sz w:val="22"/>
              </w:rPr>
              <w:t>Allowed Values</w:t>
            </w:r>
          </w:p>
        </w:tc>
        <w:tc>
          <w:tcPr>
            <w:tcW w:w="353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992FA0B" w14:textId="77777777" w:rsidR="000A4617" w:rsidRPr="00125045" w:rsidRDefault="000A4617" w:rsidP="00CC2CE8">
            <w:pPr>
              <w:widowControl/>
              <w:jc w:val="left"/>
              <w:rPr>
                <w:rFonts w:ascii="Arial" w:eastAsia="Times New Roman" w:hAnsi="Arial" w:cs="Arial"/>
                <w:b/>
                <w:bCs/>
                <w:color w:val="000000"/>
                <w:kern w:val="0"/>
                <w:sz w:val="22"/>
              </w:rPr>
            </w:pPr>
            <w:r w:rsidRPr="00125045">
              <w:rPr>
                <w:rFonts w:ascii="Arial" w:eastAsia="Times New Roman" w:hAnsi="Arial" w:cs="Arial"/>
                <w:b/>
                <w:bCs/>
                <w:color w:val="000000"/>
                <w:kern w:val="0"/>
                <w:sz w:val="22"/>
              </w:rPr>
              <w:t>Description</w:t>
            </w:r>
          </w:p>
        </w:tc>
      </w:tr>
      <w:tr w:rsidR="000A4617" w:rsidRPr="00125045" w14:paraId="604AD865" w14:textId="77777777" w:rsidTr="001F6D7B">
        <w:trPr>
          <w:trHeight w:val="301"/>
        </w:trPr>
        <w:tc>
          <w:tcPr>
            <w:tcW w:w="2161" w:type="dxa"/>
            <w:tcBorders>
              <w:top w:val="nil"/>
              <w:left w:val="single" w:sz="4" w:space="0" w:color="auto"/>
              <w:bottom w:val="single" w:sz="4" w:space="0" w:color="auto"/>
              <w:right w:val="single" w:sz="4" w:space="0" w:color="auto"/>
            </w:tcBorders>
            <w:vAlign w:val="center"/>
            <w:hideMark/>
          </w:tcPr>
          <w:p w14:paraId="0E9B92AA" w14:textId="77777777" w:rsidR="000A4617" w:rsidRPr="00125045" w:rsidRDefault="000A4617" w:rsidP="00CC2CE8">
            <w:pPr>
              <w:widowControl/>
              <w:jc w:val="left"/>
              <w:rPr>
                <w:rFonts w:ascii="Arial" w:eastAsia="Times New Roman" w:hAnsi="Arial" w:cs="Arial"/>
                <w:color w:val="000000"/>
                <w:kern w:val="0"/>
                <w:sz w:val="22"/>
              </w:rPr>
            </w:pPr>
            <w:proofErr w:type="spellStart"/>
            <w:r>
              <w:rPr>
                <w:rFonts w:ascii="Arial" w:eastAsia="Times New Roman" w:hAnsi="Arial" w:cs="Arial"/>
                <w:color w:val="000000"/>
                <w:kern w:val="0"/>
                <w:sz w:val="22"/>
                <w:lang w:val="en-GB"/>
              </w:rPr>
              <w:lastRenderedPageBreak/>
              <w:t>totalStreamLicense</w:t>
            </w:r>
            <w:proofErr w:type="spellEnd"/>
            <w:r w:rsidRPr="00125045">
              <w:rPr>
                <w:rFonts w:ascii="Arial" w:eastAsia="Times New Roman" w:hAnsi="Arial" w:cs="Arial"/>
                <w:color w:val="000000"/>
                <w:kern w:val="0"/>
                <w:sz w:val="22"/>
                <w:lang w:val="en-GB"/>
              </w:rPr>
              <w:t> </w:t>
            </w:r>
          </w:p>
        </w:tc>
        <w:tc>
          <w:tcPr>
            <w:tcW w:w="1265" w:type="dxa"/>
            <w:tcBorders>
              <w:top w:val="nil"/>
              <w:left w:val="nil"/>
              <w:bottom w:val="single" w:sz="4" w:space="0" w:color="auto"/>
              <w:right w:val="single" w:sz="4" w:space="0" w:color="auto"/>
            </w:tcBorders>
            <w:vAlign w:val="center"/>
            <w:hideMark/>
          </w:tcPr>
          <w:p w14:paraId="01563630" w14:textId="508CDFEE" w:rsidR="000A4617" w:rsidRPr="00125045" w:rsidRDefault="49CBB6CD" w:rsidP="00CC2CE8">
            <w:pPr>
              <w:widowControl/>
              <w:spacing w:line="259" w:lineRule="auto"/>
              <w:jc w:val="left"/>
              <w:rPr>
                <w:rFonts w:ascii="Arial" w:hAnsi="Arial" w:cs="Arial"/>
                <w:color w:val="000000" w:themeColor="text1"/>
                <w:sz w:val="22"/>
              </w:rPr>
            </w:pPr>
            <w:r w:rsidRPr="1CD2449D">
              <w:rPr>
                <w:rFonts w:ascii="Arial" w:hAnsi="Arial" w:cs="Arial"/>
                <w:color w:val="000000" w:themeColor="text1"/>
                <w:sz w:val="22"/>
              </w:rPr>
              <w:t>Uint16</w:t>
            </w:r>
          </w:p>
        </w:tc>
        <w:tc>
          <w:tcPr>
            <w:tcW w:w="2620" w:type="dxa"/>
            <w:tcBorders>
              <w:top w:val="nil"/>
              <w:left w:val="nil"/>
              <w:bottom w:val="single" w:sz="4" w:space="0" w:color="auto"/>
              <w:right w:val="single" w:sz="4" w:space="0" w:color="auto"/>
            </w:tcBorders>
            <w:vAlign w:val="center"/>
            <w:hideMark/>
          </w:tcPr>
          <w:p w14:paraId="63698C47" w14:textId="27A8D12E" w:rsidR="000A4617" w:rsidRPr="00125045" w:rsidRDefault="007868EA">
            <w:pPr>
              <w:widowControl/>
              <w:jc w:val="left"/>
              <w:rPr>
                <w:rFonts w:ascii="Arial" w:eastAsia="Times New Roman" w:hAnsi="Arial" w:cs="Arial"/>
                <w:b/>
                <w:bCs/>
                <w:color w:val="000000"/>
                <w:kern w:val="0"/>
                <w:sz w:val="22"/>
              </w:rPr>
            </w:pPr>
            <w:r>
              <w:rPr>
                <w:rFonts w:ascii="Arial" w:eastAsia="Times New Roman" w:hAnsi="Arial" w:cs="Arial"/>
                <w:color w:val="000000"/>
                <w:kern w:val="0"/>
                <w:sz w:val="22"/>
              </w:rPr>
              <w:t>0</w:t>
            </w:r>
            <w:r w:rsidR="003E400B" w:rsidRPr="00C17902">
              <w:rPr>
                <w:rFonts w:ascii="Arial" w:eastAsia="Times New Roman" w:hAnsi="Arial" w:cs="Arial"/>
                <w:color w:val="000000"/>
                <w:kern w:val="0"/>
                <w:sz w:val="22"/>
              </w:rPr>
              <w:t xml:space="preserve"> - </w:t>
            </w:r>
            <w:r w:rsidR="00382502">
              <w:rPr>
                <w:rFonts w:ascii="Arial" w:eastAsia="Times New Roman" w:hAnsi="Arial" w:cs="Arial"/>
                <w:color w:val="000000"/>
                <w:kern w:val="0"/>
                <w:sz w:val="22"/>
              </w:rPr>
              <w:t>32767</w:t>
            </w:r>
          </w:p>
        </w:tc>
        <w:tc>
          <w:tcPr>
            <w:tcW w:w="3533" w:type="dxa"/>
            <w:tcBorders>
              <w:top w:val="nil"/>
              <w:left w:val="nil"/>
              <w:bottom w:val="single" w:sz="4" w:space="0" w:color="auto"/>
              <w:right w:val="single" w:sz="4" w:space="0" w:color="auto"/>
            </w:tcBorders>
            <w:vAlign w:val="center"/>
            <w:hideMark/>
          </w:tcPr>
          <w:p w14:paraId="63376C83" w14:textId="459A3340" w:rsidR="000A4617" w:rsidRPr="00125045" w:rsidRDefault="000A4617" w:rsidP="00CC2CE8">
            <w:pPr>
              <w:widowControl/>
              <w:jc w:val="left"/>
              <w:rPr>
                <w:rFonts w:ascii="Arial" w:eastAsia="Times New Roman" w:hAnsi="Arial" w:cs="Arial"/>
                <w:color w:val="000000"/>
                <w:kern w:val="0"/>
                <w:sz w:val="22"/>
              </w:rPr>
            </w:pPr>
            <w:r>
              <w:rPr>
                <w:rFonts w:ascii="Arial" w:eastAsia="Times New Roman" w:hAnsi="Arial" w:cs="Arial"/>
                <w:color w:val="000000"/>
                <w:kern w:val="0"/>
                <w:sz w:val="22"/>
              </w:rPr>
              <w:t xml:space="preserve">Total concurrent </w:t>
            </w:r>
            <w:r w:rsidR="000804E8">
              <w:rPr>
                <w:rFonts w:ascii="Arial" w:eastAsia="Times New Roman" w:hAnsi="Arial" w:cs="Arial"/>
                <w:color w:val="000000"/>
                <w:kern w:val="0"/>
                <w:sz w:val="22"/>
              </w:rPr>
              <w:t>s</w:t>
            </w:r>
            <w:r>
              <w:rPr>
                <w:rFonts w:ascii="Arial" w:eastAsia="Times New Roman" w:hAnsi="Arial" w:cs="Arial"/>
                <w:color w:val="000000"/>
                <w:kern w:val="0"/>
                <w:sz w:val="22"/>
              </w:rPr>
              <w:t xml:space="preserve">tream </w:t>
            </w:r>
            <w:r w:rsidR="00E55875">
              <w:rPr>
                <w:rFonts w:ascii="Arial" w:eastAsia="Times New Roman" w:hAnsi="Arial" w:cs="Arial"/>
                <w:color w:val="000000"/>
                <w:kern w:val="0"/>
                <w:sz w:val="22"/>
              </w:rPr>
              <w:t>l</w:t>
            </w:r>
            <w:r>
              <w:rPr>
                <w:rFonts w:ascii="Arial" w:eastAsia="Times New Roman" w:hAnsi="Arial" w:cs="Arial"/>
                <w:color w:val="000000"/>
                <w:kern w:val="0"/>
                <w:sz w:val="22"/>
              </w:rPr>
              <w:t xml:space="preserve">icense assigned to the </w:t>
            </w:r>
            <w:r w:rsidR="002D264A">
              <w:rPr>
                <w:rFonts w:ascii="Arial" w:eastAsia="Times New Roman" w:hAnsi="Arial" w:cs="Arial"/>
                <w:color w:val="000000"/>
                <w:kern w:val="0"/>
                <w:sz w:val="22"/>
              </w:rPr>
              <w:t>C3 System</w:t>
            </w:r>
          </w:p>
        </w:tc>
      </w:tr>
      <w:tr w:rsidR="000A4617" w:rsidRPr="00125045" w14:paraId="6BC38CAC" w14:textId="77777777" w:rsidTr="001F6D7B">
        <w:trPr>
          <w:trHeight w:val="899"/>
        </w:trPr>
        <w:tc>
          <w:tcPr>
            <w:tcW w:w="2161" w:type="dxa"/>
            <w:tcBorders>
              <w:top w:val="nil"/>
              <w:left w:val="single" w:sz="4" w:space="0" w:color="auto"/>
              <w:bottom w:val="single" w:sz="4" w:space="0" w:color="auto"/>
              <w:right w:val="single" w:sz="4" w:space="0" w:color="auto"/>
            </w:tcBorders>
            <w:vAlign w:val="center"/>
            <w:hideMark/>
          </w:tcPr>
          <w:p w14:paraId="325C8FBB" w14:textId="77777777" w:rsidR="000A4617" w:rsidRPr="00125045" w:rsidRDefault="000A4617">
            <w:pPr>
              <w:widowControl/>
              <w:jc w:val="left"/>
              <w:rPr>
                <w:rFonts w:ascii="Arial" w:eastAsia="Times New Roman" w:hAnsi="Arial" w:cs="Arial"/>
                <w:color w:val="000000"/>
                <w:kern w:val="0"/>
                <w:sz w:val="22"/>
              </w:rPr>
            </w:pPr>
            <w:proofErr w:type="spellStart"/>
            <w:r>
              <w:rPr>
                <w:rFonts w:ascii="Arial" w:eastAsia="Times New Roman" w:hAnsi="Arial" w:cs="Arial"/>
                <w:color w:val="000000"/>
                <w:kern w:val="0"/>
                <w:sz w:val="22"/>
                <w:lang w:val="en-GB"/>
              </w:rPr>
              <w:t>licenseInUse</w:t>
            </w:r>
            <w:proofErr w:type="spellEnd"/>
            <w:r w:rsidRPr="00125045">
              <w:rPr>
                <w:rFonts w:ascii="Arial" w:eastAsia="Times New Roman" w:hAnsi="Arial" w:cs="Arial"/>
                <w:color w:val="000000"/>
                <w:kern w:val="0"/>
                <w:sz w:val="22"/>
                <w:lang w:val="en-GB"/>
              </w:rPr>
              <w:t> </w:t>
            </w:r>
          </w:p>
        </w:tc>
        <w:tc>
          <w:tcPr>
            <w:tcW w:w="1265" w:type="dxa"/>
            <w:tcBorders>
              <w:top w:val="nil"/>
              <w:left w:val="nil"/>
              <w:bottom w:val="single" w:sz="4" w:space="0" w:color="auto"/>
              <w:right w:val="single" w:sz="4" w:space="0" w:color="auto"/>
            </w:tcBorders>
            <w:vAlign w:val="center"/>
            <w:hideMark/>
          </w:tcPr>
          <w:p w14:paraId="2402C823" w14:textId="0C3623CC" w:rsidR="000A4617" w:rsidRPr="00125045" w:rsidRDefault="369E3B9C">
            <w:pPr>
              <w:widowControl/>
              <w:jc w:val="left"/>
              <w:rPr>
                <w:rFonts w:ascii="Arial" w:eastAsia="Times New Roman" w:hAnsi="Arial" w:cs="Arial"/>
                <w:color w:val="000000"/>
                <w:kern w:val="0"/>
                <w:sz w:val="22"/>
              </w:rPr>
            </w:pPr>
            <w:r w:rsidRPr="1CD2449D">
              <w:rPr>
                <w:rFonts w:ascii="Arial" w:hAnsi="Arial" w:cs="Arial"/>
                <w:color w:val="000000"/>
                <w:kern w:val="0"/>
                <w:sz w:val="22"/>
              </w:rPr>
              <w:t>Uint16</w:t>
            </w:r>
          </w:p>
        </w:tc>
        <w:tc>
          <w:tcPr>
            <w:tcW w:w="2620" w:type="dxa"/>
            <w:tcBorders>
              <w:top w:val="nil"/>
              <w:left w:val="nil"/>
              <w:bottom w:val="single" w:sz="4" w:space="0" w:color="auto"/>
              <w:right w:val="single" w:sz="4" w:space="0" w:color="auto"/>
            </w:tcBorders>
            <w:vAlign w:val="center"/>
            <w:hideMark/>
          </w:tcPr>
          <w:p w14:paraId="19C499F8" w14:textId="15C0D1F2" w:rsidR="000A4617" w:rsidRPr="00125045" w:rsidRDefault="00BC569A">
            <w:pPr>
              <w:widowControl/>
              <w:jc w:val="left"/>
              <w:rPr>
                <w:rFonts w:ascii="Arial" w:eastAsia="Times New Roman" w:hAnsi="Arial" w:cs="Arial"/>
                <w:b/>
                <w:bCs/>
                <w:color w:val="000000"/>
                <w:kern w:val="0"/>
                <w:sz w:val="22"/>
              </w:rPr>
            </w:pPr>
            <w:r>
              <w:rPr>
                <w:rFonts w:ascii="Arial" w:eastAsia="Times New Roman" w:hAnsi="Arial" w:cs="Arial"/>
                <w:color w:val="000000"/>
                <w:kern w:val="0"/>
                <w:sz w:val="22"/>
              </w:rPr>
              <w:t>0</w:t>
            </w:r>
            <w:r w:rsidR="003E400B" w:rsidRPr="00C17902">
              <w:rPr>
                <w:rFonts w:ascii="Arial" w:eastAsia="Times New Roman" w:hAnsi="Arial" w:cs="Arial"/>
                <w:color w:val="000000"/>
                <w:kern w:val="0"/>
                <w:sz w:val="22"/>
              </w:rPr>
              <w:t xml:space="preserve"> - </w:t>
            </w:r>
            <w:r w:rsidR="00382502">
              <w:rPr>
                <w:rFonts w:ascii="Arial" w:eastAsia="Times New Roman" w:hAnsi="Arial" w:cs="Arial"/>
                <w:color w:val="000000"/>
                <w:kern w:val="0"/>
                <w:sz w:val="22"/>
              </w:rPr>
              <w:t>32767</w:t>
            </w:r>
          </w:p>
        </w:tc>
        <w:tc>
          <w:tcPr>
            <w:tcW w:w="3533" w:type="dxa"/>
            <w:tcBorders>
              <w:top w:val="nil"/>
              <w:left w:val="nil"/>
              <w:bottom w:val="single" w:sz="4" w:space="0" w:color="auto"/>
              <w:right w:val="single" w:sz="4" w:space="0" w:color="auto"/>
            </w:tcBorders>
            <w:vAlign w:val="center"/>
            <w:hideMark/>
          </w:tcPr>
          <w:p w14:paraId="26537BDD" w14:textId="126FC0C7" w:rsidR="000A4617" w:rsidRPr="00125045" w:rsidRDefault="000A4617" w:rsidP="00CC2CE8">
            <w:pPr>
              <w:widowControl/>
              <w:jc w:val="left"/>
              <w:rPr>
                <w:rFonts w:ascii="Arial" w:eastAsia="Times New Roman" w:hAnsi="Arial" w:cs="Arial"/>
                <w:color w:val="000000"/>
                <w:kern w:val="0"/>
                <w:sz w:val="22"/>
              </w:rPr>
            </w:pPr>
            <w:r>
              <w:rPr>
                <w:rFonts w:ascii="Arial" w:eastAsia="Times New Roman" w:hAnsi="Arial" w:cs="Arial"/>
                <w:color w:val="000000"/>
                <w:kern w:val="0"/>
                <w:sz w:val="22"/>
              </w:rPr>
              <w:t xml:space="preserve">Total </w:t>
            </w:r>
            <w:r w:rsidR="000804E8">
              <w:rPr>
                <w:rFonts w:ascii="Arial" w:eastAsia="Times New Roman" w:hAnsi="Arial" w:cs="Arial"/>
                <w:color w:val="000000"/>
                <w:kern w:val="0"/>
                <w:sz w:val="22"/>
              </w:rPr>
              <w:t>s</w:t>
            </w:r>
            <w:r>
              <w:rPr>
                <w:rFonts w:ascii="Arial" w:eastAsia="Times New Roman" w:hAnsi="Arial" w:cs="Arial"/>
                <w:color w:val="000000"/>
                <w:kern w:val="0"/>
                <w:sz w:val="22"/>
              </w:rPr>
              <w:t xml:space="preserve">tream </w:t>
            </w:r>
            <w:r w:rsidR="000804E8">
              <w:rPr>
                <w:rFonts w:ascii="Arial" w:eastAsia="Times New Roman" w:hAnsi="Arial" w:cs="Arial"/>
                <w:color w:val="000000"/>
                <w:kern w:val="0"/>
                <w:sz w:val="22"/>
              </w:rPr>
              <w:t>l</w:t>
            </w:r>
            <w:r>
              <w:rPr>
                <w:rFonts w:ascii="Arial" w:eastAsia="Times New Roman" w:hAnsi="Arial" w:cs="Arial"/>
                <w:color w:val="000000"/>
                <w:kern w:val="0"/>
                <w:sz w:val="22"/>
              </w:rPr>
              <w:t>icense in use.</w:t>
            </w:r>
          </w:p>
        </w:tc>
      </w:tr>
      <w:tr w:rsidR="000A4617" w:rsidRPr="00125045" w14:paraId="4C5F1B16" w14:textId="77777777" w:rsidTr="001F6D7B">
        <w:trPr>
          <w:trHeight w:val="590"/>
        </w:trPr>
        <w:tc>
          <w:tcPr>
            <w:tcW w:w="2161" w:type="dxa"/>
            <w:tcBorders>
              <w:top w:val="nil"/>
              <w:left w:val="single" w:sz="4" w:space="0" w:color="auto"/>
              <w:bottom w:val="single" w:sz="4" w:space="0" w:color="auto"/>
              <w:right w:val="single" w:sz="4" w:space="0" w:color="auto"/>
            </w:tcBorders>
            <w:vAlign w:val="center"/>
            <w:hideMark/>
          </w:tcPr>
          <w:p w14:paraId="47F895F3" w14:textId="6671E4A0" w:rsidR="000A4617" w:rsidRPr="00125045" w:rsidRDefault="00B218A8">
            <w:pPr>
              <w:widowControl/>
              <w:jc w:val="left"/>
              <w:rPr>
                <w:rFonts w:ascii="Arial" w:eastAsia="Times New Roman" w:hAnsi="Arial" w:cs="Arial"/>
                <w:color w:val="000000"/>
                <w:kern w:val="0"/>
                <w:sz w:val="22"/>
              </w:rPr>
            </w:pPr>
            <w:r>
              <w:rPr>
                <w:rFonts w:ascii="Arial" w:eastAsia="Times New Roman" w:hAnsi="Arial" w:cs="Arial"/>
                <w:color w:val="000000"/>
                <w:kern w:val="0"/>
                <w:sz w:val="22"/>
                <w:lang w:val="en-GB"/>
              </w:rPr>
              <w:t>timestamp</w:t>
            </w:r>
            <w:r w:rsidR="000A4617" w:rsidRPr="00125045">
              <w:rPr>
                <w:rFonts w:ascii="Arial" w:eastAsia="Times New Roman" w:hAnsi="Arial" w:cs="Arial"/>
                <w:color w:val="000000"/>
                <w:kern w:val="0"/>
                <w:sz w:val="22"/>
                <w:lang w:val="en-GB"/>
              </w:rPr>
              <w:t> </w:t>
            </w:r>
          </w:p>
        </w:tc>
        <w:tc>
          <w:tcPr>
            <w:tcW w:w="1265" w:type="dxa"/>
            <w:tcBorders>
              <w:top w:val="nil"/>
              <w:left w:val="nil"/>
              <w:bottom w:val="single" w:sz="4" w:space="0" w:color="auto"/>
              <w:right w:val="single" w:sz="4" w:space="0" w:color="auto"/>
            </w:tcBorders>
            <w:vAlign w:val="center"/>
            <w:hideMark/>
          </w:tcPr>
          <w:p w14:paraId="269D61AC" w14:textId="54689340" w:rsidR="000A4617" w:rsidRPr="009027DC" w:rsidRDefault="009027DC">
            <w:pPr>
              <w:widowControl/>
              <w:jc w:val="left"/>
              <w:rPr>
                <w:rFonts w:ascii="Arial" w:hAnsi="Arial" w:cs="Arial"/>
                <w:color w:val="000000"/>
                <w:kern w:val="0"/>
                <w:sz w:val="22"/>
              </w:rPr>
            </w:pPr>
            <w:r w:rsidRPr="006B2D7B">
              <w:rPr>
                <w:rFonts w:ascii="Arial" w:hAnsi="Arial" w:cs="Arial"/>
                <w:color w:val="000000"/>
                <w:kern w:val="0"/>
                <w:sz w:val="22"/>
              </w:rPr>
              <w:t>Int</w:t>
            </w:r>
            <w:r w:rsidRPr="00616872">
              <w:rPr>
                <w:rFonts w:ascii="Arial" w:hAnsi="Arial" w:cs="Arial"/>
                <w:color w:val="000000"/>
                <w:kern w:val="0"/>
                <w:sz w:val="22"/>
              </w:rPr>
              <w:t>64</w:t>
            </w:r>
          </w:p>
        </w:tc>
        <w:tc>
          <w:tcPr>
            <w:tcW w:w="2620" w:type="dxa"/>
            <w:tcBorders>
              <w:top w:val="nil"/>
              <w:left w:val="nil"/>
              <w:bottom w:val="single" w:sz="4" w:space="0" w:color="auto"/>
              <w:right w:val="single" w:sz="4" w:space="0" w:color="auto"/>
            </w:tcBorders>
            <w:vAlign w:val="center"/>
            <w:hideMark/>
          </w:tcPr>
          <w:p w14:paraId="7EB8C784" w14:textId="666F7FB6" w:rsidR="000A4617" w:rsidRPr="00125045" w:rsidRDefault="00E8410C">
            <w:pPr>
              <w:widowControl/>
              <w:jc w:val="left"/>
              <w:rPr>
                <w:rFonts w:ascii="Arial" w:eastAsia="Times New Roman" w:hAnsi="Arial" w:cs="Arial"/>
                <w:b/>
                <w:color w:val="000000"/>
                <w:kern w:val="0"/>
                <w:sz w:val="22"/>
                <w:lang w:val="en-GB"/>
              </w:rPr>
            </w:pPr>
            <w:r w:rsidRPr="00E8410C">
              <w:rPr>
                <w:rFonts w:ascii="Arial" w:eastAsia="Times New Roman" w:hAnsi="Arial" w:cs="Arial" w:hint="eastAsia"/>
                <w:color w:val="000000"/>
                <w:kern w:val="0"/>
                <w:sz w:val="22"/>
              </w:rPr>
              <w:t>0 - MAX_INT64</w:t>
            </w:r>
          </w:p>
        </w:tc>
        <w:tc>
          <w:tcPr>
            <w:tcW w:w="3533" w:type="dxa"/>
            <w:tcBorders>
              <w:top w:val="nil"/>
              <w:left w:val="nil"/>
              <w:bottom w:val="single" w:sz="4" w:space="0" w:color="auto"/>
              <w:right w:val="single" w:sz="4" w:space="0" w:color="auto"/>
            </w:tcBorders>
            <w:vAlign w:val="center"/>
            <w:hideMark/>
          </w:tcPr>
          <w:p w14:paraId="43DE53E5" w14:textId="6CB7156C" w:rsidR="00AE1C5C" w:rsidRDefault="000A4617" w:rsidP="00B74760">
            <w:pPr>
              <w:widowControl/>
              <w:jc w:val="left"/>
              <w:rPr>
                <w:rFonts w:ascii="Arial" w:eastAsia="Times New Roman" w:hAnsi="Arial" w:cs="Arial"/>
                <w:color w:val="000000"/>
                <w:kern w:val="0"/>
                <w:sz w:val="22"/>
              </w:rPr>
            </w:pPr>
            <w:r w:rsidRPr="00125045">
              <w:rPr>
                <w:rFonts w:ascii="Arial" w:eastAsia="Times New Roman" w:hAnsi="Arial" w:cs="Arial"/>
                <w:color w:val="000000"/>
                <w:kern w:val="0"/>
                <w:sz w:val="22"/>
              </w:rPr>
              <w:t xml:space="preserve">Time to validate the </w:t>
            </w:r>
            <w:r w:rsidR="00583C07">
              <w:rPr>
                <w:rFonts w:ascii="Arial" w:eastAsia="Times New Roman" w:hAnsi="Arial" w:cs="Arial"/>
                <w:color w:val="000000"/>
                <w:kern w:val="0"/>
                <w:sz w:val="22"/>
              </w:rPr>
              <w:t>Video Proxy</w:t>
            </w:r>
            <w:r w:rsidRPr="00125045">
              <w:rPr>
                <w:rFonts w:ascii="Arial" w:eastAsia="Times New Roman" w:hAnsi="Arial" w:cs="Arial"/>
                <w:color w:val="000000"/>
                <w:kern w:val="0"/>
                <w:sz w:val="22"/>
              </w:rPr>
              <w:t xml:space="preserve"> status</w:t>
            </w:r>
            <w:r w:rsidR="00AE1C5C">
              <w:rPr>
                <w:rFonts w:ascii="Arial" w:eastAsia="Times New Roman" w:hAnsi="Arial" w:cs="Arial"/>
                <w:color w:val="000000"/>
                <w:kern w:val="0"/>
                <w:sz w:val="22"/>
              </w:rPr>
              <w:t>.</w:t>
            </w:r>
          </w:p>
          <w:p w14:paraId="2E93AC1E" w14:textId="46BDC74C" w:rsidR="000A4617" w:rsidRDefault="000A4617" w:rsidP="00B74760">
            <w:pPr>
              <w:widowControl/>
              <w:jc w:val="left"/>
              <w:rPr>
                <w:rFonts w:ascii="Arial" w:hAnsi="Arial" w:cs="Arial"/>
                <w:color w:val="000000"/>
                <w:kern w:val="0"/>
                <w:sz w:val="22"/>
              </w:rPr>
            </w:pPr>
          </w:p>
          <w:p w14:paraId="7982685A" w14:textId="419DAED7" w:rsidR="00C26C62" w:rsidRPr="00C26C62" w:rsidRDefault="00281965" w:rsidP="00C26C62">
            <w:pPr>
              <w:widowControl/>
              <w:spacing w:line="259" w:lineRule="auto"/>
              <w:jc w:val="left"/>
              <w:rPr>
                <w:rFonts w:ascii="Arial" w:hAnsi="Arial" w:cs="Arial"/>
                <w:color w:val="000000" w:themeColor="text1"/>
                <w:sz w:val="22"/>
              </w:rPr>
            </w:pPr>
            <w:r w:rsidRPr="00E757EC">
              <w:rPr>
                <w:rFonts w:ascii="Arial" w:eastAsia="Times New Roman" w:hAnsi="Arial" w:cs="Arial"/>
                <w:color w:val="000000"/>
                <w:kern w:val="0"/>
                <w:sz w:val="22"/>
              </w:rPr>
              <w:t>Epoch Time in</w:t>
            </w:r>
            <w:r w:rsidRPr="00C26C62">
              <w:rPr>
                <w:rFonts w:ascii="Arial" w:eastAsia="DengXian" w:hAnsi="Arial" w:cs="Arial" w:hint="eastAsia"/>
                <w:sz w:val="22"/>
              </w:rPr>
              <w:t xml:space="preserve"> </w:t>
            </w:r>
            <w:r>
              <w:rPr>
                <w:rFonts w:ascii="Arial" w:eastAsia="DengXian" w:hAnsi="Arial" w:cs="Arial" w:hint="eastAsia"/>
                <w:sz w:val="22"/>
              </w:rPr>
              <w:t>m</w:t>
            </w:r>
            <w:r w:rsidRPr="00C26C62">
              <w:rPr>
                <w:rFonts w:ascii="Arial" w:eastAsia="DengXian" w:hAnsi="Arial" w:cs="Arial" w:hint="eastAsia"/>
                <w:sz w:val="22"/>
              </w:rPr>
              <w:t>illiseconds</w:t>
            </w:r>
            <w:r w:rsidR="00C26C62">
              <w:rPr>
                <w:rFonts w:ascii="Arial" w:eastAsia="DengXian" w:hAnsi="Arial" w:cs="Arial" w:hint="eastAsia"/>
                <w:sz w:val="22"/>
              </w:rPr>
              <w:t>.</w:t>
            </w:r>
          </w:p>
          <w:p w14:paraId="36433BEF" w14:textId="79937A35" w:rsidR="000A4617" w:rsidRPr="00125045" w:rsidRDefault="00837978">
            <w:pPr>
              <w:widowControl/>
              <w:jc w:val="left"/>
              <w:rPr>
                <w:rFonts w:ascii="Times New Roman" w:eastAsia="Times New Roman" w:hAnsi="Times New Roman" w:cs="Times New Roman"/>
                <w:color w:val="000000"/>
                <w:kern w:val="0"/>
                <w:sz w:val="22"/>
              </w:rPr>
            </w:pPr>
            <w:proofErr w:type="spellStart"/>
            <w:r w:rsidRPr="033E35B0">
              <w:rPr>
                <w:rFonts w:ascii="Arial" w:eastAsia="Times New Roman" w:hAnsi="Arial" w:cs="Arial"/>
                <w:color w:val="000000" w:themeColor="text1"/>
                <w:sz w:val="22"/>
                <w:lang w:val="en-GB"/>
              </w:rPr>
              <w:t>E</w:t>
            </w:r>
            <w:r>
              <w:rPr>
                <w:rFonts w:ascii="Arial" w:hAnsi="Arial" w:cs="Arial" w:hint="eastAsia"/>
                <w:color w:val="000000" w:themeColor="text1"/>
                <w:sz w:val="22"/>
                <w:lang w:val="en-GB"/>
              </w:rPr>
              <w:t>.g</w:t>
            </w:r>
            <w:proofErr w:type="spellEnd"/>
            <w:r w:rsidR="0749519A" w:rsidRPr="033E35B0">
              <w:rPr>
                <w:rFonts w:ascii="SimSun" w:eastAsia="SimSun" w:hAnsi="SimSun" w:cs="Arial"/>
                <w:color w:val="000000" w:themeColor="text1"/>
                <w:sz w:val="22"/>
                <w:lang w:val="en-GB"/>
              </w:rPr>
              <w:t>：</w:t>
            </w:r>
            <w:r w:rsidR="000A4617">
              <w:br/>
            </w:r>
            <w:r w:rsidR="00B74760" w:rsidRPr="00A972FD">
              <w:rPr>
                <w:rFonts w:ascii="Arial" w:eastAsia="Times New Roman" w:hAnsi="Arial" w:cs="Arial"/>
                <w:color w:val="000000"/>
                <w:kern w:val="0"/>
                <w:sz w:val="22"/>
              </w:rPr>
              <w:t>1749626843000</w:t>
            </w:r>
          </w:p>
        </w:tc>
      </w:tr>
    </w:tbl>
    <w:p w14:paraId="3049B72D" w14:textId="77777777" w:rsidR="00C7268B" w:rsidRDefault="00C7268B" w:rsidP="00C7268B">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14065AD6" w14:textId="31D3940E" w:rsidR="006B2D7B" w:rsidRDefault="006B2D7B" w:rsidP="006B2D7B">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w:t>
      </w:r>
    </w:p>
    <w:p w14:paraId="37597A26" w14:textId="35209467" w:rsidR="006B2D7B" w:rsidRDefault="006B2D7B" w:rsidP="006B2D7B">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00542606" w:rsidRPr="00542606">
        <w:t xml:space="preserve">Table </w:t>
      </w:r>
      <w:r w:rsidR="00542606"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32D6C50C" w14:textId="4DC6BF6E" w:rsidR="006B2D7B" w:rsidRPr="00354897" w:rsidRDefault="006B2D7B" w:rsidP="006B2D7B">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Error code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00542606" w:rsidRPr="000C1740">
        <w:rPr>
          <w:b/>
        </w:rPr>
        <w:t xml:space="preserve">Table </w:t>
      </w:r>
      <w:r w:rsidR="00542606">
        <w:rPr>
          <w:b/>
          <w:i/>
          <w:noProof/>
        </w:rPr>
        <w:t>5</w:t>
      </w:r>
      <w:r>
        <w:rPr>
          <w:rFonts w:eastAsia="Arial" w:cs="Arial"/>
          <w:color w:val="000000" w:themeColor="text1"/>
          <w:lang w:val="en-SG"/>
        </w:rPr>
        <w:fldChar w:fldCharType="end"/>
      </w:r>
      <w:r w:rsidR="00616872">
        <w:rPr>
          <w:rFonts w:eastAsia="Arial" w:cs="Arial"/>
          <w:color w:val="000000" w:themeColor="text1"/>
          <w:lang w:val="en-SG"/>
        </w:rPr>
        <w:t>.</w:t>
      </w:r>
    </w:p>
    <w:p w14:paraId="1187AF9C" w14:textId="77777777" w:rsidR="004A621D" w:rsidRDefault="004A621D" w:rsidP="00CC2CE8">
      <w:pPr>
        <w:jc w:val="left"/>
      </w:pPr>
    </w:p>
    <w:p w14:paraId="29821146" w14:textId="77777777" w:rsidR="000A4617" w:rsidRPr="00976094" w:rsidRDefault="000A4617" w:rsidP="00CC2CE8">
      <w:pPr>
        <w:pStyle w:val="Heading3"/>
        <w:jc w:val="left"/>
        <w:rPr>
          <w:rFonts w:eastAsia="Arial"/>
          <w:b/>
          <w:color w:val="000000" w:themeColor="text1"/>
          <w:lang w:val="en-SG"/>
        </w:rPr>
      </w:pPr>
      <w:bookmarkStart w:id="263" w:name="_Toc206891469"/>
      <w:bookmarkStart w:id="264" w:name="_Toc207034941"/>
      <w:bookmarkStart w:id="265" w:name="_Ref209542890"/>
      <w:bookmarkStart w:id="266" w:name="_Ref209542904"/>
      <w:bookmarkStart w:id="267" w:name="_Ref209542955"/>
      <w:bookmarkStart w:id="268" w:name="_Ref209542961"/>
      <w:bookmarkStart w:id="269" w:name="_Ref209542974"/>
      <w:bookmarkStart w:id="270" w:name="_Toc212542671"/>
      <w:bookmarkStart w:id="271" w:name="_Toc216180145"/>
      <w:r w:rsidRPr="00976094">
        <w:rPr>
          <w:rFonts w:eastAsia="Arial"/>
          <w:b/>
          <w:color w:val="000000" w:themeColor="text1"/>
          <w:lang w:val="en-SG"/>
        </w:rPr>
        <w:t>Get Camera List</w:t>
      </w:r>
      <w:bookmarkEnd w:id="263"/>
      <w:bookmarkEnd w:id="264"/>
      <w:bookmarkEnd w:id="265"/>
      <w:bookmarkEnd w:id="266"/>
      <w:bookmarkEnd w:id="267"/>
      <w:bookmarkEnd w:id="268"/>
      <w:bookmarkEnd w:id="269"/>
      <w:bookmarkEnd w:id="270"/>
      <w:bookmarkEnd w:id="271"/>
    </w:p>
    <w:p w14:paraId="51A25761" w14:textId="0A6B17F3" w:rsidR="000224C7" w:rsidRPr="00B65CA7" w:rsidRDefault="00401A1F" w:rsidP="00CC2CE8">
      <w:pPr>
        <w:pStyle w:val="Body"/>
        <w:numPr>
          <w:ilvl w:val="0"/>
          <w:numId w:val="66"/>
        </w:numPr>
        <w:jc w:val="left"/>
        <w:rPr>
          <w:szCs w:val="22"/>
        </w:rPr>
      </w:pPr>
      <w:r w:rsidRPr="00B65CA7">
        <w:rPr>
          <w:rFonts w:eastAsia="Arial"/>
          <w:szCs w:val="22"/>
        </w:rPr>
        <w:t xml:space="preserve">This message is sent when </w:t>
      </w:r>
      <w:r w:rsidR="008C29CC" w:rsidRPr="00B65CA7">
        <w:rPr>
          <w:rFonts w:eastAsia="Arial"/>
          <w:szCs w:val="22"/>
        </w:rPr>
        <w:t xml:space="preserve">C3 </w:t>
      </w:r>
      <w:r w:rsidRPr="00B65CA7">
        <w:rPr>
          <w:rFonts w:eastAsia="Arial"/>
          <w:szCs w:val="22"/>
        </w:rPr>
        <w:t>request</w:t>
      </w:r>
      <w:r w:rsidR="000F4E97" w:rsidRPr="00B65CA7">
        <w:rPr>
          <w:rFonts w:eastAsia="Arial"/>
          <w:szCs w:val="22"/>
        </w:rPr>
        <w:t>s</w:t>
      </w:r>
      <w:r w:rsidRPr="00B65CA7">
        <w:rPr>
          <w:rFonts w:eastAsia="Arial"/>
          <w:szCs w:val="22"/>
        </w:rPr>
        <w:t xml:space="preserve"> for the list of devices</w:t>
      </w:r>
      <w:r w:rsidR="000224C7" w:rsidRPr="00B65CA7">
        <w:rPr>
          <w:rFonts w:eastAsia="Arial"/>
          <w:szCs w:val="22"/>
        </w:rPr>
        <w:t xml:space="preserve">. </w:t>
      </w:r>
    </w:p>
    <w:p w14:paraId="6329371F" w14:textId="77777777" w:rsidR="000224C7" w:rsidRPr="00B65CA7" w:rsidRDefault="000224C7" w:rsidP="00CC2CE8">
      <w:pPr>
        <w:pStyle w:val="Body"/>
        <w:numPr>
          <w:ilvl w:val="0"/>
          <w:numId w:val="66"/>
        </w:numPr>
        <w:jc w:val="left"/>
        <w:rPr>
          <w:rFonts w:eastAsia="Arial"/>
          <w:szCs w:val="22"/>
        </w:rPr>
      </w:pPr>
      <w:r w:rsidRPr="00B65CA7">
        <w:rPr>
          <w:rFonts w:eastAsia="Arial"/>
          <w:szCs w:val="22"/>
        </w:rPr>
        <w:t>Request:</w:t>
      </w:r>
    </w:p>
    <w:p w14:paraId="3F348FAE" w14:textId="072DF1DD" w:rsidR="000224C7" w:rsidRPr="00B65CA7" w:rsidRDefault="000224C7" w:rsidP="00B65CA7">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Pr="00B65CA7">
        <w:rPr>
          <w:rFonts w:eastAsia="Arial" w:cs="Arial"/>
          <w:color w:val="000000" w:themeColor="text1"/>
          <w:lang w:val="en-SG"/>
        </w:rPr>
        <w:t>POST</w:t>
      </w:r>
    </w:p>
    <w:p w14:paraId="5E78E3DF" w14:textId="486E2D6E" w:rsidR="000224C7" w:rsidRPr="00B65CA7" w:rsidRDefault="00636142" w:rsidP="00B65CA7">
      <w:pPr>
        <w:pStyle w:val="ListParagraph"/>
        <w:numPr>
          <w:ilvl w:val="0"/>
          <w:numId w:val="42"/>
        </w:numPr>
        <w:jc w:val="left"/>
        <w:rPr>
          <w:rFonts w:eastAsia="Arial"/>
          <w:color w:val="000000" w:themeColor="text1"/>
        </w:rPr>
      </w:pPr>
      <w:r>
        <w:rPr>
          <w:rFonts w:eastAsia="Arial" w:cs="Arial"/>
          <w:color w:val="000000" w:themeColor="text1"/>
          <w:lang w:val="en-SG"/>
        </w:rPr>
        <w:t>Path</w:t>
      </w:r>
      <w:r w:rsidR="000224C7" w:rsidRPr="007B5F57">
        <w:rPr>
          <w:rFonts w:eastAsia="Arial" w:cs="Arial"/>
          <w:color w:val="000000" w:themeColor="text1"/>
          <w:lang w:val="en-SG"/>
        </w:rPr>
        <w:t xml:space="preserve">: </w:t>
      </w:r>
      <w:r w:rsidR="00B529F2">
        <w:rPr>
          <w:rFonts w:eastAsiaTheme="minorEastAsia" w:cs="Arial" w:hint="eastAsia"/>
          <w:color w:val="000000" w:themeColor="text1"/>
          <w:lang w:val="en-SG" w:eastAsia="zh-CN"/>
        </w:rPr>
        <w:t>sensor</w:t>
      </w:r>
      <w:r w:rsidR="00E62530">
        <w:rPr>
          <w:rFonts w:eastAsiaTheme="minorEastAsia" w:cs="Arial" w:hint="eastAsia"/>
          <w:color w:val="000000" w:themeColor="text1"/>
          <w:lang w:val="en-SG" w:eastAsia="zh-CN"/>
        </w:rPr>
        <w:t>/</w:t>
      </w:r>
      <w:r w:rsidR="00D12542">
        <w:rPr>
          <w:rFonts w:eastAsiaTheme="minorEastAsia" w:cs="Arial" w:hint="eastAsia"/>
          <w:color w:val="000000" w:themeColor="text1"/>
          <w:lang w:val="en-SG" w:eastAsia="zh-CN"/>
        </w:rPr>
        <w:t>channel</w:t>
      </w:r>
      <w:r w:rsidR="00D461C6">
        <w:rPr>
          <w:rFonts w:eastAsiaTheme="minorEastAsia" w:cs="Arial" w:hint="eastAsia"/>
          <w:color w:val="000000" w:themeColor="text1"/>
          <w:lang w:val="en-SG" w:eastAsia="zh-CN"/>
        </w:rPr>
        <w:t>s</w:t>
      </w:r>
      <w:r w:rsidR="00607913">
        <w:rPr>
          <w:rFonts w:eastAsiaTheme="minorEastAsia" w:cs="Arial"/>
          <w:color w:val="000000" w:themeColor="text1"/>
          <w:lang w:val="en-SG" w:eastAsia="zh-CN"/>
        </w:rPr>
        <w:t>/</w:t>
      </w:r>
      <w:r w:rsidR="006D02C4">
        <w:rPr>
          <w:rFonts w:eastAsiaTheme="minorEastAsia" w:cs="Arial"/>
          <w:color w:val="000000" w:themeColor="text1"/>
          <w:lang w:val="en-SG" w:eastAsia="zh-CN"/>
        </w:rPr>
        <w:t>search</w:t>
      </w:r>
    </w:p>
    <w:p w14:paraId="7EBA7188" w14:textId="2718814B" w:rsidR="000224C7" w:rsidRPr="00B65CA7" w:rsidRDefault="000224C7" w:rsidP="00B65CA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Body:</w:t>
      </w:r>
    </w:p>
    <w:tbl>
      <w:tblPr>
        <w:tblW w:w="9982" w:type="dxa"/>
        <w:tblLayout w:type="fixed"/>
        <w:tblLook w:val="04A0" w:firstRow="1" w:lastRow="0" w:firstColumn="1" w:lastColumn="0" w:noHBand="0" w:noVBand="1"/>
      </w:tblPr>
      <w:tblGrid>
        <w:gridCol w:w="1719"/>
        <w:gridCol w:w="1270"/>
        <w:gridCol w:w="1470"/>
        <w:gridCol w:w="2286"/>
        <w:gridCol w:w="3237"/>
      </w:tblGrid>
      <w:tr w:rsidR="00D33A76" w:rsidRPr="00CD41A8" w14:paraId="18234FB1" w14:textId="77777777" w:rsidTr="0082744A">
        <w:trPr>
          <w:trHeight w:val="1102"/>
        </w:trPr>
        <w:tc>
          <w:tcPr>
            <w:tcW w:w="1719" w:type="dxa"/>
            <w:tcBorders>
              <w:top w:val="single" w:sz="4" w:space="0" w:color="auto"/>
              <w:left w:val="single" w:sz="4" w:space="0" w:color="auto"/>
              <w:bottom w:val="single" w:sz="4" w:space="0" w:color="auto"/>
              <w:right w:val="single" w:sz="4" w:space="0" w:color="auto"/>
            </w:tcBorders>
            <w:vAlign w:val="center"/>
            <w:hideMark/>
          </w:tcPr>
          <w:p w14:paraId="745F67AB" w14:textId="77777777" w:rsidR="000A4617" w:rsidRPr="00CD41A8" w:rsidRDefault="000A4617" w:rsidP="00CC2CE8">
            <w:pPr>
              <w:widowControl/>
              <w:jc w:val="left"/>
              <w:rPr>
                <w:rFonts w:ascii="Arial" w:eastAsia="Times New Roman" w:hAnsi="Arial" w:cs="Arial"/>
                <w:b/>
                <w:bCs/>
                <w:color w:val="000000"/>
                <w:kern w:val="0"/>
                <w:sz w:val="22"/>
              </w:rPr>
            </w:pPr>
            <w:r w:rsidRPr="00CD41A8">
              <w:rPr>
                <w:rFonts w:ascii="Arial" w:eastAsia="Times New Roman" w:hAnsi="Arial" w:cs="Arial"/>
                <w:b/>
                <w:bCs/>
                <w:color w:val="000000"/>
                <w:kern w:val="0"/>
                <w:sz w:val="22"/>
              </w:rPr>
              <w:t xml:space="preserve">Field </w:t>
            </w:r>
            <w:r w:rsidRPr="00CD41A8">
              <w:rPr>
                <w:rFonts w:ascii="Arial" w:eastAsia="Times New Roman" w:hAnsi="Arial" w:cs="Arial"/>
                <w:b/>
                <w:bCs/>
                <w:color w:val="000000"/>
                <w:kern w:val="0"/>
                <w:sz w:val="22"/>
              </w:rPr>
              <w:br/>
              <w:t>Name</w:t>
            </w:r>
          </w:p>
        </w:tc>
        <w:tc>
          <w:tcPr>
            <w:tcW w:w="1270" w:type="dxa"/>
            <w:tcBorders>
              <w:top w:val="single" w:sz="4" w:space="0" w:color="auto"/>
              <w:left w:val="nil"/>
              <w:bottom w:val="single" w:sz="4" w:space="0" w:color="auto"/>
              <w:right w:val="single" w:sz="4" w:space="0" w:color="auto"/>
            </w:tcBorders>
            <w:vAlign w:val="center"/>
            <w:hideMark/>
          </w:tcPr>
          <w:p w14:paraId="0B1906E8" w14:textId="77777777" w:rsidR="000A4617" w:rsidRPr="00CD41A8" w:rsidRDefault="000A4617" w:rsidP="00CC2CE8">
            <w:pPr>
              <w:widowControl/>
              <w:jc w:val="left"/>
              <w:rPr>
                <w:rFonts w:ascii="Arial" w:eastAsia="Times New Roman" w:hAnsi="Arial" w:cs="Arial"/>
                <w:b/>
                <w:bCs/>
                <w:color w:val="000000"/>
                <w:kern w:val="0"/>
                <w:sz w:val="22"/>
              </w:rPr>
            </w:pPr>
            <w:r w:rsidRPr="00CD41A8">
              <w:rPr>
                <w:rFonts w:ascii="Arial" w:eastAsia="Times New Roman" w:hAnsi="Arial" w:cs="Arial"/>
                <w:b/>
                <w:bCs/>
                <w:color w:val="000000"/>
                <w:kern w:val="0"/>
                <w:sz w:val="22"/>
              </w:rPr>
              <w:t xml:space="preserve">Data </w:t>
            </w:r>
            <w:r w:rsidRPr="00CD41A8">
              <w:rPr>
                <w:rFonts w:ascii="Arial" w:eastAsia="Times New Roman" w:hAnsi="Arial" w:cs="Arial"/>
                <w:b/>
                <w:bCs/>
                <w:color w:val="000000"/>
                <w:kern w:val="0"/>
                <w:sz w:val="22"/>
              </w:rPr>
              <w:br/>
              <w:t xml:space="preserve">Type </w:t>
            </w:r>
          </w:p>
        </w:tc>
        <w:tc>
          <w:tcPr>
            <w:tcW w:w="1470" w:type="dxa"/>
            <w:tcBorders>
              <w:top w:val="single" w:sz="4" w:space="0" w:color="auto"/>
              <w:left w:val="nil"/>
              <w:bottom w:val="single" w:sz="4" w:space="0" w:color="auto"/>
              <w:right w:val="single" w:sz="4" w:space="0" w:color="auto"/>
            </w:tcBorders>
            <w:vAlign w:val="center"/>
            <w:hideMark/>
          </w:tcPr>
          <w:p w14:paraId="5A2AA874" w14:textId="77777777" w:rsidR="000A4617" w:rsidRPr="00CD41A8" w:rsidRDefault="000A4617" w:rsidP="00CC2CE8">
            <w:pPr>
              <w:widowControl/>
              <w:jc w:val="left"/>
              <w:rPr>
                <w:rFonts w:ascii="Arial" w:eastAsia="Times New Roman" w:hAnsi="Arial" w:cs="Arial"/>
                <w:b/>
                <w:bCs/>
                <w:color w:val="000000"/>
                <w:kern w:val="0"/>
                <w:sz w:val="22"/>
              </w:rPr>
            </w:pPr>
            <w:r w:rsidRPr="00CD41A8">
              <w:rPr>
                <w:rFonts w:ascii="Arial" w:eastAsia="Times New Roman" w:hAnsi="Arial" w:cs="Arial"/>
                <w:b/>
                <w:bCs/>
                <w:color w:val="000000"/>
                <w:kern w:val="0"/>
                <w:sz w:val="22"/>
              </w:rPr>
              <w:t xml:space="preserve">Mandatory </w:t>
            </w:r>
          </w:p>
        </w:tc>
        <w:tc>
          <w:tcPr>
            <w:tcW w:w="2286" w:type="dxa"/>
            <w:tcBorders>
              <w:top w:val="single" w:sz="4" w:space="0" w:color="auto"/>
              <w:left w:val="nil"/>
              <w:bottom w:val="single" w:sz="4" w:space="0" w:color="auto"/>
              <w:right w:val="single" w:sz="4" w:space="0" w:color="auto"/>
            </w:tcBorders>
            <w:vAlign w:val="center"/>
            <w:hideMark/>
          </w:tcPr>
          <w:p w14:paraId="318D507E" w14:textId="77777777" w:rsidR="000A4617" w:rsidRPr="00CD41A8" w:rsidRDefault="000A4617" w:rsidP="00CC2CE8">
            <w:pPr>
              <w:widowControl/>
              <w:jc w:val="left"/>
              <w:rPr>
                <w:rFonts w:ascii="Arial" w:eastAsia="Times New Roman" w:hAnsi="Arial" w:cs="Arial"/>
                <w:b/>
                <w:bCs/>
                <w:color w:val="000000"/>
                <w:kern w:val="0"/>
                <w:sz w:val="22"/>
              </w:rPr>
            </w:pPr>
            <w:r w:rsidRPr="00CD41A8">
              <w:rPr>
                <w:rFonts w:ascii="Arial" w:eastAsia="Times New Roman" w:hAnsi="Arial" w:cs="Arial"/>
                <w:b/>
                <w:bCs/>
                <w:color w:val="000000"/>
                <w:kern w:val="0"/>
                <w:sz w:val="22"/>
              </w:rPr>
              <w:t>Allowed values</w:t>
            </w:r>
          </w:p>
        </w:tc>
        <w:tc>
          <w:tcPr>
            <w:tcW w:w="3237" w:type="dxa"/>
            <w:tcBorders>
              <w:top w:val="single" w:sz="4" w:space="0" w:color="auto"/>
              <w:left w:val="nil"/>
              <w:bottom w:val="single" w:sz="4" w:space="0" w:color="auto"/>
              <w:right w:val="single" w:sz="4" w:space="0" w:color="auto"/>
            </w:tcBorders>
            <w:vAlign w:val="center"/>
            <w:hideMark/>
          </w:tcPr>
          <w:p w14:paraId="1555D043" w14:textId="77777777" w:rsidR="000A4617" w:rsidRPr="00CD41A8" w:rsidRDefault="000A4617" w:rsidP="00CC2CE8">
            <w:pPr>
              <w:widowControl/>
              <w:jc w:val="left"/>
              <w:rPr>
                <w:rFonts w:ascii="Arial" w:eastAsia="Times New Roman" w:hAnsi="Arial" w:cs="Arial"/>
                <w:b/>
                <w:bCs/>
                <w:color w:val="000000"/>
                <w:kern w:val="0"/>
                <w:sz w:val="22"/>
              </w:rPr>
            </w:pPr>
            <w:r w:rsidRPr="00CD41A8">
              <w:rPr>
                <w:rFonts w:ascii="Arial" w:eastAsia="Times New Roman" w:hAnsi="Arial" w:cs="Arial"/>
                <w:b/>
                <w:bCs/>
                <w:color w:val="000000"/>
                <w:kern w:val="0"/>
                <w:sz w:val="22"/>
              </w:rPr>
              <w:t>Description</w:t>
            </w:r>
          </w:p>
        </w:tc>
      </w:tr>
      <w:tr w:rsidR="000A4617" w:rsidRPr="00CD41A8" w14:paraId="34286083" w14:textId="77777777" w:rsidTr="0082744A">
        <w:trPr>
          <w:trHeight w:val="711"/>
        </w:trPr>
        <w:tc>
          <w:tcPr>
            <w:tcW w:w="1719" w:type="dxa"/>
            <w:tcBorders>
              <w:top w:val="nil"/>
              <w:left w:val="single" w:sz="4" w:space="0" w:color="auto"/>
              <w:bottom w:val="single" w:sz="4" w:space="0" w:color="auto"/>
              <w:right w:val="single" w:sz="4" w:space="0" w:color="auto"/>
            </w:tcBorders>
            <w:hideMark/>
          </w:tcPr>
          <w:p w14:paraId="1A91BCA8" w14:textId="77777777" w:rsidR="000A4617" w:rsidRPr="00CD41A8" w:rsidRDefault="000A4617">
            <w:pPr>
              <w:widowControl/>
              <w:jc w:val="left"/>
              <w:rPr>
                <w:rFonts w:ascii="Arial" w:eastAsia="Times New Roman" w:hAnsi="Arial" w:cs="Arial"/>
                <w:color w:val="000000"/>
                <w:kern w:val="0"/>
                <w:sz w:val="22"/>
              </w:rPr>
            </w:pPr>
            <w:proofErr w:type="spellStart"/>
            <w:r w:rsidRPr="00CD41A8">
              <w:rPr>
                <w:rFonts w:ascii="Arial" w:eastAsia="Times New Roman" w:hAnsi="Arial" w:cs="Arial"/>
                <w:color w:val="000000"/>
                <w:kern w:val="0"/>
                <w:sz w:val="22"/>
              </w:rPr>
              <w:t>deviceName</w:t>
            </w:r>
            <w:proofErr w:type="spellEnd"/>
            <w:r w:rsidRPr="00CD41A8">
              <w:rPr>
                <w:rFonts w:ascii="Arial" w:eastAsia="Times New Roman" w:hAnsi="Arial" w:cs="Arial"/>
                <w:color w:val="000000"/>
                <w:kern w:val="0"/>
                <w:sz w:val="22"/>
              </w:rPr>
              <w:t> </w:t>
            </w:r>
          </w:p>
        </w:tc>
        <w:tc>
          <w:tcPr>
            <w:tcW w:w="1270" w:type="dxa"/>
            <w:tcBorders>
              <w:top w:val="nil"/>
              <w:left w:val="nil"/>
              <w:bottom w:val="single" w:sz="4" w:space="0" w:color="auto"/>
              <w:right w:val="single" w:sz="4" w:space="0" w:color="auto"/>
            </w:tcBorders>
            <w:hideMark/>
          </w:tcPr>
          <w:p w14:paraId="63FF2BD5" w14:textId="26CB970F" w:rsidR="000A4617" w:rsidRPr="00CD41A8" w:rsidRDefault="000A4617">
            <w:pPr>
              <w:widowControl/>
              <w:jc w:val="left"/>
              <w:rPr>
                <w:rFonts w:ascii="Arial" w:eastAsia="Times New Roman" w:hAnsi="Arial" w:cs="Arial"/>
                <w:color w:val="000000"/>
                <w:kern w:val="0"/>
                <w:sz w:val="22"/>
              </w:rPr>
            </w:pPr>
            <w:proofErr w:type="gramStart"/>
            <w:r w:rsidRPr="00CD41A8">
              <w:rPr>
                <w:rFonts w:ascii="Arial" w:eastAsia="Times New Roman" w:hAnsi="Arial" w:cs="Arial"/>
                <w:color w:val="000000"/>
                <w:kern w:val="0"/>
                <w:sz w:val="22"/>
              </w:rPr>
              <w:t>String(</w:t>
            </w:r>
            <w:proofErr w:type="gramEnd"/>
            <w:r w:rsidR="003E6B83">
              <w:rPr>
                <w:rFonts w:ascii="Arial" w:hAnsi="Arial" w:cs="Arial" w:hint="eastAsia"/>
                <w:color w:val="000000"/>
                <w:kern w:val="0"/>
                <w:sz w:val="22"/>
              </w:rPr>
              <w:t>512</w:t>
            </w:r>
            <w:r w:rsidRPr="00CD41A8">
              <w:rPr>
                <w:rFonts w:ascii="Arial" w:eastAsia="Times New Roman" w:hAnsi="Arial" w:cs="Arial"/>
                <w:color w:val="000000"/>
                <w:kern w:val="0"/>
                <w:sz w:val="22"/>
              </w:rPr>
              <w:t>)</w:t>
            </w:r>
          </w:p>
        </w:tc>
        <w:tc>
          <w:tcPr>
            <w:tcW w:w="1470" w:type="dxa"/>
            <w:tcBorders>
              <w:top w:val="nil"/>
              <w:left w:val="nil"/>
              <w:bottom w:val="single" w:sz="4" w:space="0" w:color="auto"/>
              <w:right w:val="single" w:sz="4" w:space="0" w:color="auto"/>
            </w:tcBorders>
            <w:vAlign w:val="center"/>
            <w:hideMark/>
          </w:tcPr>
          <w:p w14:paraId="4F416A10" w14:textId="77777777" w:rsidR="000A4617" w:rsidRPr="00CD41A8" w:rsidRDefault="000A4617" w:rsidP="00CC2CE8">
            <w:pPr>
              <w:widowControl/>
              <w:jc w:val="left"/>
              <w:rPr>
                <w:rFonts w:ascii="Arial" w:eastAsia="Times New Roman" w:hAnsi="Arial" w:cs="Arial"/>
                <w:color w:val="000000"/>
                <w:kern w:val="0"/>
                <w:sz w:val="22"/>
                <w:highlight w:val="yellow"/>
              </w:rPr>
            </w:pPr>
            <w:r w:rsidRPr="001B2698">
              <w:rPr>
                <w:rFonts w:ascii="Arial" w:eastAsia="Times New Roman" w:hAnsi="Arial" w:cs="Arial"/>
                <w:color w:val="000000"/>
                <w:kern w:val="0"/>
                <w:sz w:val="22"/>
              </w:rPr>
              <w:t>No</w:t>
            </w:r>
          </w:p>
        </w:tc>
        <w:tc>
          <w:tcPr>
            <w:tcW w:w="2286" w:type="dxa"/>
            <w:tcBorders>
              <w:top w:val="nil"/>
              <w:left w:val="nil"/>
              <w:bottom w:val="single" w:sz="4" w:space="0" w:color="auto"/>
              <w:right w:val="single" w:sz="4" w:space="0" w:color="auto"/>
            </w:tcBorders>
            <w:hideMark/>
          </w:tcPr>
          <w:p w14:paraId="1B8EBFEE" w14:textId="187E3605" w:rsidR="00AB6E43" w:rsidRPr="00760F94" w:rsidRDefault="00CD231E" w:rsidP="007A422C">
            <w:pPr>
              <w:pStyle w:val="ncs-body"/>
              <w:rPr>
                <w:lang w:val="en-SG"/>
              </w:rPr>
            </w:pPr>
            <w:r w:rsidRPr="00760F94">
              <w:rPr>
                <w:rFonts w:eastAsiaTheme="minorEastAsia"/>
              </w:rPr>
              <w:t>A</w:t>
            </w:r>
            <w:r w:rsidR="00982D5F" w:rsidRPr="00760F94">
              <w:rPr>
                <w:rFonts w:eastAsiaTheme="minorEastAsia"/>
              </w:rPr>
              <w:t>ny</w:t>
            </w:r>
          </w:p>
        </w:tc>
        <w:tc>
          <w:tcPr>
            <w:tcW w:w="3237" w:type="dxa"/>
            <w:tcBorders>
              <w:top w:val="nil"/>
              <w:left w:val="nil"/>
              <w:bottom w:val="single" w:sz="4" w:space="0" w:color="auto"/>
              <w:right w:val="single" w:sz="4" w:space="0" w:color="auto"/>
            </w:tcBorders>
            <w:hideMark/>
          </w:tcPr>
          <w:p w14:paraId="3B1ED46C" w14:textId="02E6D21D" w:rsidR="00400A31" w:rsidRPr="00400A31" w:rsidRDefault="000A4617" w:rsidP="00D0058B">
            <w:pPr>
              <w:widowControl/>
              <w:jc w:val="left"/>
              <w:rPr>
                <w:rFonts w:ascii="Arial" w:hAnsi="Arial" w:cs="Arial"/>
                <w:color w:val="000000"/>
                <w:kern w:val="0"/>
                <w:sz w:val="22"/>
              </w:rPr>
            </w:pPr>
            <w:r w:rsidRPr="00CD41A8">
              <w:rPr>
                <w:rFonts w:ascii="Arial" w:eastAsia="Times New Roman" w:hAnsi="Arial" w:cs="Arial"/>
                <w:color w:val="000000"/>
                <w:kern w:val="0"/>
                <w:sz w:val="22"/>
              </w:rPr>
              <w:t xml:space="preserve">Filter </w:t>
            </w:r>
            <w:proofErr w:type="gramStart"/>
            <w:r w:rsidRPr="00CD41A8">
              <w:rPr>
                <w:rFonts w:ascii="Arial" w:eastAsia="Times New Roman" w:hAnsi="Arial" w:cs="Arial"/>
                <w:color w:val="000000"/>
                <w:kern w:val="0"/>
                <w:sz w:val="22"/>
              </w:rPr>
              <w:t>result</w:t>
            </w:r>
            <w:proofErr w:type="gramEnd"/>
            <w:r w:rsidRPr="00CD41A8">
              <w:rPr>
                <w:rFonts w:ascii="Arial" w:eastAsia="Times New Roman" w:hAnsi="Arial" w:cs="Arial"/>
                <w:color w:val="000000"/>
                <w:kern w:val="0"/>
                <w:sz w:val="22"/>
              </w:rPr>
              <w:t xml:space="preserve"> with Device’s Name</w:t>
            </w:r>
            <w:r w:rsidR="002E14B4">
              <w:rPr>
                <w:rFonts w:ascii="Arial" w:hAnsi="Arial" w:cs="Arial" w:hint="eastAsia"/>
                <w:color w:val="000000"/>
                <w:kern w:val="0"/>
                <w:sz w:val="22"/>
              </w:rPr>
              <w:t>.</w:t>
            </w:r>
            <w:r w:rsidRPr="00CD41A8">
              <w:rPr>
                <w:rFonts w:ascii="Arial" w:eastAsia="Times New Roman" w:hAnsi="Arial" w:cs="Arial"/>
                <w:color w:val="000000"/>
                <w:kern w:val="0"/>
                <w:sz w:val="22"/>
              </w:rPr>
              <w:t xml:space="preserve"> </w:t>
            </w:r>
            <w:r w:rsidR="007263B4">
              <w:rPr>
                <w:rFonts w:ascii="Arial" w:eastAsia="Times New Roman" w:hAnsi="Arial" w:cs="Arial"/>
                <w:color w:val="000000"/>
                <w:kern w:val="0"/>
                <w:sz w:val="22"/>
              </w:rPr>
              <w:br/>
            </w:r>
          </w:p>
          <w:p w14:paraId="37BEEF5D" w14:textId="4632EF50" w:rsidR="00015115" w:rsidRPr="00015115" w:rsidRDefault="00B42AE9" w:rsidP="6CE9344A">
            <w:pPr>
              <w:widowControl/>
              <w:jc w:val="left"/>
              <w:rPr>
                <w:rFonts w:ascii="Arial" w:hAnsi="Arial" w:cs="Arial"/>
                <w:color w:val="000000" w:themeColor="text1"/>
                <w:sz w:val="22"/>
              </w:rPr>
            </w:pPr>
            <w:r w:rsidRPr="00B42AE9">
              <w:rPr>
                <w:rFonts w:ascii="Arial" w:hAnsi="Arial" w:cs="Arial" w:hint="eastAsia"/>
                <w:color w:val="000000" w:themeColor="text1"/>
                <w:sz w:val="22"/>
              </w:rPr>
              <w:t>Fuzzy query</w:t>
            </w:r>
            <w:r>
              <w:rPr>
                <w:rFonts w:ascii="Arial" w:hAnsi="Arial" w:cs="Arial" w:hint="eastAsia"/>
                <w:color w:val="000000" w:themeColor="text1"/>
                <w:sz w:val="22"/>
              </w:rPr>
              <w:t xml:space="preserve"> &amp; </w:t>
            </w:r>
            <w:r w:rsidR="002E14B4" w:rsidRPr="002E14B4">
              <w:rPr>
                <w:rFonts w:ascii="Arial" w:hAnsi="Arial" w:cs="Arial" w:hint="eastAsia"/>
                <w:color w:val="000000" w:themeColor="text1"/>
                <w:sz w:val="22"/>
              </w:rPr>
              <w:t>Case-insensitive</w:t>
            </w:r>
            <w:r w:rsidR="002E14B4">
              <w:rPr>
                <w:rFonts w:ascii="Arial" w:hAnsi="Arial" w:cs="Arial" w:hint="eastAsia"/>
                <w:color w:val="000000" w:themeColor="text1"/>
                <w:sz w:val="22"/>
              </w:rPr>
              <w:t>.</w:t>
            </w:r>
          </w:p>
          <w:p w14:paraId="4E65D850" w14:textId="16DE8F41" w:rsidR="000A4617" w:rsidRPr="00CD41A8" w:rsidRDefault="00196106">
            <w:pPr>
              <w:widowControl/>
              <w:jc w:val="left"/>
              <w:rPr>
                <w:rFonts w:ascii="Arial" w:eastAsia="Times New Roman" w:hAnsi="Arial" w:cs="Arial"/>
                <w:color w:val="000000"/>
                <w:kern w:val="0"/>
                <w:sz w:val="22"/>
              </w:rPr>
            </w:pPr>
            <w:proofErr w:type="spellStart"/>
            <w:r>
              <w:rPr>
                <w:rFonts w:ascii="Arial" w:eastAsia="Times New Roman" w:hAnsi="Arial" w:cs="Arial"/>
                <w:color w:val="000000" w:themeColor="text1"/>
                <w:sz w:val="22"/>
              </w:rPr>
              <w:t>E.g</w:t>
            </w:r>
            <w:proofErr w:type="spellEnd"/>
            <w:r>
              <w:rPr>
                <w:rFonts w:ascii="Arial" w:eastAsia="Times New Roman" w:hAnsi="Arial" w:cs="Arial"/>
                <w:color w:val="000000" w:themeColor="text1"/>
                <w:sz w:val="22"/>
              </w:rPr>
              <w:t>:</w:t>
            </w:r>
            <w:r w:rsidR="267ED2B0" w:rsidRPr="6CE9344A">
              <w:rPr>
                <w:rFonts w:ascii="Arial" w:eastAsia="Times New Roman" w:hAnsi="Arial" w:cs="Arial"/>
                <w:color w:val="000000" w:themeColor="text1"/>
                <w:sz w:val="22"/>
              </w:rPr>
              <w:t xml:space="preserve"> deviceName001</w:t>
            </w:r>
          </w:p>
        </w:tc>
      </w:tr>
      <w:tr w:rsidR="000A4617" w:rsidRPr="00CD41A8" w14:paraId="11EDD12E" w14:textId="77777777" w:rsidTr="0082744A">
        <w:trPr>
          <w:trHeight w:val="711"/>
        </w:trPr>
        <w:tc>
          <w:tcPr>
            <w:tcW w:w="1719" w:type="dxa"/>
            <w:tcBorders>
              <w:top w:val="nil"/>
              <w:left w:val="single" w:sz="4" w:space="0" w:color="auto"/>
              <w:bottom w:val="single" w:sz="4" w:space="0" w:color="auto"/>
              <w:right w:val="single" w:sz="4" w:space="0" w:color="auto"/>
            </w:tcBorders>
            <w:hideMark/>
          </w:tcPr>
          <w:p w14:paraId="0C0B4734" w14:textId="77777777" w:rsidR="000A4617" w:rsidRPr="00CD41A8" w:rsidRDefault="000A4617">
            <w:pPr>
              <w:widowControl/>
              <w:jc w:val="left"/>
              <w:rPr>
                <w:rFonts w:ascii="Arial" w:eastAsia="Times New Roman" w:hAnsi="Arial" w:cs="Arial"/>
                <w:color w:val="000000"/>
                <w:kern w:val="0"/>
                <w:sz w:val="22"/>
              </w:rPr>
            </w:pPr>
            <w:proofErr w:type="spellStart"/>
            <w:r w:rsidRPr="00CD41A8">
              <w:rPr>
                <w:rFonts w:ascii="Arial" w:eastAsia="Times New Roman" w:hAnsi="Arial" w:cs="Arial"/>
                <w:color w:val="000000"/>
                <w:kern w:val="0"/>
                <w:sz w:val="22"/>
              </w:rPr>
              <w:t>channelName</w:t>
            </w:r>
            <w:proofErr w:type="spellEnd"/>
            <w:r w:rsidRPr="00CD41A8">
              <w:rPr>
                <w:rFonts w:ascii="Arial" w:eastAsia="Times New Roman" w:hAnsi="Arial" w:cs="Arial"/>
                <w:color w:val="000000"/>
                <w:kern w:val="0"/>
                <w:sz w:val="22"/>
              </w:rPr>
              <w:t> </w:t>
            </w:r>
          </w:p>
        </w:tc>
        <w:tc>
          <w:tcPr>
            <w:tcW w:w="1270" w:type="dxa"/>
            <w:tcBorders>
              <w:top w:val="nil"/>
              <w:left w:val="nil"/>
              <w:bottom w:val="single" w:sz="4" w:space="0" w:color="auto"/>
              <w:right w:val="single" w:sz="4" w:space="0" w:color="auto"/>
            </w:tcBorders>
            <w:hideMark/>
          </w:tcPr>
          <w:p w14:paraId="27B73F8D" w14:textId="6B676F00" w:rsidR="000A4617" w:rsidRPr="00CD41A8" w:rsidRDefault="000A4617">
            <w:pPr>
              <w:widowControl/>
              <w:jc w:val="left"/>
              <w:rPr>
                <w:rFonts w:ascii="Arial" w:eastAsia="Times New Roman" w:hAnsi="Arial" w:cs="Arial"/>
                <w:color w:val="000000"/>
                <w:kern w:val="0"/>
                <w:sz w:val="22"/>
              </w:rPr>
            </w:pPr>
            <w:proofErr w:type="gramStart"/>
            <w:r w:rsidRPr="00CD41A8">
              <w:rPr>
                <w:rFonts w:ascii="Arial" w:eastAsia="Times New Roman" w:hAnsi="Arial" w:cs="Arial"/>
                <w:color w:val="000000"/>
                <w:kern w:val="0"/>
                <w:sz w:val="22"/>
              </w:rPr>
              <w:t>String(</w:t>
            </w:r>
            <w:proofErr w:type="gramEnd"/>
            <w:r w:rsidR="00FD4B1C">
              <w:rPr>
                <w:rFonts w:ascii="Arial" w:hAnsi="Arial" w:cs="Arial" w:hint="eastAsia"/>
                <w:color w:val="000000"/>
                <w:kern w:val="0"/>
                <w:sz w:val="22"/>
              </w:rPr>
              <w:t>512</w:t>
            </w:r>
            <w:r w:rsidRPr="00CD41A8">
              <w:rPr>
                <w:rFonts w:ascii="Arial" w:eastAsia="Times New Roman" w:hAnsi="Arial" w:cs="Arial"/>
                <w:color w:val="000000"/>
                <w:kern w:val="0"/>
                <w:sz w:val="22"/>
              </w:rPr>
              <w:t>)</w:t>
            </w:r>
          </w:p>
        </w:tc>
        <w:tc>
          <w:tcPr>
            <w:tcW w:w="1470" w:type="dxa"/>
            <w:tcBorders>
              <w:top w:val="nil"/>
              <w:left w:val="nil"/>
              <w:bottom w:val="single" w:sz="4" w:space="0" w:color="auto"/>
              <w:right w:val="single" w:sz="4" w:space="0" w:color="auto"/>
            </w:tcBorders>
            <w:vAlign w:val="center"/>
            <w:hideMark/>
          </w:tcPr>
          <w:p w14:paraId="3C0DDDC3" w14:textId="77777777" w:rsidR="000A4617" w:rsidRPr="00CD41A8" w:rsidRDefault="000A4617" w:rsidP="00CC2CE8">
            <w:pPr>
              <w:widowControl/>
              <w:jc w:val="left"/>
              <w:rPr>
                <w:rFonts w:ascii="Arial" w:eastAsia="Times New Roman" w:hAnsi="Arial" w:cs="Arial"/>
                <w:color w:val="000000"/>
                <w:kern w:val="0"/>
                <w:sz w:val="22"/>
                <w:highlight w:val="yellow"/>
              </w:rPr>
            </w:pPr>
            <w:r w:rsidRPr="001B2698">
              <w:rPr>
                <w:rFonts w:ascii="Arial" w:eastAsia="Times New Roman" w:hAnsi="Arial" w:cs="Arial"/>
                <w:color w:val="000000"/>
                <w:kern w:val="0"/>
                <w:sz w:val="22"/>
              </w:rPr>
              <w:t>No</w:t>
            </w:r>
          </w:p>
        </w:tc>
        <w:tc>
          <w:tcPr>
            <w:tcW w:w="2286" w:type="dxa"/>
            <w:tcBorders>
              <w:top w:val="nil"/>
              <w:left w:val="nil"/>
              <w:bottom w:val="single" w:sz="4" w:space="0" w:color="auto"/>
              <w:right w:val="single" w:sz="4" w:space="0" w:color="auto"/>
            </w:tcBorders>
            <w:hideMark/>
          </w:tcPr>
          <w:p w14:paraId="7B015E00" w14:textId="619A3964" w:rsidR="006052F1" w:rsidRPr="00CD41A8" w:rsidRDefault="00CD231E" w:rsidP="007A422C">
            <w:pPr>
              <w:pStyle w:val="ncs-body"/>
              <w:rPr>
                <w:color w:val="000000"/>
                <w:lang w:val="en-SG"/>
              </w:rPr>
            </w:pPr>
            <w:r w:rsidRPr="00760F94">
              <w:rPr>
                <w:rFonts w:eastAsiaTheme="minorEastAsia"/>
              </w:rPr>
              <w:t>A</w:t>
            </w:r>
            <w:r w:rsidR="00D0058B" w:rsidRPr="00760F94">
              <w:rPr>
                <w:rFonts w:eastAsiaTheme="minorEastAsia" w:hint="eastAsia"/>
              </w:rPr>
              <w:t>ny</w:t>
            </w:r>
          </w:p>
        </w:tc>
        <w:tc>
          <w:tcPr>
            <w:tcW w:w="3237" w:type="dxa"/>
            <w:tcBorders>
              <w:top w:val="nil"/>
              <w:left w:val="nil"/>
              <w:bottom w:val="single" w:sz="4" w:space="0" w:color="auto"/>
              <w:right w:val="single" w:sz="4" w:space="0" w:color="auto"/>
            </w:tcBorders>
            <w:hideMark/>
          </w:tcPr>
          <w:p w14:paraId="5E4D2E73" w14:textId="6A00AE70" w:rsidR="000A4617" w:rsidRDefault="000A4617" w:rsidP="6CE9344A">
            <w:pPr>
              <w:widowControl/>
              <w:jc w:val="left"/>
              <w:rPr>
                <w:rFonts w:ascii="Arial" w:hAnsi="Arial" w:cs="Arial"/>
                <w:color w:val="000000"/>
                <w:kern w:val="0"/>
                <w:sz w:val="22"/>
              </w:rPr>
            </w:pPr>
            <w:r w:rsidRPr="00CD41A8">
              <w:rPr>
                <w:rFonts w:ascii="Arial" w:eastAsia="Times New Roman" w:hAnsi="Arial" w:cs="Arial"/>
                <w:color w:val="000000"/>
                <w:kern w:val="0"/>
                <w:sz w:val="22"/>
              </w:rPr>
              <w:t xml:space="preserve">Filter </w:t>
            </w:r>
            <w:proofErr w:type="gramStart"/>
            <w:r w:rsidRPr="00CD41A8">
              <w:rPr>
                <w:rFonts w:ascii="Arial" w:eastAsia="Times New Roman" w:hAnsi="Arial" w:cs="Arial"/>
                <w:color w:val="000000"/>
                <w:kern w:val="0"/>
                <w:sz w:val="22"/>
              </w:rPr>
              <w:t>result</w:t>
            </w:r>
            <w:proofErr w:type="gramEnd"/>
            <w:r w:rsidRPr="00CD41A8">
              <w:rPr>
                <w:rFonts w:ascii="Arial" w:eastAsia="Times New Roman" w:hAnsi="Arial" w:cs="Arial"/>
                <w:color w:val="000000"/>
                <w:kern w:val="0"/>
                <w:sz w:val="22"/>
              </w:rPr>
              <w:t xml:space="preserve"> with Channel’</w:t>
            </w:r>
            <w:r w:rsidR="00817F68">
              <w:rPr>
                <w:rFonts w:ascii="Arial" w:hAnsi="Arial" w:cs="Arial" w:hint="eastAsia"/>
                <w:color w:val="000000"/>
                <w:kern w:val="0"/>
                <w:sz w:val="22"/>
              </w:rPr>
              <w:t>s</w:t>
            </w:r>
            <w:r w:rsidRPr="00CD41A8">
              <w:rPr>
                <w:rFonts w:ascii="Arial" w:eastAsia="Times New Roman" w:hAnsi="Arial" w:cs="Arial"/>
                <w:color w:val="000000"/>
                <w:kern w:val="0"/>
                <w:sz w:val="22"/>
              </w:rPr>
              <w:t xml:space="preserve"> Name</w:t>
            </w:r>
            <w:r w:rsidR="002E14B4">
              <w:rPr>
                <w:rFonts w:ascii="Arial" w:hAnsi="Arial" w:cs="Arial" w:hint="eastAsia"/>
                <w:color w:val="000000"/>
                <w:kern w:val="0"/>
                <w:sz w:val="22"/>
              </w:rPr>
              <w:t>.</w:t>
            </w:r>
          </w:p>
          <w:p w14:paraId="4365BC4B" w14:textId="469CB21A" w:rsidR="002E14B4" w:rsidRPr="002E14B4" w:rsidRDefault="002E14B4" w:rsidP="6CE9344A">
            <w:pPr>
              <w:widowControl/>
              <w:jc w:val="left"/>
              <w:rPr>
                <w:rFonts w:ascii="Arial" w:hAnsi="Arial" w:cs="Arial"/>
                <w:color w:val="000000" w:themeColor="text1"/>
                <w:sz w:val="22"/>
              </w:rPr>
            </w:pPr>
            <w:r w:rsidRPr="00B42AE9">
              <w:rPr>
                <w:rFonts w:ascii="Arial" w:hAnsi="Arial" w:cs="Arial" w:hint="eastAsia"/>
                <w:color w:val="000000" w:themeColor="text1"/>
                <w:sz w:val="22"/>
              </w:rPr>
              <w:t>Fuzzy query</w:t>
            </w:r>
            <w:r>
              <w:rPr>
                <w:rFonts w:ascii="Arial" w:hAnsi="Arial" w:cs="Arial" w:hint="eastAsia"/>
                <w:color w:val="000000" w:themeColor="text1"/>
                <w:sz w:val="22"/>
              </w:rPr>
              <w:t xml:space="preserve"> &amp; </w:t>
            </w:r>
            <w:r w:rsidRPr="002E14B4">
              <w:rPr>
                <w:rFonts w:ascii="Arial" w:hAnsi="Arial" w:cs="Arial" w:hint="eastAsia"/>
                <w:color w:val="000000" w:themeColor="text1"/>
                <w:sz w:val="22"/>
              </w:rPr>
              <w:t>Case-insensitive</w:t>
            </w:r>
            <w:r>
              <w:rPr>
                <w:rFonts w:ascii="Arial" w:hAnsi="Arial" w:cs="Arial" w:hint="eastAsia"/>
                <w:color w:val="000000" w:themeColor="text1"/>
                <w:sz w:val="22"/>
              </w:rPr>
              <w:t>.</w:t>
            </w:r>
          </w:p>
          <w:p w14:paraId="44384E25" w14:textId="3FACF13B" w:rsidR="000A4617" w:rsidRPr="00CD41A8" w:rsidRDefault="00196106" w:rsidP="645ABCF6">
            <w:pPr>
              <w:widowControl/>
              <w:jc w:val="left"/>
              <w:rPr>
                <w:rFonts w:ascii="Arial" w:eastAsia="Times New Roman" w:hAnsi="Arial" w:cs="Arial"/>
                <w:color w:val="000000" w:themeColor="text1"/>
                <w:sz w:val="22"/>
              </w:rPr>
            </w:pPr>
            <w:proofErr w:type="spellStart"/>
            <w:r>
              <w:rPr>
                <w:rFonts w:ascii="Arial" w:eastAsia="Times New Roman" w:hAnsi="Arial" w:cs="Arial"/>
                <w:color w:val="000000" w:themeColor="text1"/>
                <w:sz w:val="22"/>
              </w:rPr>
              <w:t>E.g</w:t>
            </w:r>
            <w:proofErr w:type="spellEnd"/>
            <w:r>
              <w:rPr>
                <w:rFonts w:ascii="Arial" w:eastAsia="Times New Roman" w:hAnsi="Arial" w:cs="Arial"/>
                <w:color w:val="000000" w:themeColor="text1"/>
                <w:sz w:val="22"/>
              </w:rPr>
              <w:t>:</w:t>
            </w:r>
            <w:r w:rsidR="0552CB3A" w:rsidRPr="645ABCF6">
              <w:rPr>
                <w:rFonts w:ascii="Arial" w:eastAsia="Times New Roman" w:hAnsi="Arial" w:cs="Arial"/>
                <w:color w:val="000000" w:themeColor="text1"/>
                <w:sz w:val="22"/>
              </w:rPr>
              <w:t xml:space="preserve"> channelName001</w:t>
            </w:r>
          </w:p>
          <w:p w14:paraId="7E800FDF" w14:textId="48C4D081" w:rsidR="000A4617" w:rsidRPr="00CD41A8" w:rsidRDefault="000A4617">
            <w:pPr>
              <w:widowControl/>
              <w:jc w:val="left"/>
              <w:rPr>
                <w:rFonts w:ascii="Arial" w:eastAsia="Times New Roman" w:hAnsi="Arial" w:cs="Arial"/>
                <w:color w:val="000000"/>
                <w:kern w:val="0"/>
                <w:sz w:val="22"/>
              </w:rPr>
            </w:pPr>
          </w:p>
        </w:tc>
      </w:tr>
      <w:tr w:rsidR="000A4617" w:rsidRPr="00CD41A8" w14:paraId="05C25D6A" w14:textId="77777777" w:rsidTr="0082744A">
        <w:trPr>
          <w:trHeight w:val="711"/>
        </w:trPr>
        <w:tc>
          <w:tcPr>
            <w:tcW w:w="1719" w:type="dxa"/>
            <w:tcBorders>
              <w:top w:val="nil"/>
              <w:left w:val="single" w:sz="4" w:space="0" w:color="auto"/>
              <w:bottom w:val="single" w:sz="4" w:space="0" w:color="auto"/>
              <w:right w:val="single" w:sz="4" w:space="0" w:color="auto"/>
            </w:tcBorders>
            <w:hideMark/>
          </w:tcPr>
          <w:p w14:paraId="6B7E8C3A" w14:textId="77777777" w:rsidR="000A4617" w:rsidRPr="00CD41A8" w:rsidRDefault="000A4617">
            <w:pPr>
              <w:widowControl/>
              <w:jc w:val="left"/>
              <w:rPr>
                <w:rFonts w:ascii="Arial" w:eastAsia="Times New Roman" w:hAnsi="Arial" w:cs="Arial"/>
                <w:color w:val="000000"/>
                <w:kern w:val="0"/>
                <w:sz w:val="22"/>
              </w:rPr>
            </w:pPr>
            <w:proofErr w:type="spellStart"/>
            <w:r w:rsidRPr="00CD41A8">
              <w:rPr>
                <w:rFonts w:ascii="Arial" w:eastAsia="Times New Roman" w:hAnsi="Arial" w:cs="Arial"/>
                <w:color w:val="000000"/>
                <w:kern w:val="0"/>
                <w:sz w:val="22"/>
              </w:rPr>
              <w:t>modelId</w:t>
            </w:r>
            <w:proofErr w:type="spellEnd"/>
            <w:r w:rsidRPr="00CD41A8">
              <w:rPr>
                <w:rFonts w:ascii="Arial" w:eastAsia="Times New Roman" w:hAnsi="Arial" w:cs="Arial"/>
                <w:color w:val="000000"/>
                <w:kern w:val="0"/>
                <w:sz w:val="22"/>
              </w:rPr>
              <w:t> </w:t>
            </w:r>
          </w:p>
        </w:tc>
        <w:tc>
          <w:tcPr>
            <w:tcW w:w="1270" w:type="dxa"/>
            <w:tcBorders>
              <w:top w:val="nil"/>
              <w:left w:val="nil"/>
              <w:bottom w:val="single" w:sz="4" w:space="0" w:color="auto"/>
              <w:right w:val="single" w:sz="4" w:space="0" w:color="auto"/>
            </w:tcBorders>
            <w:hideMark/>
          </w:tcPr>
          <w:p w14:paraId="70D687F3" w14:textId="06DF637B" w:rsidR="000A4617" w:rsidRPr="00CD41A8" w:rsidRDefault="000A4617">
            <w:pPr>
              <w:widowControl/>
              <w:jc w:val="left"/>
              <w:rPr>
                <w:rFonts w:ascii="Arial" w:eastAsia="Times New Roman" w:hAnsi="Arial" w:cs="Arial"/>
                <w:color w:val="000000"/>
                <w:kern w:val="0"/>
                <w:sz w:val="22"/>
              </w:rPr>
            </w:pPr>
            <w:proofErr w:type="gramStart"/>
            <w:r w:rsidRPr="00CD41A8">
              <w:rPr>
                <w:rFonts w:ascii="Arial" w:eastAsia="Times New Roman" w:hAnsi="Arial" w:cs="Arial"/>
                <w:color w:val="000000"/>
                <w:kern w:val="0"/>
                <w:sz w:val="22"/>
              </w:rPr>
              <w:t>String(</w:t>
            </w:r>
            <w:proofErr w:type="gramEnd"/>
            <w:r w:rsidRPr="00CD41A8">
              <w:rPr>
                <w:rFonts w:ascii="Arial" w:eastAsia="Times New Roman" w:hAnsi="Arial" w:cs="Arial"/>
                <w:color w:val="000000"/>
                <w:kern w:val="0"/>
                <w:sz w:val="22"/>
              </w:rPr>
              <w:t>30)</w:t>
            </w:r>
          </w:p>
        </w:tc>
        <w:tc>
          <w:tcPr>
            <w:tcW w:w="1470" w:type="dxa"/>
            <w:tcBorders>
              <w:top w:val="nil"/>
              <w:left w:val="nil"/>
              <w:bottom w:val="single" w:sz="4" w:space="0" w:color="auto"/>
              <w:right w:val="single" w:sz="4" w:space="0" w:color="auto"/>
            </w:tcBorders>
            <w:vAlign w:val="center"/>
            <w:hideMark/>
          </w:tcPr>
          <w:p w14:paraId="712A7148" w14:textId="24AC596B" w:rsidR="000A4617" w:rsidRPr="00CD41A8" w:rsidRDefault="000A4617" w:rsidP="00CC2CE8">
            <w:pPr>
              <w:widowControl/>
              <w:jc w:val="left"/>
              <w:rPr>
                <w:rFonts w:ascii="Arial" w:eastAsia="Times New Roman" w:hAnsi="Arial" w:cs="Arial"/>
                <w:color w:val="000000"/>
                <w:kern w:val="0"/>
                <w:sz w:val="22"/>
                <w:highlight w:val="yellow"/>
              </w:rPr>
            </w:pPr>
            <w:r w:rsidRPr="001B2698">
              <w:rPr>
                <w:rFonts w:ascii="Arial" w:eastAsia="Times New Roman" w:hAnsi="Arial" w:cs="Arial"/>
                <w:color w:val="000000"/>
                <w:kern w:val="0"/>
                <w:sz w:val="22"/>
              </w:rPr>
              <w:t>No</w:t>
            </w:r>
          </w:p>
        </w:tc>
        <w:tc>
          <w:tcPr>
            <w:tcW w:w="2286" w:type="dxa"/>
            <w:tcBorders>
              <w:top w:val="nil"/>
              <w:left w:val="nil"/>
              <w:bottom w:val="single" w:sz="4" w:space="0" w:color="auto"/>
              <w:right w:val="single" w:sz="4" w:space="0" w:color="auto"/>
            </w:tcBorders>
            <w:hideMark/>
          </w:tcPr>
          <w:p w14:paraId="0448C8AD" w14:textId="3A33C5D4" w:rsidR="000A4617" w:rsidRPr="00C331A3" w:rsidRDefault="006D253D" w:rsidP="006D253D">
            <w:pPr>
              <w:spacing w:before="100"/>
              <w:jc w:val="left"/>
              <w:rPr>
                <w:rFonts w:ascii="Arial" w:hAnsi="Arial" w:cs="Arial"/>
                <w:color w:val="000000"/>
                <w:sz w:val="22"/>
                <w:lang w:val="en-SG"/>
              </w:rPr>
            </w:pPr>
            <w:r w:rsidRPr="00C331A3">
              <w:rPr>
                <w:rFonts w:ascii="Arial" w:hAnsi="Arial" w:cs="Arial"/>
                <w:color w:val="000000"/>
                <w:sz w:val="22"/>
              </w:rPr>
              <w:t xml:space="preserve">• </w:t>
            </w:r>
            <w:proofErr w:type="spellStart"/>
            <w:r w:rsidR="002F3558" w:rsidRPr="00C331A3">
              <w:rPr>
                <w:rFonts w:ascii="Arial" w:hAnsi="Arial" w:cs="Arial"/>
                <w:color w:val="000000"/>
                <w:sz w:val="22"/>
              </w:rPr>
              <w:t>digifort</w:t>
            </w:r>
            <w:proofErr w:type="spellEnd"/>
            <w:r w:rsidRPr="00C331A3">
              <w:rPr>
                <w:rFonts w:ascii="Arial" w:hAnsi="Arial" w:cs="Arial"/>
                <w:color w:val="000000"/>
                <w:sz w:val="22"/>
              </w:rPr>
              <w:br/>
              <w:t xml:space="preserve">• </w:t>
            </w:r>
            <w:r w:rsidR="002F3558" w:rsidRPr="00C331A3">
              <w:rPr>
                <w:rFonts w:ascii="Arial" w:hAnsi="Arial" w:cs="Arial"/>
                <w:color w:val="000000"/>
                <w:sz w:val="22"/>
              </w:rPr>
              <w:t>milestone</w:t>
            </w:r>
          </w:p>
        </w:tc>
        <w:tc>
          <w:tcPr>
            <w:tcW w:w="3237" w:type="dxa"/>
            <w:tcBorders>
              <w:top w:val="nil"/>
              <w:left w:val="nil"/>
              <w:bottom w:val="single" w:sz="4" w:space="0" w:color="auto"/>
              <w:right w:val="single" w:sz="4" w:space="0" w:color="auto"/>
            </w:tcBorders>
            <w:hideMark/>
          </w:tcPr>
          <w:p w14:paraId="77474F83" w14:textId="3D3E7F52" w:rsidR="000A4617" w:rsidRPr="00CD41A8" w:rsidRDefault="000A4617">
            <w:pPr>
              <w:widowControl/>
              <w:jc w:val="left"/>
              <w:rPr>
                <w:rFonts w:ascii="Arial" w:eastAsia="Times New Roman" w:hAnsi="Arial" w:cs="Arial"/>
                <w:color w:val="000000"/>
                <w:kern w:val="0"/>
                <w:sz w:val="22"/>
              </w:rPr>
            </w:pPr>
            <w:r w:rsidRPr="00CD41A8">
              <w:rPr>
                <w:rFonts w:ascii="Arial" w:eastAsia="Times New Roman" w:hAnsi="Arial" w:cs="Arial"/>
                <w:color w:val="000000"/>
                <w:kern w:val="0"/>
                <w:sz w:val="22"/>
              </w:rPr>
              <w:t>Filter result with Device’s Model ID</w:t>
            </w:r>
            <w:r w:rsidRPr="00CD41A8">
              <w:rPr>
                <w:rFonts w:ascii="DengXian" w:eastAsia="DengXian" w:hAnsi="DengXian" w:cs="Arial" w:hint="eastAsia"/>
                <w:color w:val="000000"/>
                <w:kern w:val="0"/>
                <w:sz w:val="22"/>
              </w:rPr>
              <w:t xml:space="preserve"> </w:t>
            </w:r>
          </w:p>
        </w:tc>
      </w:tr>
      <w:tr w:rsidR="000A4617" w:rsidRPr="00CD41A8" w14:paraId="4D4817A5" w14:textId="77777777" w:rsidTr="0082744A">
        <w:trPr>
          <w:trHeight w:val="1068"/>
        </w:trPr>
        <w:tc>
          <w:tcPr>
            <w:tcW w:w="1719" w:type="dxa"/>
            <w:tcBorders>
              <w:top w:val="nil"/>
              <w:left w:val="single" w:sz="4" w:space="0" w:color="auto"/>
              <w:bottom w:val="single" w:sz="4" w:space="0" w:color="auto"/>
              <w:right w:val="single" w:sz="4" w:space="0" w:color="auto"/>
            </w:tcBorders>
            <w:hideMark/>
          </w:tcPr>
          <w:p w14:paraId="0C8652B3" w14:textId="45F067AB" w:rsidR="000A4617" w:rsidRPr="00CD41A8" w:rsidRDefault="000A4617">
            <w:pPr>
              <w:widowControl/>
              <w:jc w:val="left"/>
              <w:rPr>
                <w:rFonts w:ascii="Arial" w:eastAsia="Times New Roman" w:hAnsi="Arial" w:cs="Arial"/>
                <w:color w:val="000000"/>
                <w:kern w:val="0"/>
                <w:sz w:val="22"/>
              </w:rPr>
            </w:pPr>
            <w:r w:rsidRPr="00CD41A8">
              <w:rPr>
                <w:rFonts w:ascii="Arial" w:eastAsia="Times New Roman" w:hAnsi="Arial" w:cs="Arial"/>
                <w:color w:val="000000"/>
                <w:kern w:val="0"/>
                <w:sz w:val="22"/>
              </w:rPr>
              <w:lastRenderedPageBreak/>
              <w:t>status </w:t>
            </w:r>
          </w:p>
        </w:tc>
        <w:tc>
          <w:tcPr>
            <w:tcW w:w="1270" w:type="dxa"/>
            <w:tcBorders>
              <w:top w:val="nil"/>
              <w:left w:val="nil"/>
              <w:bottom w:val="single" w:sz="4" w:space="0" w:color="auto"/>
              <w:right w:val="single" w:sz="4" w:space="0" w:color="auto"/>
            </w:tcBorders>
            <w:hideMark/>
          </w:tcPr>
          <w:p w14:paraId="181F506E" w14:textId="42F81CFB" w:rsidR="000A4617" w:rsidRPr="00CD41A8" w:rsidRDefault="000A4617">
            <w:pPr>
              <w:widowControl/>
              <w:jc w:val="left"/>
              <w:rPr>
                <w:rFonts w:ascii="Arial" w:eastAsia="Times New Roman" w:hAnsi="Arial" w:cs="Arial"/>
                <w:color w:val="000000"/>
                <w:kern w:val="0"/>
                <w:sz w:val="22"/>
              </w:rPr>
            </w:pPr>
            <w:proofErr w:type="gramStart"/>
            <w:r w:rsidRPr="00CD41A8">
              <w:rPr>
                <w:rFonts w:ascii="Arial" w:eastAsia="Times New Roman" w:hAnsi="Arial" w:cs="Arial"/>
                <w:color w:val="000000"/>
                <w:kern w:val="0"/>
                <w:sz w:val="22"/>
              </w:rPr>
              <w:t>String(</w:t>
            </w:r>
            <w:proofErr w:type="gramEnd"/>
            <w:r w:rsidRPr="00CD41A8">
              <w:rPr>
                <w:rFonts w:ascii="Arial" w:eastAsia="Times New Roman" w:hAnsi="Arial" w:cs="Arial"/>
                <w:color w:val="000000"/>
                <w:kern w:val="0"/>
                <w:sz w:val="22"/>
              </w:rPr>
              <w:t>15)</w:t>
            </w:r>
          </w:p>
        </w:tc>
        <w:tc>
          <w:tcPr>
            <w:tcW w:w="1470" w:type="dxa"/>
            <w:tcBorders>
              <w:top w:val="nil"/>
              <w:left w:val="nil"/>
              <w:bottom w:val="single" w:sz="4" w:space="0" w:color="auto"/>
              <w:right w:val="single" w:sz="4" w:space="0" w:color="auto"/>
            </w:tcBorders>
            <w:vAlign w:val="center"/>
            <w:hideMark/>
          </w:tcPr>
          <w:p w14:paraId="045D56AB" w14:textId="77777777" w:rsidR="000A4617" w:rsidRPr="00CD41A8" w:rsidRDefault="000A4617" w:rsidP="00CC2CE8">
            <w:pPr>
              <w:widowControl/>
              <w:jc w:val="left"/>
              <w:rPr>
                <w:rFonts w:ascii="Arial" w:eastAsia="Times New Roman" w:hAnsi="Arial" w:cs="Arial"/>
                <w:color w:val="000000"/>
                <w:kern w:val="0"/>
                <w:sz w:val="22"/>
                <w:highlight w:val="yellow"/>
              </w:rPr>
            </w:pPr>
            <w:r w:rsidRPr="001B2698">
              <w:rPr>
                <w:rFonts w:ascii="Arial" w:eastAsia="Times New Roman" w:hAnsi="Arial" w:cs="Arial"/>
                <w:color w:val="000000"/>
                <w:kern w:val="0"/>
                <w:sz w:val="22"/>
              </w:rPr>
              <w:t>No</w:t>
            </w:r>
          </w:p>
        </w:tc>
        <w:tc>
          <w:tcPr>
            <w:tcW w:w="2286" w:type="dxa"/>
            <w:tcBorders>
              <w:top w:val="nil"/>
              <w:left w:val="nil"/>
              <w:bottom w:val="single" w:sz="4" w:space="0" w:color="auto"/>
              <w:right w:val="single" w:sz="4" w:space="0" w:color="auto"/>
            </w:tcBorders>
            <w:hideMark/>
          </w:tcPr>
          <w:p w14:paraId="0BD29546" w14:textId="6164C1D9" w:rsidR="000A4617" w:rsidRPr="00922860" w:rsidRDefault="000A4617">
            <w:pPr>
              <w:widowControl/>
              <w:jc w:val="left"/>
              <w:rPr>
                <w:rFonts w:ascii="Arial" w:eastAsia="Times New Roman" w:hAnsi="Arial" w:cs="Arial"/>
                <w:color w:val="000000"/>
                <w:kern w:val="0"/>
                <w:sz w:val="22"/>
              </w:rPr>
            </w:pPr>
            <w:r w:rsidRPr="00922860">
              <w:rPr>
                <w:rFonts w:ascii="Arial" w:eastAsia="Times New Roman" w:hAnsi="Arial" w:cs="Arial"/>
                <w:color w:val="000000"/>
                <w:kern w:val="0"/>
                <w:sz w:val="22"/>
              </w:rPr>
              <w:t xml:space="preserve">• </w:t>
            </w:r>
            <w:r w:rsidR="0062331C" w:rsidRPr="00922860">
              <w:rPr>
                <w:rFonts w:ascii="Arial" w:eastAsia="Times New Roman" w:hAnsi="Arial" w:cs="Arial"/>
                <w:color w:val="000000"/>
                <w:kern w:val="0"/>
                <w:sz w:val="22"/>
              </w:rPr>
              <w:t>online</w:t>
            </w:r>
            <w:r w:rsidRPr="00922860">
              <w:rPr>
                <w:rFonts w:ascii="Arial" w:eastAsia="Times New Roman" w:hAnsi="Arial" w:cs="Arial"/>
                <w:color w:val="000000"/>
                <w:kern w:val="0"/>
                <w:sz w:val="22"/>
              </w:rPr>
              <w:br/>
              <w:t xml:space="preserve">• </w:t>
            </w:r>
            <w:r w:rsidR="0062331C" w:rsidRPr="00922860">
              <w:rPr>
                <w:rFonts w:ascii="Arial" w:eastAsia="Times New Roman" w:hAnsi="Arial" w:cs="Arial"/>
                <w:color w:val="000000"/>
                <w:kern w:val="0"/>
                <w:sz w:val="22"/>
              </w:rPr>
              <w:t>offline</w:t>
            </w:r>
            <w:r w:rsidRPr="00922860">
              <w:rPr>
                <w:rFonts w:ascii="Arial" w:eastAsia="Times New Roman" w:hAnsi="Arial" w:cs="Arial"/>
                <w:color w:val="000000"/>
                <w:kern w:val="0"/>
                <w:sz w:val="22"/>
              </w:rPr>
              <w:br/>
              <w:t xml:space="preserve">• </w:t>
            </w:r>
            <w:r w:rsidR="0062331C" w:rsidRPr="00922860">
              <w:rPr>
                <w:rFonts w:ascii="Arial" w:eastAsia="Times New Roman" w:hAnsi="Arial" w:cs="Arial"/>
                <w:color w:val="000000"/>
                <w:kern w:val="0"/>
                <w:sz w:val="22"/>
              </w:rPr>
              <w:t>disconnected</w:t>
            </w:r>
          </w:p>
        </w:tc>
        <w:tc>
          <w:tcPr>
            <w:tcW w:w="3237" w:type="dxa"/>
            <w:tcBorders>
              <w:top w:val="nil"/>
              <w:left w:val="nil"/>
              <w:bottom w:val="single" w:sz="4" w:space="0" w:color="auto"/>
              <w:right w:val="single" w:sz="4" w:space="0" w:color="auto"/>
            </w:tcBorders>
            <w:hideMark/>
          </w:tcPr>
          <w:p w14:paraId="28B545EB" w14:textId="77777777" w:rsidR="000A4617" w:rsidRPr="00CD41A8" w:rsidRDefault="000A4617" w:rsidP="00CC2CE8">
            <w:pPr>
              <w:widowControl/>
              <w:jc w:val="left"/>
              <w:rPr>
                <w:rFonts w:ascii="Arial" w:eastAsia="Times New Roman" w:hAnsi="Arial" w:cs="Arial"/>
                <w:color w:val="000000"/>
                <w:kern w:val="0"/>
                <w:sz w:val="22"/>
              </w:rPr>
            </w:pPr>
            <w:r w:rsidRPr="00CD41A8">
              <w:rPr>
                <w:rFonts w:ascii="Arial" w:eastAsia="Times New Roman" w:hAnsi="Arial" w:cs="Arial"/>
                <w:color w:val="000000"/>
                <w:kern w:val="0"/>
                <w:sz w:val="22"/>
              </w:rPr>
              <w:t>Device status in the system</w:t>
            </w:r>
          </w:p>
        </w:tc>
      </w:tr>
      <w:tr w:rsidR="211A4668" w14:paraId="34D51F3B" w14:textId="77777777" w:rsidTr="0082744A">
        <w:trPr>
          <w:trHeight w:val="300"/>
        </w:trPr>
        <w:tc>
          <w:tcPr>
            <w:tcW w:w="1719" w:type="dxa"/>
            <w:tcBorders>
              <w:top w:val="nil"/>
              <w:left w:val="single" w:sz="4" w:space="0" w:color="auto"/>
              <w:bottom w:val="single" w:sz="4" w:space="0" w:color="auto"/>
              <w:right w:val="single" w:sz="4" w:space="0" w:color="auto"/>
            </w:tcBorders>
            <w:hideMark/>
          </w:tcPr>
          <w:p w14:paraId="78402986" w14:textId="379DE7EE" w:rsidR="4278AE09" w:rsidRDefault="4278AE09" w:rsidP="211A4668">
            <w:pPr>
              <w:jc w:val="left"/>
              <w:rPr>
                <w:rFonts w:ascii="Arial" w:eastAsia="Times New Roman" w:hAnsi="Arial" w:cs="Arial"/>
                <w:color w:val="000000" w:themeColor="text1"/>
                <w:sz w:val="22"/>
              </w:rPr>
            </w:pPr>
            <w:proofErr w:type="spellStart"/>
            <w:r w:rsidRPr="211A4668">
              <w:rPr>
                <w:rFonts w:ascii="Arial" w:eastAsia="Times New Roman" w:hAnsi="Arial" w:cs="Arial"/>
                <w:color w:val="000000" w:themeColor="text1"/>
                <w:sz w:val="22"/>
              </w:rPr>
              <w:t>channelStatus</w:t>
            </w:r>
            <w:proofErr w:type="spellEnd"/>
          </w:p>
        </w:tc>
        <w:tc>
          <w:tcPr>
            <w:tcW w:w="1270" w:type="dxa"/>
            <w:tcBorders>
              <w:top w:val="nil"/>
              <w:left w:val="nil"/>
              <w:bottom w:val="single" w:sz="4" w:space="0" w:color="auto"/>
              <w:right w:val="single" w:sz="4" w:space="0" w:color="auto"/>
            </w:tcBorders>
            <w:hideMark/>
          </w:tcPr>
          <w:p w14:paraId="67758361" w14:textId="437CA4F9" w:rsidR="4278AE09" w:rsidRDefault="4278AE09" w:rsidP="211A4668">
            <w:pPr>
              <w:widowControl/>
              <w:jc w:val="left"/>
              <w:rPr>
                <w:rFonts w:ascii="Arial" w:eastAsia="Times New Roman" w:hAnsi="Arial" w:cs="Arial"/>
                <w:color w:val="000000" w:themeColor="text1"/>
                <w:sz w:val="22"/>
              </w:rPr>
            </w:pPr>
            <w:proofErr w:type="gramStart"/>
            <w:r w:rsidRPr="211A4668">
              <w:rPr>
                <w:rFonts w:ascii="Arial" w:eastAsia="Times New Roman" w:hAnsi="Arial" w:cs="Arial"/>
                <w:color w:val="000000" w:themeColor="text1"/>
                <w:sz w:val="22"/>
              </w:rPr>
              <w:t>String(</w:t>
            </w:r>
            <w:proofErr w:type="gramEnd"/>
            <w:r w:rsidRPr="211A4668">
              <w:rPr>
                <w:rFonts w:ascii="Arial" w:eastAsia="Times New Roman" w:hAnsi="Arial" w:cs="Arial"/>
                <w:color w:val="000000" w:themeColor="text1"/>
                <w:sz w:val="22"/>
              </w:rPr>
              <w:t>15)</w:t>
            </w:r>
          </w:p>
          <w:p w14:paraId="379686C8" w14:textId="7AE8C1F8" w:rsidR="211A4668" w:rsidRDefault="211A4668" w:rsidP="211A4668">
            <w:pPr>
              <w:jc w:val="left"/>
              <w:rPr>
                <w:rFonts w:ascii="Arial" w:eastAsia="Times New Roman" w:hAnsi="Arial" w:cs="Arial"/>
                <w:color w:val="000000" w:themeColor="text1"/>
                <w:sz w:val="22"/>
              </w:rPr>
            </w:pPr>
          </w:p>
        </w:tc>
        <w:tc>
          <w:tcPr>
            <w:tcW w:w="1470" w:type="dxa"/>
            <w:tcBorders>
              <w:top w:val="nil"/>
              <w:left w:val="nil"/>
              <w:bottom w:val="single" w:sz="4" w:space="0" w:color="auto"/>
              <w:right w:val="single" w:sz="4" w:space="0" w:color="auto"/>
            </w:tcBorders>
            <w:vAlign w:val="center"/>
            <w:hideMark/>
          </w:tcPr>
          <w:p w14:paraId="39E4B489" w14:textId="1F1BC56A" w:rsidR="4278AE09" w:rsidRDefault="4278AE09" w:rsidP="00CC2CE8">
            <w:pPr>
              <w:jc w:val="left"/>
              <w:rPr>
                <w:rFonts w:ascii="Arial" w:eastAsia="Times New Roman" w:hAnsi="Arial" w:cs="Arial"/>
                <w:color w:val="000000" w:themeColor="text1"/>
                <w:sz w:val="22"/>
                <w:highlight w:val="yellow"/>
              </w:rPr>
            </w:pPr>
            <w:r w:rsidRPr="001B2698">
              <w:rPr>
                <w:rFonts w:ascii="Arial" w:eastAsia="Times New Roman" w:hAnsi="Arial" w:cs="Arial"/>
                <w:color w:val="000000" w:themeColor="text1"/>
                <w:sz w:val="22"/>
              </w:rPr>
              <w:t>No</w:t>
            </w:r>
          </w:p>
        </w:tc>
        <w:tc>
          <w:tcPr>
            <w:tcW w:w="2286" w:type="dxa"/>
            <w:tcBorders>
              <w:top w:val="nil"/>
              <w:left w:val="nil"/>
              <w:bottom w:val="single" w:sz="4" w:space="0" w:color="auto"/>
              <w:right w:val="single" w:sz="4" w:space="0" w:color="auto"/>
            </w:tcBorders>
            <w:hideMark/>
          </w:tcPr>
          <w:p w14:paraId="72DF1E73" w14:textId="5AF346BF" w:rsidR="73217B8E" w:rsidRPr="00922860" w:rsidRDefault="73217B8E" w:rsidP="211A4668">
            <w:pPr>
              <w:widowControl/>
              <w:jc w:val="left"/>
              <w:rPr>
                <w:rFonts w:ascii="Arial" w:eastAsia="Times New Roman" w:hAnsi="Arial" w:cs="Arial"/>
                <w:color w:val="000000" w:themeColor="text1"/>
                <w:sz w:val="22"/>
              </w:rPr>
            </w:pPr>
            <w:r w:rsidRPr="00922860">
              <w:rPr>
                <w:rFonts w:ascii="Arial" w:eastAsia="Times New Roman" w:hAnsi="Arial" w:cs="Arial"/>
                <w:color w:val="000000" w:themeColor="text1"/>
                <w:sz w:val="22"/>
              </w:rPr>
              <w:t>• online</w:t>
            </w:r>
            <w:r w:rsidRPr="00922860">
              <w:br/>
            </w:r>
            <w:r w:rsidRPr="00922860">
              <w:rPr>
                <w:rFonts w:ascii="Arial" w:eastAsia="Times New Roman" w:hAnsi="Arial" w:cs="Arial"/>
                <w:color w:val="000000" w:themeColor="text1"/>
                <w:sz w:val="22"/>
              </w:rPr>
              <w:t>• offline</w:t>
            </w:r>
            <w:r w:rsidRPr="00922860">
              <w:br/>
            </w:r>
            <w:r w:rsidRPr="00922860">
              <w:rPr>
                <w:rFonts w:ascii="Arial" w:eastAsia="Times New Roman" w:hAnsi="Arial" w:cs="Arial"/>
                <w:color w:val="000000" w:themeColor="text1"/>
                <w:sz w:val="22"/>
              </w:rPr>
              <w:t>• disconnected</w:t>
            </w:r>
          </w:p>
        </w:tc>
        <w:tc>
          <w:tcPr>
            <w:tcW w:w="3237" w:type="dxa"/>
            <w:tcBorders>
              <w:top w:val="nil"/>
              <w:left w:val="nil"/>
              <w:bottom w:val="single" w:sz="4" w:space="0" w:color="auto"/>
              <w:right w:val="single" w:sz="4" w:space="0" w:color="auto"/>
            </w:tcBorders>
            <w:hideMark/>
          </w:tcPr>
          <w:p w14:paraId="264C962A" w14:textId="79F82A68" w:rsidR="4278AE09" w:rsidRDefault="4278AE09" w:rsidP="00CC2CE8">
            <w:pPr>
              <w:jc w:val="left"/>
              <w:rPr>
                <w:rFonts w:ascii="Arial" w:eastAsia="Times New Roman" w:hAnsi="Arial" w:cs="Arial"/>
                <w:color w:val="000000" w:themeColor="text1"/>
                <w:sz w:val="22"/>
              </w:rPr>
            </w:pPr>
            <w:r w:rsidRPr="211A4668">
              <w:rPr>
                <w:rFonts w:ascii="Arial" w:eastAsia="Times New Roman" w:hAnsi="Arial" w:cs="Arial"/>
                <w:color w:val="000000" w:themeColor="text1"/>
                <w:sz w:val="22"/>
              </w:rPr>
              <w:t>Channel status in the system</w:t>
            </w:r>
          </w:p>
        </w:tc>
      </w:tr>
      <w:tr w:rsidR="000A4617" w:rsidRPr="00CD41A8" w14:paraId="574A69BD" w14:textId="77777777" w:rsidTr="0082744A">
        <w:trPr>
          <w:trHeight w:val="370"/>
        </w:trPr>
        <w:tc>
          <w:tcPr>
            <w:tcW w:w="1719" w:type="dxa"/>
            <w:tcBorders>
              <w:top w:val="nil"/>
              <w:left w:val="single" w:sz="4" w:space="0" w:color="auto"/>
              <w:bottom w:val="single" w:sz="4" w:space="0" w:color="auto"/>
              <w:right w:val="single" w:sz="4" w:space="0" w:color="auto"/>
            </w:tcBorders>
            <w:hideMark/>
          </w:tcPr>
          <w:p w14:paraId="61BFF586" w14:textId="50A2B8B6" w:rsidR="000A4617" w:rsidRPr="00CD41A8" w:rsidRDefault="000A4617" w:rsidP="00CC2CE8">
            <w:pPr>
              <w:widowControl/>
              <w:jc w:val="left"/>
              <w:rPr>
                <w:rFonts w:ascii="Arial" w:eastAsia="Times New Roman" w:hAnsi="Arial" w:cs="Arial"/>
                <w:color w:val="000000"/>
                <w:kern w:val="0"/>
                <w:sz w:val="22"/>
              </w:rPr>
            </w:pPr>
            <w:proofErr w:type="spellStart"/>
            <w:r w:rsidRPr="00CD41A8">
              <w:rPr>
                <w:rFonts w:ascii="Arial" w:eastAsia="Times New Roman" w:hAnsi="Arial" w:cs="Arial"/>
                <w:color w:val="000000"/>
                <w:kern w:val="0"/>
                <w:sz w:val="22"/>
              </w:rPr>
              <w:t>page</w:t>
            </w:r>
            <w:r w:rsidR="00202F6C">
              <w:rPr>
                <w:rFonts w:ascii="Arial" w:eastAsia="Times New Roman" w:hAnsi="Arial" w:cs="Arial"/>
                <w:color w:val="000000"/>
                <w:kern w:val="0"/>
                <w:sz w:val="22"/>
              </w:rPr>
              <w:t>Index</w:t>
            </w:r>
            <w:proofErr w:type="spellEnd"/>
          </w:p>
        </w:tc>
        <w:tc>
          <w:tcPr>
            <w:tcW w:w="1270" w:type="dxa"/>
            <w:tcBorders>
              <w:top w:val="nil"/>
              <w:left w:val="nil"/>
              <w:bottom w:val="single" w:sz="4" w:space="0" w:color="auto"/>
              <w:right w:val="single" w:sz="4" w:space="0" w:color="auto"/>
            </w:tcBorders>
            <w:hideMark/>
          </w:tcPr>
          <w:p w14:paraId="1C3AF4B1" w14:textId="386AB0CA" w:rsidR="000A4617" w:rsidRPr="003E400B" w:rsidRDefault="00A4023F">
            <w:pPr>
              <w:widowControl/>
              <w:jc w:val="left"/>
              <w:rPr>
                <w:rFonts w:ascii="Arial" w:hAnsi="Arial" w:cs="Arial"/>
                <w:color w:val="000000"/>
                <w:kern w:val="0"/>
                <w:sz w:val="22"/>
              </w:rPr>
            </w:pPr>
            <w:r>
              <w:rPr>
                <w:rFonts w:ascii="Arial" w:hAnsi="Arial" w:cs="Arial"/>
                <w:color w:val="000000"/>
                <w:kern w:val="0"/>
                <w:sz w:val="22"/>
              </w:rPr>
              <w:t>Int64</w:t>
            </w:r>
          </w:p>
        </w:tc>
        <w:tc>
          <w:tcPr>
            <w:tcW w:w="1470" w:type="dxa"/>
            <w:tcBorders>
              <w:top w:val="nil"/>
              <w:left w:val="nil"/>
              <w:bottom w:val="single" w:sz="4" w:space="0" w:color="auto"/>
              <w:right w:val="single" w:sz="4" w:space="0" w:color="auto"/>
            </w:tcBorders>
            <w:vAlign w:val="center"/>
            <w:hideMark/>
          </w:tcPr>
          <w:p w14:paraId="1CC9EA11" w14:textId="77777777" w:rsidR="000A4617" w:rsidRPr="00CD41A8" w:rsidRDefault="000A4617" w:rsidP="00CC2CE8">
            <w:pPr>
              <w:widowControl/>
              <w:jc w:val="left"/>
              <w:rPr>
                <w:rFonts w:ascii="Arial" w:eastAsia="Times New Roman" w:hAnsi="Arial" w:cs="Arial"/>
                <w:color w:val="000000"/>
                <w:kern w:val="0"/>
                <w:sz w:val="22"/>
              </w:rPr>
            </w:pPr>
            <w:r w:rsidRPr="00CD41A8">
              <w:rPr>
                <w:rFonts w:ascii="Arial" w:eastAsia="Times New Roman" w:hAnsi="Arial" w:cs="Arial"/>
                <w:color w:val="000000"/>
                <w:kern w:val="0"/>
                <w:sz w:val="22"/>
              </w:rPr>
              <w:t>Yes</w:t>
            </w:r>
          </w:p>
        </w:tc>
        <w:tc>
          <w:tcPr>
            <w:tcW w:w="2286" w:type="dxa"/>
            <w:tcBorders>
              <w:top w:val="nil"/>
              <w:left w:val="nil"/>
              <w:bottom w:val="single" w:sz="4" w:space="0" w:color="auto"/>
              <w:right w:val="single" w:sz="4" w:space="0" w:color="auto"/>
            </w:tcBorders>
            <w:hideMark/>
          </w:tcPr>
          <w:p w14:paraId="092557C2" w14:textId="58B9DE88" w:rsidR="000A4617" w:rsidRPr="00CD41A8" w:rsidRDefault="00A4023F" w:rsidP="00CC2CE8">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 xml:space="preserve">1 </w:t>
            </w:r>
            <w:r>
              <w:rPr>
                <w:rFonts w:ascii="Arial" w:eastAsia="Times New Roman" w:hAnsi="Arial" w:cs="Arial"/>
                <w:color w:val="000000"/>
                <w:kern w:val="0"/>
                <w:sz w:val="22"/>
              </w:rPr>
              <w:t>–</w:t>
            </w:r>
            <w:r w:rsidRPr="00C17902">
              <w:rPr>
                <w:rFonts w:ascii="Arial" w:eastAsia="Times New Roman" w:hAnsi="Arial" w:cs="Arial"/>
                <w:color w:val="000000"/>
                <w:kern w:val="0"/>
                <w:sz w:val="22"/>
              </w:rPr>
              <w:t xml:space="preserve"> </w:t>
            </w:r>
            <w:r>
              <w:rPr>
                <w:rFonts w:ascii="Arial" w:eastAsia="Times New Roman" w:hAnsi="Arial" w:cs="Arial"/>
                <w:color w:val="000000"/>
                <w:kern w:val="0"/>
                <w:sz w:val="22"/>
              </w:rPr>
              <w:t>MAX_INT64</w:t>
            </w:r>
          </w:p>
        </w:tc>
        <w:tc>
          <w:tcPr>
            <w:tcW w:w="3237" w:type="dxa"/>
            <w:tcBorders>
              <w:top w:val="nil"/>
              <w:left w:val="nil"/>
              <w:bottom w:val="single" w:sz="4" w:space="0" w:color="auto"/>
              <w:right w:val="single" w:sz="4" w:space="0" w:color="auto"/>
            </w:tcBorders>
            <w:hideMark/>
          </w:tcPr>
          <w:p w14:paraId="78A46F2F" w14:textId="77777777" w:rsidR="000A4617" w:rsidRPr="00CD41A8" w:rsidRDefault="000A4617" w:rsidP="00CC2CE8">
            <w:pPr>
              <w:widowControl/>
              <w:jc w:val="left"/>
              <w:rPr>
                <w:rFonts w:ascii="Arial" w:eastAsia="Times New Roman" w:hAnsi="Arial" w:cs="Arial"/>
                <w:color w:val="000000"/>
                <w:kern w:val="0"/>
                <w:sz w:val="22"/>
              </w:rPr>
            </w:pPr>
            <w:r w:rsidRPr="00CD41A8">
              <w:rPr>
                <w:rFonts w:ascii="Arial" w:eastAsia="Times New Roman" w:hAnsi="Arial" w:cs="Arial"/>
                <w:color w:val="000000"/>
                <w:kern w:val="0"/>
                <w:sz w:val="22"/>
              </w:rPr>
              <w:t>The Page Index, start from 1</w:t>
            </w:r>
          </w:p>
        </w:tc>
      </w:tr>
      <w:tr w:rsidR="000A4617" w:rsidRPr="00CD41A8" w14:paraId="3CF9C4D0" w14:textId="77777777" w:rsidTr="0082744A">
        <w:trPr>
          <w:trHeight w:val="711"/>
        </w:trPr>
        <w:tc>
          <w:tcPr>
            <w:tcW w:w="1719" w:type="dxa"/>
            <w:tcBorders>
              <w:top w:val="nil"/>
              <w:left w:val="single" w:sz="4" w:space="0" w:color="auto"/>
              <w:bottom w:val="single" w:sz="4" w:space="0" w:color="auto"/>
              <w:right w:val="single" w:sz="4" w:space="0" w:color="auto"/>
            </w:tcBorders>
            <w:hideMark/>
          </w:tcPr>
          <w:p w14:paraId="5CC767AD" w14:textId="77777777" w:rsidR="000A4617" w:rsidRPr="00CD41A8" w:rsidRDefault="000A4617" w:rsidP="00CC2CE8">
            <w:pPr>
              <w:widowControl/>
              <w:jc w:val="left"/>
              <w:rPr>
                <w:rFonts w:ascii="Arial" w:eastAsia="Times New Roman" w:hAnsi="Arial" w:cs="Arial"/>
                <w:color w:val="000000"/>
                <w:kern w:val="0"/>
                <w:sz w:val="22"/>
              </w:rPr>
            </w:pPr>
            <w:proofErr w:type="spellStart"/>
            <w:r w:rsidRPr="00CD41A8">
              <w:rPr>
                <w:rFonts w:ascii="Arial" w:eastAsia="Times New Roman" w:hAnsi="Arial" w:cs="Arial"/>
                <w:color w:val="000000"/>
                <w:kern w:val="0"/>
                <w:sz w:val="22"/>
              </w:rPr>
              <w:t>pageSize</w:t>
            </w:r>
            <w:proofErr w:type="spellEnd"/>
            <w:r w:rsidRPr="00CD41A8">
              <w:rPr>
                <w:rFonts w:ascii="Arial" w:eastAsia="Times New Roman" w:hAnsi="Arial" w:cs="Arial"/>
                <w:color w:val="000000"/>
                <w:kern w:val="0"/>
                <w:sz w:val="22"/>
              </w:rPr>
              <w:t> </w:t>
            </w:r>
          </w:p>
        </w:tc>
        <w:tc>
          <w:tcPr>
            <w:tcW w:w="1270" w:type="dxa"/>
            <w:tcBorders>
              <w:top w:val="nil"/>
              <w:left w:val="nil"/>
              <w:bottom w:val="single" w:sz="4" w:space="0" w:color="auto"/>
              <w:right w:val="single" w:sz="4" w:space="0" w:color="auto"/>
            </w:tcBorders>
            <w:hideMark/>
          </w:tcPr>
          <w:p w14:paraId="68E146E4" w14:textId="268F714F" w:rsidR="000A4617" w:rsidRPr="00CD41A8" w:rsidRDefault="003E400B">
            <w:pPr>
              <w:widowControl/>
              <w:jc w:val="left"/>
              <w:rPr>
                <w:rFonts w:ascii="Arial" w:eastAsia="Times New Roman" w:hAnsi="Arial" w:cs="Arial"/>
                <w:color w:val="000000"/>
                <w:kern w:val="0"/>
                <w:sz w:val="22"/>
              </w:rPr>
            </w:pPr>
            <w:r>
              <w:rPr>
                <w:rFonts w:ascii="Arial" w:hAnsi="Arial" w:cs="Arial" w:hint="eastAsia"/>
                <w:color w:val="000000"/>
                <w:kern w:val="0"/>
                <w:sz w:val="22"/>
              </w:rPr>
              <w:t>U</w:t>
            </w:r>
            <w:r w:rsidR="00D644E3">
              <w:rPr>
                <w:rFonts w:ascii="Arial" w:hAnsi="Arial" w:cs="Arial"/>
                <w:color w:val="000000"/>
                <w:kern w:val="0"/>
                <w:sz w:val="22"/>
              </w:rPr>
              <w:t>in</w:t>
            </w:r>
            <w:r>
              <w:rPr>
                <w:rFonts w:ascii="Arial" w:hAnsi="Arial" w:cs="Arial" w:hint="eastAsia"/>
                <w:color w:val="000000"/>
                <w:kern w:val="0"/>
                <w:sz w:val="22"/>
              </w:rPr>
              <w:t>t16</w:t>
            </w:r>
          </w:p>
        </w:tc>
        <w:tc>
          <w:tcPr>
            <w:tcW w:w="1470" w:type="dxa"/>
            <w:tcBorders>
              <w:top w:val="nil"/>
              <w:left w:val="nil"/>
              <w:bottom w:val="single" w:sz="4" w:space="0" w:color="auto"/>
              <w:right w:val="single" w:sz="4" w:space="0" w:color="auto"/>
            </w:tcBorders>
            <w:vAlign w:val="center"/>
            <w:hideMark/>
          </w:tcPr>
          <w:p w14:paraId="25697A03" w14:textId="77777777" w:rsidR="000A4617" w:rsidRPr="00CD41A8" w:rsidRDefault="000A4617" w:rsidP="00CC2CE8">
            <w:pPr>
              <w:widowControl/>
              <w:jc w:val="left"/>
              <w:rPr>
                <w:rFonts w:ascii="Arial" w:eastAsia="Times New Roman" w:hAnsi="Arial" w:cs="Arial"/>
                <w:color w:val="000000"/>
                <w:kern w:val="0"/>
                <w:sz w:val="22"/>
              </w:rPr>
            </w:pPr>
            <w:r w:rsidRPr="00CD41A8">
              <w:rPr>
                <w:rFonts w:ascii="Arial" w:eastAsia="Times New Roman" w:hAnsi="Arial" w:cs="Arial"/>
                <w:color w:val="000000"/>
                <w:kern w:val="0"/>
                <w:sz w:val="22"/>
              </w:rPr>
              <w:t>Yes</w:t>
            </w:r>
          </w:p>
        </w:tc>
        <w:tc>
          <w:tcPr>
            <w:tcW w:w="2286" w:type="dxa"/>
            <w:tcBorders>
              <w:top w:val="nil"/>
              <w:left w:val="nil"/>
              <w:bottom w:val="single" w:sz="4" w:space="0" w:color="auto"/>
              <w:right w:val="single" w:sz="4" w:space="0" w:color="auto"/>
            </w:tcBorders>
            <w:hideMark/>
          </w:tcPr>
          <w:p w14:paraId="5A7A8F1E" w14:textId="77777777" w:rsidR="000A4617" w:rsidRPr="00CD41A8" w:rsidRDefault="000A4617" w:rsidP="00CC2CE8">
            <w:pPr>
              <w:widowControl/>
              <w:jc w:val="left"/>
              <w:rPr>
                <w:rFonts w:ascii="Arial" w:eastAsia="Times New Roman" w:hAnsi="Arial" w:cs="Arial"/>
                <w:color w:val="000000"/>
                <w:kern w:val="0"/>
                <w:sz w:val="22"/>
              </w:rPr>
            </w:pPr>
            <w:r w:rsidRPr="00CD41A8">
              <w:rPr>
                <w:rFonts w:ascii="Arial" w:eastAsia="Times New Roman" w:hAnsi="Arial" w:cs="Arial"/>
                <w:color w:val="000000"/>
                <w:kern w:val="0"/>
                <w:sz w:val="22"/>
              </w:rPr>
              <w:t>1 - 999</w:t>
            </w:r>
          </w:p>
        </w:tc>
        <w:tc>
          <w:tcPr>
            <w:tcW w:w="3237" w:type="dxa"/>
            <w:tcBorders>
              <w:top w:val="nil"/>
              <w:left w:val="nil"/>
              <w:bottom w:val="single" w:sz="4" w:space="0" w:color="auto"/>
              <w:right w:val="single" w:sz="4" w:space="0" w:color="auto"/>
            </w:tcBorders>
            <w:hideMark/>
          </w:tcPr>
          <w:p w14:paraId="2AD15D6C" w14:textId="77777777" w:rsidR="000A4617" w:rsidRPr="00CD41A8" w:rsidRDefault="000A4617" w:rsidP="00CC2CE8">
            <w:pPr>
              <w:widowControl/>
              <w:jc w:val="left"/>
              <w:rPr>
                <w:rFonts w:ascii="Arial" w:eastAsia="Times New Roman" w:hAnsi="Arial" w:cs="Arial"/>
                <w:color w:val="000000"/>
                <w:kern w:val="0"/>
                <w:sz w:val="22"/>
              </w:rPr>
            </w:pPr>
            <w:r w:rsidRPr="00CD41A8">
              <w:rPr>
                <w:rFonts w:ascii="Arial" w:eastAsia="Times New Roman" w:hAnsi="Arial" w:cs="Arial"/>
                <w:color w:val="000000"/>
                <w:kern w:val="0"/>
                <w:sz w:val="22"/>
              </w:rPr>
              <w:t>Return record per page, allow max to 999.</w:t>
            </w:r>
          </w:p>
        </w:tc>
      </w:tr>
    </w:tbl>
    <w:p w14:paraId="39B8CAB4" w14:textId="534D5A40" w:rsidR="00E43921" w:rsidRPr="00480D9D" w:rsidRDefault="00E43921" w:rsidP="00CC2CE8">
      <w:pPr>
        <w:pStyle w:val="Body"/>
        <w:jc w:val="left"/>
        <w:rPr>
          <w:rFonts w:eastAsiaTheme="minorEastAsia"/>
          <w:color w:val="000000" w:themeColor="text1"/>
          <w:szCs w:val="22"/>
          <w:lang w:val="en-SG" w:eastAsia="zh-CN"/>
        </w:rPr>
      </w:pPr>
    </w:p>
    <w:p w14:paraId="706E8CC4" w14:textId="73F9F301" w:rsidR="00FE682F" w:rsidRPr="00C340B1" w:rsidRDefault="00FE682F" w:rsidP="00CC2CE8">
      <w:pPr>
        <w:pStyle w:val="Body"/>
        <w:numPr>
          <w:ilvl w:val="0"/>
          <w:numId w:val="66"/>
        </w:numPr>
        <w:jc w:val="left"/>
        <w:rPr>
          <w:rFonts w:eastAsia="Arial"/>
          <w:szCs w:val="22"/>
        </w:rPr>
      </w:pPr>
      <w:r w:rsidRPr="00C340B1">
        <w:rPr>
          <w:rFonts w:eastAsia="Arial"/>
          <w:szCs w:val="22"/>
        </w:rPr>
        <w:t>Response:</w:t>
      </w:r>
    </w:p>
    <w:p w14:paraId="6D0C3D48" w14:textId="77777777" w:rsidR="00C340B1" w:rsidRDefault="00480D9D" w:rsidP="00C340B1">
      <w:pPr>
        <w:pStyle w:val="ListParagraph"/>
        <w:numPr>
          <w:ilvl w:val="0"/>
          <w:numId w:val="42"/>
        </w:numPr>
        <w:jc w:val="left"/>
        <w:rPr>
          <w:rFonts w:eastAsia="Arial" w:cs="Arial"/>
          <w:color w:val="000000" w:themeColor="text1"/>
          <w:lang w:val="en-SG"/>
        </w:rPr>
      </w:pPr>
      <w:r>
        <w:rPr>
          <w:rFonts w:eastAsia="Arial" w:cs="Arial"/>
          <w:color w:val="000000" w:themeColor="text1"/>
          <w:lang w:val="en-SG"/>
        </w:rPr>
        <w:t>Successful</w:t>
      </w:r>
      <w:r w:rsidR="00C340B1">
        <w:rPr>
          <w:rFonts w:eastAsia="Arial" w:cs="Arial"/>
          <w:color w:val="000000" w:themeColor="text1"/>
          <w:lang w:val="en-SG"/>
        </w:rPr>
        <w:t>:</w:t>
      </w:r>
    </w:p>
    <w:p w14:paraId="366B27C6" w14:textId="77777777" w:rsidR="00DE289E" w:rsidRDefault="00FE682F" w:rsidP="00DE289E">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HTTP </w:t>
      </w:r>
      <w:r w:rsidR="00640AD8">
        <w:rPr>
          <w:rFonts w:eastAsia="Arial" w:cs="Arial"/>
          <w:color w:val="000000" w:themeColor="text1"/>
          <w:lang w:val="en-SG"/>
        </w:rPr>
        <w:t>Status</w:t>
      </w:r>
      <w:r>
        <w:rPr>
          <w:rFonts w:eastAsia="Arial" w:cs="Arial"/>
          <w:color w:val="000000" w:themeColor="text1"/>
          <w:lang w:val="en-SG"/>
        </w:rPr>
        <w:t xml:space="preserve"> Code: </w:t>
      </w:r>
      <w:r w:rsidRPr="00640AD8">
        <w:rPr>
          <w:rFonts w:eastAsia="Arial" w:cs="Arial"/>
          <w:color w:val="000000" w:themeColor="text1"/>
          <w:lang w:val="en-SG"/>
        </w:rPr>
        <w:t>200</w:t>
      </w:r>
    </w:p>
    <w:p w14:paraId="3CCEB1EB" w14:textId="7240AE49" w:rsidR="00FE682F" w:rsidRPr="00DE289E" w:rsidRDefault="00FE682F" w:rsidP="00DE289E">
      <w:pPr>
        <w:pStyle w:val="ListParagraph"/>
        <w:numPr>
          <w:ilvl w:val="1"/>
          <w:numId w:val="42"/>
        </w:numPr>
        <w:jc w:val="left"/>
        <w:rPr>
          <w:rFonts w:eastAsia="Arial" w:cs="Arial"/>
          <w:color w:val="000000" w:themeColor="text1"/>
          <w:lang w:val="en-SG"/>
        </w:rPr>
      </w:pPr>
      <w:r w:rsidRPr="00DE289E">
        <w:rPr>
          <w:rFonts w:eastAsia="Arial" w:cs="Arial"/>
          <w:color w:val="000000" w:themeColor="text1"/>
          <w:lang w:val="en-SG"/>
        </w:rPr>
        <w:t>Body:</w:t>
      </w:r>
    </w:p>
    <w:tbl>
      <w:tblPr>
        <w:tblW w:w="10046" w:type="dxa"/>
        <w:tblLook w:val="04A0" w:firstRow="1" w:lastRow="0" w:firstColumn="1" w:lastColumn="0" w:noHBand="0" w:noVBand="1"/>
      </w:tblPr>
      <w:tblGrid>
        <w:gridCol w:w="1464"/>
        <w:gridCol w:w="1297"/>
        <w:gridCol w:w="3084"/>
        <w:gridCol w:w="4201"/>
      </w:tblGrid>
      <w:tr w:rsidR="000A4617" w:rsidRPr="00C17902" w14:paraId="40081F83" w14:textId="77777777" w:rsidTr="005276BC">
        <w:trPr>
          <w:trHeight w:val="613"/>
        </w:trPr>
        <w:tc>
          <w:tcPr>
            <w:tcW w:w="1464" w:type="dxa"/>
            <w:tcBorders>
              <w:top w:val="single" w:sz="4" w:space="0" w:color="auto"/>
              <w:left w:val="single" w:sz="4" w:space="0" w:color="auto"/>
              <w:bottom w:val="single" w:sz="4" w:space="0" w:color="auto"/>
              <w:right w:val="single" w:sz="4" w:space="0" w:color="auto"/>
            </w:tcBorders>
            <w:hideMark/>
          </w:tcPr>
          <w:p w14:paraId="4DA31CE6" w14:textId="77777777" w:rsidR="000A4617" w:rsidRPr="00C17902" w:rsidRDefault="000A4617" w:rsidP="00CC2CE8">
            <w:pPr>
              <w:widowControl/>
              <w:jc w:val="left"/>
              <w:rPr>
                <w:rFonts w:ascii="Arial" w:eastAsia="Times New Roman" w:hAnsi="Arial" w:cs="Arial"/>
                <w:b/>
                <w:bCs/>
                <w:color w:val="000000"/>
                <w:kern w:val="0"/>
                <w:sz w:val="22"/>
              </w:rPr>
            </w:pPr>
            <w:r w:rsidRPr="00C17902">
              <w:rPr>
                <w:rFonts w:ascii="Arial" w:eastAsia="Times New Roman" w:hAnsi="Arial" w:cs="Arial"/>
                <w:b/>
                <w:bCs/>
                <w:color w:val="000000"/>
                <w:kern w:val="0"/>
                <w:sz w:val="22"/>
              </w:rPr>
              <w:t xml:space="preserve">Field </w:t>
            </w:r>
            <w:r w:rsidRPr="00C17902">
              <w:rPr>
                <w:rFonts w:ascii="Arial" w:eastAsia="Times New Roman" w:hAnsi="Arial" w:cs="Arial"/>
                <w:b/>
                <w:bCs/>
                <w:color w:val="000000"/>
                <w:kern w:val="0"/>
                <w:sz w:val="22"/>
              </w:rPr>
              <w:br/>
              <w:t>Name</w:t>
            </w:r>
          </w:p>
        </w:tc>
        <w:tc>
          <w:tcPr>
            <w:tcW w:w="1297" w:type="dxa"/>
            <w:tcBorders>
              <w:top w:val="single" w:sz="4" w:space="0" w:color="auto"/>
              <w:left w:val="nil"/>
              <w:bottom w:val="single" w:sz="4" w:space="0" w:color="auto"/>
              <w:right w:val="single" w:sz="4" w:space="0" w:color="auto"/>
            </w:tcBorders>
            <w:hideMark/>
          </w:tcPr>
          <w:p w14:paraId="0598869D" w14:textId="77777777" w:rsidR="000A4617" w:rsidRPr="00C17902" w:rsidRDefault="000A4617" w:rsidP="00CC2CE8">
            <w:pPr>
              <w:widowControl/>
              <w:jc w:val="left"/>
              <w:rPr>
                <w:rFonts w:ascii="Arial" w:eastAsia="Times New Roman" w:hAnsi="Arial" w:cs="Arial"/>
                <w:b/>
                <w:bCs/>
                <w:color w:val="000000"/>
                <w:kern w:val="0"/>
                <w:sz w:val="22"/>
              </w:rPr>
            </w:pPr>
            <w:r w:rsidRPr="00C17902">
              <w:rPr>
                <w:rFonts w:ascii="Arial" w:eastAsia="Times New Roman" w:hAnsi="Arial" w:cs="Arial"/>
                <w:b/>
                <w:bCs/>
                <w:color w:val="000000"/>
                <w:kern w:val="0"/>
                <w:sz w:val="22"/>
              </w:rPr>
              <w:t xml:space="preserve">Data </w:t>
            </w:r>
            <w:r w:rsidRPr="00C17902">
              <w:rPr>
                <w:rFonts w:ascii="Arial" w:eastAsia="Times New Roman" w:hAnsi="Arial" w:cs="Arial"/>
                <w:b/>
                <w:bCs/>
                <w:color w:val="000000"/>
                <w:kern w:val="0"/>
                <w:sz w:val="22"/>
              </w:rPr>
              <w:br/>
              <w:t xml:space="preserve">Type </w:t>
            </w:r>
          </w:p>
        </w:tc>
        <w:tc>
          <w:tcPr>
            <w:tcW w:w="3084" w:type="dxa"/>
            <w:tcBorders>
              <w:top w:val="single" w:sz="4" w:space="0" w:color="auto"/>
              <w:left w:val="nil"/>
              <w:bottom w:val="single" w:sz="4" w:space="0" w:color="auto"/>
              <w:right w:val="single" w:sz="4" w:space="0" w:color="auto"/>
            </w:tcBorders>
            <w:vAlign w:val="center"/>
            <w:hideMark/>
          </w:tcPr>
          <w:p w14:paraId="4770ED75" w14:textId="77777777" w:rsidR="000A4617" w:rsidRPr="00C17902" w:rsidRDefault="000A4617" w:rsidP="00CC2CE8">
            <w:pPr>
              <w:widowControl/>
              <w:jc w:val="left"/>
              <w:rPr>
                <w:rFonts w:ascii="Arial" w:eastAsia="Times New Roman" w:hAnsi="Arial" w:cs="Arial"/>
                <w:b/>
                <w:bCs/>
                <w:color w:val="000000"/>
                <w:kern w:val="0"/>
                <w:sz w:val="22"/>
              </w:rPr>
            </w:pPr>
            <w:r w:rsidRPr="00C17902">
              <w:rPr>
                <w:rFonts w:ascii="Arial" w:eastAsia="Times New Roman" w:hAnsi="Arial" w:cs="Arial"/>
                <w:b/>
                <w:bCs/>
                <w:color w:val="000000"/>
                <w:kern w:val="0"/>
                <w:sz w:val="22"/>
              </w:rPr>
              <w:t>Allowed Values</w:t>
            </w:r>
          </w:p>
        </w:tc>
        <w:tc>
          <w:tcPr>
            <w:tcW w:w="4201" w:type="dxa"/>
            <w:tcBorders>
              <w:top w:val="single" w:sz="4" w:space="0" w:color="auto"/>
              <w:left w:val="nil"/>
              <w:bottom w:val="single" w:sz="4" w:space="0" w:color="auto"/>
              <w:right w:val="single" w:sz="4" w:space="0" w:color="auto"/>
            </w:tcBorders>
            <w:vAlign w:val="center"/>
            <w:hideMark/>
          </w:tcPr>
          <w:p w14:paraId="525272BA" w14:textId="77777777" w:rsidR="000A4617" w:rsidRPr="00C17902" w:rsidRDefault="000A4617" w:rsidP="00CC2CE8">
            <w:pPr>
              <w:widowControl/>
              <w:jc w:val="left"/>
              <w:rPr>
                <w:rFonts w:ascii="Arial" w:eastAsia="Times New Roman" w:hAnsi="Arial" w:cs="Arial"/>
                <w:b/>
                <w:bCs/>
                <w:color w:val="000000"/>
                <w:kern w:val="0"/>
                <w:sz w:val="22"/>
              </w:rPr>
            </w:pPr>
            <w:r w:rsidRPr="00C17902">
              <w:rPr>
                <w:rFonts w:ascii="Arial" w:eastAsia="Times New Roman" w:hAnsi="Arial" w:cs="Arial"/>
                <w:b/>
                <w:bCs/>
                <w:color w:val="000000"/>
                <w:kern w:val="0"/>
                <w:sz w:val="22"/>
              </w:rPr>
              <w:t>Description</w:t>
            </w:r>
          </w:p>
        </w:tc>
      </w:tr>
      <w:tr w:rsidR="000A4617" w:rsidRPr="00C17902" w14:paraId="4620A8B7" w14:textId="77777777" w:rsidTr="00977227">
        <w:trPr>
          <w:trHeight w:val="333"/>
        </w:trPr>
        <w:tc>
          <w:tcPr>
            <w:tcW w:w="1464" w:type="dxa"/>
            <w:tcBorders>
              <w:top w:val="single" w:sz="4" w:space="0" w:color="auto"/>
              <w:left w:val="single" w:sz="4" w:space="0" w:color="auto"/>
              <w:bottom w:val="single" w:sz="4" w:space="0" w:color="auto"/>
              <w:right w:val="single" w:sz="4" w:space="0" w:color="auto"/>
            </w:tcBorders>
            <w:vAlign w:val="center"/>
            <w:hideMark/>
          </w:tcPr>
          <w:p w14:paraId="4356CE48" w14:textId="4DA96102" w:rsidR="000A4617" w:rsidRPr="00C17902" w:rsidRDefault="000A4617">
            <w:pPr>
              <w:widowControl/>
              <w:jc w:val="left"/>
              <w:rPr>
                <w:rFonts w:ascii="Arial" w:eastAsia="Times New Roman" w:hAnsi="Arial" w:cs="Arial"/>
                <w:color w:val="000000"/>
                <w:kern w:val="0"/>
                <w:sz w:val="22"/>
              </w:rPr>
            </w:pPr>
            <w:proofErr w:type="spellStart"/>
            <w:r w:rsidRPr="00C17902">
              <w:rPr>
                <w:rFonts w:ascii="Arial" w:eastAsia="Times New Roman" w:hAnsi="Arial" w:cs="Arial"/>
                <w:color w:val="000000"/>
                <w:kern w:val="0"/>
                <w:sz w:val="22"/>
              </w:rPr>
              <w:t>page</w:t>
            </w:r>
            <w:r w:rsidR="00B518A2">
              <w:rPr>
                <w:rFonts w:ascii="Arial" w:eastAsia="Times New Roman" w:hAnsi="Arial" w:cs="Arial"/>
                <w:color w:val="000000"/>
                <w:kern w:val="0"/>
                <w:sz w:val="22"/>
              </w:rPr>
              <w:t>Index</w:t>
            </w:r>
            <w:proofErr w:type="spellEnd"/>
          </w:p>
        </w:tc>
        <w:tc>
          <w:tcPr>
            <w:tcW w:w="1297" w:type="dxa"/>
            <w:tcBorders>
              <w:top w:val="single" w:sz="4" w:space="0" w:color="auto"/>
              <w:left w:val="single" w:sz="4" w:space="0" w:color="auto"/>
              <w:bottom w:val="single" w:sz="4" w:space="0" w:color="auto"/>
              <w:right w:val="single" w:sz="4" w:space="0" w:color="auto"/>
            </w:tcBorders>
            <w:vAlign w:val="center"/>
            <w:hideMark/>
          </w:tcPr>
          <w:p w14:paraId="74346982" w14:textId="66C789CB" w:rsidR="000A4617" w:rsidRPr="00C17902" w:rsidRDefault="006330E8">
            <w:pPr>
              <w:widowControl/>
              <w:jc w:val="left"/>
              <w:rPr>
                <w:rFonts w:ascii="Arial" w:eastAsia="Times New Roman" w:hAnsi="Arial" w:cs="Arial"/>
                <w:color w:val="000000"/>
                <w:kern w:val="0"/>
                <w:sz w:val="22"/>
              </w:rPr>
            </w:pPr>
            <w:r>
              <w:rPr>
                <w:rFonts w:ascii="Arial" w:hAnsi="Arial" w:cs="Arial"/>
                <w:color w:val="000000"/>
                <w:kern w:val="0"/>
                <w:sz w:val="22"/>
              </w:rPr>
              <w:t>Int64</w:t>
            </w:r>
          </w:p>
        </w:tc>
        <w:tc>
          <w:tcPr>
            <w:tcW w:w="3084" w:type="dxa"/>
            <w:tcBorders>
              <w:top w:val="single" w:sz="4" w:space="0" w:color="auto"/>
              <w:left w:val="single" w:sz="4" w:space="0" w:color="auto"/>
              <w:bottom w:val="single" w:sz="4" w:space="0" w:color="auto"/>
              <w:right w:val="single" w:sz="4" w:space="0" w:color="auto"/>
            </w:tcBorders>
            <w:vAlign w:val="center"/>
            <w:hideMark/>
          </w:tcPr>
          <w:p w14:paraId="19C099C3" w14:textId="03F8A918" w:rsidR="000A4617" w:rsidRPr="00C17902" w:rsidRDefault="000A4617" w:rsidP="00CC2CE8">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 xml:space="preserve">1 </w:t>
            </w:r>
            <w:r w:rsidR="00BA30F4">
              <w:rPr>
                <w:rFonts w:ascii="Arial" w:eastAsia="Times New Roman" w:hAnsi="Arial" w:cs="Arial"/>
                <w:color w:val="000000"/>
                <w:kern w:val="0"/>
                <w:sz w:val="22"/>
              </w:rPr>
              <w:t>–</w:t>
            </w:r>
            <w:r w:rsidRPr="00C17902">
              <w:rPr>
                <w:rFonts w:ascii="Arial" w:eastAsia="Times New Roman" w:hAnsi="Arial" w:cs="Arial"/>
                <w:color w:val="000000"/>
                <w:kern w:val="0"/>
                <w:sz w:val="22"/>
              </w:rPr>
              <w:t xml:space="preserve"> </w:t>
            </w:r>
            <w:r w:rsidR="00CA2CA6">
              <w:rPr>
                <w:rFonts w:ascii="Arial" w:eastAsia="Times New Roman" w:hAnsi="Arial" w:cs="Arial"/>
                <w:color w:val="000000"/>
                <w:kern w:val="0"/>
                <w:sz w:val="22"/>
              </w:rPr>
              <w:t>MAX</w:t>
            </w:r>
            <w:r w:rsidR="00815679">
              <w:rPr>
                <w:rFonts w:ascii="Arial" w:eastAsia="Times New Roman" w:hAnsi="Arial" w:cs="Arial"/>
                <w:color w:val="000000"/>
                <w:kern w:val="0"/>
                <w:sz w:val="22"/>
              </w:rPr>
              <w:t>_INT64</w:t>
            </w:r>
          </w:p>
        </w:tc>
        <w:tc>
          <w:tcPr>
            <w:tcW w:w="4201" w:type="dxa"/>
            <w:tcBorders>
              <w:top w:val="single" w:sz="4" w:space="0" w:color="auto"/>
              <w:left w:val="single" w:sz="4" w:space="0" w:color="auto"/>
              <w:bottom w:val="single" w:sz="4" w:space="0" w:color="auto"/>
              <w:right w:val="single" w:sz="4" w:space="0" w:color="auto"/>
            </w:tcBorders>
            <w:vAlign w:val="center"/>
            <w:hideMark/>
          </w:tcPr>
          <w:p w14:paraId="0CD7994C" w14:textId="49A1F1BE" w:rsidR="000A4617" w:rsidRPr="00C17902" w:rsidRDefault="000A4617">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The request page index</w:t>
            </w:r>
            <w:r w:rsidR="00394F38">
              <w:rPr>
                <w:rFonts w:ascii="Arial" w:eastAsia="Times New Roman" w:hAnsi="Arial" w:cs="Arial"/>
                <w:color w:val="000000"/>
                <w:kern w:val="0"/>
                <w:sz w:val="22"/>
              </w:rPr>
              <w:t>.</w:t>
            </w:r>
          </w:p>
        </w:tc>
      </w:tr>
      <w:tr w:rsidR="000A4617" w:rsidRPr="00C17902" w14:paraId="1AF88A75" w14:textId="77777777" w:rsidTr="00977227">
        <w:trPr>
          <w:trHeight w:val="333"/>
        </w:trPr>
        <w:tc>
          <w:tcPr>
            <w:tcW w:w="1464" w:type="dxa"/>
            <w:tcBorders>
              <w:top w:val="single" w:sz="4" w:space="0" w:color="auto"/>
              <w:left w:val="single" w:sz="4" w:space="0" w:color="auto"/>
              <w:bottom w:val="single" w:sz="4" w:space="0" w:color="auto"/>
              <w:right w:val="single" w:sz="4" w:space="0" w:color="auto"/>
            </w:tcBorders>
            <w:vAlign w:val="center"/>
            <w:hideMark/>
          </w:tcPr>
          <w:p w14:paraId="6DF53F7B" w14:textId="77777777" w:rsidR="000A4617" w:rsidRPr="00C17902" w:rsidRDefault="000A4617">
            <w:pPr>
              <w:widowControl/>
              <w:jc w:val="left"/>
              <w:rPr>
                <w:rFonts w:ascii="Arial" w:eastAsia="Times New Roman" w:hAnsi="Arial" w:cs="Arial"/>
                <w:color w:val="000000"/>
                <w:kern w:val="0"/>
                <w:sz w:val="22"/>
              </w:rPr>
            </w:pPr>
            <w:proofErr w:type="spellStart"/>
            <w:r w:rsidRPr="00C17902">
              <w:rPr>
                <w:rFonts w:ascii="Arial" w:eastAsia="Times New Roman" w:hAnsi="Arial" w:cs="Arial"/>
                <w:color w:val="000000"/>
                <w:kern w:val="0"/>
                <w:sz w:val="22"/>
              </w:rPr>
              <w:t>pageSize</w:t>
            </w:r>
            <w:proofErr w:type="spellEnd"/>
          </w:p>
        </w:tc>
        <w:tc>
          <w:tcPr>
            <w:tcW w:w="1297" w:type="dxa"/>
            <w:tcBorders>
              <w:top w:val="single" w:sz="4" w:space="0" w:color="auto"/>
              <w:left w:val="single" w:sz="4" w:space="0" w:color="auto"/>
              <w:bottom w:val="single" w:sz="4" w:space="0" w:color="auto"/>
              <w:right w:val="single" w:sz="4" w:space="0" w:color="auto"/>
            </w:tcBorders>
            <w:vAlign w:val="center"/>
            <w:hideMark/>
          </w:tcPr>
          <w:p w14:paraId="74914B11" w14:textId="13E42770" w:rsidR="000A4617" w:rsidRPr="00C17902" w:rsidRDefault="003E400B">
            <w:pPr>
              <w:widowControl/>
              <w:jc w:val="left"/>
              <w:rPr>
                <w:rFonts w:ascii="Arial" w:eastAsia="Times New Roman" w:hAnsi="Arial" w:cs="Arial"/>
                <w:color w:val="000000"/>
                <w:kern w:val="0"/>
                <w:sz w:val="22"/>
              </w:rPr>
            </w:pPr>
            <w:r>
              <w:rPr>
                <w:rFonts w:ascii="Arial" w:hAnsi="Arial" w:cs="Arial" w:hint="eastAsia"/>
                <w:color w:val="000000"/>
                <w:kern w:val="0"/>
                <w:sz w:val="22"/>
              </w:rPr>
              <w:t>U</w:t>
            </w:r>
            <w:r w:rsidR="00D644E3">
              <w:rPr>
                <w:rFonts w:ascii="Arial" w:hAnsi="Arial" w:cs="Arial"/>
                <w:color w:val="000000"/>
                <w:kern w:val="0"/>
                <w:sz w:val="22"/>
              </w:rPr>
              <w:t>in</w:t>
            </w:r>
            <w:r>
              <w:rPr>
                <w:rFonts w:ascii="Arial" w:hAnsi="Arial" w:cs="Arial" w:hint="eastAsia"/>
                <w:color w:val="000000"/>
                <w:kern w:val="0"/>
                <w:sz w:val="22"/>
              </w:rPr>
              <w:t>t16</w:t>
            </w:r>
          </w:p>
        </w:tc>
        <w:tc>
          <w:tcPr>
            <w:tcW w:w="3084" w:type="dxa"/>
            <w:tcBorders>
              <w:top w:val="single" w:sz="4" w:space="0" w:color="auto"/>
              <w:left w:val="single" w:sz="4" w:space="0" w:color="auto"/>
              <w:bottom w:val="single" w:sz="4" w:space="0" w:color="auto"/>
              <w:right w:val="single" w:sz="4" w:space="0" w:color="auto"/>
            </w:tcBorders>
            <w:vAlign w:val="center"/>
            <w:hideMark/>
          </w:tcPr>
          <w:p w14:paraId="04F9AEE9" w14:textId="77777777" w:rsidR="000A4617" w:rsidRPr="00C17902" w:rsidRDefault="000A4617" w:rsidP="00CC2CE8">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1 - 999</w:t>
            </w:r>
          </w:p>
        </w:tc>
        <w:tc>
          <w:tcPr>
            <w:tcW w:w="4201" w:type="dxa"/>
            <w:tcBorders>
              <w:top w:val="single" w:sz="4" w:space="0" w:color="auto"/>
              <w:left w:val="single" w:sz="4" w:space="0" w:color="auto"/>
              <w:bottom w:val="single" w:sz="4" w:space="0" w:color="auto"/>
              <w:right w:val="single" w:sz="4" w:space="0" w:color="auto"/>
            </w:tcBorders>
            <w:vAlign w:val="center"/>
            <w:hideMark/>
          </w:tcPr>
          <w:p w14:paraId="79B7CB20" w14:textId="77777777" w:rsidR="000A4617" w:rsidRPr="00C17902" w:rsidRDefault="000A4617">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Return record per page, allow max to 999.</w:t>
            </w:r>
          </w:p>
        </w:tc>
      </w:tr>
      <w:tr w:rsidR="000A4617" w:rsidRPr="00C17902" w14:paraId="2EC28B7A" w14:textId="77777777" w:rsidTr="00977227">
        <w:trPr>
          <w:trHeight w:val="333"/>
        </w:trPr>
        <w:tc>
          <w:tcPr>
            <w:tcW w:w="1464" w:type="dxa"/>
            <w:tcBorders>
              <w:top w:val="single" w:sz="4" w:space="0" w:color="auto"/>
              <w:left w:val="single" w:sz="4" w:space="0" w:color="auto"/>
              <w:bottom w:val="single" w:sz="4" w:space="0" w:color="auto"/>
              <w:right w:val="single" w:sz="4" w:space="0" w:color="auto"/>
            </w:tcBorders>
            <w:vAlign w:val="center"/>
            <w:hideMark/>
          </w:tcPr>
          <w:p w14:paraId="4BE4597C" w14:textId="5470461E" w:rsidR="000A4617" w:rsidRPr="00C17902" w:rsidRDefault="000A4617">
            <w:pPr>
              <w:widowControl/>
              <w:jc w:val="left"/>
              <w:rPr>
                <w:rFonts w:ascii="Arial" w:eastAsia="Times New Roman" w:hAnsi="Arial" w:cs="Arial"/>
                <w:color w:val="000000"/>
                <w:kern w:val="0"/>
                <w:sz w:val="22"/>
              </w:rPr>
            </w:pPr>
            <w:proofErr w:type="spellStart"/>
            <w:r w:rsidRPr="00C17902">
              <w:rPr>
                <w:rFonts w:ascii="Arial" w:eastAsia="Times New Roman" w:hAnsi="Arial" w:cs="Arial"/>
                <w:color w:val="000000"/>
                <w:kern w:val="0"/>
                <w:sz w:val="22"/>
              </w:rPr>
              <w:t>totalNum</w:t>
            </w:r>
            <w:proofErr w:type="spellEnd"/>
          </w:p>
        </w:tc>
        <w:tc>
          <w:tcPr>
            <w:tcW w:w="1297" w:type="dxa"/>
            <w:tcBorders>
              <w:top w:val="single" w:sz="4" w:space="0" w:color="auto"/>
              <w:left w:val="single" w:sz="4" w:space="0" w:color="auto"/>
              <w:bottom w:val="single" w:sz="4" w:space="0" w:color="auto"/>
              <w:right w:val="single" w:sz="4" w:space="0" w:color="auto"/>
            </w:tcBorders>
            <w:vAlign w:val="center"/>
            <w:hideMark/>
          </w:tcPr>
          <w:p w14:paraId="1249BF9E" w14:textId="0F6DC8AE" w:rsidR="000A4617" w:rsidRPr="00C17902" w:rsidRDefault="006330E8">
            <w:pPr>
              <w:widowControl/>
              <w:jc w:val="left"/>
              <w:rPr>
                <w:rFonts w:ascii="Arial" w:eastAsia="Times New Roman" w:hAnsi="Arial" w:cs="Arial"/>
                <w:color w:val="000000"/>
                <w:kern w:val="0"/>
                <w:sz w:val="22"/>
              </w:rPr>
            </w:pPr>
            <w:r>
              <w:rPr>
                <w:rFonts w:ascii="Arial" w:hAnsi="Arial" w:cs="Arial"/>
                <w:color w:val="000000"/>
                <w:kern w:val="0"/>
                <w:sz w:val="22"/>
              </w:rPr>
              <w:t>Int64</w:t>
            </w:r>
          </w:p>
        </w:tc>
        <w:tc>
          <w:tcPr>
            <w:tcW w:w="3084" w:type="dxa"/>
            <w:tcBorders>
              <w:top w:val="single" w:sz="4" w:space="0" w:color="auto"/>
              <w:left w:val="single" w:sz="4" w:space="0" w:color="auto"/>
              <w:bottom w:val="single" w:sz="4" w:space="0" w:color="auto"/>
              <w:right w:val="single" w:sz="4" w:space="0" w:color="auto"/>
            </w:tcBorders>
            <w:vAlign w:val="center"/>
            <w:hideMark/>
          </w:tcPr>
          <w:p w14:paraId="3248D482" w14:textId="44BC8AAE" w:rsidR="000A4617" w:rsidRPr="00C17902" w:rsidRDefault="000A4617" w:rsidP="645ABCF6">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 xml:space="preserve">1 - </w:t>
            </w:r>
            <w:r w:rsidR="00266EE2" w:rsidRPr="645ABCF6">
              <w:rPr>
                <w:rFonts w:ascii="Arial" w:eastAsia="Times New Roman" w:hAnsi="Arial" w:cs="Arial"/>
                <w:color w:val="000000" w:themeColor="text1"/>
                <w:sz w:val="22"/>
              </w:rPr>
              <w:t>MAX</w:t>
            </w:r>
            <w:r w:rsidR="09C55293" w:rsidRPr="645ABCF6">
              <w:rPr>
                <w:rFonts w:ascii="Arial" w:eastAsia="Times New Roman" w:hAnsi="Arial" w:cs="Arial"/>
                <w:color w:val="000000" w:themeColor="text1"/>
                <w:sz w:val="22"/>
              </w:rPr>
              <w:t>_INT64</w:t>
            </w:r>
          </w:p>
        </w:tc>
        <w:tc>
          <w:tcPr>
            <w:tcW w:w="4201" w:type="dxa"/>
            <w:tcBorders>
              <w:top w:val="single" w:sz="4" w:space="0" w:color="auto"/>
              <w:left w:val="single" w:sz="4" w:space="0" w:color="auto"/>
              <w:bottom w:val="single" w:sz="4" w:space="0" w:color="auto"/>
              <w:right w:val="single" w:sz="4" w:space="0" w:color="auto"/>
            </w:tcBorders>
            <w:vAlign w:val="center"/>
            <w:hideMark/>
          </w:tcPr>
          <w:p w14:paraId="2F0D5D56" w14:textId="7B9C76C3" w:rsidR="000A4617" w:rsidRPr="00C17902" w:rsidRDefault="000A4617">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 xml:space="preserve">Total </w:t>
            </w:r>
            <w:r w:rsidR="00394F38">
              <w:rPr>
                <w:rFonts w:ascii="Arial" w:eastAsia="Times New Roman" w:hAnsi="Arial" w:cs="Arial"/>
                <w:color w:val="000000"/>
                <w:kern w:val="0"/>
                <w:sz w:val="22"/>
              </w:rPr>
              <w:t>number of cameras</w:t>
            </w:r>
            <w:r w:rsidR="00782CA8">
              <w:rPr>
                <w:rFonts w:ascii="Arial" w:eastAsia="Times New Roman" w:hAnsi="Arial" w:cs="Arial"/>
                <w:color w:val="000000"/>
                <w:kern w:val="0"/>
                <w:sz w:val="22"/>
              </w:rPr>
              <w:t xml:space="preserve"> </w:t>
            </w:r>
            <w:r w:rsidR="004E4332">
              <w:rPr>
                <w:rFonts w:ascii="Arial" w:eastAsia="Times New Roman" w:hAnsi="Arial" w:cs="Arial"/>
                <w:color w:val="000000"/>
                <w:kern w:val="0"/>
                <w:sz w:val="22"/>
              </w:rPr>
              <w:t>in the result set</w:t>
            </w:r>
            <w:r w:rsidR="00782CA8">
              <w:rPr>
                <w:rFonts w:ascii="Arial" w:eastAsia="Times New Roman" w:hAnsi="Arial" w:cs="Arial"/>
                <w:color w:val="000000"/>
                <w:kern w:val="0"/>
                <w:sz w:val="22"/>
              </w:rPr>
              <w:t>.</w:t>
            </w:r>
          </w:p>
        </w:tc>
      </w:tr>
      <w:tr w:rsidR="000A4617" w:rsidRPr="00C17902" w14:paraId="4438BD9A" w14:textId="77777777" w:rsidTr="00977227">
        <w:trPr>
          <w:trHeight w:val="333"/>
        </w:trPr>
        <w:tc>
          <w:tcPr>
            <w:tcW w:w="1464" w:type="dxa"/>
            <w:tcBorders>
              <w:top w:val="single" w:sz="4" w:space="0" w:color="auto"/>
              <w:left w:val="single" w:sz="4" w:space="0" w:color="auto"/>
              <w:bottom w:val="single" w:sz="4" w:space="0" w:color="auto"/>
              <w:right w:val="single" w:sz="4" w:space="0" w:color="auto"/>
            </w:tcBorders>
            <w:vAlign w:val="center"/>
            <w:hideMark/>
          </w:tcPr>
          <w:p w14:paraId="786D9BFC" w14:textId="77777777" w:rsidR="000A4617" w:rsidRPr="00C17902" w:rsidRDefault="000A4617">
            <w:pPr>
              <w:widowControl/>
              <w:jc w:val="left"/>
              <w:rPr>
                <w:rFonts w:ascii="Arial" w:eastAsia="Times New Roman" w:hAnsi="Arial" w:cs="Arial"/>
                <w:color w:val="000000"/>
                <w:kern w:val="0"/>
                <w:sz w:val="22"/>
              </w:rPr>
            </w:pPr>
            <w:proofErr w:type="spellStart"/>
            <w:r w:rsidRPr="00C17902">
              <w:rPr>
                <w:rFonts w:ascii="Arial" w:eastAsia="Times New Roman" w:hAnsi="Arial" w:cs="Arial"/>
                <w:color w:val="000000"/>
                <w:kern w:val="0"/>
                <w:sz w:val="22"/>
              </w:rPr>
              <w:t>totalPages</w:t>
            </w:r>
            <w:proofErr w:type="spellEnd"/>
          </w:p>
        </w:tc>
        <w:tc>
          <w:tcPr>
            <w:tcW w:w="1297" w:type="dxa"/>
            <w:tcBorders>
              <w:top w:val="single" w:sz="4" w:space="0" w:color="auto"/>
              <w:left w:val="single" w:sz="4" w:space="0" w:color="auto"/>
              <w:bottom w:val="single" w:sz="4" w:space="0" w:color="auto"/>
              <w:right w:val="single" w:sz="4" w:space="0" w:color="auto"/>
            </w:tcBorders>
            <w:vAlign w:val="center"/>
            <w:hideMark/>
          </w:tcPr>
          <w:p w14:paraId="20061C7E" w14:textId="1A566A78" w:rsidR="000A4617" w:rsidRPr="00C17902" w:rsidRDefault="00285170">
            <w:pPr>
              <w:widowControl/>
              <w:jc w:val="left"/>
              <w:rPr>
                <w:rFonts w:ascii="Arial" w:eastAsia="Times New Roman" w:hAnsi="Arial" w:cs="Arial"/>
                <w:color w:val="000000"/>
                <w:kern w:val="0"/>
                <w:sz w:val="22"/>
              </w:rPr>
            </w:pPr>
            <w:r>
              <w:rPr>
                <w:rFonts w:ascii="Arial" w:hAnsi="Arial" w:cs="Arial"/>
                <w:color w:val="000000"/>
                <w:kern w:val="0"/>
                <w:sz w:val="22"/>
              </w:rPr>
              <w:t>Int64</w:t>
            </w:r>
          </w:p>
        </w:tc>
        <w:tc>
          <w:tcPr>
            <w:tcW w:w="3084" w:type="dxa"/>
            <w:tcBorders>
              <w:top w:val="single" w:sz="4" w:space="0" w:color="auto"/>
              <w:left w:val="single" w:sz="4" w:space="0" w:color="auto"/>
              <w:bottom w:val="single" w:sz="4" w:space="0" w:color="auto"/>
              <w:right w:val="single" w:sz="4" w:space="0" w:color="auto"/>
            </w:tcBorders>
            <w:vAlign w:val="center"/>
            <w:hideMark/>
          </w:tcPr>
          <w:p w14:paraId="257FD0B0" w14:textId="41E3438C" w:rsidR="000A4617" w:rsidRPr="00C17902" w:rsidRDefault="29C224A9" w:rsidP="645ABCF6">
            <w:pPr>
              <w:widowControl/>
              <w:jc w:val="left"/>
              <w:rPr>
                <w:rFonts w:ascii="Arial" w:eastAsia="Times New Roman" w:hAnsi="Arial" w:cs="Arial"/>
                <w:color w:val="000000"/>
                <w:kern w:val="0"/>
                <w:sz w:val="22"/>
              </w:rPr>
            </w:pPr>
            <w:r w:rsidRPr="645ABCF6">
              <w:rPr>
                <w:rFonts w:ascii="Arial" w:eastAsia="Times New Roman" w:hAnsi="Arial" w:cs="Arial"/>
                <w:color w:val="000000" w:themeColor="text1"/>
                <w:sz w:val="22"/>
              </w:rPr>
              <w:t>1 - MAX_INT64</w:t>
            </w:r>
          </w:p>
        </w:tc>
        <w:tc>
          <w:tcPr>
            <w:tcW w:w="4201" w:type="dxa"/>
            <w:tcBorders>
              <w:top w:val="single" w:sz="4" w:space="0" w:color="auto"/>
              <w:left w:val="single" w:sz="4" w:space="0" w:color="auto"/>
              <w:bottom w:val="single" w:sz="4" w:space="0" w:color="auto"/>
              <w:right w:val="single" w:sz="4" w:space="0" w:color="auto"/>
            </w:tcBorders>
            <w:vAlign w:val="center"/>
            <w:hideMark/>
          </w:tcPr>
          <w:p w14:paraId="3375AB48" w14:textId="77777777" w:rsidR="000A4617" w:rsidRPr="00C17902" w:rsidRDefault="000A4617">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Total pages for the devices</w:t>
            </w:r>
          </w:p>
        </w:tc>
      </w:tr>
      <w:tr w:rsidR="000A4617" w:rsidRPr="00C17902" w14:paraId="20AAEDD1" w14:textId="77777777" w:rsidTr="00977227">
        <w:trPr>
          <w:trHeight w:val="626"/>
        </w:trPr>
        <w:tc>
          <w:tcPr>
            <w:tcW w:w="1464" w:type="dxa"/>
            <w:tcBorders>
              <w:top w:val="single" w:sz="4" w:space="0" w:color="auto"/>
              <w:left w:val="single" w:sz="4" w:space="0" w:color="auto"/>
              <w:bottom w:val="single" w:sz="4" w:space="0" w:color="auto"/>
              <w:right w:val="single" w:sz="4" w:space="0" w:color="auto"/>
            </w:tcBorders>
            <w:vAlign w:val="center"/>
            <w:hideMark/>
          </w:tcPr>
          <w:p w14:paraId="4FCE8B9F" w14:textId="77777777" w:rsidR="000A4617" w:rsidRPr="00C17902" w:rsidRDefault="000A4617">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data</w:t>
            </w:r>
          </w:p>
        </w:tc>
        <w:tc>
          <w:tcPr>
            <w:tcW w:w="1297" w:type="dxa"/>
            <w:tcBorders>
              <w:top w:val="single" w:sz="4" w:space="0" w:color="auto"/>
              <w:left w:val="single" w:sz="4" w:space="0" w:color="auto"/>
              <w:bottom w:val="single" w:sz="4" w:space="0" w:color="auto"/>
              <w:right w:val="single" w:sz="4" w:space="0" w:color="auto"/>
            </w:tcBorders>
            <w:vAlign w:val="center"/>
            <w:hideMark/>
          </w:tcPr>
          <w:p w14:paraId="41CF21F6" w14:textId="0425A4E6" w:rsidR="000A4617" w:rsidRPr="00C17902" w:rsidRDefault="000A4617">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 xml:space="preserve">Array of </w:t>
            </w:r>
            <w:r w:rsidR="005872C9" w:rsidRPr="009A63C8">
              <w:rPr>
                <w:rFonts w:ascii="Arial" w:hAnsi="Arial" w:cs="Arial" w:hint="eastAsia"/>
                <w:b/>
                <w:bCs/>
                <w:color w:val="000000"/>
                <w:kern w:val="0"/>
                <w:sz w:val="22"/>
              </w:rPr>
              <w:t>C</w:t>
            </w:r>
            <w:r w:rsidR="00196A25" w:rsidRPr="009A63C8">
              <w:rPr>
                <w:rFonts w:ascii="Arial" w:hAnsi="Arial" w:cs="Arial" w:hint="eastAsia"/>
                <w:b/>
                <w:bCs/>
                <w:color w:val="000000"/>
                <w:kern w:val="0"/>
                <w:sz w:val="22"/>
              </w:rPr>
              <w:t>amera</w:t>
            </w:r>
            <w:r w:rsidR="005872C9" w:rsidRPr="00C17902">
              <w:rPr>
                <w:rFonts w:ascii="Arial" w:eastAsia="Times New Roman" w:hAnsi="Arial" w:cs="Arial"/>
                <w:color w:val="000000"/>
                <w:kern w:val="0"/>
                <w:sz w:val="22"/>
              </w:rPr>
              <w:t xml:space="preserve"> </w:t>
            </w:r>
            <w:r w:rsidRPr="00C17902">
              <w:rPr>
                <w:rFonts w:ascii="Arial" w:eastAsia="Times New Roman" w:hAnsi="Arial" w:cs="Arial"/>
                <w:color w:val="000000"/>
                <w:kern w:val="0"/>
                <w:sz w:val="22"/>
              </w:rPr>
              <w:t>Object</w:t>
            </w:r>
          </w:p>
        </w:tc>
        <w:tc>
          <w:tcPr>
            <w:tcW w:w="3084" w:type="dxa"/>
            <w:tcBorders>
              <w:top w:val="single" w:sz="4" w:space="0" w:color="auto"/>
              <w:left w:val="single" w:sz="4" w:space="0" w:color="auto"/>
              <w:bottom w:val="single" w:sz="4" w:space="0" w:color="auto"/>
              <w:right w:val="single" w:sz="4" w:space="0" w:color="auto"/>
            </w:tcBorders>
            <w:vAlign w:val="center"/>
            <w:hideMark/>
          </w:tcPr>
          <w:p w14:paraId="4256B3FB" w14:textId="77777777" w:rsidR="000A4617" w:rsidRPr="00C17902" w:rsidRDefault="000A4617" w:rsidP="00CC2CE8">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 xml:space="preserve"> </w:t>
            </w:r>
          </w:p>
        </w:tc>
        <w:tc>
          <w:tcPr>
            <w:tcW w:w="4201" w:type="dxa"/>
            <w:tcBorders>
              <w:top w:val="single" w:sz="4" w:space="0" w:color="auto"/>
              <w:left w:val="single" w:sz="4" w:space="0" w:color="auto"/>
              <w:bottom w:val="single" w:sz="4" w:space="0" w:color="auto"/>
              <w:right w:val="single" w:sz="4" w:space="0" w:color="auto"/>
            </w:tcBorders>
            <w:vAlign w:val="center"/>
            <w:hideMark/>
          </w:tcPr>
          <w:p w14:paraId="13438751" w14:textId="15B0AD4F" w:rsidR="000A4617" w:rsidRPr="00C17902" w:rsidRDefault="000A4617">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 xml:space="preserve">Refer to the </w:t>
            </w:r>
            <w:r w:rsidR="001E3F78">
              <w:rPr>
                <w:rFonts w:ascii="Arial" w:hAnsi="Arial" w:cs="Arial" w:hint="eastAsia"/>
                <w:color w:val="000000"/>
                <w:kern w:val="0"/>
                <w:sz w:val="22"/>
              </w:rPr>
              <w:t xml:space="preserve">Camera </w:t>
            </w:r>
            <w:r w:rsidRPr="00C17902">
              <w:rPr>
                <w:rFonts w:ascii="Arial" w:eastAsia="Times New Roman" w:hAnsi="Arial" w:cs="Arial"/>
                <w:color w:val="000000"/>
                <w:kern w:val="0"/>
                <w:sz w:val="22"/>
              </w:rPr>
              <w:t>object details</w:t>
            </w:r>
          </w:p>
        </w:tc>
      </w:tr>
    </w:tbl>
    <w:p w14:paraId="0BCAED5B" w14:textId="77777777" w:rsidR="000A4617" w:rsidRPr="00561346" w:rsidRDefault="000A4617" w:rsidP="0083348F">
      <w:pPr>
        <w:pStyle w:val="ncs-body"/>
        <w:rPr>
          <w:rFonts w:eastAsia="Arial"/>
          <w:lang w:val="en-SG"/>
        </w:rPr>
      </w:pPr>
    </w:p>
    <w:p w14:paraId="030070F6" w14:textId="040DB1AC" w:rsidR="000A4617" w:rsidRDefault="00196A25" w:rsidP="00CC2CE8">
      <w:pPr>
        <w:jc w:val="left"/>
        <w:rPr>
          <w:rFonts w:ascii="Arial" w:eastAsia="Arial" w:hAnsi="Arial" w:cs="Arial"/>
          <w:sz w:val="22"/>
        </w:rPr>
      </w:pPr>
      <w:r w:rsidRPr="009A63C8">
        <w:rPr>
          <w:rFonts w:ascii="Arial" w:hAnsi="Arial" w:cs="Arial" w:hint="eastAsia"/>
          <w:b/>
          <w:bCs/>
          <w:sz w:val="22"/>
          <w:lang w:val="en-SG"/>
        </w:rPr>
        <w:t>Camera</w:t>
      </w:r>
      <w:r w:rsidRPr="00561346">
        <w:rPr>
          <w:rFonts w:ascii="Arial" w:eastAsia="Arial" w:hAnsi="Arial" w:cs="Arial"/>
          <w:sz w:val="22"/>
          <w:lang w:val="en-SG"/>
        </w:rPr>
        <w:t xml:space="preserve"> </w:t>
      </w:r>
      <w:r w:rsidR="000A4617" w:rsidRPr="00561346">
        <w:rPr>
          <w:rFonts w:ascii="Arial" w:eastAsia="Arial" w:hAnsi="Arial" w:cs="Arial"/>
          <w:sz w:val="22"/>
          <w:lang w:val="en-SG"/>
        </w:rPr>
        <w:t>Object definitions:</w:t>
      </w:r>
    </w:p>
    <w:p w14:paraId="42FA49FC" w14:textId="77777777" w:rsidR="000A4617" w:rsidRDefault="000A4617" w:rsidP="00CC2CE8">
      <w:pPr>
        <w:jc w:val="left"/>
        <w:rPr>
          <w:rFonts w:ascii="Arial" w:eastAsia="Arial" w:hAnsi="Arial" w:cs="Arial"/>
          <w:sz w:val="22"/>
        </w:rPr>
      </w:pPr>
    </w:p>
    <w:tbl>
      <w:tblPr>
        <w:tblStyle w:val="TableGrid"/>
        <w:tblW w:w="9035" w:type="dxa"/>
        <w:tblInd w:w="3" w:type="dxa"/>
        <w:tblLook w:val="04A0" w:firstRow="1" w:lastRow="0" w:firstColumn="1" w:lastColumn="0" w:noHBand="0" w:noVBand="1"/>
      </w:tblPr>
      <w:tblGrid>
        <w:gridCol w:w="1552"/>
        <w:gridCol w:w="1230"/>
        <w:gridCol w:w="3795"/>
        <w:gridCol w:w="2458"/>
      </w:tblGrid>
      <w:tr w:rsidR="000A4617" w:rsidRPr="009F1663" w14:paraId="06B8ADD0" w14:textId="77777777" w:rsidTr="00AC7F5C">
        <w:trPr>
          <w:trHeight w:val="552"/>
        </w:trPr>
        <w:tc>
          <w:tcPr>
            <w:tcW w:w="1552" w:type="dxa"/>
            <w:tcBorders>
              <w:top w:val="single" w:sz="4" w:space="0" w:color="auto"/>
              <w:left w:val="single" w:sz="4" w:space="0" w:color="auto"/>
              <w:bottom w:val="single" w:sz="4" w:space="0" w:color="auto"/>
              <w:right w:val="single" w:sz="4" w:space="0" w:color="auto"/>
            </w:tcBorders>
            <w:hideMark/>
          </w:tcPr>
          <w:p w14:paraId="16F5205E" w14:textId="77777777" w:rsidR="000A4617" w:rsidRPr="009F1663" w:rsidRDefault="000A4617" w:rsidP="00CC2CE8">
            <w:pPr>
              <w:widowControl/>
              <w:jc w:val="left"/>
              <w:rPr>
                <w:rFonts w:ascii="Arial" w:hAnsi="Arial" w:cs="Arial"/>
                <w:b/>
                <w:bCs/>
                <w:color w:val="000000"/>
                <w:sz w:val="22"/>
                <w:lang w:val="en-US"/>
              </w:rPr>
            </w:pPr>
            <w:r w:rsidRPr="009F1663">
              <w:rPr>
                <w:rFonts w:ascii="Arial" w:hAnsi="Arial" w:cs="Arial"/>
                <w:b/>
                <w:bCs/>
                <w:color w:val="000000"/>
                <w:sz w:val="22"/>
                <w:lang w:val="en-US"/>
              </w:rPr>
              <w:t xml:space="preserve">Field </w:t>
            </w:r>
            <w:r w:rsidRPr="009F1663">
              <w:rPr>
                <w:rFonts w:ascii="Arial" w:hAnsi="Arial" w:cs="Arial"/>
                <w:b/>
                <w:bCs/>
                <w:color w:val="000000"/>
                <w:sz w:val="22"/>
                <w:lang w:val="en-US"/>
              </w:rPr>
              <w:br/>
              <w:t>Name</w:t>
            </w:r>
          </w:p>
        </w:tc>
        <w:tc>
          <w:tcPr>
            <w:tcW w:w="1230" w:type="dxa"/>
            <w:tcBorders>
              <w:top w:val="single" w:sz="4" w:space="0" w:color="auto"/>
              <w:left w:val="single" w:sz="4" w:space="0" w:color="auto"/>
              <w:bottom w:val="single" w:sz="4" w:space="0" w:color="auto"/>
              <w:right w:val="single" w:sz="4" w:space="0" w:color="auto"/>
            </w:tcBorders>
            <w:hideMark/>
          </w:tcPr>
          <w:p w14:paraId="54E77C21" w14:textId="77777777" w:rsidR="000A4617" w:rsidRPr="009F1663" w:rsidRDefault="000A4617" w:rsidP="00CC2CE8">
            <w:pPr>
              <w:widowControl/>
              <w:jc w:val="left"/>
              <w:rPr>
                <w:rFonts w:ascii="Arial" w:hAnsi="Arial" w:cs="Arial"/>
                <w:b/>
                <w:bCs/>
                <w:color w:val="000000"/>
                <w:sz w:val="22"/>
                <w:lang w:val="en-US"/>
              </w:rPr>
            </w:pPr>
            <w:r w:rsidRPr="009F1663">
              <w:rPr>
                <w:rFonts w:ascii="Arial" w:hAnsi="Arial" w:cs="Arial"/>
                <w:b/>
                <w:bCs/>
                <w:color w:val="000000"/>
                <w:sz w:val="22"/>
                <w:lang w:val="en-US"/>
              </w:rPr>
              <w:t xml:space="preserve">Data </w:t>
            </w:r>
            <w:r w:rsidRPr="009F1663">
              <w:rPr>
                <w:rFonts w:ascii="Arial" w:hAnsi="Arial" w:cs="Arial"/>
                <w:b/>
                <w:bCs/>
                <w:color w:val="000000"/>
                <w:sz w:val="22"/>
                <w:lang w:val="en-US"/>
              </w:rPr>
              <w:br/>
              <w:t xml:space="preserve">Type </w:t>
            </w:r>
          </w:p>
        </w:tc>
        <w:tc>
          <w:tcPr>
            <w:tcW w:w="3795" w:type="dxa"/>
            <w:tcBorders>
              <w:top w:val="single" w:sz="4" w:space="0" w:color="auto"/>
              <w:left w:val="single" w:sz="4" w:space="0" w:color="auto"/>
              <w:bottom w:val="single" w:sz="4" w:space="0" w:color="auto"/>
              <w:right w:val="single" w:sz="4" w:space="0" w:color="auto"/>
            </w:tcBorders>
            <w:hideMark/>
          </w:tcPr>
          <w:p w14:paraId="4F91F0DA" w14:textId="77777777" w:rsidR="000A4617" w:rsidRPr="009F1663" w:rsidRDefault="000A4617" w:rsidP="00CC2CE8">
            <w:pPr>
              <w:widowControl/>
              <w:jc w:val="left"/>
              <w:rPr>
                <w:rFonts w:ascii="Arial" w:hAnsi="Arial" w:cs="Arial"/>
                <w:b/>
                <w:bCs/>
                <w:color w:val="000000"/>
                <w:sz w:val="22"/>
                <w:lang w:val="en-US"/>
              </w:rPr>
            </w:pPr>
            <w:r w:rsidRPr="009F1663">
              <w:rPr>
                <w:rFonts w:ascii="Arial" w:hAnsi="Arial" w:cs="Arial"/>
                <w:b/>
                <w:bCs/>
                <w:color w:val="000000"/>
                <w:sz w:val="22"/>
                <w:lang w:val="en-US"/>
              </w:rPr>
              <w:t>Allowed Values</w:t>
            </w:r>
          </w:p>
        </w:tc>
        <w:tc>
          <w:tcPr>
            <w:tcW w:w="2458" w:type="dxa"/>
            <w:tcBorders>
              <w:top w:val="single" w:sz="4" w:space="0" w:color="auto"/>
              <w:left w:val="single" w:sz="4" w:space="0" w:color="auto"/>
              <w:bottom w:val="single" w:sz="4" w:space="0" w:color="auto"/>
              <w:right w:val="single" w:sz="4" w:space="0" w:color="auto"/>
            </w:tcBorders>
            <w:hideMark/>
          </w:tcPr>
          <w:p w14:paraId="2CD1C67E" w14:textId="77777777" w:rsidR="000A4617" w:rsidRPr="009F1663" w:rsidRDefault="000A4617" w:rsidP="00CC2CE8">
            <w:pPr>
              <w:widowControl/>
              <w:jc w:val="left"/>
              <w:rPr>
                <w:rFonts w:ascii="Arial" w:hAnsi="Arial" w:cs="Arial"/>
                <w:b/>
                <w:bCs/>
                <w:color w:val="000000"/>
                <w:sz w:val="22"/>
                <w:lang w:val="en-US"/>
              </w:rPr>
            </w:pPr>
            <w:r w:rsidRPr="009F1663">
              <w:rPr>
                <w:rFonts w:ascii="Arial" w:hAnsi="Arial" w:cs="Arial"/>
                <w:b/>
                <w:bCs/>
                <w:color w:val="000000"/>
                <w:sz w:val="22"/>
                <w:lang w:val="en-US"/>
              </w:rPr>
              <w:t>Description</w:t>
            </w:r>
          </w:p>
        </w:tc>
      </w:tr>
    </w:tbl>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1552"/>
        <w:gridCol w:w="1230"/>
        <w:gridCol w:w="3795"/>
        <w:gridCol w:w="2458"/>
      </w:tblGrid>
      <w:tr w:rsidR="000A4617" w:rsidRPr="00561346" w14:paraId="1D3B5402" w14:textId="77777777" w:rsidTr="27498904">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5F0B676" w14:textId="77777777" w:rsidR="000A4617" w:rsidRPr="00561346" w:rsidRDefault="000A4617">
            <w:pPr>
              <w:pStyle w:val="Text"/>
              <w:spacing w:before="60" w:after="60"/>
              <w:jc w:val="left"/>
              <w:rPr>
                <w:rFonts w:eastAsia="Arial" w:cs="Arial"/>
                <w:color w:val="000000" w:themeColor="text1"/>
                <w:sz w:val="22"/>
                <w:szCs w:val="22"/>
                <w:lang w:val="en-SG"/>
              </w:rPr>
            </w:pPr>
            <w:r w:rsidRPr="00561346">
              <w:rPr>
                <w:rFonts w:cs="Arial"/>
                <w:color w:val="000000"/>
                <w:sz w:val="22"/>
                <w:szCs w:val="22"/>
                <w:lang w:val="en-SG"/>
              </w:rPr>
              <w:t>capabilities</w:t>
            </w:r>
          </w:p>
        </w:tc>
        <w:tc>
          <w:tcPr>
            <w:tcW w:w="123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E94CC06" w14:textId="1FD1AB7E" w:rsidR="000A4617" w:rsidRPr="00561346" w:rsidRDefault="000A4617">
            <w:pPr>
              <w:pStyle w:val="Text"/>
              <w:spacing w:before="60" w:after="60"/>
              <w:jc w:val="left"/>
              <w:rPr>
                <w:rFonts w:eastAsia="Arial" w:cs="Arial"/>
                <w:color w:val="000000" w:themeColor="text1"/>
                <w:sz w:val="22"/>
                <w:szCs w:val="22"/>
                <w:lang w:val="en-SG"/>
              </w:rPr>
            </w:pPr>
            <w:proofErr w:type="gramStart"/>
            <w:r w:rsidRPr="00561346">
              <w:rPr>
                <w:rFonts w:cs="Arial"/>
                <w:color w:val="000000"/>
                <w:sz w:val="22"/>
                <w:szCs w:val="22"/>
                <w:lang w:val="en-SG"/>
              </w:rPr>
              <w:t>String(</w:t>
            </w:r>
            <w:proofErr w:type="gramEnd"/>
            <w:r w:rsidRPr="00561346">
              <w:rPr>
                <w:rFonts w:cs="Arial"/>
                <w:color w:val="000000"/>
                <w:sz w:val="22"/>
                <w:szCs w:val="22"/>
                <w:lang w:val="en-SG"/>
              </w:rPr>
              <w:t>100)</w:t>
            </w:r>
          </w:p>
        </w:tc>
        <w:tc>
          <w:tcPr>
            <w:tcW w:w="3795"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F68250B" w14:textId="51F7B314" w:rsidR="00666257" w:rsidRPr="000B7DCC" w:rsidRDefault="00666257" w:rsidP="000B7DCC">
            <w:pPr>
              <w:pStyle w:val="ncs-body"/>
            </w:pPr>
            <w:r>
              <w:t>Comma separated string</w:t>
            </w:r>
            <w:r w:rsidR="00C050BE">
              <w:t xml:space="preserve"> with allowed items:</w:t>
            </w:r>
          </w:p>
          <w:p w14:paraId="0E906F1B" w14:textId="384F86B8" w:rsidR="002F3201" w:rsidRPr="000B7DCC" w:rsidRDefault="000A4617" w:rsidP="000B7DCC">
            <w:pPr>
              <w:pStyle w:val="ListParagraph"/>
              <w:numPr>
                <w:ilvl w:val="0"/>
                <w:numId w:val="42"/>
              </w:numPr>
              <w:spacing w:before="100" w:line="240" w:lineRule="auto"/>
              <w:jc w:val="left"/>
              <w:rPr>
                <w:rFonts w:cs="Arial"/>
                <w:color w:val="000000"/>
                <w:szCs w:val="22"/>
              </w:rPr>
            </w:pPr>
            <w:r w:rsidRPr="000B7DCC">
              <w:rPr>
                <w:rFonts w:cs="Arial"/>
                <w:color w:val="000000"/>
                <w:szCs w:val="22"/>
              </w:rPr>
              <w:t>live</w:t>
            </w:r>
          </w:p>
          <w:p w14:paraId="47AA4ED9" w14:textId="31580164" w:rsidR="002F3201" w:rsidRPr="000B7DCC" w:rsidRDefault="000A4617" w:rsidP="000B7DCC">
            <w:pPr>
              <w:pStyle w:val="ListParagraph"/>
              <w:numPr>
                <w:ilvl w:val="0"/>
                <w:numId w:val="42"/>
              </w:numPr>
              <w:spacing w:before="100" w:line="240" w:lineRule="auto"/>
              <w:jc w:val="left"/>
              <w:rPr>
                <w:rFonts w:cs="Arial"/>
                <w:color w:val="000000"/>
                <w:szCs w:val="22"/>
              </w:rPr>
            </w:pPr>
            <w:r w:rsidRPr="000B7DCC">
              <w:rPr>
                <w:rFonts w:cs="Arial"/>
                <w:color w:val="000000"/>
                <w:szCs w:val="22"/>
              </w:rPr>
              <w:t>playback</w:t>
            </w:r>
          </w:p>
          <w:p w14:paraId="38A533B2" w14:textId="48D8FE8D" w:rsidR="00760F94" w:rsidRPr="000B7DCC" w:rsidRDefault="000A4617" w:rsidP="000B7DCC">
            <w:pPr>
              <w:pStyle w:val="ListParagraph"/>
              <w:numPr>
                <w:ilvl w:val="0"/>
                <w:numId w:val="42"/>
              </w:numPr>
              <w:spacing w:before="100" w:line="240" w:lineRule="auto"/>
              <w:jc w:val="left"/>
              <w:rPr>
                <w:rFonts w:cs="Arial"/>
                <w:color w:val="000000"/>
                <w:szCs w:val="22"/>
              </w:rPr>
            </w:pPr>
            <w:proofErr w:type="spellStart"/>
            <w:r w:rsidRPr="000B7DCC">
              <w:rPr>
                <w:rFonts w:cs="Arial"/>
                <w:color w:val="000000"/>
                <w:szCs w:val="22"/>
              </w:rPr>
              <w:t>ptz</w:t>
            </w:r>
            <w:proofErr w:type="spellEnd"/>
          </w:p>
          <w:p w14:paraId="1D63BF19" w14:textId="4277640E" w:rsidR="000A4617" w:rsidRPr="00F72DB0" w:rsidRDefault="000A4617" w:rsidP="000B7DCC">
            <w:pPr>
              <w:pStyle w:val="ListParagraph"/>
              <w:numPr>
                <w:ilvl w:val="0"/>
                <w:numId w:val="42"/>
              </w:numPr>
              <w:spacing w:before="100" w:line="240" w:lineRule="auto"/>
              <w:jc w:val="left"/>
              <w:rPr>
                <w:rFonts w:eastAsia="Arial"/>
              </w:rPr>
            </w:pPr>
            <w:proofErr w:type="spellStart"/>
            <w:r w:rsidRPr="13EFBAC7">
              <w:rPr>
                <w:rFonts w:cs="Arial"/>
                <w:color w:val="000000" w:themeColor="text1"/>
              </w:rPr>
              <w:t>ptz</w:t>
            </w:r>
            <w:proofErr w:type="spellEnd"/>
            <w:r w:rsidRPr="13EFBAC7">
              <w:rPr>
                <w:rFonts w:cs="Arial"/>
                <w:color w:val="000000" w:themeColor="text1"/>
              </w:rPr>
              <w:t>-preset</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2CA7977" w14:textId="08D5CA9B" w:rsidR="000A4617" w:rsidRPr="00561346" w:rsidRDefault="000A4617" w:rsidP="326040F2">
            <w:pPr>
              <w:pStyle w:val="Text"/>
              <w:spacing w:before="60" w:after="60"/>
              <w:jc w:val="left"/>
              <w:rPr>
                <w:rFonts w:eastAsia="Arial" w:cs="Arial"/>
                <w:color w:val="000000" w:themeColor="text1"/>
                <w:sz w:val="22"/>
                <w:szCs w:val="22"/>
                <w:lang w:val="en-SG"/>
              </w:rPr>
            </w:pPr>
            <w:r w:rsidRPr="62CA624F">
              <w:rPr>
                <w:rFonts w:cs="Arial"/>
                <w:color w:val="000000" w:themeColor="text1"/>
                <w:sz w:val="22"/>
                <w:szCs w:val="22"/>
                <w:lang w:val="en-SG"/>
              </w:rPr>
              <w:t xml:space="preserve">Device’s </w:t>
            </w:r>
            <w:proofErr w:type="gramStart"/>
            <w:r w:rsidRPr="62CA624F">
              <w:rPr>
                <w:rFonts w:cs="Arial"/>
                <w:color w:val="000000" w:themeColor="text1"/>
                <w:sz w:val="22"/>
                <w:szCs w:val="22"/>
                <w:lang w:val="en-SG"/>
              </w:rPr>
              <w:t>Capabilities</w:t>
            </w:r>
            <w:r w:rsidR="1826EEEE" w:rsidRPr="62CA624F">
              <w:rPr>
                <w:rFonts w:cs="Arial"/>
                <w:color w:val="000000" w:themeColor="text1"/>
                <w:sz w:val="22"/>
                <w:szCs w:val="22"/>
                <w:lang w:val="en-SG"/>
              </w:rPr>
              <w:t>;</w:t>
            </w:r>
            <w:proofErr w:type="gramEnd"/>
          </w:p>
          <w:p w14:paraId="4C73ECAC" w14:textId="1228DD0C" w:rsidR="000A4617" w:rsidRPr="00561346" w:rsidRDefault="1826EEEE" w:rsidP="1CDD2532">
            <w:pPr>
              <w:pStyle w:val="Text"/>
              <w:spacing w:before="60" w:after="60"/>
              <w:jc w:val="left"/>
              <w:rPr>
                <w:rFonts w:cs="Arial"/>
                <w:color w:val="000000" w:themeColor="text1"/>
                <w:sz w:val="22"/>
                <w:szCs w:val="22"/>
                <w:lang w:val="en-SG"/>
              </w:rPr>
            </w:pPr>
            <w:r w:rsidRPr="10D0A587">
              <w:rPr>
                <w:rFonts w:cs="Arial"/>
                <w:color w:val="000000" w:themeColor="text1"/>
                <w:sz w:val="22"/>
                <w:szCs w:val="22"/>
                <w:lang w:val="en-SG"/>
              </w:rPr>
              <w:t>Combine of them</w:t>
            </w:r>
            <w:r w:rsidRPr="1CDD2532">
              <w:rPr>
                <w:rFonts w:cs="Arial"/>
                <w:color w:val="000000" w:themeColor="text1"/>
                <w:sz w:val="22"/>
                <w:szCs w:val="22"/>
                <w:lang w:val="en-SG"/>
              </w:rPr>
              <w:t>.</w:t>
            </w:r>
          </w:p>
          <w:p w14:paraId="19B0D2BD" w14:textId="03B6AB62" w:rsidR="000A4617" w:rsidRPr="00561346" w:rsidRDefault="1826EEEE" w:rsidP="05F1C7DC">
            <w:pPr>
              <w:pStyle w:val="Text"/>
              <w:spacing w:before="60" w:after="60"/>
              <w:jc w:val="left"/>
              <w:rPr>
                <w:rFonts w:cs="Arial"/>
                <w:color w:val="000000" w:themeColor="text1"/>
                <w:sz w:val="22"/>
                <w:szCs w:val="22"/>
                <w:lang w:val="en-SG"/>
              </w:rPr>
            </w:pPr>
            <w:proofErr w:type="spellStart"/>
            <w:r w:rsidRPr="1CDD2532">
              <w:rPr>
                <w:rFonts w:cs="Arial"/>
                <w:color w:val="000000" w:themeColor="text1"/>
                <w:sz w:val="22"/>
                <w:szCs w:val="22"/>
                <w:lang w:val="en-SG"/>
              </w:rPr>
              <w:t>E.g</w:t>
            </w:r>
            <w:proofErr w:type="spellEnd"/>
            <w:r w:rsidRPr="05F1C7DC">
              <w:rPr>
                <w:rFonts w:cs="Arial"/>
                <w:color w:val="000000" w:themeColor="text1"/>
                <w:sz w:val="22"/>
                <w:szCs w:val="22"/>
                <w:lang w:val="en-SG"/>
              </w:rPr>
              <w:t>:</w:t>
            </w:r>
          </w:p>
          <w:p w14:paraId="55F5CEB5" w14:textId="2B4E8FA9" w:rsidR="00C67241" w:rsidRPr="00561346" w:rsidRDefault="00C67241" w:rsidP="05F1C7DC">
            <w:pPr>
              <w:pStyle w:val="Text"/>
              <w:spacing w:before="60" w:after="60"/>
              <w:jc w:val="left"/>
              <w:rPr>
                <w:rFonts w:cs="Arial"/>
                <w:color w:val="000000" w:themeColor="text1"/>
                <w:sz w:val="22"/>
                <w:szCs w:val="22"/>
                <w:lang w:val="en-SG"/>
              </w:rPr>
            </w:pPr>
            <w:r>
              <w:rPr>
                <w:rFonts w:cs="Arial"/>
                <w:color w:val="000000" w:themeColor="text1"/>
                <w:sz w:val="22"/>
                <w:szCs w:val="22"/>
                <w:lang w:val="en-SG"/>
              </w:rPr>
              <w:t>live</w:t>
            </w:r>
          </w:p>
          <w:p w14:paraId="257F3773" w14:textId="676B4410" w:rsidR="000A4617" w:rsidRPr="00561346" w:rsidRDefault="1826EEEE" w:rsidP="4C122E28">
            <w:pPr>
              <w:pStyle w:val="Text"/>
              <w:spacing w:before="60" w:after="60"/>
              <w:jc w:val="left"/>
              <w:rPr>
                <w:rFonts w:cs="Arial"/>
                <w:color w:val="000000" w:themeColor="text1"/>
                <w:sz w:val="22"/>
                <w:szCs w:val="22"/>
                <w:lang w:val="en-SG"/>
              </w:rPr>
            </w:pPr>
            <w:proofErr w:type="spellStart"/>
            <w:proofErr w:type="gramStart"/>
            <w:r w:rsidRPr="42962549">
              <w:rPr>
                <w:rFonts w:cs="Arial"/>
                <w:color w:val="000000" w:themeColor="text1"/>
                <w:sz w:val="22"/>
                <w:szCs w:val="22"/>
                <w:lang w:val="en-SG"/>
              </w:rPr>
              <w:t>live</w:t>
            </w:r>
            <w:r w:rsidRPr="6BE5B944">
              <w:rPr>
                <w:rFonts w:cs="Arial"/>
                <w:color w:val="000000" w:themeColor="text1"/>
                <w:sz w:val="22"/>
                <w:szCs w:val="22"/>
                <w:lang w:val="en-SG"/>
              </w:rPr>
              <w:t>,playback</w:t>
            </w:r>
            <w:proofErr w:type="spellEnd"/>
            <w:proofErr w:type="gramEnd"/>
          </w:p>
          <w:p w14:paraId="16A6EF69" w14:textId="654D5AF5" w:rsidR="000A4617" w:rsidRPr="00561346" w:rsidRDefault="1826EEEE">
            <w:pPr>
              <w:pStyle w:val="Text"/>
              <w:spacing w:before="60" w:after="60"/>
              <w:jc w:val="left"/>
              <w:rPr>
                <w:rFonts w:eastAsia="Arial" w:cs="Arial"/>
                <w:color w:val="000000" w:themeColor="text1"/>
                <w:sz w:val="22"/>
                <w:szCs w:val="22"/>
                <w:lang w:val="en-SG"/>
              </w:rPr>
            </w:pPr>
            <w:proofErr w:type="spellStart"/>
            <w:proofErr w:type="gramStart"/>
            <w:r w:rsidRPr="1DAFF7E9">
              <w:rPr>
                <w:rFonts w:cs="Arial"/>
                <w:color w:val="000000" w:themeColor="text1"/>
                <w:sz w:val="22"/>
                <w:szCs w:val="22"/>
                <w:lang w:val="en-SG"/>
              </w:rPr>
              <w:t>live</w:t>
            </w:r>
            <w:r w:rsidRPr="4C122E28">
              <w:rPr>
                <w:rFonts w:cs="Arial"/>
                <w:color w:val="000000" w:themeColor="text1"/>
                <w:sz w:val="22"/>
                <w:szCs w:val="22"/>
                <w:lang w:val="en-SG"/>
              </w:rPr>
              <w:t>,ptz</w:t>
            </w:r>
            <w:proofErr w:type="spellEnd"/>
            <w:proofErr w:type="gramEnd"/>
          </w:p>
        </w:tc>
      </w:tr>
      <w:tr w:rsidR="000A4617" w:rsidRPr="00561346" w14:paraId="35E40880" w14:textId="77777777" w:rsidTr="27498904">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812816F" w14:textId="77777777" w:rsidR="000A4617" w:rsidRPr="00561346" w:rsidRDefault="000A4617">
            <w:pPr>
              <w:pStyle w:val="Text"/>
              <w:spacing w:before="60" w:after="60"/>
              <w:jc w:val="left"/>
              <w:rPr>
                <w:rFonts w:eastAsia="Arial" w:cs="Arial"/>
                <w:color w:val="000000" w:themeColor="text1"/>
                <w:sz w:val="22"/>
                <w:szCs w:val="22"/>
                <w:lang w:val="en-SG"/>
              </w:rPr>
            </w:pPr>
            <w:proofErr w:type="spellStart"/>
            <w:r w:rsidRPr="00561346">
              <w:rPr>
                <w:rFonts w:cs="Arial"/>
                <w:color w:val="000000"/>
                <w:sz w:val="22"/>
                <w:szCs w:val="22"/>
                <w:lang w:val="en-SG"/>
              </w:rPr>
              <w:t>deviceId</w:t>
            </w:r>
            <w:proofErr w:type="spellEnd"/>
          </w:p>
        </w:tc>
        <w:tc>
          <w:tcPr>
            <w:tcW w:w="123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8FC3559" w14:textId="49ACBBBE" w:rsidR="000A4617" w:rsidRPr="00561346" w:rsidRDefault="000A4617">
            <w:pPr>
              <w:pStyle w:val="Text"/>
              <w:spacing w:before="60" w:after="60"/>
              <w:jc w:val="left"/>
              <w:rPr>
                <w:rFonts w:eastAsia="Arial" w:cs="Arial"/>
                <w:color w:val="000000" w:themeColor="text1"/>
                <w:sz w:val="22"/>
                <w:szCs w:val="22"/>
                <w:lang w:val="en-SG"/>
              </w:rPr>
            </w:pPr>
            <w:proofErr w:type="gramStart"/>
            <w:r w:rsidRPr="00561346">
              <w:rPr>
                <w:rFonts w:cs="Arial"/>
                <w:color w:val="000000"/>
                <w:sz w:val="22"/>
                <w:szCs w:val="22"/>
                <w:lang w:val="en-SG"/>
              </w:rPr>
              <w:t>String(</w:t>
            </w:r>
            <w:proofErr w:type="gramEnd"/>
            <w:r w:rsidRPr="00561346">
              <w:rPr>
                <w:rFonts w:cs="Arial"/>
                <w:color w:val="000000"/>
                <w:sz w:val="22"/>
                <w:szCs w:val="22"/>
                <w:lang w:val="en-SG"/>
              </w:rPr>
              <w:t>32)</w:t>
            </w:r>
          </w:p>
        </w:tc>
        <w:tc>
          <w:tcPr>
            <w:tcW w:w="3795"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611A22F" w14:textId="77777777" w:rsidR="0075542F" w:rsidRPr="00F2635D" w:rsidRDefault="0075542F" w:rsidP="0075542F">
            <w:pPr>
              <w:spacing w:before="100"/>
              <w:jc w:val="left"/>
              <w:rPr>
                <w:rFonts w:ascii="Arial" w:hAnsi="Arial" w:cs="Arial"/>
                <w:color w:val="000000"/>
                <w:sz w:val="22"/>
              </w:rPr>
            </w:pPr>
            <w:r w:rsidRPr="00F2635D">
              <w:rPr>
                <w:rFonts w:ascii="Arial" w:hAnsi="Arial" w:cs="Arial"/>
                <w:color w:val="000000"/>
                <w:sz w:val="22"/>
              </w:rPr>
              <w:t>Character set:</w:t>
            </w:r>
          </w:p>
          <w:p w14:paraId="4D87D936" w14:textId="77777777" w:rsidR="0075542F" w:rsidRPr="00F2635D" w:rsidRDefault="0075542F" w:rsidP="0075542F">
            <w:pPr>
              <w:pStyle w:val="ListParagraph"/>
              <w:numPr>
                <w:ilvl w:val="0"/>
                <w:numId w:val="42"/>
              </w:numPr>
              <w:spacing w:before="100" w:line="240" w:lineRule="auto"/>
              <w:jc w:val="left"/>
              <w:rPr>
                <w:rFonts w:cs="Arial"/>
                <w:color w:val="000000"/>
                <w:szCs w:val="22"/>
              </w:rPr>
            </w:pPr>
            <w:r w:rsidRPr="00F2635D">
              <w:rPr>
                <w:rFonts w:cs="Arial"/>
                <w:color w:val="000000"/>
                <w:szCs w:val="22"/>
              </w:rPr>
              <w:lastRenderedPageBreak/>
              <w:t>a-z</w:t>
            </w:r>
          </w:p>
          <w:p w14:paraId="0E976FC0" w14:textId="6E0B216B" w:rsidR="000A4617" w:rsidRPr="0075542F" w:rsidRDefault="0075542F" w:rsidP="00863390">
            <w:pPr>
              <w:pStyle w:val="ListParagraph"/>
              <w:numPr>
                <w:ilvl w:val="0"/>
                <w:numId w:val="42"/>
              </w:numPr>
              <w:spacing w:before="100" w:line="240" w:lineRule="auto"/>
              <w:jc w:val="left"/>
              <w:rPr>
                <w:rFonts w:eastAsia="Arial" w:cs="Arial"/>
                <w:color w:val="000000"/>
                <w:szCs w:val="22"/>
              </w:rPr>
            </w:pPr>
            <w:r w:rsidRPr="00F2635D">
              <w:rPr>
                <w:rFonts w:cs="Arial"/>
                <w:color w:val="000000"/>
                <w:szCs w:val="22"/>
              </w:rPr>
              <w:t>0-9</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4ADFC30" w14:textId="5F51B4DB" w:rsidR="0075542F" w:rsidRDefault="000A4617" w:rsidP="0075542F">
            <w:pPr>
              <w:pStyle w:val="Text"/>
              <w:spacing w:before="60" w:after="60"/>
              <w:jc w:val="left"/>
              <w:rPr>
                <w:rFonts w:eastAsiaTheme="minorEastAsia" w:cs="Arial"/>
                <w:color w:val="000000"/>
                <w:sz w:val="22"/>
                <w:szCs w:val="22"/>
                <w:lang w:val="en-SG" w:eastAsia="zh-CN"/>
              </w:rPr>
            </w:pPr>
            <w:r w:rsidRPr="00561346">
              <w:rPr>
                <w:rFonts w:cs="Arial"/>
                <w:color w:val="000000"/>
                <w:sz w:val="22"/>
                <w:szCs w:val="22"/>
                <w:lang w:val="en-SG"/>
              </w:rPr>
              <w:lastRenderedPageBreak/>
              <w:t xml:space="preserve">Device ID in the system, a </w:t>
            </w:r>
            <w:r w:rsidR="008732F1">
              <w:rPr>
                <w:rFonts w:cs="Arial"/>
                <w:color w:val="000000"/>
                <w:sz w:val="22"/>
                <w:szCs w:val="22"/>
                <w:lang w:val="en-SG"/>
              </w:rPr>
              <w:t>UUID</w:t>
            </w:r>
          </w:p>
          <w:p w14:paraId="62A6D91D" w14:textId="249BE49F" w:rsidR="000A4617" w:rsidRPr="00561346" w:rsidRDefault="00196106">
            <w:pPr>
              <w:pStyle w:val="Text"/>
              <w:spacing w:before="60" w:after="60"/>
              <w:jc w:val="left"/>
              <w:rPr>
                <w:rFonts w:eastAsia="Arial" w:cs="Arial"/>
                <w:color w:val="000000" w:themeColor="text1"/>
                <w:sz w:val="22"/>
                <w:szCs w:val="22"/>
                <w:lang w:val="en-SG"/>
              </w:rPr>
            </w:pPr>
            <w:proofErr w:type="spellStart"/>
            <w:r>
              <w:rPr>
                <w:rFonts w:eastAsiaTheme="minorEastAsia" w:cs="Arial" w:hint="eastAsia"/>
                <w:color w:val="000000"/>
                <w:sz w:val="22"/>
                <w:szCs w:val="22"/>
                <w:lang w:val="en-SG" w:eastAsia="zh-CN"/>
              </w:rPr>
              <w:lastRenderedPageBreak/>
              <w:t>E.g</w:t>
            </w:r>
            <w:proofErr w:type="spellEnd"/>
            <w:r>
              <w:rPr>
                <w:rFonts w:eastAsiaTheme="minorEastAsia" w:cs="Arial" w:hint="eastAsia"/>
                <w:color w:val="000000"/>
                <w:sz w:val="22"/>
                <w:szCs w:val="22"/>
                <w:lang w:val="en-SG" w:eastAsia="zh-CN"/>
              </w:rPr>
              <w:t>:</w:t>
            </w:r>
            <w:r w:rsidR="0075542F" w:rsidRPr="00561346">
              <w:rPr>
                <w:rFonts w:cs="Arial"/>
                <w:color w:val="000000"/>
                <w:sz w:val="22"/>
                <w:szCs w:val="22"/>
                <w:lang w:val="en-SG"/>
              </w:rPr>
              <w:t xml:space="preserve"> 52d86f9b83a1ac82743ae642fe4cb800</w:t>
            </w:r>
          </w:p>
        </w:tc>
      </w:tr>
      <w:tr w:rsidR="000A4617" w:rsidRPr="00561346" w14:paraId="581F347A" w14:textId="77777777" w:rsidTr="27498904">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826DD9C" w14:textId="77777777" w:rsidR="000A4617" w:rsidRPr="00561346" w:rsidRDefault="000A4617">
            <w:pPr>
              <w:pStyle w:val="Text"/>
              <w:spacing w:before="60" w:after="60"/>
              <w:jc w:val="left"/>
              <w:rPr>
                <w:rFonts w:eastAsia="Arial" w:cs="Arial"/>
                <w:color w:val="000000" w:themeColor="text1"/>
                <w:sz w:val="22"/>
                <w:szCs w:val="22"/>
                <w:lang w:val="en-SG"/>
              </w:rPr>
            </w:pPr>
            <w:proofErr w:type="spellStart"/>
            <w:r w:rsidRPr="00561346">
              <w:rPr>
                <w:rFonts w:cs="Arial"/>
                <w:color w:val="000000"/>
                <w:sz w:val="22"/>
                <w:szCs w:val="22"/>
                <w:lang w:val="en-SG"/>
              </w:rPr>
              <w:lastRenderedPageBreak/>
              <w:t>deviceName</w:t>
            </w:r>
            <w:proofErr w:type="spellEnd"/>
          </w:p>
        </w:tc>
        <w:tc>
          <w:tcPr>
            <w:tcW w:w="123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6106B9C" w14:textId="21005239" w:rsidR="000A4617" w:rsidRPr="00561346" w:rsidRDefault="000A4617">
            <w:pPr>
              <w:pStyle w:val="Text"/>
              <w:spacing w:before="60" w:after="60"/>
              <w:jc w:val="left"/>
              <w:rPr>
                <w:rFonts w:eastAsia="Arial" w:cs="Arial"/>
                <w:color w:val="000000" w:themeColor="text1"/>
                <w:sz w:val="22"/>
                <w:szCs w:val="22"/>
                <w:lang w:val="en-SG"/>
              </w:rPr>
            </w:pPr>
            <w:proofErr w:type="gramStart"/>
            <w:r w:rsidRPr="00561346">
              <w:rPr>
                <w:rFonts w:cs="Arial"/>
                <w:color w:val="000000"/>
                <w:sz w:val="22"/>
                <w:szCs w:val="22"/>
                <w:lang w:val="en-SG"/>
              </w:rPr>
              <w:t>String(</w:t>
            </w:r>
            <w:proofErr w:type="gramEnd"/>
            <w:r w:rsidR="003E6B83">
              <w:rPr>
                <w:rFonts w:eastAsiaTheme="minorEastAsia" w:cs="Arial" w:hint="eastAsia"/>
                <w:color w:val="000000"/>
                <w:sz w:val="22"/>
                <w:szCs w:val="22"/>
                <w:lang w:val="en-SG" w:eastAsia="zh-CN"/>
              </w:rPr>
              <w:t>512</w:t>
            </w:r>
            <w:r w:rsidRPr="00561346">
              <w:rPr>
                <w:rFonts w:cs="Arial"/>
                <w:color w:val="000000"/>
                <w:sz w:val="22"/>
                <w:szCs w:val="22"/>
                <w:lang w:val="en-SG"/>
              </w:rPr>
              <w:t>)</w:t>
            </w:r>
          </w:p>
        </w:tc>
        <w:tc>
          <w:tcPr>
            <w:tcW w:w="3795"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4EFD1384" w14:textId="4C9A4CCC" w:rsidR="0090077A" w:rsidRPr="00B803DA" w:rsidRDefault="00B803DA" w:rsidP="00B803DA">
            <w:pPr>
              <w:pStyle w:val="ncs-body"/>
              <w:rPr>
                <w:rFonts w:eastAsia="Arial"/>
              </w:rPr>
            </w:pPr>
            <w:r w:rsidRPr="00B803DA">
              <w:rPr>
                <w:rFonts w:eastAsiaTheme="minorEastAsia"/>
              </w:rPr>
              <w:t>A</w:t>
            </w:r>
            <w:r w:rsidR="00D0058B" w:rsidRPr="00B803DA">
              <w:rPr>
                <w:rFonts w:eastAsiaTheme="minorEastAsia" w:hint="eastAsia"/>
              </w:rPr>
              <w:t>ny</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DFA653F" w14:textId="77777777" w:rsidR="0052719C" w:rsidRDefault="000A4617">
            <w:pPr>
              <w:pStyle w:val="Text"/>
              <w:spacing w:before="60" w:after="60"/>
              <w:jc w:val="left"/>
              <w:rPr>
                <w:rFonts w:eastAsiaTheme="minorEastAsia" w:cs="Arial"/>
                <w:color w:val="000000"/>
                <w:sz w:val="22"/>
                <w:szCs w:val="22"/>
                <w:lang w:val="en-SG" w:eastAsia="zh-CN"/>
              </w:rPr>
            </w:pPr>
            <w:r w:rsidRPr="00561346">
              <w:rPr>
                <w:rFonts w:cs="Arial"/>
                <w:color w:val="000000"/>
                <w:sz w:val="22"/>
                <w:szCs w:val="22"/>
                <w:lang w:val="en-SG"/>
              </w:rPr>
              <w:t>Device Name</w:t>
            </w:r>
            <w:r w:rsidR="0052719C">
              <w:rPr>
                <w:rFonts w:eastAsiaTheme="minorEastAsia" w:cs="Arial" w:hint="eastAsia"/>
                <w:color w:val="000000"/>
                <w:sz w:val="22"/>
                <w:szCs w:val="22"/>
                <w:lang w:val="en-SG" w:eastAsia="zh-CN"/>
              </w:rPr>
              <w:t>.</w:t>
            </w:r>
          </w:p>
          <w:p w14:paraId="5DE2929B" w14:textId="09D3CDE7" w:rsidR="000A4617" w:rsidRPr="0052719C" w:rsidRDefault="000A4617" w:rsidP="00B908F5">
            <w:pPr>
              <w:pStyle w:val="ncs-body"/>
              <w:rPr>
                <w:rFonts w:eastAsiaTheme="minorEastAsia"/>
                <w:lang w:val="en-US"/>
              </w:rPr>
            </w:pPr>
            <w:r w:rsidRPr="00561346">
              <w:br/>
            </w:r>
            <w:proofErr w:type="spellStart"/>
            <w:r w:rsidR="00196106">
              <w:t>E.g</w:t>
            </w:r>
            <w:proofErr w:type="spellEnd"/>
            <w:r w:rsidR="00196106">
              <w:t>:</w:t>
            </w:r>
            <w:r w:rsidRPr="00561346">
              <w:t xml:space="preserve"> deviceName001</w:t>
            </w:r>
          </w:p>
        </w:tc>
      </w:tr>
      <w:tr w:rsidR="000A4617" w:rsidRPr="00561346" w14:paraId="372CA84E" w14:textId="77777777" w:rsidTr="27498904">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02D02F0" w14:textId="109BEFDE" w:rsidR="000A4617" w:rsidRPr="00561346" w:rsidRDefault="000A4617">
            <w:pPr>
              <w:pStyle w:val="Text"/>
              <w:spacing w:before="60" w:after="60"/>
              <w:jc w:val="left"/>
              <w:rPr>
                <w:rFonts w:eastAsia="Arial" w:cs="Arial"/>
                <w:color w:val="000000" w:themeColor="text1"/>
                <w:sz w:val="22"/>
                <w:szCs w:val="22"/>
                <w:lang w:val="en-SG"/>
              </w:rPr>
            </w:pPr>
            <w:proofErr w:type="spellStart"/>
            <w:r w:rsidRPr="211A4668">
              <w:rPr>
                <w:rFonts w:cs="Arial"/>
                <w:color w:val="000000" w:themeColor="text1"/>
                <w:sz w:val="22"/>
                <w:szCs w:val="22"/>
                <w:lang w:val="en-SG"/>
              </w:rPr>
              <w:t>channelId</w:t>
            </w:r>
            <w:proofErr w:type="spellEnd"/>
          </w:p>
        </w:tc>
        <w:tc>
          <w:tcPr>
            <w:tcW w:w="123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9D68A21" w14:textId="7EC2B030" w:rsidR="000A4617" w:rsidRPr="00561346" w:rsidRDefault="000A4617">
            <w:pPr>
              <w:pStyle w:val="Text"/>
              <w:spacing w:before="60" w:after="60"/>
              <w:jc w:val="left"/>
              <w:rPr>
                <w:rFonts w:eastAsia="Arial" w:cs="Arial"/>
                <w:color w:val="000000" w:themeColor="text1"/>
                <w:sz w:val="22"/>
                <w:szCs w:val="22"/>
                <w:lang w:val="en-SG"/>
              </w:rPr>
            </w:pPr>
            <w:proofErr w:type="gramStart"/>
            <w:r w:rsidRPr="00561346">
              <w:rPr>
                <w:rFonts w:cs="Arial"/>
                <w:color w:val="000000"/>
                <w:sz w:val="22"/>
                <w:szCs w:val="22"/>
                <w:lang w:val="en-SG"/>
              </w:rPr>
              <w:t>String(</w:t>
            </w:r>
            <w:proofErr w:type="gramEnd"/>
            <w:r w:rsidRPr="00561346">
              <w:rPr>
                <w:rFonts w:cs="Arial"/>
                <w:color w:val="000000"/>
                <w:sz w:val="22"/>
                <w:szCs w:val="22"/>
                <w:lang w:val="en-SG"/>
              </w:rPr>
              <w:t>32)</w:t>
            </w:r>
          </w:p>
        </w:tc>
        <w:tc>
          <w:tcPr>
            <w:tcW w:w="3795"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6F07A6D" w14:textId="77777777" w:rsidR="0075542F" w:rsidRPr="00F2635D" w:rsidRDefault="0075542F" w:rsidP="0075542F">
            <w:pPr>
              <w:spacing w:before="100"/>
              <w:jc w:val="left"/>
              <w:rPr>
                <w:rFonts w:ascii="Arial" w:hAnsi="Arial" w:cs="Arial"/>
                <w:color w:val="000000"/>
                <w:sz w:val="22"/>
              </w:rPr>
            </w:pPr>
            <w:r w:rsidRPr="00F2635D">
              <w:rPr>
                <w:rFonts w:ascii="Arial" w:hAnsi="Arial" w:cs="Arial"/>
                <w:color w:val="000000"/>
                <w:sz w:val="22"/>
              </w:rPr>
              <w:t>Character set:</w:t>
            </w:r>
          </w:p>
          <w:p w14:paraId="32959478" w14:textId="77777777" w:rsidR="0075542F" w:rsidRPr="00F2635D" w:rsidRDefault="0075542F" w:rsidP="0075542F">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567DDEC4" w14:textId="51E10A5C" w:rsidR="000A4617" w:rsidRPr="0075542F" w:rsidRDefault="0075542F" w:rsidP="00863390">
            <w:pPr>
              <w:pStyle w:val="ListParagraph"/>
              <w:numPr>
                <w:ilvl w:val="0"/>
                <w:numId w:val="42"/>
              </w:numPr>
              <w:spacing w:before="100" w:line="240" w:lineRule="auto"/>
              <w:jc w:val="left"/>
              <w:rPr>
                <w:rFonts w:eastAsia="Arial" w:cs="Arial"/>
                <w:color w:val="000000"/>
                <w:szCs w:val="22"/>
              </w:rPr>
            </w:pPr>
            <w:r w:rsidRPr="00F2635D">
              <w:rPr>
                <w:rFonts w:cs="Arial"/>
                <w:color w:val="000000"/>
                <w:szCs w:val="22"/>
              </w:rPr>
              <w:t>0-9</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876CE89" w14:textId="2B0FEE01" w:rsidR="0075542F" w:rsidRDefault="000A4617" w:rsidP="0075542F">
            <w:pPr>
              <w:pStyle w:val="Text"/>
              <w:spacing w:before="60" w:after="60"/>
              <w:jc w:val="left"/>
              <w:rPr>
                <w:rFonts w:eastAsiaTheme="minorEastAsia" w:cs="Arial"/>
                <w:color w:val="000000"/>
                <w:sz w:val="22"/>
                <w:szCs w:val="22"/>
                <w:lang w:val="en-SG"/>
              </w:rPr>
            </w:pPr>
            <w:r w:rsidRPr="00561346">
              <w:rPr>
                <w:rFonts w:cs="Arial"/>
                <w:color w:val="000000"/>
                <w:sz w:val="22"/>
                <w:szCs w:val="22"/>
                <w:lang w:val="en-SG"/>
              </w:rPr>
              <w:t xml:space="preserve">Channel ID, a </w:t>
            </w:r>
            <w:r w:rsidR="008732F1">
              <w:rPr>
                <w:rFonts w:cs="Arial"/>
                <w:color w:val="000000"/>
                <w:sz w:val="22"/>
                <w:szCs w:val="22"/>
                <w:lang w:val="en-SG"/>
              </w:rPr>
              <w:t>UUID</w:t>
            </w:r>
          </w:p>
          <w:p w14:paraId="383904C5" w14:textId="77777777" w:rsidR="00B908F5" w:rsidRDefault="00B908F5" w:rsidP="0075542F">
            <w:pPr>
              <w:pStyle w:val="Text"/>
              <w:spacing w:before="60" w:after="60"/>
              <w:jc w:val="left"/>
              <w:rPr>
                <w:rFonts w:eastAsiaTheme="minorEastAsia" w:cs="Arial"/>
                <w:color w:val="000000"/>
                <w:sz w:val="22"/>
                <w:szCs w:val="22"/>
                <w:lang w:val="en-SG" w:eastAsia="zh-CN"/>
              </w:rPr>
            </w:pPr>
          </w:p>
          <w:p w14:paraId="35D7E9AF" w14:textId="22F8A70A" w:rsidR="000A4617" w:rsidRPr="001968B4" w:rsidRDefault="00196106">
            <w:pPr>
              <w:pStyle w:val="Text"/>
              <w:spacing w:before="60" w:after="60"/>
              <w:jc w:val="left"/>
              <w:rPr>
                <w:rFonts w:eastAsiaTheme="minorEastAsia" w:cs="Arial"/>
                <w:color w:val="000000" w:themeColor="text1"/>
                <w:sz w:val="22"/>
                <w:szCs w:val="22"/>
                <w:lang w:val="en-SG" w:eastAsia="zh-CN"/>
              </w:rPr>
            </w:pPr>
            <w:proofErr w:type="spellStart"/>
            <w:r>
              <w:rPr>
                <w:rFonts w:eastAsiaTheme="minorEastAsia" w:cs="Arial" w:hint="eastAsia"/>
                <w:color w:val="000000"/>
                <w:sz w:val="22"/>
                <w:szCs w:val="22"/>
                <w:lang w:val="en-SG" w:eastAsia="zh-CN"/>
              </w:rPr>
              <w:t>E.g</w:t>
            </w:r>
            <w:proofErr w:type="spellEnd"/>
            <w:r>
              <w:rPr>
                <w:rFonts w:eastAsiaTheme="minorEastAsia" w:cs="Arial" w:hint="eastAsia"/>
                <w:color w:val="000000"/>
                <w:sz w:val="22"/>
                <w:szCs w:val="22"/>
                <w:lang w:val="en-SG" w:eastAsia="zh-CN"/>
              </w:rPr>
              <w:t>:</w:t>
            </w:r>
            <w:r w:rsidR="0075542F" w:rsidRPr="00561346">
              <w:rPr>
                <w:rFonts w:cs="Arial"/>
                <w:color w:val="000000"/>
                <w:sz w:val="22"/>
                <w:szCs w:val="22"/>
                <w:lang w:val="en-SG"/>
              </w:rPr>
              <w:t xml:space="preserve"> 52d86f9b83a1ac82743ae642fe4cb800</w:t>
            </w:r>
          </w:p>
        </w:tc>
      </w:tr>
      <w:tr w:rsidR="00AE739B" w14:paraId="60CF14D8" w14:textId="77777777" w:rsidTr="27498904">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42DEB61" w14:textId="35DCF261" w:rsidR="00AE739B" w:rsidRDefault="00AE739B" w:rsidP="00AE739B">
            <w:pPr>
              <w:pStyle w:val="Text"/>
              <w:spacing w:before="60" w:after="60"/>
              <w:jc w:val="left"/>
              <w:rPr>
                <w:rFonts w:eastAsia="Arial" w:cs="Arial"/>
                <w:color w:val="000000" w:themeColor="text1"/>
                <w:sz w:val="22"/>
                <w:szCs w:val="22"/>
                <w:lang w:val="en-SG"/>
              </w:rPr>
            </w:pPr>
            <w:proofErr w:type="spellStart"/>
            <w:r w:rsidRPr="211A4668">
              <w:rPr>
                <w:rFonts w:cs="Arial"/>
                <w:color w:val="000000" w:themeColor="text1"/>
                <w:sz w:val="22"/>
                <w:szCs w:val="22"/>
                <w:lang w:val="en-SG"/>
              </w:rPr>
              <w:t>channelName</w:t>
            </w:r>
            <w:proofErr w:type="spellEnd"/>
          </w:p>
        </w:tc>
        <w:tc>
          <w:tcPr>
            <w:tcW w:w="123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6677048" w14:textId="1A8243B4" w:rsidR="00AE739B" w:rsidRDefault="00AE739B" w:rsidP="00AE739B">
            <w:pPr>
              <w:pStyle w:val="Text"/>
              <w:spacing w:before="60" w:after="60"/>
              <w:jc w:val="left"/>
              <w:rPr>
                <w:rFonts w:eastAsia="Arial" w:cs="Arial"/>
                <w:color w:val="000000" w:themeColor="text1"/>
                <w:sz w:val="22"/>
                <w:szCs w:val="22"/>
                <w:lang w:val="en-SG"/>
              </w:rPr>
            </w:pPr>
            <w:proofErr w:type="gramStart"/>
            <w:r w:rsidRPr="211A4668">
              <w:rPr>
                <w:rFonts w:cs="Arial"/>
                <w:color w:val="000000" w:themeColor="text1"/>
                <w:sz w:val="22"/>
                <w:szCs w:val="22"/>
                <w:lang w:val="en-SG"/>
              </w:rPr>
              <w:t>String(</w:t>
            </w:r>
            <w:proofErr w:type="gramEnd"/>
            <w:r w:rsidR="006F5FA5">
              <w:rPr>
                <w:rFonts w:eastAsiaTheme="minorEastAsia" w:cs="Arial" w:hint="eastAsia"/>
                <w:color w:val="000000" w:themeColor="text1"/>
                <w:sz w:val="22"/>
                <w:szCs w:val="22"/>
                <w:lang w:val="en-SG" w:eastAsia="zh-CN"/>
              </w:rPr>
              <w:t>512</w:t>
            </w:r>
            <w:r w:rsidRPr="211A4668">
              <w:rPr>
                <w:rFonts w:cs="Arial"/>
                <w:color w:val="000000" w:themeColor="text1"/>
                <w:sz w:val="22"/>
                <w:szCs w:val="22"/>
                <w:lang w:val="en-SG"/>
              </w:rPr>
              <w:t>)</w:t>
            </w:r>
          </w:p>
        </w:tc>
        <w:tc>
          <w:tcPr>
            <w:tcW w:w="3795"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666A0DF8" w14:textId="7E6D7EB6" w:rsidR="0052719C" w:rsidRPr="009E1D2E" w:rsidRDefault="00B803DA" w:rsidP="00B803DA">
            <w:pPr>
              <w:pStyle w:val="ncs-body"/>
              <w:rPr>
                <w:rFonts w:eastAsia="Arial"/>
                <w:color w:val="000000"/>
              </w:rPr>
            </w:pPr>
            <w:r>
              <w:rPr>
                <w:rFonts w:eastAsiaTheme="minorEastAsia"/>
              </w:rPr>
              <w:t>A</w:t>
            </w:r>
            <w:r w:rsidR="00D0058B">
              <w:rPr>
                <w:rFonts w:eastAsiaTheme="minorEastAsia" w:hint="eastAsia"/>
              </w:rPr>
              <w:t>ny</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D819BBF" w14:textId="77777777" w:rsidR="0052719C" w:rsidRDefault="0052719C" w:rsidP="00AE739B">
            <w:pPr>
              <w:pStyle w:val="Text"/>
              <w:spacing w:before="60" w:after="60"/>
              <w:jc w:val="left"/>
              <w:rPr>
                <w:rFonts w:eastAsiaTheme="minorEastAsia" w:cs="Arial"/>
                <w:color w:val="000000" w:themeColor="text1"/>
                <w:sz w:val="22"/>
                <w:szCs w:val="22"/>
                <w:lang w:val="en-SG" w:eastAsia="zh-CN"/>
              </w:rPr>
            </w:pPr>
            <w:r>
              <w:rPr>
                <w:rFonts w:eastAsiaTheme="minorEastAsia" w:cs="Arial" w:hint="eastAsia"/>
                <w:color w:val="000000" w:themeColor="text1"/>
                <w:sz w:val="22"/>
                <w:szCs w:val="22"/>
                <w:lang w:val="en-SG" w:eastAsia="zh-CN"/>
              </w:rPr>
              <w:t>Channel</w:t>
            </w:r>
            <w:r w:rsidR="00AE739B" w:rsidRPr="211A4668">
              <w:rPr>
                <w:rFonts w:cs="Arial"/>
                <w:color w:val="000000" w:themeColor="text1"/>
                <w:sz w:val="22"/>
                <w:szCs w:val="22"/>
                <w:lang w:val="en-SG"/>
              </w:rPr>
              <w:t xml:space="preserve"> Name</w:t>
            </w:r>
            <w:r>
              <w:rPr>
                <w:rFonts w:eastAsiaTheme="minorEastAsia" w:cs="Arial" w:hint="eastAsia"/>
                <w:color w:val="000000" w:themeColor="text1"/>
                <w:sz w:val="22"/>
                <w:szCs w:val="22"/>
                <w:lang w:val="en-SG" w:eastAsia="zh-CN"/>
              </w:rPr>
              <w:t>.</w:t>
            </w:r>
          </w:p>
          <w:p w14:paraId="0CD2CB6D" w14:textId="61327689" w:rsidR="00AE739B" w:rsidRPr="0052719C" w:rsidRDefault="00AE739B" w:rsidP="00B908F5">
            <w:pPr>
              <w:pStyle w:val="ncs-body"/>
              <w:rPr>
                <w:rFonts w:eastAsiaTheme="minorEastAsia"/>
                <w:color w:val="000000"/>
              </w:rPr>
            </w:pPr>
            <w:r>
              <w:br/>
            </w:r>
            <w:proofErr w:type="spellStart"/>
            <w:r w:rsidR="00196106">
              <w:t>E.g</w:t>
            </w:r>
            <w:proofErr w:type="spellEnd"/>
            <w:r w:rsidR="00196106">
              <w:t>:</w:t>
            </w:r>
            <w:r w:rsidRPr="211A4668">
              <w:t xml:space="preserve"> channelName001</w:t>
            </w:r>
          </w:p>
        </w:tc>
      </w:tr>
      <w:tr w:rsidR="000A4617" w:rsidRPr="00561346" w14:paraId="3D5A5641" w14:textId="77777777" w:rsidTr="27498904">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74187FC" w14:textId="77777777" w:rsidR="000A4617" w:rsidRPr="00561346" w:rsidRDefault="000A4617">
            <w:pPr>
              <w:pStyle w:val="Text"/>
              <w:spacing w:before="60" w:after="60"/>
              <w:jc w:val="left"/>
              <w:rPr>
                <w:rFonts w:eastAsia="Arial" w:cs="Arial"/>
                <w:color w:val="000000" w:themeColor="text1"/>
                <w:sz w:val="22"/>
                <w:szCs w:val="22"/>
                <w:lang w:val="en-SG"/>
              </w:rPr>
            </w:pPr>
            <w:proofErr w:type="spellStart"/>
            <w:r w:rsidRPr="00561346">
              <w:rPr>
                <w:rFonts w:cs="Arial"/>
                <w:color w:val="000000"/>
                <w:sz w:val="22"/>
                <w:szCs w:val="22"/>
                <w:lang w:val="en-SG"/>
              </w:rPr>
              <w:t>modelId</w:t>
            </w:r>
            <w:proofErr w:type="spellEnd"/>
          </w:p>
        </w:tc>
        <w:tc>
          <w:tcPr>
            <w:tcW w:w="123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80AAB9C" w14:textId="01AD6EEE" w:rsidR="000A4617" w:rsidRPr="00561346" w:rsidRDefault="000A4617">
            <w:pPr>
              <w:pStyle w:val="Text"/>
              <w:spacing w:before="60" w:after="60"/>
              <w:jc w:val="left"/>
              <w:rPr>
                <w:rFonts w:eastAsia="Arial" w:cs="Arial"/>
                <w:color w:val="000000" w:themeColor="text1"/>
                <w:sz w:val="22"/>
                <w:szCs w:val="22"/>
                <w:lang w:val="en-SG"/>
              </w:rPr>
            </w:pPr>
            <w:proofErr w:type="gramStart"/>
            <w:r w:rsidRPr="00561346">
              <w:rPr>
                <w:rFonts w:cs="Arial"/>
                <w:color w:val="000000"/>
                <w:sz w:val="22"/>
                <w:szCs w:val="22"/>
                <w:lang w:val="en-SG"/>
              </w:rPr>
              <w:t>String(</w:t>
            </w:r>
            <w:proofErr w:type="gramEnd"/>
            <w:r w:rsidRPr="00561346">
              <w:rPr>
                <w:rFonts w:cs="Arial"/>
                <w:color w:val="000000"/>
                <w:sz w:val="22"/>
                <w:szCs w:val="22"/>
                <w:lang w:val="en-SG"/>
              </w:rPr>
              <w:t>30)</w:t>
            </w:r>
          </w:p>
        </w:tc>
        <w:tc>
          <w:tcPr>
            <w:tcW w:w="3795"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0C664A14" w14:textId="0956A3EF" w:rsidR="000A4617" w:rsidRPr="006A4310" w:rsidRDefault="00BA00A9" w:rsidP="00BA00A9">
            <w:pPr>
              <w:spacing w:before="100"/>
              <w:jc w:val="left"/>
              <w:rPr>
                <w:rFonts w:ascii="Arial" w:eastAsia="Arial" w:hAnsi="Arial" w:cs="Arial"/>
                <w:color w:val="000000"/>
                <w:sz w:val="22"/>
                <w:szCs w:val="22"/>
              </w:rPr>
            </w:pPr>
            <w:r w:rsidRPr="006A4310">
              <w:rPr>
                <w:rFonts w:ascii="Arial" w:hAnsi="Arial" w:cs="Arial"/>
                <w:color w:val="000000"/>
                <w:sz w:val="22"/>
                <w:szCs w:val="22"/>
              </w:rPr>
              <w:t xml:space="preserve">• </w:t>
            </w:r>
            <w:proofErr w:type="spellStart"/>
            <w:r w:rsidRPr="006A4310">
              <w:rPr>
                <w:rFonts w:ascii="Arial" w:hAnsi="Arial" w:cs="Arial"/>
                <w:color w:val="000000"/>
                <w:sz w:val="22"/>
                <w:szCs w:val="22"/>
              </w:rPr>
              <w:t>digifort</w:t>
            </w:r>
            <w:proofErr w:type="spellEnd"/>
            <w:r w:rsidRPr="006A4310">
              <w:rPr>
                <w:rFonts w:ascii="Arial" w:hAnsi="Arial" w:cs="Arial"/>
                <w:color w:val="000000"/>
                <w:sz w:val="22"/>
                <w:szCs w:val="22"/>
              </w:rPr>
              <w:br/>
              <w:t>• milestone</w:t>
            </w:r>
            <w:r w:rsidR="00576C29">
              <w:rPr>
                <w:rFonts w:ascii="Arial" w:hAnsi="Arial" w:cs="Arial"/>
                <w:color w:val="000000"/>
                <w:sz w:val="22"/>
                <w:szCs w:val="22"/>
              </w:rPr>
              <w:t>-</w:t>
            </w:r>
            <w:proofErr w:type="spellStart"/>
            <w:r w:rsidR="00576C29">
              <w:rPr>
                <w:rFonts w:ascii="Arial" w:hAnsi="Arial" w:cs="Arial"/>
                <w:color w:val="000000"/>
                <w:sz w:val="22"/>
                <w:szCs w:val="22"/>
              </w:rPr>
              <w:t>onb</w:t>
            </w:r>
            <w:proofErr w:type="spellEnd"/>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4B34A2E7" w14:textId="59E630DE" w:rsidR="000A4617" w:rsidRPr="00561346" w:rsidRDefault="00BA00A9">
            <w:pPr>
              <w:pStyle w:val="Text"/>
              <w:spacing w:before="60" w:after="60"/>
              <w:jc w:val="left"/>
              <w:rPr>
                <w:rFonts w:eastAsia="Arial" w:cs="Arial"/>
                <w:color w:val="000000" w:themeColor="text1"/>
                <w:sz w:val="22"/>
                <w:szCs w:val="22"/>
                <w:lang w:val="en-SG"/>
              </w:rPr>
            </w:pPr>
            <w:r w:rsidRPr="00CD41A8">
              <w:rPr>
                <w:rFonts w:cs="Arial"/>
                <w:color w:val="000000"/>
                <w:sz w:val="22"/>
              </w:rPr>
              <w:t>Filter result with Device’s Model ID</w:t>
            </w:r>
            <w:r w:rsidRPr="00CD41A8">
              <w:rPr>
                <w:rFonts w:ascii="DengXian" w:eastAsia="DengXian" w:hAnsi="DengXian" w:cs="Arial" w:hint="eastAsia"/>
                <w:color w:val="000000"/>
                <w:sz w:val="22"/>
              </w:rPr>
              <w:t xml:space="preserve"> </w:t>
            </w:r>
          </w:p>
        </w:tc>
      </w:tr>
      <w:tr w:rsidR="000A4617" w:rsidRPr="00561346" w14:paraId="76B9AD75" w14:textId="77777777" w:rsidTr="27498904">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DABC963" w14:textId="77777777" w:rsidR="000A4617" w:rsidRPr="00561346" w:rsidRDefault="000A4617">
            <w:pPr>
              <w:pStyle w:val="Text"/>
              <w:spacing w:before="60" w:after="60"/>
              <w:jc w:val="left"/>
              <w:rPr>
                <w:rFonts w:eastAsia="Arial" w:cs="Arial"/>
                <w:color w:val="000000" w:themeColor="text1"/>
                <w:sz w:val="22"/>
                <w:szCs w:val="22"/>
                <w:lang w:val="en-SG"/>
              </w:rPr>
            </w:pPr>
            <w:proofErr w:type="spellStart"/>
            <w:r w:rsidRPr="00561346">
              <w:rPr>
                <w:rFonts w:cs="Arial"/>
                <w:color w:val="000000"/>
                <w:sz w:val="22"/>
                <w:szCs w:val="22"/>
                <w:lang w:val="en-SG"/>
              </w:rPr>
              <w:t>modelName</w:t>
            </w:r>
            <w:proofErr w:type="spellEnd"/>
          </w:p>
        </w:tc>
        <w:tc>
          <w:tcPr>
            <w:tcW w:w="123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259C9A2" w14:textId="75854F10" w:rsidR="000A4617" w:rsidRPr="00561346" w:rsidRDefault="000A4617">
            <w:pPr>
              <w:pStyle w:val="Text"/>
              <w:spacing w:before="60" w:after="60"/>
              <w:jc w:val="left"/>
              <w:rPr>
                <w:rFonts w:eastAsia="Arial" w:cs="Arial"/>
                <w:color w:val="000000" w:themeColor="text1"/>
                <w:sz w:val="22"/>
                <w:szCs w:val="22"/>
                <w:lang w:val="en-SG"/>
              </w:rPr>
            </w:pPr>
            <w:proofErr w:type="gramStart"/>
            <w:r w:rsidRPr="00561346">
              <w:rPr>
                <w:rFonts w:cs="Arial"/>
                <w:color w:val="000000"/>
                <w:sz w:val="22"/>
                <w:szCs w:val="22"/>
                <w:lang w:val="en-SG"/>
              </w:rPr>
              <w:t>String(</w:t>
            </w:r>
            <w:proofErr w:type="gramEnd"/>
            <w:r w:rsidRPr="00561346">
              <w:rPr>
                <w:rFonts w:cs="Arial"/>
                <w:color w:val="000000"/>
                <w:sz w:val="22"/>
                <w:szCs w:val="22"/>
                <w:lang w:val="en-SG"/>
              </w:rPr>
              <w:t>30)</w:t>
            </w:r>
          </w:p>
        </w:tc>
        <w:tc>
          <w:tcPr>
            <w:tcW w:w="3795"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41F82A5D" w14:textId="77777777" w:rsidR="0075542F" w:rsidRPr="00CD41A8" w:rsidRDefault="0075542F" w:rsidP="0075542F">
            <w:pPr>
              <w:widowControl/>
              <w:spacing w:before="100"/>
              <w:jc w:val="left"/>
              <w:rPr>
                <w:rFonts w:ascii="Arial" w:hAnsi="Arial" w:cs="Arial"/>
                <w:color w:val="000000" w:themeColor="text1"/>
                <w:sz w:val="22"/>
              </w:rPr>
            </w:pPr>
            <w:r w:rsidRPr="645ABCF6">
              <w:rPr>
                <w:rFonts w:ascii="Arial" w:hAnsi="Arial" w:cs="Arial"/>
                <w:color w:val="000000" w:themeColor="text1"/>
                <w:sz w:val="22"/>
              </w:rPr>
              <w:t>Character set:</w:t>
            </w:r>
          </w:p>
          <w:p w14:paraId="687E0388" w14:textId="77777777" w:rsidR="0075542F" w:rsidRPr="00CD41A8" w:rsidRDefault="0075542F" w:rsidP="0075542F">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455A58C4" w14:textId="77777777" w:rsidR="0075542F" w:rsidRPr="00CD41A8" w:rsidRDefault="0075542F" w:rsidP="0075542F">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360C214F" w14:textId="77777777" w:rsidR="0075542F" w:rsidRPr="0075542F" w:rsidRDefault="0075542F" w:rsidP="0075542F">
            <w:pPr>
              <w:pStyle w:val="ListParagraph"/>
              <w:numPr>
                <w:ilvl w:val="0"/>
                <w:numId w:val="42"/>
              </w:numPr>
              <w:spacing w:before="100" w:line="240" w:lineRule="auto"/>
              <w:jc w:val="left"/>
              <w:rPr>
                <w:rFonts w:cs="Arial"/>
                <w:color w:val="000000" w:themeColor="text1"/>
              </w:rPr>
            </w:pPr>
            <w:r w:rsidRPr="645ABCF6">
              <w:rPr>
                <w:rFonts w:cs="Arial"/>
                <w:color w:val="000000" w:themeColor="text1"/>
              </w:rPr>
              <w:t>0-9</w:t>
            </w:r>
          </w:p>
          <w:p w14:paraId="52274DDA" w14:textId="77777777" w:rsidR="000A4617" w:rsidRPr="00531D3E" w:rsidRDefault="0075542F" w:rsidP="0075542F">
            <w:pPr>
              <w:pStyle w:val="ListParagraph"/>
              <w:numPr>
                <w:ilvl w:val="0"/>
                <w:numId w:val="42"/>
              </w:numPr>
              <w:spacing w:before="100" w:line="240" w:lineRule="auto"/>
              <w:jc w:val="left"/>
              <w:rPr>
                <w:rFonts w:eastAsia="Arial" w:cs="Arial"/>
                <w:color w:val="000000" w:themeColor="text1"/>
              </w:rPr>
            </w:pPr>
            <w:r>
              <w:rPr>
                <w:rFonts w:eastAsiaTheme="minorEastAsia" w:cs="Arial" w:hint="eastAsia"/>
                <w:color w:val="000000" w:themeColor="text1"/>
                <w:lang w:eastAsia="zh-CN"/>
              </w:rPr>
              <w:t>-</w:t>
            </w:r>
          </w:p>
          <w:p w14:paraId="5999308E" w14:textId="5C15C0DB" w:rsidR="00531D3E" w:rsidRPr="0075542F" w:rsidRDefault="00413C5A" w:rsidP="0075542F">
            <w:pPr>
              <w:pStyle w:val="ListParagraph"/>
              <w:numPr>
                <w:ilvl w:val="0"/>
                <w:numId w:val="42"/>
              </w:numPr>
              <w:spacing w:before="100" w:line="240" w:lineRule="auto"/>
              <w:jc w:val="left"/>
              <w:rPr>
                <w:rFonts w:eastAsia="Arial" w:cs="Arial"/>
                <w:color w:val="000000" w:themeColor="text1"/>
              </w:rPr>
            </w:pPr>
            <w:r>
              <w:rPr>
                <w:rFonts w:eastAsiaTheme="minorEastAsia" w:cs="Arial"/>
                <w:color w:val="000000" w:themeColor="text1"/>
                <w:lang w:eastAsia="zh-CN"/>
              </w:rPr>
              <w:t>&lt;space&gt;</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4E89638" w14:textId="77777777" w:rsidR="000A4617" w:rsidRPr="00561346" w:rsidRDefault="000A4617">
            <w:pPr>
              <w:pStyle w:val="Text"/>
              <w:spacing w:before="60" w:after="60"/>
              <w:jc w:val="left"/>
              <w:rPr>
                <w:rFonts w:eastAsiaTheme="minorEastAsia" w:cs="Arial"/>
                <w:color w:val="000000"/>
                <w:sz w:val="22"/>
                <w:szCs w:val="22"/>
                <w:lang w:val="en-SG"/>
              </w:rPr>
            </w:pPr>
            <w:r w:rsidRPr="00561346">
              <w:rPr>
                <w:rFonts w:cs="Arial"/>
                <w:color w:val="000000"/>
                <w:sz w:val="22"/>
                <w:szCs w:val="22"/>
                <w:lang w:val="en-SG"/>
              </w:rPr>
              <w:t>Device’s Model Name.</w:t>
            </w:r>
          </w:p>
          <w:p w14:paraId="467A487E" w14:textId="77777777" w:rsidR="00413C5A" w:rsidRDefault="00413C5A">
            <w:pPr>
              <w:pStyle w:val="Text"/>
              <w:spacing w:before="60" w:after="60"/>
              <w:jc w:val="left"/>
              <w:rPr>
                <w:rFonts w:cs="Arial"/>
                <w:color w:val="000000"/>
                <w:sz w:val="22"/>
                <w:szCs w:val="22"/>
                <w:lang w:val="en-SG"/>
              </w:rPr>
            </w:pPr>
          </w:p>
          <w:p w14:paraId="49D7CBFE" w14:textId="455BF046" w:rsidR="000A4617" w:rsidRPr="00561346" w:rsidRDefault="00196106">
            <w:pPr>
              <w:pStyle w:val="Text"/>
              <w:spacing w:before="60" w:after="60"/>
              <w:jc w:val="left"/>
              <w:rPr>
                <w:rFonts w:eastAsia="Arial" w:cs="Arial"/>
                <w:color w:val="000000" w:themeColor="text1"/>
                <w:sz w:val="22"/>
                <w:szCs w:val="22"/>
                <w:lang w:val="en-SG"/>
              </w:rPr>
            </w:pPr>
            <w:proofErr w:type="spellStart"/>
            <w:r w:rsidRPr="6A2D4541">
              <w:rPr>
                <w:rFonts w:cs="Arial"/>
                <w:color w:val="000000" w:themeColor="text1"/>
                <w:sz w:val="22"/>
                <w:szCs w:val="22"/>
                <w:lang w:val="en-SG"/>
              </w:rPr>
              <w:t>E.g</w:t>
            </w:r>
            <w:proofErr w:type="spellEnd"/>
            <w:r w:rsidRPr="6A2D4541">
              <w:rPr>
                <w:rFonts w:cs="Arial"/>
                <w:color w:val="000000" w:themeColor="text1"/>
                <w:sz w:val="22"/>
                <w:szCs w:val="22"/>
                <w:lang w:val="en-SG"/>
              </w:rPr>
              <w:t>:</w:t>
            </w:r>
            <w:r w:rsidR="000A4617" w:rsidRPr="6A2D4541">
              <w:rPr>
                <w:rFonts w:cs="Arial"/>
                <w:color w:val="000000" w:themeColor="text1"/>
                <w:sz w:val="22"/>
                <w:szCs w:val="22"/>
                <w:lang w:val="en-SG"/>
              </w:rPr>
              <w:t xml:space="preserve"> </w:t>
            </w:r>
            <w:del w:id="272" w:author="Zuxian Cai (NCS)" w:date="2025-12-05T06:12:00Z">
              <w:r w:rsidR="000A4617" w:rsidRPr="6A2D4541">
                <w:rPr>
                  <w:rFonts w:cs="Arial"/>
                  <w:color w:val="000000" w:themeColor="text1"/>
                  <w:sz w:val="22"/>
                  <w:szCs w:val="22"/>
                  <w:lang w:val="en-SG"/>
                </w:rPr>
                <w:delText xml:space="preserve">Generate </w:delText>
              </w:r>
            </w:del>
            <w:ins w:id="273" w:author="Zuxian Cai (NCS)" w:date="2025-12-05T06:12:00Z">
              <w:r w:rsidR="15C87C5F" w:rsidRPr="6A2D4541">
                <w:rPr>
                  <w:rFonts w:cs="Arial"/>
                  <w:color w:val="000000" w:themeColor="text1"/>
                  <w:sz w:val="22"/>
                  <w:szCs w:val="22"/>
                  <w:lang w:val="en-SG"/>
                </w:rPr>
                <w:t xml:space="preserve">General </w:t>
              </w:r>
            </w:ins>
            <w:r w:rsidR="000A4617" w:rsidRPr="6A2D4541">
              <w:rPr>
                <w:rFonts w:cs="Arial"/>
                <w:color w:val="000000" w:themeColor="text1"/>
                <w:sz w:val="22"/>
                <w:szCs w:val="22"/>
                <w:lang w:val="en-SG"/>
              </w:rPr>
              <w:t xml:space="preserve">RTSP, </w:t>
            </w:r>
            <w:proofErr w:type="spellStart"/>
            <w:r w:rsidR="000A4617" w:rsidRPr="6A2D4541">
              <w:rPr>
                <w:rFonts w:cs="Arial"/>
                <w:color w:val="000000" w:themeColor="text1"/>
                <w:sz w:val="22"/>
                <w:szCs w:val="22"/>
                <w:lang w:val="en-SG"/>
              </w:rPr>
              <w:t>Onvif</w:t>
            </w:r>
            <w:proofErr w:type="spellEnd"/>
            <w:r w:rsidR="000A4617" w:rsidRPr="6A2D4541">
              <w:rPr>
                <w:rFonts w:cs="Arial"/>
                <w:color w:val="000000" w:themeColor="text1"/>
                <w:sz w:val="22"/>
                <w:szCs w:val="22"/>
                <w:lang w:val="en-SG"/>
              </w:rPr>
              <w:t xml:space="preserve"> IPC </w:t>
            </w:r>
          </w:p>
        </w:tc>
      </w:tr>
      <w:tr w:rsidR="000A4617" w:rsidRPr="00561346" w14:paraId="554FF96D" w14:textId="77777777" w:rsidTr="27498904">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C4047B5" w14:textId="77777777" w:rsidR="000A4617" w:rsidRPr="00561346" w:rsidRDefault="000A4617">
            <w:pPr>
              <w:pStyle w:val="Text"/>
              <w:spacing w:before="60" w:after="60"/>
              <w:jc w:val="left"/>
              <w:rPr>
                <w:rFonts w:eastAsia="Arial" w:cs="Arial"/>
                <w:color w:val="000000" w:themeColor="text1"/>
                <w:sz w:val="22"/>
                <w:szCs w:val="22"/>
                <w:lang w:val="en-SG"/>
              </w:rPr>
            </w:pPr>
            <w:proofErr w:type="spellStart"/>
            <w:r w:rsidRPr="00561346">
              <w:rPr>
                <w:rFonts w:cs="Arial"/>
                <w:color w:val="000000"/>
                <w:sz w:val="22"/>
                <w:szCs w:val="22"/>
                <w:lang w:val="en-SG"/>
              </w:rPr>
              <w:t>scheduleName</w:t>
            </w:r>
            <w:proofErr w:type="spellEnd"/>
          </w:p>
        </w:tc>
        <w:tc>
          <w:tcPr>
            <w:tcW w:w="123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90BBB4D" w14:textId="0E4B1F9A" w:rsidR="000A4617" w:rsidRPr="00561346" w:rsidRDefault="000A4617">
            <w:pPr>
              <w:pStyle w:val="Text"/>
              <w:spacing w:before="60" w:after="60"/>
              <w:jc w:val="left"/>
              <w:rPr>
                <w:rFonts w:eastAsia="Arial" w:cs="Arial"/>
                <w:color w:val="000000" w:themeColor="text1"/>
                <w:sz w:val="22"/>
                <w:szCs w:val="22"/>
                <w:lang w:val="en-SG"/>
              </w:rPr>
            </w:pPr>
            <w:proofErr w:type="gramStart"/>
            <w:r w:rsidRPr="00561346">
              <w:rPr>
                <w:rFonts w:cs="Arial"/>
                <w:color w:val="000000"/>
                <w:sz w:val="22"/>
                <w:szCs w:val="22"/>
                <w:lang w:val="en-SG"/>
              </w:rPr>
              <w:t>String(</w:t>
            </w:r>
            <w:proofErr w:type="gramEnd"/>
            <w:r w:rsidR="00EE04B4">
              <w:rPr>
                <w:rFonts w:cs="Arial"/>
                <w:color w:val="000000"/>
                <w:sz w:val="22"/>
                <w:szCs w:val="22"/>
                <w:lang w:val="en-SG"/>
              </w:rPr>
              <w:t>255</w:t>
            </w:r>
            <w:r w:rsidRPr="00561346">
              <w:rPr>
                <w:rFonts w:cs="Arial"/>
                <w:color w:val="000000"/>
                <w:sz w:val="22"/>
                <w:szCs w:val="22"/>
                <w:lang w:val="en-SG"/>
              </w:rPr>
              <w:t>)</w:t>
            </w:r>
          </w:p>
        </w:tc>
        <w:tc>
          <w:tcPr>
            <w:tcW w:w="3795"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7460887E" w14:textId="77777777" w:rsidR="0075542F" w:rsidRPr="00CD41A8" w:rsidRDefault="0075542F" w:rsidP="0075542F">
            <w:pPr>
              <w:widowControl/>
              <w:spacing w:before="100"/>
              <w:jc w:val="left"/>
              <w:rPr>
                <w:rFonts w:ascii="Arial" w:hAnsi="Arial" w:cs="Arial"/>
                <w:color w:val="000000" w:themeColor="text1"/>
                <w:sz w:val="22"/>
              </w:rPr>
            </w:pPr>
            <w:r w:rsidRPr="645ABCF6">
              <w:rPr>
                <w:rFonts w:ascii="Arial" w:hAnsi="Arial" w:cs="Arial"/>
                <w:color w:val="000000" w:themeColor="text1"/>
                <w:sz w:val="22"/>
              </w:rPr>
              <w:t>Character set:</w:t>
            </w:r>
          </w:p>
          <w:p w14:paraId="36613C0A" w14:textId="77777777" w:rsidR="0075542F" w:rsidRPr="00CD41A8" w:rsidRDefault="0075542F" w:rsidP="0075542F">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4B49259F" w14:textId="77777777" w:rsidR="0075542F" w:rsidRPr="00CD41A8" w:rsidRDefault="0075542F" w:rsidP="0075542F">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5035245F" w14:textId="77777777" w:rsidR="0075542F" w:rsidRPr="00CD41A8" w:rsidRDefault="0075542F" w:rsidP="0075542F">
            <w:pPr>
              <w:pStyle w:val="ListParagraph"/>
              <w:numPr>
                <w:ilvl w:val="0"/>
                <w:numId w:val="42"/>
              </w:numPr>
              <w:spacing w:before="100" w:line="240" w:lineRule="auto"/>
              <w:jc w:val="left"/>
              <w:rPr>
                <w:rFonts w:cs="Arial"/>
                <w:color w:val="000000" w:themeColor="text1"/>
              </w:rPr>
            </w:pPr>
            <w:r w:rsidRPr="645ABCF6">
              <w:rPr>
                <w:rFonts w:cs="Arial"/>
                <w:color w:val="000000" w:themeColor="text1"/>
              </w:rPr>
              <w:t>0-9</w:t>
            </w:r>
          </w:p>
          <w:p w14:paraId="321D5CEE" w14:textId="71B3ECF7" w:rsidR="000A4617" w:rsidRPr="00CA351E" w:rsidRDefault="0075542F" w:rsidP="0075542F">
            <w:pPr>
              <w:pStyle w:val="ListParagraph"/>
              <w:numPr>
                <w:ilvl w:val="0"/>
                <w:numId w:val="42"/>
              </w:numPr>
              <w:spacing w:before="100" w:line="240" w:lineRule="auto"/>
              <w:jc w:val="left"/>
              <w:rPr>
                <w:rFonts w:eastAsia="Arial" w:cs="Arial"/>
                <w:color w:val="000000"/>
              </w:rPr>
            </w:pPr>
            <w:r w:rsidRPr="645ABCF6">
              <w:rPr>
                <w:rFonts w:cs="Arial"/>
                <w:color w:val="000000" w:themeColor="text1"/>
              </w:rPr>
              <w:t>-</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98EB799" w14:textId="77777777" w:rsidR="0075542F" w:rsidRDefault="000A4617" w:rsidP="0075542F">
            <w:pPr>
              <w:pStyle w:val="Text"/>
              <w:spacing w:before="60" w:after="60"/>
              <w:jc w:val="left"/>
              <w:rPr>
                <w:rFonts w:eastAsiaTheme="minorEastAsia" w:cs="Arial"/>
                <w:color w:val="000000"/>
                <w:sz w:val="22"/>
                <w:szCs w:val="22"/>
                <w:lang w:val="en-SG" w:eastAsia="zh-CN"/>
              </w:rPr>
            </w:pPr>
            <w:r w:rsidRPr="00561346">
              <w:rPr>
                <w:rFonts w:cs="Arial"/>
                <w:color w:val="000000"/>
                <w:sz w:val="22"/>
                <w:szCs w:val="22"/>
                <w:lang w:val="en-SG"/>
              </w:rPr>
              <w:t>Device’s Schedule plan in MMI</w:t>
            </w:r>
          </w:p>
          <w:p w14:paraId="2B82D5C7" w14:textId="68260D35" w:rsidR="000A4617" w:rsidRPr="00261EBD" w:rsidRDefault="00196106" w:rsidP="0075542F">
            <w:pPr>
              <w:pStyle w:val="Text"/>
              <w:jc w:val="left"/>
              <w:rPr>
                <w:rFonts w:eastAsiaTheme="minorEastAsia" w:cs="Arial"/>
                <w:color w:val="000000"/>
                <w:sz w:val="22"/>
                <w:szCs w:val="22"/>
                <w:lang w:val="en-SG" w:eastAsia="zh-CN"/>
              </w:rPr>
            </w:pPr>
            <w:proofErr w:type="spellStart"/>
            <w:r>
              <w:rPr>
                <w:rFonts w:eastAsiaTheme="minorEastAsia" w:cs="Arial" w:hint="eastAsia"/>
                <w:color w:val="000000"/>
                <w:sz w:val="22"/>
                <w:szCs w:val="22"/>
                <w:lang w:val="en-SG" w:eastAsia="zh-CN"/>
              </w:rPr>
              <w:t>E.g</w:t>
            </w:r>
            <w:proofErr w:type="spellEnd"/>
            <w:r>
              <w:rPr>
                <w:rFonts w:eastAsiaTheme="minorEastAsia" w:cs="Arial" w:hint="eastAsia"/>
                <w:color w:val="000000"/>
                <w:sz w:val="22"/>
                <w:szCs w:val="22"/>
                <w:lang w:val="en-SG" w:eastAsia="zh-CN"/>
              </w:rPr>
              <w:t>:</w:t>
            </w:r>
            <w:r w:rsidR="0075542F">
              <w:rPr>
                <w:rFonts w:eastAsiaTheme="minorEastAsia" w:cs="Arial" w:hint="eastAsia"/>
                <w:color w:val="000000"/>
                <w:sz w:val="22"/>
                <w:szCs w:val="22"/>
                <w:lang w:val="en-SG" w:eastAsia="zh-CN"/>
              </w:rPr>
              <w:t xml:space="preserve"> </w:t>
            </w:r>
            <w:r w:rsidR="0075542F" w:rsidRPr="00561346">
              <w:rPr>
                <w:rFonts w:cs="Arial"/>
                <w:color w:val="000000"/>
                <w:sz w:val="22"/>
                <w:szCs w:val="22"/>
                <w:lang w:val="en-SG"/>
              </w:rPr>
              <w:t>"default724", "</w:t>
            </w:r>
            <w:proofErr w:type="spellStart"/>
            <w:r w:rsidR="0075542F" w:rsidRPr="00561346">
              <w:rPr>
                <w:rFonts w:cs="Arial"/>
                <w:color w:val="000000"/>
                <w:sz w:val="22"/>
                <w:szCs w:val="22"/>
                <w:lang w:val="en-SG"/>
              </w:rPr>
              <w:t>recordWhenStream</w:t>
            </w:r>
            <w:proofErr w:type="spellEnd"/>
            <w:r w:rsidR="0075542F" w:rsidRPr="00561346">
              <w:rPr>
                <w:rFonts w:cs="Arial"/>
                <w:color w:val="000000"/>
                <w:sz w:val="22"/>
                <w:szCs w:val="22"/>
                <w:lang w:val="en-SG"/>
              </w:rPr>
              <w:t>"</w:t>
            </w:r>
          </w:p>
        </w:tc>
      </w:tr>
      <w:tr w:rsidR="000A4617" w:rsidRPr="00F8427E" w14:paraId="2CB72CDF" w14:textId="77777777" w:rsidTr="27498904">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820A508" w14:textId="77777777" w:rsidR="000A4617" w:rsidRPr="00561346" w:rsidRDefault="000A4617">
            <w:pPr>
              <w:pStyle w:val="Text"/>
              <w:spacing w:before="60" w:after="60"/>
              <w:jc w:val="left"/>
              <w:rPr>
                <w:rFonts w:cs="Arial"/>
                <w:color w:val="000000"/>
                <w:sz w:val="22"/>
                <w:lang w:val="en-SG"/>
              </w:rPr>
            </w:pPr>
            <w:proofErr w:type="spellStart"/>
            <w:r w:rsidRPr="00561346">
              <w:rPr>
                <w:rFonts w:cs="Arial"/>
                <w:color w:val="000000"/>
                <w:sz w:val="22"/>
                <w:lang w:val="en-SG"/>
              </w:rPr>
              <w:t>scheduleId</w:t>
            </w:r>
            <w:proofErr w:type="spellEnd"/>
          </w:p>
        </w:tc>
        <w:tc>
          <w:tcPr>
            <w:tcW w:w="123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7682D54" w14:textId="5AAAD86B" w:rsidR="000A4617" w:rsidRPr="00561346" w:rsidRDefault="000A4617">
            <w:pPr>
              <w:pStyle w:val="Text"/>
              <w:spacing w:before="60" w:after="60"/>
              <w:jc w:val="left"/>
              <w:rPr>
                <w:rFonts w:cs="Arial"/>
                <w:color w:val="000000"/>
                <w:sz w:val="22"/>
                <w:lang w:val="en-SG"/>
              </w:rPr>
            </w:pPr>
            <w:proofErr w:type="gramStart"/>
            <w:r w:rsidRPr="00561346">
              <w:rPr>
                <w:rFonts w:cs="Arial"/>
                <w:color w:val="000000"/>
                <w:sz w:val="22"/>
                <w:szCs w:val="22"/>
                <w:lang w:val="en-SG"/>
              </w:rPr>
              <w:t>String(</w:t>
            </w:r>
            <w:proofErr w:type="gramEnd"/>
            <w:r w:rsidRPr="00561346">
              <w:rPr>
                <w:rFonts w:cs="Arial"/>
                <w:color w:val="000000"/>
                <w:sz w:val="22"/>
                <w:szCs w:val="22"/>
                <w:lang w:val="en-SG"/>
              </w:rPr>
              <w:t>36)</w:t>
            </w:r>
          </w:p>
        </w:tc>
        <w:tc>
          <w:tcPr>
            <w:tcW w:w="3795"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EBE2E62" w14:textId="77777777" w:rsidR="0075542F" w:rsidRPr="00F2635D" w:rsidRDefault="0075542F" w:rsidP="0075542F">
            <w:pPr>
              <w:spacing w:before="100"/>
              <w:jc w:val="left"/>
              <w:rPr>
                <w:rFonts w:ascii="Arial" w:hAnsi="Arial" w:cs="Arial"/>
                <w:color w:val="000000"/>
                <w:sz w:val="22"/>
              </w:rPr>
            </w:pPr>
            <w:r w:rsidRPr="00F2635D">
              <w:rPr>
                <w:rFonts w:ascii="Arial" w:hAnsi="Arial" w:cs="Arial"/>
                <w:color w:val="000000"/>
                <w:sz w:val="22"/>
              </w:rPr>
              <w:t>Character set:</w:t>
            </w:r>
          </w:p>
          <w:p w14:paraId="610664C1" w14:textId="77777777" w:rsidR="0075542F" w:rsidRPr="00F2635D" w:rsidRDefault="0075542F" w:rsidP="0075542F">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4D542365" w14:textId="77777777" w:rsidR="0075542F" w:rsidRPr="0075542F" w:rsidRDefault="0075542F" w:rsidP="0075542F">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p w14:paraId="129FA817" w14:textId="1CDA0FA2" w:rsidR="000A4617" w:rsidRPr="0075542F" w:rsidRDefault="0075542F" w:rsidP="0075542F">
            <w:pPr>
              <w:pStyle w:val="ListParagraph"/>
              <w:numPr>
                <w:ilvl w:val="0"/>
                <w:numId w:val="42"/>
              </w:numPr>
              <w:spacing w:before="100" w:line="240" w:lineRule="auto"/>
              <w:jc w:val="left"/>
              <w:rPr>
                <w:rFonts w:cs="Arial"/>
                <w:color w:val="000000"/>
                <w:szCs w:val="22"/>
              </w:rPr>
            </w:pPr>
            <w:r>
              <w:rPr>
                <w:rFonts w:eastAsiaTheme="minorEastAsia" w:cs="Arial" w:hint="eastAsia"/>
                <w:color w:val="000000"/>
                <w:szCs w:val="22"/>
                <w:lang w:eastAsia="zh-CN"/>
              </w:rPr>
              <w:t>-</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B941C99" w14:textId="77777777" w:rsidR="0075542F" w:rsidRDefault="000A4617" w:rsidP="0075542F">
            <w:pPr>
              <w:pStyle w:val="Text"/>
              <w:spacing w:before="60" w:after="60"/>
              <w:jc w:val="left"/>
              <w:rPr>
                <w:rFonts w:eastAsiaTheme="minorEastAsia" w:cs="Arial"/>
                <w:color w:val="000000"/>
                <w:sz w:val="22"/>
                <w:szCs w:val="22"/>
                <w:lang w:val="en-SG" w:eastAsia="zh-CN"/>
              </w:rPr>
            </w:pPr>
            <w:r w:rsidRPr="00561346">
              <w:rPr>
                <w:rFonts w:cs="Arial"/>
                <w:color w:val="000000"/>
                <w:sz w:val="22"/>
                <w:szCs w:val="22"/>
                <w:lang w:val="en-SG"/>
              </w:rPr>
              <w:t>Device’s Schedule ID</w:t>
            </w:r>
          </w:p>
          <w:p w14:paraId="12003327" w14:textId="1A7284C9" w:rsidR="000A4617" w:rsidRPr="005D0590" w:rsidRDefault="5BDE8EC7" w:rsidP="27498904">
            <w:pPr>
              <w:pStyle w:val="Text"/>
              <w:spacing w:before="60" w:after="60"/>
              <w:jc w:val="left"/>
              <w:rPr>
                <w:rFonts w:eastAsiaTheme="minorEastAsia" w:cs="Arial"/>
                <w:color w:val="000000"/>
                <w:sz w:val="22"/>
                <w:szCs w:val="22"/>
                <w:lang w:val="it-IT" w:eastAsia="zh-CN"/>
              </w:rPr>
            </w:pPr>
            <w:r w:rsidRPr="005D0590">
              <w:rPr>
                <w:rFonts w:eastAsiaTheme="minorEastAsia" w:cs="Arial"/>
                <w:color w:val="000000" w:themeColor="text1"/>
                <w:sz w:val="22"/>
                <w:lang w:val="it-IT" w:eastAsia="zh-CN"/>
              </w:rPr>
              <w:t>E.g:</w:t>
            </w:r>
            <w:r w:rsidR="70F3F9E0" w:rsidRPr="005D0590">
              <w:rPr>
                <w:rFonts w:eastAsiaTheme="minorEastAsia" w:cs="Arial"/>
                <w:color w:val="000000" w:themeColor="text1"/>
                <w:sz w:val="22"/>
                <w:lang w:val="it-IT" w:eastAsia="zh-CN"/>
              </w:rPr>
              <w:t xml:space="preserve"> </w:t>
            </w:r>
            <w:r w:rsidR="70F3F9E0" w:rsidRPr="005D0590">
              <w:rPr>
                <w:rFonts w:cs="Arial"/>
                <w:color w:val="000000" w:themeColor="text1"/>
                <w:sz w:val="22"/>
                <w:lang w:val="it-IT"/>
              </w:rPr>
              <w:t>3ab3973f-e36c-4105-9ca3-f297fba8b714</w:t>
            </w:r>
          </w:p>
        </w:tc>
      </w:tr>
      <w:tr w:rsidR="005E57FE" w:rsidRPr="00561346" w14:paraId="0C49F193" w14:textId="77777777" w:rsidTr="27498904">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8432492" w14:textId="079C10C8" w:rsidR="005E57FE" w:rsidRPr="00561346" w:rsidRDefault="005E57FE" w:rsidP="005E57FE">
            <w:pPr>
              <w:pStyle w:val="Text"/>
              <w:spacing w:before="60" w:after="60"/>
              <w:jc w:val="left"/>
              <w:rPr>
                <w:rFonts w:cs="Arial"/>
                <w:color w:val="000000"/>
                <w:sz w:val="22"/>
                <w:lang w:val="en-SG"/>
              </w:rPr>
            </w:pPr>
            <w:proofErr w:type="spellStart"/>
            <w:r w:rsidRPr="00561346">
              <w:rPr>
                <w:rFonts w:cs="Arial"/>
                <w:color w:val="000000" w:themeColor="text1"/>
                <w:sz w:val="22"/>
                <w:szCs w:val="22"/>
                <w:lang w:val="en-SG"/>
              </w:rPr>
              <w:t>streamInfos</w:t>
            </w:r>
            <w:proofErr w:type="spellEnd"/>
          </w:p>
        </w:tc>
        <w:tc>
          <w:tcPr>
            <w:tcW w:w="123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2DEF3BD" w14:textId="093C8128" w:rsidR="005E57FE" w:rsidRPr="00561346" w:rsidRDefault="005E57FE" w:rsidP="005E57FE">
            <w:pPr>
              <w:pStyle w:val="Text"/>
              <w:spacing w:before="60" w:after="60"/>
              <w:jc w:val="left"/>
              <w:rPr>
                <w:rFonts w:cs="Arial"/>
                <w:color w:val="000000"/>
                <w:sz w:val="22"/>
                <w:lang w:val="en-SG"/>
              </w:rPr>
            </w:pPr>
            <w:r w:rsidRPr="00561346">
              <w:rPr>
                <w:rFonts w:cs="Arial"/>
                <w:color w:val="000000" w:themeColor="text1"/>
                <w:sz w:val="22"/>
                <w:szCs w:val="22"/>
                <w:lang w:val="en-SG"/>
              </w:rPr>
              <w:t xml:space="preserve">Array of </w:t>
            </w:r>
            <w:proofErr w:type="spellStart"/>
            <w:r w:rsidRPr="009A63C8">
              <w:rPr>
                <w:rFonts w:cs="Arial"/>
                <w:b/>
                <w:bCs/>
                <w:color w:val="000000" w:themeColor="text1"/>
                <w:sz w:val="22"/>
                <w:szCs w:val="22"/>
                <w:lang w:val="en-SG"/>
              </w:rPr>
              <w:t>StreamInfo</w:t>
            </w:r>
            <w:proofErr w:type="spellEnd"/>
            <w:r w:rsidRPr="00561346">
              <w:rPr>
                <w:rFonts w:cs="Arial"/>
                <w:color w:val="000000" w:themeColor="text1"/>
                <w:sz w:val="22"/>
                <w:szCs w:val="22"/>
                <w:lang w:val="en-SG"/>
              </w:rPr>
              <w:t xml:space="preserve"> Object</w:t>
            </w:r>
          </w:p>
        </w:tc>
        <w:tc>
          <w:tcPr>
            <w:tcW w:w="3795"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6E399FC8" w14:textId="71338D5B" w:rsidR="005E57FE" w:rsidRPr="00490C73" w:rsidRDefault="005E57FE" w:rsidP="0075542F">
            <w:pPr>
              <w:pStyle w:val="Text"/>
              <w:jc w:val="left"/>
              <w:rPr>
                <w:rFonts w:cs="Arial"/>
                <w:b/>
                <w:bCs/>
                <w:color w:val="000000"/>
                <w:sz w:val="22"/>
                <w:lang w:val="en-SG"/>
              </w:rPr>
            </w:pPr>
            <w:r w:rsidRPr="00561346">
              <w:rPr>
                <w:rFonts w:cs="Arial"/>
                <w:color w:val="000000" w:themeColor="text1"/>
                <w:sz w:val="22"/>
                <w:szCs w:val="22"/>
                <w:lang w:val="en-SG"/>
              </w:rPr>
              <w:t xml:space="preserve"> </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6C0CE0B" w14:textId="77777777" w:rsidR="005E57FE" w:rsidRDefault="005E57FE" w:rsidP="005E57FE">
            <w:pPr>
              <w:pStyle w:val="Text"/>
              <w:spacing w:before="60" w:after="60"/>
              <w:jc w:val="left"/>
              <w:rPr>
                <w:rFonts w:eastAsiaTheme="minorEastAsia" w:cs="Arial"/>
                <w:color w:val="000000"/>
                <w:sz w:val="22"/>
                <w:lang w:eastAsia="zh-CN"/>
              </w:rPr>
            </w:pPr>
            <w:r w:rsidRPr="00561346">
              <w:rPr>
                <w:rFonts w:eastAsia="Arial" w:cs="Arial"/>
                <w:color w:val="000000" w:themeColor="text1"/>
                <w:sz w:val="22"/>
                <w:szCs w:val="22"/>
                <w:lang w:val="en-SG"/>
              </w:rPr>
              <w:t>Camera’s all resolution Options</w:t>
            </w:r>
            <w:r w:rsidR="00504220">
              <w:rPr>
                <w:rFonts w:eastAsiaTheme="minorEastAsia" w:cs="Arial" w:hint="eastAsia"/>
                <w:color w:val="000000" w:themeColor="text1"/>
                <w:sz w:val="22"/>
                <w:szCs w:val="22"/>
                <w:lang w:val="en-SG" w:eastAsia="zh-CN"/>
              </w:rPr>
              <w:t xml:space="preserve">. </w:t>
            </w:r>
            <w:r w:rsidR="00EF45E7" w:rsidRPr="00C17902">
              <w:rPr>
                <w:rFonts w:cs="Arial"/>
                <w:color w:val="000000"/>
                <w:sz w:val="22"/>
              </w:rPr>
              <w:t xml:space="preserve">Refer to the </w:t>
            </w:r>
            <w:proofErr w:type="spellStart"/>
            <w:r w:rsidR="00EF45E7">
              <w:rPr>
                <w:rFonts w:eastAsiaTheme="minorEastAsia" w:cs="Arial" w:hint="eastAsia"/>
                <w:color w:val="000000"/>
                <w:sz w:val="22"/>
                <w:lang w:eastAsia="zh-CN"/>
              </w:rPr>
              <w:t>StreamInfo</w:t>
            </w:r>
            <w:proofErr w:type="spellEnd"/>
            <w:r w:rsidR="00EF45E7">
              <w:rPr>
                <w:rFonts w:cs="Arial" w:hint="eastAsia"/>
                <w:color w:val="000000"/>
                <w:sz w:val="22"/>
              </w:rPr>
              <w:t xml:space="preserve"> </w:t>
            </w:r>
            <w:r w:rsidR="00EF45E7" w:rsidRPr="00C17902">
              <w:rPr>
                <w:rFonts w:cs="Arial"/>
                <w:color w:val="000000"/>
                <w:sz w:val="22"/>
              </w:rPr>
              <w:t xml:space="preserve">object </w:t>
            </w:r>
            <w:r w:rsidR="00DD49F8">
              <w:rPr>
                <w:rFonts w:eastAsiaTheme="minorEastAsia" w:cs="Arial" w:hint="eastAsia"/>
                <w:color w:val="000000"/>
                <w:sz w:val="22"/>
                <w:lang w:eastAsia="zh-CN"/>
              </w:rPr>
              <w:t>defini</w:t>
            </w:r>
            <w:r w:rsidR="00233030">
              <w:rPr>
                <w:rFonts w:eastAsiaTheme="minorEastAsia" w:cs="Arial" w:hint="eastAsia"/>
                <w:color w:val="000000"/>
                <w:sz w:val="22"/>
                <w:lang w:eastAsia="zh-CN"/>
              </w:rPr>
              <w:t>tion</w:t>
            </w:r>
            <w:r w:rsidR="00722201">
              <w:rPr>
                <w:rFonts w:eastAsiaTheme="minorEastAsia" w:cs="Arial" w:hint="eastAsia"/>
                <w:color w:val="000000"/>
                <w:sz w:val="22"/>
                <w:lang w:eastAsia="zh-CN"/>
              </w:rPr>
              <w:t>.</w:t>
            </w:r>
          </w:p>
          <w:p w14:paraId="680306A0" w14:textId="77777777" w:rsidR="00BE2D8A" w:rsidRDefault="00BE2D8A" w:rsidP="005E57FE">
            <w:pPr>
              <w:pStyle w:val="Text"/>
              <w:spacing w:before="60" w:after="60"/>
              <w:jc w:val="left"/>
              <w:rPr>
                <w:rFonts w:eastAsiaTheme="minorEastAsia" w:cs="Arial"/>
                <w:color w:val="000000"/>
                <w:sz w:val="22"/>
                <w:lang w:val="en-SG" w:eastAsia="zh-CN"/>
              </w:rPr>
            </w:pPr>
          </w:p>
          <w:p w14:paraId="33B39AE4" w14:textId="65E4CB09" w:rsidR="005E57FE" w:rsidRPr="002C01EC" w:rsidRDefault="00965CB2" w:rsidP="005E57FE">
            <w:pPr>
              <w:pStyle w:val="Text"/>
              <w:spacing w:before="60" w:after="60"/>
              <w:jc w:val="left"/>
              <w:rPr>
                <w:rFonts w:eastAsiaTheme="minorEastAsia" w:cs="Arial"/>
                <w:color w:val="000000"/>
                <w:sz w:val="22"/>
                <w:szCs w:val="22"/>
                <w:lang w:val="en-SG" w:eastAsia="zh-CN"/>
              </w:rPr>
            </w:pPr>
            <w:r>
              <w:rPr>
                <w:rFonts w:eastAsiaTheme="minorEastAsia" w:cs="Arial"/>
                <w:color w:val="000000"/>
                <w:sz w:val="22"/>
                <w:lang w:val="en-SG" w:eastAsia="zh-CN"/>
              </w:rPr>
              <w:t xml:space="preserve">The number streams of a camera </w:t>
            </w:r>
            <w:proofErr w:type="gramStart"/>
            <w:r>
              <w:rPr>
                <w:rFonts w:eastAsiaTheme="minorEastAsia" w:cs="Arial"/>
                <w:color w:val="000000"/>
                <w:sz w:val="22"/>
                <w:lang w:val="en-SG" w:eastAsia="zh-CN"/>
              </w:rPr>
              <w:t>is</w:t>
            </w:r>
            <w:proofErr w:type="gramEnd"/>
            <w:r>
              <w:rPr>
                <w:rFonts w:eastAsiaTheme="minorEastAsia" w:cs="Arial"/>
                <w:color w:val="000000"/>
                <w:sz w:val="22"/>
                <w:lang w:val="en-SG" w:eastAsia="zh-CN"/>
              </w:rPr>
              <w:t xml:space="preserve"> usually 1 </w:t>
            </w:r>
            <w:r>
              <w:rPr>
                <w:rFonts w:eastAsiaTheme="minorEastAsia" w:cs="Arial"/>
                <w:color w:val="000000"/>
                <w:sz w:val="22"/>
                <w:lang w:val="en-SG" w:eastAsia="zh-CN"/>
              </w:rPr>
              <w:lastRenderedPageBreak/>
              <w:t xml:space="preserve">to </w:t>
            </w:r>
            <w:r w:rsidR="00640F84">
              <w:rPr>
                <w:rFonts w:eastAsiaTheme="minorEastAsia" w:cs="Arial"/>
                <w:color w:val="000000"/>
                <w:sz w:val="22"/>
                <w:lang w:val="en-SG" w:eastAsia="zh-CN"/>
              </w:rPr>
              <w:t xml:space="preserve">3, but </w:t>
            </w:r>
            <w:r w:rsidR="00E7057C">
              <w:rPr>
                <w:rFonts w:eastAsiaTheme="minorEastAsia" w:cs="Arial"/>
                <w:color w:val="000000"/>
                <w:sz w:val="22"/>
                <w:lang w:val="en-SG" w:eastAsia="zh-CN"/>
              </w:rPr>
              <w:t xml:space="preserve">it’s also possible </w:t>
            </w:r>
            <w:r w:rsidR="000B7B8C">
              <w:rPr>
                <w:rFonts w:eastAsiaTheme="minorEastAsia" w:cs="Arial"/>
                <w:color w:val="000000"/>
                <w:sz w:val="22"/>
                <w:lang w:val="en-SG" w:eastAsia="zh-CN"/>
              </w:rPr>
              <w:t xml:space="preserve">for some cameras </w:t>
            </w:r>
            <w:r w:rsidR="00E7057C">
              <w:rPr>
                <w:rFonts w:eastAsiaTheme="minorEastAsia" w:cs="Arial"/>
                <w:color w:val="000000"/>
                <w:sz w:val="22"/>
                <w:lang w:val="en-SG" w:eastAsia="zh-CN"/>
              </w:rPr>
              <w:t>to</w:t>
            </w:r>
            <w:r w:rsidR="000B7B8C">
              <w:rPr>
                <w:rFonts w:eastAsiaTheme="minorEastAsia" w:cs="Arial"/>
                <w:color w:val="000000"/>
                <w:sz w:val="22"/>
                <w:lang w:val="en-SG" w:eastAsia="zh-CN"/>
              </w:rPr>
              <w:t xml:space="preserve"> have</w:t>
            </w:r>
            <w:r w:rsidR="00E7057C">
              <w:rPr>
                <w:rFonts w:eastAsiaTheme="minorEastAsia" w:cs="Arial"/>
                <w:color w:val="000000"/>
                <w:sz w:val="22"/>
                <w:lang w:val="en-SG" w:eastAsia="zh-CN"/>
              </w:rPr>
              <w:t xml:space="preserve"> </w:t>
            </w:r>
            <w:r w:rsidR="00D90C57">
              <w:rPr>
                <w:rFonts w:eastAsiaTheme="minorEastAsia" w:cs="Arial"/>
                <w:color w:val="000000"/>
                <w:sz w:val="22"/>
                <w:lang w:val="en-SG" w:eastAsia="zh-CN"/>
              </w:rPr>
              <w:t>more than</w:t>
            </w:r>
            <w:r w:rsidR="00404EF1">
              <w:rPr>
                <w:rFonts w:eastAsiaTheme="minorEastAsia" w:cs="Arial"/>
                <w:color w:val="000000"/>
                <w:sz w:val="22"/>
                <w:lang w:val="en-SG" w:eastAsia="zh-CN"/>
              </w:rPr>
              <w:t xml:space="preserve"> 3</w:t>
            </w:r>
            <w:r w:rsidR="00CD0271">
              <w:rPr>
                <w:rFonts w:eastAsiaTheme="minorEastAsia" w:cs="Arial"/>
                <w:color w:val="000000"/>
                <w:sz w:val="22"/>
                <w:lang w:val="en-SG" w:eastAsia="zh-CN"/>
              </w:rPr>
              <w:t xml:space="preserve"> streams</w:t>
            </w:r>
            <w:r w:rsidR="00E7057C">
              <w:rPr>
                <w:rFonts w:eastAsiaTheme="minorEastAsia" w:cs="Arial"/>
                <w:color w:val="000000"/>
                <w:sz w:val="22"/>
                <w:lang w:val="en-SG" w:eastAsia="zh-CN"/>
              </w:rPr>
              <w:t>.</w:t>
            </w:r>
          </w:p>
        </w:tc>
      </w:tr>
      <w:tr w:rsidR="005E57FE" w:rsidRPr="00561346" w14:paraId="3EE7FDEB" w14:textId="77777777" w:rsidTr="27498904">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70B1FAC" w14:textId="0A5535DA" w:rsidR="005E57FE" w:rsidRPr="00561346" w:rsidRDefault="005E57FE" w:rsidP="005E57FE">
            <w:pPr>
              <w:pStyle w:val="Text"/>
              <w:spacing w:before="60" w:after="60"/>
              <w:jc w:val="left"/>
              <w:rPr>
                <w:rFonts w:cs="Arial"/>
                <w:color w:val="000000"/>
                <w:sz w:val="22"/>
                <w:lang w:val="en-SG"/>
              </w:rPr>
            </w:pPr>
            <w:r w:rsidRPr="00561346">
              <w:rPr>
                <w:rFonts w:cs="Arial"/>
                <w:color w:val="000000" w:themeColor="text1"/>
                <w:sz w:val="22"/>
                <w:szCs w:val="22"/>
                <w:lang w:val="en-SG"/>
              </w:rPr>
              <w:lastRenderedPageBreak/>
              <w:t>status</w:t>
            </w:r>
          </w:p>
        </w:tc>
        <w:tc>
          <w:tcPr>
            <w:tcW w:w="123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0CB0471" w14:textId="15E06BE5" w:rsidR="005E57FE" w:rsidRPr="00561346" w:rsidRDefault="005C21EF" w:rsidP="005E57FE">
            <w:pPr>
              <w:pStyle w:val="Text"/>
              <w:spacing w:before="60" w:after="60"/>
              <w:jc w:val="left"/>
              <w:rPr>
                <w:rFonts w:cs="Arial"/>
                <w:color w:val="000000"/>
                <w:sz w:val="22"/>
                <w:lang w:val="en-SG"/>
              </w:rPr>
            </w:pPr>
            <w:proofErr w:type="gramStart"/>
            <w:r>
              <w:rPr>
                <w:rFonts w:cs="Arial"/>
                <w:color w:val="000000" w:themeColor="text1"/>
                <w:sz w:val="22"/>
                <w:szCs w:val="22"/>
                <w:lang w:val="en-SG"/>
              </w:rPr>
              <w:t>String(</w:t>
            </w:r>
            <w:proofErr w:type="gramEnd"/>
            <w:r w:rsidR="005E57FE" w:rsidRPr="00561346">
              <w:rPr>
                <w:rFonts w:cs="Arial"/>
                <w:color w:val="000000" w:themeColor="text1"/>
                <w:sz w:val="22"/>
                <w:szCs w:val="22"/>
                <w:lang w:val="en-SG"/>
              </w:rPr>
              <w:t>15)</w:t>
            </w:r>
          </w:p>
        </w:tc>
        <w:tc>
          <w:tcPr>
            <w:tcW w:w="3795"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7763FA9" w14:textId="249CDF88" w:rsidR="005E57FE" w:rsidRPr="00490C73" w:rsidRDefault="005E57FE" w:rsidP="0075542F">
            <w:pPr>
              <w:pStyle w:val="Text"/>
              <w:jc w:val="left"/>
              <w:rPr>
                <w:rFonts w:cs="Arial"/>
                <w:b/>
                <w:bCs/>
                <w:color w:val="000000"/>
                <w:sz w:val="22"/>
                <w:lang w:val="en-SG"/>
              </w:rPr>
            </w:pPr>
            <w:r w:rsidRPr="00561346">
              <w:rPr>
                <w:rFonts w:cs="Arial"/>
                <w:color w:val="000000" w:themeColor="text1"/>
                <w:sz w:val="22"/>
                <w:szCs w:val="22"/>
                <w:lang w:val="en-SG"/>
              </w:rPr>
              <w:t xml:space="preserve">One of the following fixed status </w:t>
            </w:r>
            <w:proofErr w:type="gramStart"/>
            <w:r w:rsidRPr="00561346">
              <w:rPr>
                <w:rFonts w:cs="Arial"/>
                <w:color w:val="000000" w:themeColor="text1"/>
                <w:sz w:val="22"/>
                <w:szCs w:val="22"/>
                <w:lang w:val="en-SG"/>
              </w:rPr>
              <w:t>value</w:t>
            </w:r>
            <w:proofErr w:type="gramEnd"/>
            <w:r w:rsidRPr="00561346">
              <w:rPr>
                <w:rFonts w:cs="Arial"/>
                <w:color w:val="000000" w:themeColor="text1"/>
                <w:sz w:val="22"/>
                <w:szCs w:val="22"/>
                <w:lang w:val="en-SG"/>
              </w:rPr>
              <w:t>:</w:t>
            </w:r>
            <w:r w:rsidRPr="00561346">
              <w:rPr>
                <w:lang w:val="en-SG"/>
              </w:rPr>
              <w:br/>
            </w:r>
            <w:r w:rsidRPr="00561346">
              <w:rPr>
                <w:rFonts w:cs="Arial"/>
                <w:color w:val="000000" w:themeColor="text1"/>
                <w:sz w:val="22"/>
                <w:szCs w:val="22"/>
                <w:lang w:val="en-SG"/>
              </w:rPr>
              <w:t xml:space="preserve">• </w:t>
            </w:r>
            <w:r w:rsidR="0062331C">
              <w:rPr>
                <w:rFonts w:eastAsiaTheme="minorEastAsia" w:cs="Arial" w:hint="eastAsia"/>
                <w:color w:val="000000" w:themeColor="text1"/>
                <w:sz w:val="22"/>
                <w:szCs w:val="22"/>
                <w:lang w:val="en-SG" w:eastAsia="zh-CN"/>
              </w:rPr>
              <w:t>online</w:t>
            </w:r>
            <w:r w:rsidRPr="00561346">
              <w:rPr>
                <w:lang w:val="en-SG"/>
              </w:rPr>
              <w:br/>
            </w:r>
            <w:r w:rsidRPr="00561346">
              <w:rPr>
                <w:rFonts w:cs="Arial"/>
                <w:color w:val="000000" w:themeColor="text1"/>
                <w:sz w:val="22"/>
                <w:szCs w:val="22"/>
                <w:lang w:val="en-SG"/>
              </w:rPr>
              <w:t xml:space="preserve">• </w:t>
            </w:r>
            <w:r w:rsidR="0062331C">
              <w:rPr>
                <w:rFonts w:eastAsiaTheme="minorEastAsia" w:cs="Arial" w:hint="eastAsia"/>
                <w:color w:val="000000" w:themeColor="text1"/>
                <w:sz w:val="22"/>
                <w:szCs w:val="22"/>
                <w:lang w:val="en-SG" w:eastAsia="zh-CN"/>
              </w:rPr>
              <w:t>offline</w:t>
            </w:r>
            <w:r w:rsidRPr="00561346">
              <w:rPr>
                <w:lang w:val="en-SG"/>
              </w:rPr>
              <w:br/>
            </w:r>
            <w:r w:rsidRPr="00561346">
              <w:rPr>
                <w:rFonts w:cs="Arial"/>
                <w:color w:val="000000" w:themeColor="text1"/>
                <w:sz w:val="22"/>
                <w:szCs w:val="22"/>
                <w:lang w:val="en-SG"/>
              </w:rPr>
              <w:t>• disconnected</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E7523B8" w14:textId="03AF11EC" w:rsidR="005E57FE" w:rsidRPr="00561346" w:rsidRDefault="005E57FE" w:rsidP="005E57FE">
            <w:pPr>
              <w:pStyle w:val="Text"/>
              <w:spacing w:before="60" w:after="60"/>
              <w:jc w:val="left"/>
              <w:rPr>
                <w:rFonts w:cs="Arial"/>
                <w:color w:val="000000"/>
                <w:sz w:val="22"/>
                <w:lang w:val="en-SG"/>
              </w:rPr>
            </w:pPr>
            <w:r w:rsidRPr="00561346">
              <w:rPr>
                <w:rFonts w:cs="Arial"/>
                <w:color w:val="000000" w:themeColor="text1"/>
                <w:sz w:val="22"/>
                <w:szCs w:val="22"/>
                <w:lang w:val="en-SG"/>
              </w:rPr>
              <w:t>Device status in the system</w:t>
            </w:r>
          </w:p>
        </w:tc>
      </w:tr>
    </w:tbl>
    <w:p w14:paraId="0126D894" w14:textId="77777777" w:rsidR="000A4617" w:rsidRPr="00561346" w:rsidRDefault="000A4617" w:rsidP="00B35DE5">
      <w:pPr>
        <w:pStyle w:val="ncs-body"/>
        <w:rPr>
          <w:rFonts w:eastAsia="Arial"/>
          <w:lang w:val="en-SG"/>
        </w:rPr>
      </w:pPr>
    </w:p>
    <w:p w14:paraId="4A4F48FB" w14:textId="77777777" w:rsidR="000A4617" w:rsidRPr="00561346" w:rsidRDefault="000A4617" w:rsidP="00CC2CE8">
      <w:pPr>
        <w:jc w:val="left"/>
        <w:rPr>
          <w:rFonts w:ascii="Arial" w:eastAsia="Arial" w:hAnsi="Arial" w:cs="Arial"/>
          <w:sz w:val="22"/>
          <w:lang w:val="en-SG"/>
        </w:rPr>
      </w:pPr>
      <w:proofErr w:type="spellStart"/>
      <w:r w:rsidRPr="009A63C8">
        <w:rPr>
          <w:rFonts w:ascii="Arial" w:eastAsia="Arial" w:hAnsi="Arial" w:cs="Arial"/>
          <w:b/>
          <w:bCs/>
          <w:sz w:val="22"/>
          <w:lang w:val="en-SG"/>
        </w:rPr>
        <w:t>StreamInfo</w:t>
      </w:r>
      <w:proofErr w:type="spellEnd"/>
      <w:r w:rsidRPr="00561346">
        <w:rPr>
          <w:rFonts w:ascii="Arial" w:eastAsia="Arial" w:hAnsi="Arial" w:cs="Arial"/>
          <w:sz w:val="22"/>
          <w:lang w:val="en-SG"/>
        </w:rPr>
        <w:t xml:space="preserve"> Object Definition:</w:t>
      </w:r>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1432"/>
        <w:gridCol w:w="1350"/>
        <w:gridCol w:w="2970"/>
        <w:gridCol w:w="3283"/>
      </w:tblGrid>
      <w:tr w:rsidR="000A4617" w:rsidRPr="00561346" w14:paraId="6E6C53CD" w14:textId="77777777" w:rsidTr="6CE77DE1">
        <w:trPr>
          <w:trHeight w:val="300"/>
        </w:trPr>
        <w:tc>
          <w:tcPr>
            <w:tcW w:w="1432"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5EAFAD42" w14:textId="77777777" w:rsidR="000A4617" w:rsidRPr="00561346" w:rsidRDefault="000A4617" w:rsidP="00CC2CE8">
            <w:pPr>
              <w:jc w:val="left"/>
              <w:rPr>
                <w:rFonts w:ascii="Arial" w:eastAsia="Arial" w:hAnsi="Arial" w:cs="Arial"/>
                <w:color w:val="000000" w:themeColor="text1"/>
                <w:sz w:val="22"/>
                <w:szCs w:val="22"/>
              </w:rPr>
            </w:pPr>
            <w:r w:rsidRPr="00561346">
              <w:rPr>
                <w:rFonts w:ascii="Arial" w:eastAsia="Arial" w:hAnsi="Arial" w:cs="Arial"/>
                <w:b/>
                <w:bCs/>
                <w:color w:val="000000" w:themeColor="text1"/>
                <w:sz w:val="22"/>
                <w:szCs w:val="22"/>
              </w:rPr>
              <w:t>Field Name</w:t>
            </w:r>
          </w:p>
        </w:tc>
        <w:tc>
          <w:tcPr>
            <w:tcW w:w="1350"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1496ADBF" w14:textId="77777777" w:rsidR="000A4617" w:rsidRPr="00561346" w:rsidRDefault="000A4617" w:rsidP="00CC2CE8">
            <w:pPr>
              <w:jc w:val="left"/>
              <w:rPr>
                <w:rFonts w:ascii="Arial" w:eastAsia="Arial" w:hAnsi="Arial" w:cs="Arial"/>
                <w:b/>
                <w:bCs/>
                <w:color w:val="000000" w:themeColor="text1"/>
                <w:sz w:val="22"/>
                <w:szCs w:val="22"/>
              </w:rPr>
            </w:pPr>
            <w:r w:rsidRPr="00561346">
              <w:rPr>
                <w:rFonts w:ascii="Arial" w:eastAsia="Arial" w:hAnsi="Arial" w:cs="Arial"/>
                <w:b/>
                <w:bCs/>
                <w:color w:val="000000" w:themeColor="text1"/>
                <w:sz w:val="22"/>
                <w:szCs w:val="22"/>
              </w:rPr>
              <w:t>Type</w:t>
            </w:r>
          </w:p>
        </w:tc>
        <w:tc>
          <w:tcPr>
            <w:tcW w:w="2970"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73943A05" w14:textId="77777777" w:rsidR="000A4617" w:rsidRPr="00561346" w:rsidRDefault="000A4617" w:rsidP="00CC2CE8">
            <w:pPr>
              <w:spacing w:line="259" w:lineRule="auto"/>
              <w:jc w:val="left"/>
              <w:rPr>
                <w:sz w:val="22"/>
                <w:szCs w:val="22"/>
              </w:rPr>
            </w:pPr>
            <w:r w:rsidRPr="00561346">
              <w:rPr>
                <w:rFonts w:ascii="Arial" w:eastAsia="Arial" w:hAnsi="Arial" w:cs="Arial"/>
                <w:b/>
                <w:bCs/>
                <w:color w:val="000000" w:themeColor="text1"/>
                <w:sz w:val="22"/>
                <w:szCs w:val="22"/>
              </w:rPr>
              <w:t>Allowed values</w:t>
            </w:r>
          </w:p>
        </w:tc>
        <w:tc>
          <w:tcPr>
            <w:tcW w:w="3283"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1882D684" w14:textId="77777777" w:rsidR="000A4617" w:rsidRPr="00561346" w:rsidRDefault="000A4617" w:rsidP="00CC2CE8">
            <w:pPr>
              <w:ind w:left="1"/>
              <w:jc w:val="left"/>
              <w:rPr>
                <w:rFonts w:ascii="Arial" w:eastAsia="Arial" w:hAnsi="Arial" w:cs="Arial"/>
                <w:color w:val="000000" w:themeColor="text1"/>
                <w:sz w:val="22"/>
                <w:szCs w:val="22"/>
              </w:rPr>
            </w:pPr>
            <w:r w:rsidRPr="00561346">
              <w:rPr>
                <w:rFonts w:ascii="Arial" w:eastAsia="Arial" w:hAnsi="Arial" w:cs="Arial"/>
                <w:b/>
                <w:bCs/>
                <w:color w:val="000000" w:themeColor="text1"/>
                <w:sz w:val="22"/>
                <w:szCs w:val="22"/>
              </w:rPr>
              <w:t>Description</w:t>
            </w:r>
          </w:p>
        </w:tc>
      </w:tr>
      <w:tr w:rsidR="000A4617" w:rsidRPr="00561346" w14:paraId="1BB28751" w14:textId="77777777" w:rsidTr="6CE77DE1">
        <w:trPr>
          <w:trHeight w:val="300"/>
        </w:trPr>
        <w:tc>
          <w:tcPr>
            <w:tcW w:w="143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CD7D51C" w14:textId="77777777" w:rsidR="000A4617" w:rsidRPr="00561346" w:rsidRDefault="000A4617">
            <w:pPr>
              <w:pStyle w:val="Text"/>
              <w:spacing w:before="60" w:after="60"/>
              <w:jc w:val="left"/>
              <w:rPr>
                <w:rFonts w:eastAsia="Arial" w:cs="Arial"/>
                <w:color w:val="000000" w:themeColor="text1"/>
                <w:sz w:val="22"/>
                <w:szCs w:val="22"/>
                <w:lang w:val="en-SG"/>
              </w:rPr>
            </w:pPr>
            <w:r w:rsidRPr="00561346">
              <w:rPr>
                <w:rFonts w:cs="Arial"/>
                <w:color w:val="000000"/>
                <w:sz w:val="22"/>
                <w:szCs w:val="22"/>
                <w:lang w:val="en-SG"/>
              </w:rPr>
              <w:t>codec</w:t>
            </w:r>
          </w:p>
        </w:tc>
        <w:tc>
          <w:tcPr>
            <w:tcW w:w="135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F1773E8" w14:textId="5F91989B" w:rsidR="000A4617" w:rsidRPr="00561346" w:rsidRDefault="005C21EF">
            <w:pPr>
              <w:pStyle w:val="Text"/>
              <w:spacing w:before="60" w:after="60"/>
              <w:jc w:val="left"/>
              <w:rPr>
                <w:rFonts w:eastAsiaTheme="minorEastAsia" w:cs="Arial"/>
                <w:color w:val="000000" w:themeColor="text1"/>
                <w:sz w:val="22"/>
                <w:szCs w:val="22"/>
                <w:lang w:val="en-SG" w:eastAsia="zh-CN"/>
              </w:rPr>
            </w:pPr>
            <w:proofErr w:type="gramStart"/>
            <w:r>
              <w:rPr>
                <w:rFonts w:eastAsiaTheme="minorEastAsia" w:cs="Arial" w:hint="eastAsia"/>
                <w:color w:val="000000" w:themeColor="text1"/>
                <w:sz w:val="22"/>
                <w:szCs w:val="22"/>
                <w:lang w:val="en-SG" w:eastAsia="zh-CN"/>
              </w:rPr>
              <w:t>String(</w:t>
            </w:r>
            <w:proofErr w:type="gramEnd"/>
            <w:r w:rsidR="000A4617" w:rsidRPr="00561346">
              <w:rPr>
                <w:rFonts w:eastAsiaTheme="minorEastAsia" w:cs="Arial" w:hint="eastAsia"/>
                <w:color w:val="000000" w:themeColor="text1"/>
                <w:sz w:val="22"/>
                <w:szCs w:val="22"/>
                <w:lang w:val="en-SG" w:eastAsia="zh-CN"/>
              </w:rPr>
              <w:t xml:space="preserve">5) </w:t>
            </w:r>
          </w:p>
        </w:tc>
        <w:tc>
          <w:tcPr>
            <w:tcW w:w="297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F5B0614" w14:textId="77777777" w:rsidR="00261EBD" w:rsidRDefault="00261EBD" w:rsidP="00CC2CE8">
            <w:pPr>
              <w:pStyle w:val="Text"/>
              <w:spacing w:before="60" w:after="60"/>
              <w:jc w:val="left"/>
              <w:rPr>
                <w:rFonts w:eastAsiaTheme="minorEastAsia" w:cs="Arial"/>
                <w:color w:val="000000" w:themeColor="text1"/>
                <w:sz w:val="22"/>
                <w:szCs w:val="22"/>
                <w:lang w:val="en-SG" w:eastAsia="zh-CN"/>
              </w:rPr>
            </w:pPr>
            <w:r w:rsidRPr="00561346">
              <w:rPr>
                <w:rFonts w:cs="Arial"/>
                <w:color w:val="000000" w:themeColor="text1"/>
                <w:sz w:val="22"/>
                <w:szCs w:val="22"/>
                <w:lang w:val="en-SG"/>
              </w:rPr>
              <w:t xml:space="preserve">• </w:t>
            </w:r>
            <w:r w:rsidR="000A4617" w:rsidRPr="00561346">
              <w:rPr>
                <w:rFonts w:eastAsiaTheme="minorEastAsia" w:cs="Arial" w:hint="eastAsia"/>
                <w:color w:val="000000" w:themeColor="text1"/>
                <w:sz w:val="22"/>
                <w:szCs w:val="22"/>
                <w:lang w:val="en-SG" w:eastAsia="zh-CN"/>
              </w:rPr>
              <w:t xml:space="preserve">H264 </w:t>
            </w:r>
          </w:p>
          <w:p w14:paraId="11C651DE" w14:textId="3204EA1C" w:rsidR="000A4617" w:rsidRPr="00561346" w:rsidRDefault="00261EBD" w:rsidP="00CC2CE8">
            <w:pPr>
              <w:pStyle w:val="Text"/>
              <w:spacing w:before="60" w:after="60"/>
              <w:jc w:val="left"/>
              <w:rPr>
                <w:rFonts w:eastAsiaTheme="minorEastAsia" w:cs="Arial"/>
                <w:color w:val="000000" w:themeColor="text1"/>
                <w:sz w:val="22"/>
                <w:szCs w:val="22"/>
                <w:lang w:val="en-SG" w:eastAsia="zh-CN"/>
              </w:rPr>
            </w:pPr>
            <w:r w:rsidRPr="00561346">
              <w:rPr>
                <w:rFonts w:cs="Arial"/>
                <w:color w:val="000000" w:themeColor="text1"/>
                <w:sz w:val="22"/>
                <w:szCs w:val="22"/>
                <w:lang w:val="en-SG"/>
              </w:rPr>
              <w:t>•</w:t>
            </w:r>
            <w:r w:rsidR="000A4617" w:rsidRPr="00561346">
              <w:rPr>
                <w:rFonts w:eastAsiaTheme="minorEastAsia" w:cs="Arial" w:hint="eastAsia"/>
                <w:color w:val="000000" w:themeColor="text1"/>
                <w:sz w:val="22"/>
                <w:szCs w:val="22"/>
                <w:lang w:val="en-SG"/>
              </w:rPr>
              <w:t xml:space="preserve"> </w:t>
            </w:r>
            <w:r w:rsidR="000A4617" w:rsidRPr="00561346">
              <w:rPr>
                <w:rFonts w:eastAsiaTheme="minorEastAsia" w:cs="Arial" w:hint="eastAsia"/>
                <w:color w:val="000000" w:themeColor="text1"/>
                <w:sz w:val="22"/>
                <w:szCs w:val="22"/>
                <w:lang w:val="en-SG" w:eastAsia="zh-CN"/>
              </w:rPr>
              <w:t>H265</w:t>
            </w:r>
          </w:p>
        </w:tc>
        <w:tc>
          <w:tcPr>
            <w:tcW w:w="328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03F692D" w14:textId="498DC1E6" w:rsidR="000A4617" w:rsidRPr="00561346" w:rsidRDefault="000A4617">
            <w:pPr>
              <w:pStyle w:val="Text"/>
              <w:spacing w:before="60" w:after="60"/>
              <w:jc w:val="left"/>
              <w:rPr>
                <w:rFonts w:eastAsiaTheme="minorEastAsia" w:cs="Arial"/>
                <w:color w:val="000000" w:themeColor="text1"/>
                <w:sz w:val="22"/>
                <w:szCs w:val="22"/>
                <w:lang w:val="en-SG" w:eastAsia="zh-CN"/>
              </w:rPr>
            </w:pPr>
            <w:r w:rsidRPr="00561346">
              <w:rPr>
                <w:rFonts w:eastAsiaTheme="minorEastAsia" w:cs="Arial" w:hint="eastAsia"/>
                <w:color w:val="000000" w:themeColor="text1"/>
                <w:sz w:val="22"/>
                <w:szCs w:val="22"/>
                <w:lang w:val="en-SG" w:eastAsia="zh-CN"/>
              </w:rPr>
              <w:t xml:space="preserve">Stream </w:t>
            </w:r>
            <w:r w:rsidR="00890E1D">
              <w:rPr>
                <w:rFonts w:eastAsiaTheme="minorEastAsia" w:cs="Arial"/>
                <w:color w:val="000000" w:themeColor="text1"/>
                <w:sz w:val="22"/>
                <w:szCs w:val="22"/>
                <w:lang w:val="en-SG" w:eastAsia="zh-CN"/>
              </w:rPr>
              <w:t>codec.</w:t>
            </w:r>
          </w:p>
        </w:tc>
      </w:tr>
      <w:tr w:rsidR="000A4617" w:rsidRPr="00561346" w14:paraId="2D6A97A5" w14:textId="77777777" w:rsidTr="6CE77DE1">
        <w:trPr>
          <w:trHeight w:val="300"/>
        </w:trPr>
        <w:tc>
          <w:tcPr>
            <w:tcW w:w="143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AFDE919" w14:textId="77777777" w:rsidR="000A4617" w:rsidRPr="00561346" w:rsidRDefault="000A4617">
            <w:pPr>
              <w:pStyle w:val="Text"/>
              <w:spacing w:before="60" w:after="60"/>
              <w:jc w:val="left"/>
              <w:rPr>
                <w:rFonts w:cs="Arial"/>
                <w:color w:val="000000"/>
                <w:sz w:val="22"/>
                <w:szCs w:val="22"/>
                <w:lang w:val="en-SG"/>
              </w:rPr>
            </w:pPr>
            <w:proofErr w:type="spellStart"/>
            <w:r w:rsidRPr="00561346">
              <w:rPr>
                <w:rFonts w:cs="Arial"/>
                <w:color w:val="000000"/>
                <w:sz w:val="22"/>
                <w:szCs w:val="22"/>
                <w:lang w:val="en-SG"/>
              </w:rPr>
              <w:t>streamId</w:t>
            </w:r>
            <w:proofErr w:type="spellEnd"/>
          </w:p>
        </w:tc>
        <w:tc>
          <w:tcPr>
            <w:tcW w:w="135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9E42E8F" w14:textId="3D34C6F7" w:rsidR="000A4617" w:rsidRPr="00561346" w:rsidRDefault="369E3B9C">
            <w:pPr>
              <w:pStyle w:val="Text"/>
              <w:spacing w:before="60" w:after="60"/>
              <w:jc w:val="left"/>
              <w:rPr>
                <w:rFonts w:eastAsiaTheme="minorEastAsia" w:cs="Arial"/>
                <w:color w:val="000000"/>
                <w:sz w:val="22"/>
                <w:szCs w:val="22"/>
                <w:lang w:val="en-SG" w:eastAsia="zh-CN"/>
              </w:rPr>
            </w:pPr>
            <w:r w:rsidRPr="1CD2449D">
              <w:rPr>
                <w:rFonts w:cs="Arial"/>
                <w:color w:val="000000" w:themeColor="text1"/>
                <w:sz w:val="22"/>
                <w:szCs w:val="22"/>
              </w:rPr>
              <w:t>Uint</w:t>
            </w:r>
            <w:r w:rsidR="00965720">
              <w:rPr>
                <w:rFonts w:eastAsiaTheme="minorEastAsia" w:cs="Arial" w:hint="eastAsia"/>
                <w:color w:val="000000" w:themeColor="text1"/>
                <w:sz w:val="22"/>
                <w:szCs w:val="22"/>
                <w:lang w:eastAsia="zh-CN"/>
              </w:rPr>
              <w:t>32</w:t>
            </w:r>
          </w:p>
        </w:tc>
        <w:tc>
          <w:tcPr>
            <w:tcW w:w="297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1DB12EA" w14:textId="44A5B475" w:rsidR="000A4617" w:rsidRPr="00CF0D3D" w:rsidRDefault="000A4617" w:rsidP="00CC2CE8">
            <w:pPr>
              <w:pStyle w:val="Text"/>
              <w:spacing w:before="60" w:after="60"/>
              <w:jc w:val="left"/>
              <w:rPr>
                <w:rFonts w:eastAsiaTheme="minorEastAsia" w:cs="Arial"/>
                <w:color w:val="000000"/>
                <w:sz w:val="22"/>
                <w:szCs w:val="22"/>
                <w:lang w:val="en-SG" w:eastAsia="zh-CN"/>
              </w:rPr>
            </w:pPr>
            <w:r w:rsidRPr="00CF0D3D">
              <w:rPr>
                <w:rFonts w:eastAsiaTheme="minorEastAsia" w:cs="Arial" w:hint="eastAsia"/>
                <w:color w:val="000000"/>
                <w:sz w:val="22"/>
                <w:szCs w:val="22"/>
                <w:lang w:val="en-SG" w:eastAsia="zh-CN"/>
              </w:rPr>
              <w:t>0 -</w:t>
            </w:r>
            <w:r w:rsidRPr="00CF0D3D">
              <w:rPr>
                <w:rFonts w:eastAsiaTheme="minorEastAsia" w:cs="Arial"/>
                <w:color w:val="333333"/>
                <w:kern w:val="2"/>
                <w:sz w:val="22"/>
                <w:szCs w:val="22"/>
                <w:shd w:val="clear" w:color="auto" w:fill="FFFFFF"/>
                <w:lang w:val="en-SG" w:eastAsia="zh-CN"/>
              </w:rPr>
              <w:t xml:space="preserve"> </w:t>
            </w:r>
            <w:r w:rsidR="00965720" w:rsidRPr="00CF0D3D">
              <w:rPr>
                <w:rFonts w:eastAsia="Arial"/>
                <w:sz w:val="22"/>
                <w:szCs w:val="22"/>
              </w:rPr>
              <w:t>MAX_UINT32</w:t>
            </w:r>
          </w:p>
        </w:tc>
        <w:tc>
          <w:tcPr>
            <w:tcW w:w="328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C719B95" w14:textId="3D7CA051" w:rsidR="000A4617" w:rsidRPr="00561346" w:rsidRDefault="000A4617">
            <w:pPr>
              <w:pStyle w:val="Text"/>
              <w:spacing w:before="60" w:after="60"/>
              <w:jc w:val="left"/>
              <w:rPr>
                <w:rFonts w:eastAsiaTheme="minorEastAsia" w:cs="Arial"/>
                <w:color w:val="000000"/>
                <w:sz w:val="22"/>
                <w:szCs w:val="22"/>
                <w:lang w:val="en-SG" w:eastAsia="zh-CN"/>
              </w:rPr>
            </w:pPr>
            <w:r w:rsidRPr="00561346">
              <w:rPr>
                <w:rFonts w:eastAsiaTheme="minorEastAsia" w:cs="Arial" w:hint="eastAsia"/>
                <w:color w:val="000000"/>
                <w:sz w:val="22"/>
                <w:szCs w:val="22"/>
                <w:lang w:val="en-SG" w:eastAsia="zh-CN"/>
              </w:rPr>
              <w:t xml:space="preserve">Index of </w:t>
            </w:r>
            <w:r w:rsidR="002D222C">
              <w:rPr>
                <w:rFonts w:eastAsiaTheme="minorEastAsia" w:cs="Arial"/>
                <w:color w:val="000000"/>
                <w:sz w:val="22"/>
                <w:szCs w:val="22"/>
                <w:lang w:val="en-SG" w:eastAsia="zh-CN"/>
              </w:rPr>
              <w:t>stream</w:t>
            </w:r>
            <w:r w:rsidR="00E21538">
              <w:rPr>
                <w:rFonts w:eastAsiaTheme="minorEastAsia" w:cs="Arial"/>
                <w:color w:val="000000"/>
                <w:sz w:val="22"/>
                <w:szCs w:val="22"/>
                <w:lang w:val="en-SG" w:eastAsia="zh-CN"/>
              </w:rPr>
              <w:t xml:space="preserve"> </w:t>
            </w:r>
            <w:r w:rsidR="00FA29EE">
              <w:rPr>
                <w:rFonts w:eastAsiaTheme="minorEastAsia" w:cs="Arial"/>
                <w:color w:val="000000"/>
                <w:sz w:val="22"/>
                <w:szCs w:val="22"/>
                <w:lang w:val="en-SG" w:eastAsia="zh-CN"/>
              </w:rPr>
              <w:t xml:space="preserve">in </w:t>
            </w:r>
            <w:r w:rsidR="0012017A">
              <w:rPr>
                <w:rFonts w:eastAsiaTheme="minorEastAsia" w:cs="Arial"/>
                <w:color w:val="000000"/>
                <w:sz w:val="22"/>
                <w:szCs w:val="22"/>
                <w:lang w:val="en-SG" w:eastAsia="zh-CN"/>
              </w:rPr>
              <w:t xml:space="preserve">a </w:t>
            </w:r>
            <w:r w:rsidR="00E165EF">
              <w:rPr>
                <w:rFonts w:eastAsiaTheme="minorEastAsia" w:cs="Arial"/>
                <w:color w:val="000000"/>
                <w:sz w:val="22"/>
                <w:szCs w:val="22"/>
                <w:lang w:val="en-SG" w:eastAsia="zh-CN"/>
              </w:rPr>
              <w:t>c</w:t>
            </w:r>
            <w:r w:rsidRPr="00561346">
              <w:rPr>
                <w:rFonts w:eastAsiaTheme="minorEastAsia" w:cs="Arial" w:hint="eastAsia"/>
                <w:color w:val="000000"/>
                <w:sz w:val="22"/>
                <w:szCs w:val="22"/>
                <w:lang w:val="en-SG" w:eastAsia="zh-CN"/>
              </w:rPr>
              <w:t>amera</w:t>
            </w:r>
            <w:r w:rsidR="00B81C62">
              <w:rPr>
                <w:rFonts w:eastAsiaTheme="minorEastAsia" w:cs="Arial"/>
                <w:color w:val="000000"/>
                <w:sz w:val="22"/>
                <w:szCs w:val="22"/>
                <w:lang w:val="en-SG" w:eastAsia="zh-CN"/>
              </w:rPr>
              <w:t>. Streams</w:t>
            </w:r>
            <w:r w:rsidR="00941BB0">
              <w:rPr>
                <w:rFonts w:eastAsiaTheme="minorEastAsia" w:cs="Arial"/>
                <w:color w:val="000000"/>
                <w:sz w:val="22"/>
                <w:szCs w:val="22"/>
                <w:lang w:val="en-SG" w:eastAsia="zh-CN"/>
              </w:rPr>
              <w:t xml:space="preserve"> usually</w:t>
            </w:r>
            <w:r w:rsidR="0012017A">
              <w:rPr>
                <w:rFonts w:eastAsiaTheme="minorEastAsia" w:cs="Arial"/>
                <w:color w:val="000000"/>
                <w:sz w:val="22"/>
                <w:szCs w:val="22"/>
                <w:lang w:val="en-SG" w:eastAsia="zh-CN"/>
              </w:rPr>
              <w:t xml:space="preserve"> </w:t>
            </w:r>
            <w:r w:rsidR="00B81C62">
              <w:rPr>
                <w:rFonts w:eastAsiaTheme="minorEastAsia" w:cs="Arial"/>
                <w:color w:val="000000"/>
                <w:sz w:val="22"/>
                <w:szCs w:val="22"/>
                <w:lang w:val="en-SG" w:eastAsia="zh-CN"/>
              </w:rPr>
              <w:t>differ in</w:t>
            </w:r>
            <w:r w:rsidR="0012017A">
              <w:rPr>
                <w:rFonts w:eastAsiaTheme="minorEastAsia" w:cs="Arial"/>
                <w:color w:val="000000"/>
                <w:sz w:val="22"/>
                <w:szCs w:val="22"/>
                <w:lang w:val="en-SG" w:eastAsia="zh-CN"/>
              </w:rPr>
              <w:t xml:space="preserve"> r</w:t>
            </w:r>
            <w:r w:rsidRPr="00561346">
              <w:rPr>
                <w:rFonts w:eastAsiaTheme="minorEastAsia" w:cs="Arial" w:hint="eastAsia"/>
                <w:color w:val="000000"/>
                <w:sz w:val="22"/>
                <w:szCs w:val="22"/>
                <w:lang w:val="en-SG" w:eastAsia="zh-CN"/>
              </w:rPr>
              <w:t>esolution</w:t>
            </w:r>
            <w:r w:rsidR="00B81C62">
              <w:rPr>
                <w:rFonts w:eastAsiaTheme="minorEastAsia" w:cs="Arial"/>
                <w:color w:val="000000"/>
                <w:sz w:val="22"/>
                <w:szCs w:val="22"/>
                <w:lang w:val="en-SG" w:eastAsia="zh-CN"/>
              </w:rPr>
              <w:t>, bitrate etc.</w:t>
            </w:r>
          </w:p>
        </w:tc>
      </w:tr>
      <w:tr w:rsidR="000A4617" w:rsidRPr="00F8427E" w14:paraId="16AA7C72" w14:textId="77777777" w:rsidTr="6CE77DE1">
        <w:trPr>
          <w:trHeight w:val="300"/>
        </w:trPr>
        <w:tc>
          <w:tcPr>
            <w:tcW w:w="143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D4859CC" w14:textId="77777777" w:rsidR="000A4617" w:rsidRPr="00561346" w:rsidRDefault="000A4617">
            <w:pPr>
              <w:pStyle w:val="Text"/>
              <w:spacing w:before="60" w:after="60"/>
              <w:jc w:val="left"/>
              <w:rPr>
                <w:rFonts w:cs="Arial"/>
                <w:color w:val="000000"/>
                <w:sz w:val="22"/>
                <w:szCs w:val="22"/>
                <w:lang w:val="en-SG"/>
              </w:rPr>
            </w:pPr>
            <w:r w:rsidRPr="00561346">
              <w:rPr>
                <w:rFonts w:cs="Arial"/>
                <w:color w:val="000000"/>
                <w:sz w:val="22"/>
                <w:szCs w:val="22"/>
                <w:lang w:val="en-SG"/>
              </w:rPr>
              <w:t>fps</w:t>
            </w:r>
          </w:p>
        </w:tc>
        <w:tc>
          <w:tcPr>
            <w:tcW w:w="135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BA9E48B" w14:textId="19E5B452" w:rsidR="000A4617" w:rsidRPr="00561346" w:rsidRDefault="369E3B9C">
            <w:pPr>
              <w:pStyle w:val="Text"/>
              <w:spacing w:before="60" w:after="60"/>
              <w:jc w:val="left"/>
              <w:rPr>
                <w:rFonts w:eastAsiaTheme="minorEastAsia" w:cs="Arial"/>
                <w:color w:val="000000"/>
                <w:sz w:val="22"/>
                <w:szCs w:val="22"/>
                <w:lang w:val="en-SG" w:eastAsia="zh-CN"/>
              </w:rPr>
            </w:pPr>
            <w:r w:rsidRPr="1CD2449D">
              <w:rPr>
                <w:rFonts w:cs="Arial"/>
                <w:color w:val="000000" w:themeColor="text1"/>
                <w:sz w:val="22"/>
                <w:szCs w:val="22"/>
              </w:rPr>
              <w:t>Uint16</w:t>
            </w:r>
          </w:p>
        </w:tc>
        <w:tc>
          <w:tcPr>
            <w:tcW w:w="297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FB15EAC" w14:textId="27F11C27" w:rsidR="000A4617" w:rsidRPr="00561346" w:rsidRDefault="000A4617" w:rsidP="00CC2CE8">
            <w:pPr>
              <w:pStyle w:val="Text"/>
              <w:spacing w:before="60" w:after="60"/>
              <w:jc w:val="left"/>
              <w:rPr>
                <w:rFonts w:cs="Arial"/>
                <w:color w:val="000000"/>
                <w:sz w:val="22"/>
                <w:szCs w:val="22"/>
                <w:lang w:val="en-SG"/>
              </w:rPr>
            </w:pPr>
            <w:r w:rsidRPr="00561346">
              <w:rPr>
                <w:rFonts w:eastAsiaTheme="minorEastAsia" w:cs="Arial" w:hint="eastAsia"/>
                <w:color w:val="000000"/>
                <w:sz w:val="22"/>
                <w:szCs w:val="22"/>
                <w:lang w:val="en-SG" w:eastAsia="zh-CN"/>
              </w:rPr>
              <w:t>0 -</w:t>
            </w:r>
            <w:r w:rsidRPr="00561346">
              <w:rPr>
                <w:rFonts w:eastAsiaTheme="minorEastAsia" w:cs="Arial"/>
                <w:color w:val="333333"/>
                <w:kern w:val="2"/>
                <w:sz w:val="22"/>
                <w:szCs w:val="22"/>
                <w:shd w:val="clear" w:color="auto" w:fill="FFFFFF"/>
                <w:lang w:val="en-SG" w:eastAsia="zh-CN"/>
              </w:rPr>
              <w:t xml:space="preserve"> </w:t>
            </w:r>
            <w:r w:rsidR="00394FB5">
              <w:rPr>
                <w:rFonts w:eastAsiaTheme="minorEastAsia" w:cs="Arial"/>
                <w:color w:val="000000"/>
                <w:sz w:val="22"/>
                <w:szCs w:val="22"/>
                <w:lang w:val="en-SG" w:eastAsia="zh-CN"/>
              </w:rPr>
              <w:t>MAX_</w:t>
            </w:r>
            <w:r w:rsidR="00584906">
              <w:rPr>
                <w:rFonts w:eastAsiaTheme="minorEastAsia" w:cs="Arial" w:hint="eastAsia"/>
                <w:color w:val="000000"/>
                <w:sz w:val="22"/>
                <w:szCs w:val="22"/>
                <w:lang w:val="en-SG" w:eastAsia="zh-CN"/>
              </w:rPr>
              <w:t>U</w:t>
            </w:r>
            <w:r w:rsidR="00394FB5">
              <w:rPr>
                <w:rFonts w:eastAsiaTheme="minorEastAsia" w:cs="Arial"/>
                <w:color w:val="000000"/>
                <w:sz w:val="22"/>
                <w:szCs w:val="22"/>
                <w:lang w:val="en-SG" w:eastAsia="zh-CN"/>
              </w:rPr>
              <w:t>INT16</w:t>
            </w:r>
          </w:p>
        </w:tc>
        <w:tc>
          <w:tcPr>
            <w:tcW w:w="328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289AC7A" w14:textId="1EA46568" w:rsidR="000A4617" w:rsidRPr="00886B33" w:rsidRDefault="000A4617">
            <w:pPr>
              <w:pStyle w:val="Text"/>
              <w:spacing w:before="60" w:after="60"/>
              <w:jc w:val="left"/>
              <w:rPr>
                <w:rFonts w:eastAsiaTheme="minorEastAsia" w:cs="Arial"/>
                <w:color w:val="000000"/>
                <w:sz w:val="22"/>
                <w:szCs w:val="22"/>
                <w:lang w:val="it-IT" w:eastAsia="zh-CN"/>
              </w:rPr>
            </w:pPr>
            <w:r w:rsidRPr="00886B33">
              <w:rPr>
                <w:rFonts w:eastAsiaTheme="minorEastAsia" w:cs="Arial"/>
                <w:color w:val="000000"/>
                <w:sz w:val="22"/>
                <w:lang w:val="it-IT" w:eastAsia="zh-CN"/>
              </w:rPr>
              <w:t>Camera fps, E</w:t>
            </w:r>
            <w:r w:rsidR="00060179" w:rsidRPr="00886B33">
              <w:rPr>
                <w:rFonts w:eastAsiaTheme="minorEastAsia"/>
                <w:lang w:val="it-IT" w:eastAsia="zh-CN"/>
              </w:rPr>
              <w:t>.g</w:t>
            </w:r>
            <w:r w:rsidRPr="00886B33">
              <w:rPr>
                <w:rFonts w:eastAsiaTheme="minorEastAsia" w:cs="Arial"/>
                <w:color w:val="000000"/>
                <w:sz w:val="22"/>
                <w:lang w:val="it-IT" w:eastAsia="zh-CN"/>
              </w:rPr>
              <w:t xml:space="preserve"> 24 fps</w:t>
            </w:r>
          </w:p>
        </w:tc>
      </w:tr>
      <w:tr w:rsidR="000A4617" w:rsidRPr="00561346" w14:paraId="4A92E110" w14:textId="77777777" w:rsidTr="6CE77DE1">
        <w:trPr>
          <w:trHeight w:val="300"/>
        </w:trPr>
        <w:tc>
          <w:tcPr>
            <w:tcW w:w="143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574D6C4" w14:textId="77777777" w:rsidR="000A4617" w:rsidRPr="00561346" w:rsidRDefault="000A4617">
            <w:pPr>
              <w:pStyle w:val="Text"/>
              <w:spacing w:before="60" w:after="60"/>
              <w:jc w:val="left"/>
              <w:rPr>
                <w:rFonts w:cs="Arial"/>
                <w:color w:val="000000"/>
                <w:sz w:val="22"/>
                <w:szCs w:val="22"/>
                <w:lang w:val="en-SG"/>
              </w:rPr>
            </w:pPr>
            <w:r w:rsidRPr="00561346">
              <w:rPr>
                <w:rFonts w:cs="Arial"/>
                <w:color w:val="000000"/>
                <w:sz w:val="22"/>
                <w:szCs w:val="22"/>
                <w:lang w:val="en-SG"/>
              </w:rPr>
              <w:t>name</w:t>
            </w:r>
          </w:p>
        </w:tc>
        <w:tc>
          <w:tcPr>
            <w:tcW w:w="135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E5FDD45" w14:textId="492134CC" w:rsidR="000A4617" w:rsidRPr="00561346" w:rsidRDefault="005C21EF">
            <w:pPr>
              <w:pStyle w:val="Text"/>
              <w:spacing w:before="60" w:after="60"/>
              <w:jc w:val="left"/>
              <w:rPr>
                <w:rFonts w:eastAsiaTheme="minorEastAsia" w:cs="Arial"/>
                <w:color w:val="000000"/>
                <w:sz w:val="22"/>
                <w:szCs w:val="22"/>
                <w:lang w:val="en-SG" w:eastAsia="zh-CN"/>
              </w:rPr>
            </w:pPr>
            <w:proofErr w:type="gramStart"/>
            <w:r>
              <w:rPr>
                <w:rFonts w:eastAsiaTheme="minorEastAsia" w:cs="Arial" w:hint="eastAsia"/>
                <w:color w:val="000000"/>
                <w:sz w:val="22"/>
                <w:szCs w:val="22"/>
                <w:lang w:val="en-SG" w:eastAsia="zh-CN"/>
              </w:rPr>
              <w:t>String(</w:t>
            </w:r>
            <w:proofErr w:type="gramEnd"/>
            <w:r w:rsidR="004A1F61">
              <w:rPr>
                <w:rFonts w:eastAsiaTheme="minorEastAsia" w:cs="Arial" w:hint="eastAsia"/>
                <w:color w:val="000000"/>
                <w:sz w:val="22"/>
                <w:szCs w:val="22"/>
                <w:lang w:val="en-SG" w:eastAsia="zh-CN"/>
              </w:rPr>
              <w:t>64</w:t>
            </w:r>
            <w:r w:rsidR="000A4617" w:rsidRPr="00561346">
              <w:rPr>
                <w:rFonts w:eastAsiaTheme="minorEastAsia" w:cs="Arial" w:hint="eastAsia"/>
                <w:color w:val="000000"/>
                <w:sz w:val="22"/>
                <w:szCs w:val="22"/>
                <w:lang w:val="en-SG" w:eastAsia="zh-CN"/>
              </w:rPr>
              <w:t>)</w:t>
            </w:r>
          </w:p>
        </w:tc>
        <w:tc>
          <w:tcPr>
            <w:tcW w:w="297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EB85F29" w14:textId="6E5FC504" w:rsidR="000A4617" w:rsidRPr="00973D72" w:rsidRDefault="000A4617" w:rsidP="00CC2CE8">
            <w:pPr>
              <w:pStyle w:val="Text"/>
              <w:spacing w:before="60" w:after="60"/>
              <w:jc w:val="left"/>
              <w:rPr>
                <w:rFonts w:eastAsiaTheme="minorEastAsia" w:cs="Arial"/>
                <w:color w:val="000000"/>
                <w:sz w:val="22"/>
                <w:szCs w:val="22"/>
                <w:highlight w:val="yellow"/>
                <w:lang w:val="en-SG" w:eastAsia="zh-CN"/>
              </w:rPr>
            </w:pPr>
          </w:p>
        </w:tc>
        <w:tc>
          <w:tcPr>
            <w:tcW w:w="328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A025CB6" w14:textId="77777777" w:rsidR="000A4617" w:rsidRDefault="000A4617">
            <w:pPr>
              <w:pStyle w:val="Text"/>
              <w:spacing w:before="60" w:after="60"/>
              <w:jc w:val="left"/>
              <w:rPr>
                <w:rFonts w:eastAsiaTheme="minorEastAsia" w:cs="Arial"/>
                <w:color w:val="000000"/>
                <w:sz w:val="22"/>
                <w:szCs w:val="22"/>
                <w:lang w:val="en-SG" w:eastAsia="zh-CN"/>
              </w:rPr>
            </w:pPr>
            <w:r w:rsidRPr="00561346">
              <w:rPr>
                <w:rFonts w:eastAsiaTheme="minorEastAsia" w:cs="Arial" w:hint="eastAsia"/>
                <w:color w:val="000000"/>
                <w:sz w:val="22"/>
                <w:szCs w:val="22"/>
                <w:lang w:val="en-SG" w:eastAsia="zh-CN"/>
              </w:rPr>
              <w:t>Name of the Camera Resolution options</w:t>
            </w:r>
          </w:p>
          <w:p w14:paraId="22758B70" w14:textId="2D709EB3" w:rsidR="00584906" w:rsidRDefault="00196106">
            <w:pPr>
              <w:pStyle w:val="Text"/>
              <w:spacing w:before="60" w:after="60"/>
              <w:jc w:val="left"/>
              <w:rPr>
                <w:rFonts w:eastAsiaTheme="minorEastAsia" w:cs="Arial"/>
                <w:color w:val="000000"/>
                <w:sz w:val="22"/>
                <w:szCs w:val="22"/>
                <w:lang w:val="en-SG" w:eastAsia="zh-CN"/>
              </w:rPr>
            </w:pPr>
            <w:proofErr w:type="spellStart"/>
            <w:r>
              <w:rPr>
                <w:rFonts w:eastAsiaTheme="minorEastAsia" w:cs="Arial" w:hint="eastAsia"/>
                <w:color w:val="000000"/>
                <w:sz w:val="22"/>
                <w:szCs w:val="22"/>
                <w:lang w:val="en-SG" w:eastAsia="zh-CN"/>
              </w:rPr>
              <w:t>E.g</w:t>
            </w:r>
            <w:proofErr w:type="spellEnd"/>
            <w:r>
              <w:rPr>
                <w:rFonts w:eastAsiaTheme="minorEastAsia" w:cs="Arial" w:hint="eastAsia"/>
                <w:color w:val="000000"/>
                <w:sz w:val="22"/>
                <w:szCs w:val="22"/>
                <w:lang w:val="en-SG" w:eastAsia="zh-CN"/>
              </w:rPr>
              <w:t>:</w:t>
            </w:r>
          </w:p>
          <w:p w14:paraId="5227591F" w14:textId="3E101652" w:rsidR="000A4617" w:rsidRPr="00561346" w:rsidRDefault="00584906">
            <w:pPr>
              <w:pStyle w:val="Text"/>
              <w:spacing w:before="60" w:after="60"/>
              <w:jc w:val="left"/>
              <w:rPr>
                <w:rFonts w:eastAsiaTheme="minorEastAsia" w:cs="Arial"/>
                <w:color w:val="000000"/>
                <w:sz w:val="22"/>
                <w:szCs w:val="22"/>
                <w:lang w:val="en-SG" w:eastAsia="zh-CN"/>
              </w:rPr>
            </w:pPr>
            <w:r w:rsidRPr="00584906">
              <w:rPr>
                <w:rFonts w:eastAsiaTheme="minorEastAsia" w:cs="Arial" w:hint="eastAsia"/>
                <w:color w:val="000000"/>
                <w:sz w:val="22"/>
                <w:szCs w:val="22"/>
                <w:lang w:val="en-SG" w:eastAsia="zh-CN"/>
              </w:rPr>
              <w:t xml:space="preserve">Main, sub, third </w:t>
            </w:r>
            <w:r w:rsidRPr="00584906">
              <w:rPr>
                <w:rFonts w:eastAsiaTheme="minorEastAsia" w:cs="Arial" w:hint="eastAsia"/>
                <w:color w:val="000000"/>
                <w:sz w:val="22"/>
                <w:szCs w:val="22"/>
                <w:lang w:val="en-SG" w:eastAsia="zh-CN"/>
              </w:rPr>
              <w:t>…</w:t>
            </w:r>
          </w:p>
        </w:tc>
      </w:tr>
      <w:tr w:rsidR="000A4617" w:rsidRPr="00561346" w14:paraId="486173AC" w14:textId="77777777" w:rsidTr="6CE77DE1">
        <w:trPr>
          <w:trHeight w:val="300"/>
        </w:trPr>
        <w:tc>
          <w:tcPr>
            <w:tcW w:w="143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FD104BD" w14:textId="77777777" w:rsidR="000A4617" w:rsidRPr="00561346" w:rsidRDefault="000A4617">
            <w:pPr>
              <w:pStyle w:val="Text"/>
              <w:spacing w:before="60" w:after="60"/>
              <w:jc w:val="left"/>
              <w:rPr>
                <w:rFonts w:cs="Arial"/>
                <w:color w:val="000000"/>
                <w:sz w:val="22"/>
                <w:szCs w:val="22"/>
                <w:lang w:val="en-SG"/>
              </w:rPr>
            </w:pPr>
            <w:r w:rsidRPr="00561346">
              <w:rPr>
                <w:rFonts w:cs="Arial"/>
                <w:color w:val="000000"/>
                <w:sz w:val="22"/>
                <w:szCs w:val="22"/>
                <w:lang w:val="en-SG"/>
              </w:rPr>
              <w:t>bitrate</w:t>
            </w:r>
          </w:p>
        </w:tc>
        <w:tc>
          <w:tcPr>
            <w:tcW w:w="135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0AFD660" w14:textId="77777777" w:rsidR="000A4617" w:rsidRPr="00561346" w:rsidRDefault="000A4617">
            <w:pPr>
              <w:pStyle w:val="Text"/>
              <w:spacing w:before="60" w:after="60"/>
              <w:jc w:val="left"/>
              <w:rPr>
                <w:rFonts w:eastAsiaTheme="minorEastAsia" w:cs="Arial"/>
                <w:color w:val="000000"/>
                <w:sz w:val="22"/>
                <w:szCs w:val="22"/>
                <w:lang w:val="en-SG" w:eastAsia="zh-CN"/>
              </w:rPr>
            </w:pPr>
            <w:r w:rsidRPr="00561346">
              <w:rPr>
                <w:rFonts w:eastAsiaTheme="minorEastAsia" w:cs="Arial" w:hint="eastAsia"/>
                <w:color w:val="000000"/>
                <w:sz w:val="22"/>
                <w:szCs w:val="22"/>
                <w:lang w:val="en-SG" w:eastAsia="zh-CN"/>
              </w:rPr>
              <w:t xml:space="preserve">Float </w:t>
            </w:r>
          </w:p>
        </w:tc>
        <w:tc>
          <w:tcPr>
            <w:tcW w:w="297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4BFE356" w14:textId="6D1E3434" w:rsidR="000A4617" w:rsidRPr="00973D72" w:rsidRDefault="000A4617" w:rsidP="00CC2CE8">
            <w:pPr>
              <w:pStyle w:val="Text"/>
              <w:spacing w:before="60" w:after="60"/>
              <w:jc w:val="left"/>
              <w:rPr>
                <w:rFonts w:eastAsiaTheme="minorEastAsia" w:cs="Arial"/>
                <w:color w:val="000000"/>
                <w:sz w:val="22"/>
                <w:szCs w:val="22"/>
                <w:highlight w:val="yellow"/>
                <w:lang w:val="en-SG" w:eastAsia="zh-CN"/>
              </w:rPr>
            </w:pPr>
          </w:p>
        </w:tc>
        <w:tc>
          <w:tcPr>
            <w:tcW w:w="328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896AE9C" w14:textId="50DE8596" w:rsidR="000A4617" w:rsidRDefault="000A4617">
            <w:pPr>
              <w:pStyle w:val="Text"/>
              <w:spacing w:before="60" w:after="60"/>
              <w:jc w:val="left"/>
              <w:rPr>
                <w:rFonts w:eastAsiaTheme="minorEastAsia" w:cs="Arial"/>
                <w:color w:val="000000"/>
                <w:sz w:val="22"/>
                <w:szCs w:val="22"/>
                <w:lang w:val="en-SG" w:eastAsia="zh-CN"/>
              </w:rPr>
            </w:pPr>
            <w:r w:rsidRPr="00561346">
              <w:rPr>
                <w:rFonts w:cs="Arial"/>
                <w:color w:val="000000"/>
                <w:sz w:val="22"/>
                <w:szCs w:val="22"/>
                <w:lang w:val="en-SG"/>
              </w:rPr>
              <w:t>Bitrate of the Stream</w:t>
            </w:r>
            <w:r w:rsidR="00726739">
              <w:rPr>
                <w:rFonts w:eastAsiaTheme="minorEastAsia" w:cs="Arial" w:hint="eastAsia"/>
                <w:color w:val="000000"/>
                <w:sz w:val="22"/>
                <w:szCs w:val="22"/>
                <w:lang w:val="en-SG" w:eastAsia="zh-CN"/>
              </w:rPr>
              <w:t xml:space="preserve"> (</w:t>
            </w:r>
            <w:r w:rsidR="00726739" w:rsidRPr="00726739">
              <w:rPr>
                <w:rFonts w:eastAsiaTheme="minorEastAsia" w:cs="Arial"/>
                <w:color w:val="000000"/>
                <w:sz w:val="22"/>
                <w:szCs w:val="22"/>
                <w:lang w:val="en-US" w:eastAsia="zh-CN"/>
              </w:rPr>
              <w:t>Kbps</w:t>
            </w:r>
            <w:r w:rsidR="00726739">
              <w:rPr>
                <w:rFonts w:eastAsiaTheme="minorEastAsia" w:cs="Arial" w:hint="eastAsia"/>
                <w:color w:val="000000"/>
                <w:sz w:val="22"/>
                <w:szCs w:val="22"/>
                <w:lang w:val="en-SG" w:eastAsia="zh-CN"/>
              </w:rPr>
              <w:t>)</w:t>
            </w:r>
          </w:p>
          <w:p w14:paraId="3475A9CE" w14:textId="0F572A27" w:rsidR="00584906" w:rsidRDefault="00196106">
            <w:pPr>
              <w:pStyle w:val="Text"/>
              <w:spacing w:before="60" w:after="60"/>
              <w:jc w:val="left"/>
              <w:rPr>
                <w:rFonts w:eastAsiaTheme="minorEastAsia" w:cs="Arial"/>
                <w:color w:val="000000"/>
                <w:sz w:val="22"/>
                <w:szCs w:val="22"/>
                <w:lang w:val="en-SG" w:eastAsia="zh-CN"/>
              </w:rPr>
            </w:pPr>
            <w:proofErr w:type="spellStart"/>
            <w:r>
              <w:rPr>
                <w:rFonts w:eastAsiaTheme="minorEastAsia" w:cs="Arial" w:hint="eastAsia"/>
                <w:color w:val="000000"/>
                <w:sz w:val="22"/>
                <w:szCs w:val="22"/>
                <w:lang w:val="en-SG" w:eastAsia="zh-CN"/>
              </w:rPr>
              <w:t>E.g</w:t>
            </w:r>
            <w:proofErr w:type="spellEnd"/>
            <w:r>
              <w:rPr>
                <w:rFonts w:eastAsiaTheme="minorEastAsia" w:cs="Arial" w:hint="eastAsia"/>
                <w:color w:val="000000"/>
                <w:sz w:val="22"/>
                <w:szCs w:val="22"/>
                <w:lang w:val="en-SG" w:eastAsia="zh-CN"/>
              </w:rPr>
              <w:t>:</w:t>
            </w:r>
          </w:p>
          <w:p w14:paraId="10813881" w14:textId="3C5CADC6" w:rsidR="000A4617" w:rsidRPr="00584906" w:rsidRDefault="00584906">
            <w:pPr>
              <w:pStyle w:val="Text"/>
              <w:spacing w:before="60" w:after="60"/>
              <w:jc w:val="left"/>
              <w:rPr>
                <w:rFonts w:eastAsiaTheme="minorEastAsia" w:cs="Arial"/>
                <w:color w:val="000000"/>
                <w:sz w:val="22"/>
                <w:szCs w:val="22"/>
                <w:lang w:val="en-SG" w:eastAsia="zh-CN"/>
              </w:rPr>
            </w:pPr>
            <w:r w:rsidRPr="00584906">
              <w:rPr>
                <w:rFonts w:eastAsiaTheme="minorEastAsia" w:cs="Arial" w:hint="eastAsia"/>
                <w:color w:val="000000"/>
                <w:sz w:val="22"/>
                <w:szCs w:val="22"/>
                <w:lang w:val="en-SG" w:eastAsia="zh-CN"/>
              </w:rPr>
              <w:t xml:space="preserve">4096.0, 1024.0 </w:t>
            </w:r>
            <w:r w:rsidRPr="00584906">
              <w:rPr>
                <w:rFonts w:eastAsiaTheme="minorEastAsia" w:cs="Arial" w:hint="eastAsia"/>
                <w:color w:val="000000"/>
                <w:sz w:val="22"/>
                <w:szCs w:val="22"/>
                <w:lang w:val="en-SG" w:eastAsia="zh-CN"/>
              </w:rPr>
              <w:t>…</w:t>
            </w:r>
          </w:p>
        </w:tc>
      </w:tr>
      <w:tr w:rsidR="000A4617" w:rsidRPr="00561346" w14:paraId="6B737768" w14:textId="77777777" w:rsidTr="6CE77DE1">
        <w:trPr>
          <w:trHeight w:val="300"/>
        </w:trPr>
        <w:tc>
          <w:tcPr>
            <w:tcW w:w="143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D9F59E9" w14:textId="77777777" w:rsidR="000A4617" w:rsidRPr="00561346" w:rsidRDefault="000A4617">
            <w:pPr>
              <w:pStyle w:val="Text"/>
              <w:spacing w:before="60" w:after="60"/>
              <w:jc w:val="left"/>
              <w:rPr>
                <w:rFonts w:cs="Arial"/>
                <w:color w:val="000000"/>
                <w:sz w:val="22"/>
                <w:szCs w:val="22"/>
                <w:lang w:val="en-SG"/>
              </w:rPr>
            </w:pPr>
            <w:r w:rsidRPr="00561346">
              <w:rPr>
                <w:rFonts w:cs="Arial"/>
                <w:color w:val="000000"/>
                <w:sz w:val="22"/>
                <w:szCs w:val="22"/>
                <w:lang w:val="en-SG"/>
              </w:rPr>
              <w:t>resolution</w:t>
            </w:r>
          </w:p>
        </w:tc>
        <w:tc>
          <w:tcPr>
            <w:tcW w:w="135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54923F9" w14:textId="745AC437" w:rsidR="000A4617" w:rsidRPr="00561346" w:rsidRDefault="005C21EF">
            <w:pPr>
              <w:pStyle w:val="Text"/>
              <w:spacing w:before="60" w:after="60"/>
              <w:jc w:val="left"/>
              <w:rPr>
                <w:rFonts w:cs="Arial"/>
                <w:color w:val="000000"/>
                <w:sz w:val="22"/>
                <w:szCs w:val="22"/>
                <w:lang w:val="en-SG"/>
              </w:rPr>
            </w:pPr>
            <w:proofErr w:type="gramStart"/>
            <w:r>
              <w:rPr>
                <w:rFonts w:cs="Arial"/>
                <w:color w:val="000000"/>
                <w:sz w:val="22"/>
                <w:szCs w:val="22"/>
                <w:lang w:val="en-SG"/>
              </w:rPr>
              <w:t>String(</w:t>
            </w:r>
            <w:proofErr w:type="gramEnd"/>
            <w:r w:rsidR="000A4617" w:rsidRPr="00561346">
              <w:rPr>
                <w:rFonts w:cs="Arial"/>
                <w:color w:val="000000"/>
                <w:sz w:val="22"/>
                <w:szCs w:val="22"/>
                <w:lang w:val="en-SG"/>
              </w:rPr>
              <w:t>16)</w:t>
            </w:r>
          </w:p>
        </w:tc>
        <w:tc>
          <w:tcPr>
            <w:tcW w:w="297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1F5E99E" w14:textId="7754A7AD" w:rsidR="000A4617" w:rsidRPr="00561346" w:rsidRDefault="000A4617" w:rsidP="00CC2CE8">
            <w:pPr>
              <w:pStyle w:val="Text"/>
              <w:spacing w:before="60" w:after="60"/>
              <w:jc w:val="left"/>
              <w:rPr>
                <w:rFonts w:cs="Arial"/>
                <w:color w:val="000000"/>
                <w:sz w:val="22"/>
                <w:szCs w:val="22"/>
                <w:lang w:val="en-SG"/>
              </w:rPr>
            </w:pPr>
          </w:p>
        </w:tc>
        <w:tc>
          <w:tcPr>
            <w:tcW w:w="328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9485AB8" w14:textId="77777777" w:rsidR="000A4617" w:rsidRPr="00886B33" w:rsidRDefault="000A4617">
            <w:pPr>
              <w:pStyle w:val="Text"/>
              <w:spacing w:before="60" w:after="60"/>
              <w:jc w:val="left"/>
              <w:rPr>
                <w:rFonts w:eastAsiaTheme="minorEastAsia" w:cs="Arial"/>
                <w:color w:val="000000"/>
                <w:sz w:val="22"/>
                <w:szCs w:val="22"/>
                <w:lang w:val="en-SG"/>
              </w:rPr>
            </w:pPr>
            <w:r w:rsidRPr="00561346">
              <w:rPr>
                <w:rFonts w:cs="Arial"/>
                <w:color w:val="000000"/>
                <w:sz w:val="22"/>
                <w:szCs w:val="22"/>
                <w:lang w:val="en-SG"/>
              </w:rPr>
              <w:t>Camera’s supporting Resolution</w:t>
            </w:r>
          </w:p>
          <w:p w14:paraId="20843386" w14:textId="6DD63A86" w:rsidR="00584906" w:rsidRPr="00886B33" w:rsidRDefault="00196106" w:rsidP="00886B33">
            <w:pPr>
              <w:pStyle w:val="ncs-body"/>
              <w:jc w:val="left"/>
              <w:rPr>
                <w:rFonts w:eastAsiaTheme="minorEastAsia"/>
                <w:color w:val="000000"/>
                <w:szCs w:val="22"/>
              </w:rPr>
            </w:pPr>
            <w:proofErr w:type="spellStart"/>
            <w:r w:rsidRPr="00886B33">
              <w:rPr>
                <w:rFonts w:eastAsiaTheme="minorEastAsia"/>
                <w:color w:val="000000"/>
                <w:szCs w:val="22"/>
                <w:lang w:val="en-US" w:eastAsia="fr-FR"/>
              </w:rPr>
              <w:t>E.g</w:t>
            </w:r>
            <w:proofErr w:type="spellEnd"/>
            <w:r w:rsidRPr="00886B33">
              <w:rPr>
                <w:rFonts w:eastAsiaTheme="minorEastAsia"/>
                <w:color w:val="000000"/>
                <w:szCs w:val="22"/>
                <w:lang w:val="en-US" w:eastAsia="fr-FR"/>
              </w:rPr>
              <w:t>:</w:t>
            </w:r>
          </w:p>
          <w:p w14:paraId="721003EC" w14:textId="2A189FD2" w:rsidR="000A4617" w:rsidRPr="00886B33" w:rsidRDefault="006C6AD6" w:rsidP="00886B33">
            <w:pPr>
              <w:pStyle w:val="ncs-body"/>
              <w:jc w:val="left"/>
              <w:rPr>
                <w:rFonts w:eastAsiaTheme="minorEastAsia"/>
                <w:color w:val="000000"/>
                <w:szCs w:val="22"/>
              </w:rPr>
            </w:pPr>
            <w:r w:rsidRPr="00886B33">
              <w:rPr>
                <w:rFonts w:eastAsiaTheme="minorEastAsia"/>
                <w:color w:val="000000"/>
                <w:szCs w:val="22"/>
                <w:lang w:val="en-US" w:eastAsia="fr-FR"/>
              </w:rPr>
              <w:t xml:space="preserve">“1920x1080”, </w:t>
            </w:r>
            <w:r w:rsidR="00584906" w:rsidRPr="00886B33">
              <w:rPr>
                <w:rFonts w:eastAsiaTheme="minorEastAsia" w:hint="eastAsia"/>
                <w:color w:val="000000"/>
                <w:szCs w:val="22"/>
                <w:lang w:val="en-US" w:eastAsia="fr-FR"/>
              </w:rPr>
              <w:t>“</w:t>
            </w:r>
            <w:r w:rsidR="00584906" w:rsidRPr="00886B33">
              <w:rPr>
                <w:rFonts w:eastAsiaTheme="minorEastAsia"/>
                <w:color w:val="000000"/>
                <w:szCs w:val="22"/>
                <w:lang w:val="en-US" w:eastAsia="fr-FR"/>
              </w:rPr>
              <w:t>1280x720</w:t>
            </w:r>
            <w:r w:rsidR="00584906" w:rsidRPr="00886B33">
              <w:rPr>
                <w:rFonts w:eastAsiaTheme="minorEastAsia" w:hint="eastAsia"/>
                <w:color w:val="000000"/>
                <w:szCs w:val="22"/>
                <w:lang w:val="en-US" w:eastAsia="fr-FR"/>
              </w:rPr>
              <w:t>”</w:t>
            </w:r>
            <w:r w:rsidR="00584906" w:rsidRPr="00886B33">
              <w:rPr>
                <w:rFonts w:eastAsiaTheme="minorEastAsia"/>
                <w:color w:val="000000"/>
                <w:szCs w:val="22"/>
                <w:lang w:val="en-US" w:eastAsia="fr-FR"/>
              </w:rPr>
              <w:t xml:space="preserve">, </w:t>
            </w:r>
            <w:r w:rsidR="00584906" w:rsidRPr="00886B33">
              <w:rPr>
                <w:rFonts w:eastAsiaTheme="minorEastAsia" w:hint="eastAsia"/>
                <w:color w:val="000000"/>
                <w:szCs w:val="22"/>
                <w:lang w:val="en-US" w:eastAsia="fr-FR"/>
              </w:rPr>
              <w:t>“</w:t>
            </w:r>
            <w:r w:rsidR="00584906" w:rsidRPr="00886B33">
              <w:rPr>
                <w:rFonts w:eastAsiaTheme="minorEastAsia"/>
                <w:color w:val="000000"/>
                <w:szCs w:val="22"/>
                <w:lang w:val="en-US" w:eastAsia="fr-FR"/>
              </w:rPr>
              <w:t>7</w:t>
            </w:r>
            <w:r w:rsidRPr="00886B33">
              <w:rPr>
                <w:rFonts w:eastAsiaTheme="minorEastAsia"/>
                <w:color w:val="000000"/>
                <w:szCs w:val="22"/>
                <w:lang w:val="en-US" w:eastAsia="fr-FR"/>
              </w:rPr>
              <w:t>20</w:t>
            </w:r>
            <w:r w:rsidR="00584906" w:rsidRPr="00886B33">
              <w:rPr>
                <w:rFonts w:eastAsiaTheme="minorEastAsia"/>
                <w:color w:val="000000"/>
                <w:szCs w:val="22"/>
                <w:lang w:val="en-US" w:eastAsia="fr-FR"/>
              </w:rPr>
              <w:t>x576</w:t>
            </w:r>
            <w:r w:rsidR="00584906" w:rsidRPr="00886B33">
              <w:rPr>
                <w:rFonts w:eastAsiaTheme="minorEastAsia" w:hint="eastAsia"/>
                <w:color w:val="000000"/>
                <w:szCs w:val="22"/>
                <w:lang w:val="en-US" w:eastAsia="fr-FR"/>
              </w:rPr>
              <w:t>”</w:t>
            </w:r>
            <w:r w:rsidR="00584906" w:rsidRPr="00886B33">
              <w:rPr>
                <w:rFonts w:eastAsiaTheme="minorEastAsia"/>
                <w:color w:val="000000"/>
                <w:szCs w:val="22"/>
                <w:lang w:val="en-US" w:eastAsia="fr-FR"/>
              </w:rPr>
              <w:t xml:space="preserve"> </w:t>
            </w:r>
            <w:r w:rsidR="00584906" w:rsidRPr="00886B33">
              <w:rPr>
                <w:rFonts w:eastAsiaTheme="minorEastAsia" w:hint="eastAsia"/>
                <w:color w:val="000000"/>
                <w:szCs w:val="22"/>
                <w:lang w:val="en-US" w:eastAsia="fr-FR"/>
              </w:rPr>
              <w:t>…</w:t>
            </w:r>
          </w:p>
        </w:tc>
      </w:tr>
      <w:tr w:rsidR="000A4617" w:rsidRPr="00561346" w14:paraId="2B797047" w14:textId="77777777" w:rsidTr="6CE77DE1">
        <w:trPr>
          <w:trHeight w:val="300"/>
        </w:trPr>
        <w:tc>
          <w:tcPr>
            <w:tcW w:w="143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E1A1026" w14:textId="77777777" w:rsidR="000A4617" w:rsidRPr="00561346" w:rsidRDefault="000A4617">
            <w:pPr>
              <w:pStyle w:val="Text"/>
              <w:spacing w:before="60" w:after="60"/>
              <w:jc w:val="left"/>
              <w:rPr>
                <w:rFonts w:cs="Arial"/>
                <w:color w:val="000000"/>
                <w:sz w:val="22"/>
                <w:szCs w:val="22"/>
                <w:lang w:val="en-SG"/>
              </w:rPr>
            </w:pPr>
            <w:r w:rsidRPr="00561346">
              <w:rPr>
                <w:rFonts w:cs="Arial"/>
                <w:color w:val="000000"/>
                <w:sz w:val="22"/>
                <w:szCs w:val="22"/>
                <w:lang w:val="en-SG"/>
              </w:rPr>
              <w:t>status</w:t>
            </w:r>
          </w:p>
        </w:tc>
        <w:tc>
          <w:tcPr>
            <w:tcW w:w="135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8EA6277" w14:textId="59295FF3" w:rsidR="000A4617" w:rsidRPr="00561346" w:rsidRDefault="005C21EF">
            <w:pPr>
              <w:pStyle w:val="Text"/>
              <w:spacing w:before="60" w:after="60"/>
              <w:jc w:val="left"/>
              <w:rPr>
                <w:rFonts w:cs="Arial"/>
                <w:color w:val="000000"/>
                <w:sz w:val="22"/>
                <w:szCs w:val="22"/>
                <w:lang w:val="en-SG"/>
              </w:rPr>
            </w:pPr>
            <w:proofErr w:type="gramStart"/>
            <w:r>
              <w:rPr>
                <w:rFonts w:cs="Arial"/>
                <w:color w:val="000000"/>
                <w:sz w:val="22"/>
                <w:szCs w:val="22"/>
                <w:lang w:val="en-SG"/>
              </w:rPr>
              <w:t>String(</w:t>
            </w:r>
            <w:proofErr w:type="gramEnd"/>
            <w:r w:rsidR="000A4617" w:rsidRPr="00561346">
              <w:rPr>
                <w:rFonts w:cs="Arial"/>
                <w:color w:val="000000"/>
                <w:sz w:val="22"/>
                <w:szCs w:val="22"/>
                <w:lang w:val="en-SG"/>
              </w:rPr>
              <w:t>10)</w:t>
            </w:r>
          </w:p>
        </w:tc>
        <w:tc>
          <w:tcPr>
            <w:tcW w:w="297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B2DACF7" w14:textId="395F2F5B" w:rsidR="000A4617" w:rsidRDefault="006A2119" w:rsidP="006A2119">
            <w:pPr>
              <w:pStyle w:val="Text"/>
              <w:numPr>
                <w:ilvl w:val="0"/>
                <w:numId w:val="42"/>
              </w:numPr>
              <w:spacing w:before="60" w:after="60"/>
              <w:jc w:val="left"/>
              <w:rPr>
                <w:rFonts w:cs="Arial"/>
                <w:color w:val="000000"/>
                <w:sz w:val="22"/>
                <w:szCs w:val="22"/>
                <w:lang w:val="en-SG"/>
              </w:rPr>
            </w:pPr>
            <w:r>
              <w:rPr>
                <w:rFonts w:cs="Arial"/>
                <w:color w:val="000000"/>
                <w:sz w:val="22"/>
                <w:szCs w:val="22"/>
                <w:lang w:val="en-SG"/>
              </w:rPr>
              <w:t>ok</w:t>
            </w:r>
          </w:p>
          <w:p w14:paraId="42D02ED8" w14:textId="787A21EB" w:rsidR="006A2119" w:rsidRPr="00146FDE" w:rsidRDefault="009A160C" w:rsidP="006A2119">
            <w:pPr>
              <w:pStyle w:val="Text"/>
              <w:numPr>
                <w:ilvl w:val="0"/>
                <w:numId w:val="42"/>
              </w:numPr>
              <w:spacing w:before="60" w:after="60"/>
              <w:jc w:val="left"/>
              <w:rPr>
                <w:rFonts w:cs="Arial"/>
                <w:b/>
                <w:bCs/>
                <w:color w:val="000000"/>
                <w:sz w:val="22"/>
                <w:szCs w:val="22"/>
                <w:lang w:val="en-SG"/>
              </w:rPr>
            </w:pPr>
            <w:r w:rsidRPr="00561346">
              <w:rPr>
                <w:rFonts w:cs="Arial"/>
                <w:color w:val="000000" w:themeColor="text1"/>
                <w:sz w:val="22"/>
                <w:szCs w:val="22"/>
                <w:lang w:val="en-SG"/>
              </w:rPr>
              <w:t>disconnected</w:t>
            </w:r>
          </w:p>
        </w:tc>
        <w:tc>
          <w:tcPr>
            <w:tcW w:w="328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6E73991" w14:textId="3624F913" w:rsidR="000A4617" w:rsidRDefault="00DD07C9">
            <w:pPr>
              <w:pStyle w:val="Text"/>
              <w:spacing w:before="60" w:after="60"/>
              <w:jc w:val="left"/>
              <w:rPr>
                <w:rFonts w:eastAsiaTheme="minorEastAsia" w:cs="Arial"/>
                <w:color w:val="000000"/>
                <w:sz w:val="22"/>
                <w:szCs w:val="22"/>
                <w:lang w:val="en-SG" w:eastAsia="zh-CN"/>
              </w:rPr>
            </w:pPr>
            <w:r>
              <w:rPr>
                <w:rFonts w:cs="Arial"/>
                <w:color w:val="000000"/>
                <w:sz w:val="22"/>
                <w:szCs w:val="22"/>
                <w:lang w:val="en-SG"/>
              </w:rPr>
              <w:t>Stream</w:t>
            </w:r>
            <w:r w:rsidR="000A4617" w:rsidRPr="00561346">
              <w:rPr>
                <w:rFonts w:cs="Arial"/>
                <w:color w:val="000000"/>
                <w:sz w:val="22"/>
                <w:szCs w:val="22"/>
                <w:lang w:val="en-SG"/>
              </w:rPr>
              <w:t xml:space="preserve"> status</w:t>
            </w:r>
          </w:p>
          <w:p w14:paraId="105FC904" w14:textId="08F197B8" w:rsidR="00584906" w:rsidRDefault="00196106">
            <w:pPr>
              <w:pStyle w:val="Text"/>
              <w:spacing w:before="60" w:after="60"/>
              <w:jc w:val="left"/>
              <w:rPr>
                <w:rFonts w:eastAsiaTheme="minorEastAsia" w:cs="Arial"/>
                <w:color w:val="000000"/>
                <w:sz w:val="22"/>
                <w:szCs w:val="22"/>
                <w:lang w:val="en-SG" w:eastAsia="zh-CN"/>
              </w:rPr>
            </w:pPr>
            <w:proofErr w:type="spellStart"/>
            <w:r>
              <w:rPr>
                <w:rFonts w:eastAsiaTheme="minorEastAsia" w:cs="Arial" w:hint="eastAsia"/>
                <w:color w:val="000000"/>
                <w:sz w:val="22"/>
                <w:szCs w:val="22"/>
                <w:lang w:val="en-SG" w:eastAsia="zh-CN"/>
              </w:rPr>
              <w:t>E.g</w:t>
            </w:r>
            <w:proofErr w:type="spellEnd"/>
            <w:r>
              <w:rPr>
                <w:rFonts w:eastAsiaTheme="minorEastAsia" w:cs="Arial" w:hint="eastAsia"/>
                <w:color w:val="000000"/>
                <w:sz w:val="22"/>
                <w:szCs w:val="22"/>
                <w:lang w:val="en-SG" w:eastAsia="zh-CN"/>
              </w:rPr>
              <w:t>:</w:t>
            </w:r>
          </w:p>
          <w:p w14:paraId="47A1F67A" w14:textId="04CC1733" w:rsidR="000A4617" w:rsidRPr="00584906" w:rsidRDefault="00584906" w:rsidP="6CE77DE1">
            <w:pPr>
              <w:pStyle w:val="Text"/>
              <w:spacing w:before="60" w:after="60"/>
              <w:jc w:val="left"/>
              <w:rPr>
                <w:rFonts w:eastAsiaTheme="minorEastAsia" w:cs="Arial"/>
                <w:color w:val="000000"/>
                <w:sz w:val="22"/>
                <w:szCs w:val="22"/>
                <w:lang w:eastAsia="zh-CN"/>
              </w:rPr>
            </w:pPr>
            <w:r w:rsidRPr="6CE77DE1">
              <w:rPr>
                <w:rFonts w:eastAsiaTheme="minorEastAsia" w:cs="Arial"/>
                <w:color w:val="000000" w:themeColor="text1"/>
                <w:sz w:val="22"/>
                <w:szCs w:val="22"/>
                <w:lang w:eastAsia="zh-CN"/>
              </w:rPr>
              <w:t>“ok”, “</w:t>
            </w:r>
            <w:r w:rsidR="00B13013">
              <w:rPr>
                <w:rFonts w:eastAsiaTheme="minorEastAsia" w:cs="Arial" w:hint="eastAsia"/>
                <w:color w:val="000000" w:themeColor="text1"/>
                <w:sz w:val="22"/>
                <w:szCs w:val="22"/>
                <w:lang w:eastAsia="zh-CN"/>
              </w:rPr>
              <w:t>dis</w:t>
            </w:r>
            <w:r w:rsidR="006C51D2">
              <w:rPr>
                <w:rFonts w:eastAsiaTheme="minorEastAsia" w:cs="Arial"/>
                <w:color w:val="000000" w:themeColor="text1"/>
                <w:sz w:val="22"/>
                <w:szCs w:val="22"/>
                <w:lang w:eastAsia="zh-CN"/>
              </w:rPr>
              <w:t>connected</w:t>
            </w:r>
            <w:r w:rsidRPr="6CE77DE1">
              <w:rPr>
                <w:rFonts w:eastAsiaTheme="minorEastAsia" w:cs="Arial"/>
                <w:color w:val="000000" w:themeColor="text1"/>
                <w:sz w:val="22"/>
                <w:szCs w:val="22"/>
                <w:lang w:eastAsia="zh-CN"/>
              </w:rPr>
              <w:t>”</w:t>
            </w:r>
          </w:p>
        </w:tc>
      </w:tr>
    </w:tbl>
    <w:p w14:paraId="6CD511FB" w14:textId="47D7268E" w:rsidR="000A4617" w:rsidRDefault="000A4617" w:rsidP="00CC2CE8">
      <w:pPr>
        <w:jc w:val="left"/>
        <w:rPr>
          <w:sz w:val="22"/>
          <w:lang w:val="en-SG"/>
        </w:rPr>
      </w:pPr>
    </w:p>
    <w:p w14:paraId="75A976C6" w14:textId="77777777" w:rsidR="007D4E2C" w:rsidRDefault="007D4E2C" w:rsidP="007D4E2C">
      <w:pPr>
        <w:pStyle w:val="ListParagraph"/>
        <w:numPr>
          <w:ilvl w:val="0"/>
          <w:numId w:val="42"/>
        </w:numPr>
        <w:jc w:val="left"/>
        <w:rPr>
          <w:rFonts w:eastAsia="Arial" w:cs="Arial"/>
          <w:color w:val="000000" w:themeColor="text1"/>
          <w:lang w:val="en-SG"/>
        </w:rPr>
      </w:pPr>
      <w:r>
        <w:rPr>
          <w:rFonts w:eastAsia="Arial" w:cs="Arial"/>
          <w:color w:val="000000" w:themeColor="text1"/>
          <w:lang w:val="en-SG"/>
        </w:rPr>
        <w:lastRenderedPageBreak/>
        <w:t>Failure:</w:t>
      </w:r>
    </w:p>
    <w:p w14:paraId="013E8651" w14:textId="7EBA8DCA" w:rsidR="007D4E2C" w:rsidRDefault="007D4E2C" w:rsidP="007D4E2C">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sidR="00415C3D">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w:t>
      </w:r>
    </w:p>
    <w:p w14:paraId="21CDF7D5" w14:textId="47D479C7" w:rsidR="007D4E2C" w:rsidRPr="00415C3D" w:rsidRDefault="007D4E2C" w:rsidP="000A4617">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w:instrText>
      </w:r>
      <w:r w:rsidR="00CC2CE8">
        <w:rPr>
          <w:rFonts w:eastAsia="Arial" w:cs="Arial"/>
          <w:color w:val="000000" w:themeColor="text1"/>
          <w:lang w:val="en-SG"/>
        </w:rPr>
        <w:instrText xml:space="preserve"> \* MERGEFORMAT </w:instrText>
      </w:r>
      <w:r>
        <w:rPr>
          <w:rFonts w:eastAsia="Arial" w:cs="Arial"/>
          <w:color w:val="000000" w:themeColor="text1"/>
          <w:lang w:val="en-SG"/>
        </w:rPr>
      </w:r>
      <w:r>
        <w:rPr>
          <w:rFonts w:eastAsia="Arial" w:cs="Arial"/>
          <w:color w:val="000000" w:themeColor="text1"/>
          <w:lang w:val="en-SG"/>
        </w:rPr>
        <w:fldChar w:fldCharType="separate"/>
      </w:r>
      <w:r w:rsidR="00542606" w:rsidRPr="00542606">
        <w:t xml:space="preserve">Table </w:t>
      </w:r>
      <w:r w:rsidR="00542606"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2B8EB1C7" w14:textId="5BA90B02" w:rsidR="003D6258" w:rsidRPr="00962B6F" w:rsidRDefault="00ED40EC" w:rsidP="00332970">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Besides e</w:t>
      </w:r>
      <w:r w:rsidR="00415C3D">
        <w:rPr>
          <w:rFonts w:eastAsia="Arial" w:cs="Arial"/>
          <w:color w:val="000000" w:themeColor="text1"/>
          <w:lang w:val="en-SG"/>
        </w:rPr>
        <w:t>rror codes</w:t>
      </w:r>
      <w:r>
        <w:rPr>
          <w:rFonts w:eastAsia="Arial" w:cs="Arial"/>
          <w:color w:val="000000" w:themeColor="text1"/>
          <w:lang w:val="en-SG"/>
        </w:rPr>
        <w:t xml:space="preserve">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00542606" w:rsidRPr="000C1740">
        <w:rPr>
          <w:b/>
        </w:rPr>
        <w:t xml:space="preserve">Table </w:t>
      </w:r>
      <w:r w:rsidR="00542606">
        <w:rPr>
          <w:b/>
          <w:i/>
          <w:noProof/>
        </w:rPr>
        <w:t>5</w:t>
      </w:r>
      <w:r>
        <w:rPr>
          <w:rFonts w:eastAsia="Arial" w:cs="Arial"/>
          <w:color w:val="000000" w:themeColor="text1"/>
          <w:lang w:val="en-SG"/>
        </w:rPr>
        <w:fldChar w:fldCharType="end"/>
      </w:r>
      <w:r w:rsidR="003E66EF">
        <w:rPr>
          <w:rFonts w:eastAsia="Arial" w:cs="Arial"/>
          <w:color w:val="000000" w:themeColor="text1"/>
          <w:lang w:val="en-SG"/>
        </w:rPr>
        <w:t>,</w:t>
      </w:r>
      <w:r w:rsidR="00D13D82">
        <w:rPr>
          <w:rFonts w:eastAsia="Arial" w:cs="Arial"/>
          <w:color w:val="000000" w:themeColor="text1"/>
          <w:lang w:val="en-SG"/>
        </w:rPr>
        <w:t xml:space="preserve"> below</w:t>
      </w:r>
      <w:r w:rsidR="003E66EF">
        <w:rPr>
          <w:rFonts w:eastAsia="Arial" w:cs="Arial"/>
          <w:color w:val="000000" w:themeColor="text1"/>
          <w:lang w:val="en-SG"/>
        </w:rPr>
        <w:t xml:space="preserve"> are the </w:t>
      </w:r>
      <w:r w:rsidR="0003351C">
        <w:rPr>
          <w:rFonts w:eastAsia="Arial" w:cs="Arial"/>
          <w:color w:val="000000" w:themeColor="text1"/>
          <w:lang w:val="en-SG"/>
        </w:rPr>
        <w:t>specific error codes</w:t>
      </w:r>
      <w:r w:rsidR="00415C3D">
        <w:rPr>
          <w:rFonts w:eastAsia="Arial" w:cs="Arial"/>
          <w:color w:val="000000" w:themeColor="text1"/>
          <w:lang w:val="en-SG"/>
        </w:rPr>
        <w:t>:</w:t>
      </w:r>
    </w:p>
    <w:tbl>
      <w:tblPr>
        <w:tblStyle w:val="TableGrid"/>
        <w:tblW w:w="9044"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90"/>
        <w:gridCol w:w="2691"/>
        <w:gridCol w:w="3150"/>
      </w:tblGrid>
      <w:tr w:rsidR="00962B6F" w14:paraId="2FEC2DC5" w14:textId="77777777" w:rsidTr="00533B66">
        <w:tc>
          <w:tcPr>
            <w:tcW w:w="1313" w:type="dxa"/>
          </w:tcPr>
          <w:p w14:paraId="2C072F08" w14:textId="44A0E12D" w:rsidR="00962B6F" w:rsidRPr="00962B6F" w:rsidRDefault="009E31EF" w:rsidP="00CC2CE8">
            <w:pPr>
              <w:pStyle w:val="ncs-body"/>
              <w:jc w:val="left"/>
              <w:rPr>
                <w:rFonts w:eastAsia="Arial"/>
              </w:rPr>
            </w:pPr>
            <w:r>
              <w:rPr>
                <w:rFonts w:eastAsia="Arial"/>
              </w:rPr>
              <w:t>HTTP Status Code</w:t>
            </w:r>
          </w:p>
        </w:tc>
        <w:tc>
          <w:tcPr>
            <w:tcW w:w="1890" w:type="dxa"/>
          </w:tcPr>
          <w:p w14:paraId="2AA40EAA" w14:textId="22B149BC" w:rsidR="00962B6F" w:rsidRPr="00962B6F" w:rsidRDefault="009E31EF" w:rsidP="00CC2CE8">
            <w:pPr>
              <w:pStyle w:val="ncs-body"/>
              <w:jc w:val="left"/>
            </w:pPr>
            <w:r>
              <w:t>Error Code</w:t>
            </w:r>
          </w:p>
        </w:tc>
        <w:tc>
          <w:tcPr>
            <w:tcW w:w="2691" w:type="dxa"/>
          </w:tcPr>
          <w:p w14:paraId="64A8FF3B" w14:textId="693D57C4" w:rsidR="00C122C1" w:rsidRDefault="00C122C1" w:rsidP="00CC2CE8">
            <w:pPr>
              <w:pStyle w:val="ncs-body"/>
              <w:jc w:val="left"/>
              <w:rPr>
                <w:rFonts w:eastAsiaTheme="minorEastAsia"/>
              </w:rPr>
            </w:pPr>
            <w:r>
              <w:rPr>
                <w:rFonts w:eastAsiaTheme="minorEastAsia" w:hint="eastAsia"/>
                <w:lang w:eastAsia="zh-CN"/>
              </w:rPr>
              <w:t>Params</w:t>
            </w:r>
          </w:p>
        </w:tc>
        <w:tc>
          <w:tcPr>
            <w:tcW w:w="3150" w:type="dxa"/>
          </w:tcPr>
          <w:p w14:paraId="72D3518B" w14:textId="4969387D" w:rsidR="00962B6F" w:rsidRPr="00962B6F" w:rsidRDefault="009E31EF" w:rsidP="00CC2CE8">
            <w:pPr>
              <w:pStyle w:val="ncs-body"/>
              <w:jc w:val="left"/>
            </w:pPr>
            <w:r>
              <w:t>Description</w:t>
            </w:r>
          </w:p>
        </w:tc>
      </w:tr>
      <w:tr w:rsidR="00962B6F" w14:paraId="17BAA52C" w14:textId="2A6D7A21" w:rsidTr="00533B66">
        <w:tc>
          <w:tcPr>
            <w:tcW w:w="1313" w:type="dxa"/>
            <w:vMerge w:val="restart"/>
          </w:tcPr>
          <w:p w14:paraId="5C26A000" w14:textId="5F7268B7" w:rsidR="00962B6F" w:rsidRDefault="00962B6F" w:rsidP="00CC2CE8">
            <w:pPr>
              <w:pStyle w:val="ncs-body"/>
              <w:jc w:val="left"/>
              <w:rPr>
                <w:rFonts w:eastAsia="Arial"/>
              </w:rPr>
            </w:pPr>
            <w:r w:rsidRPr="00962B6F">
              <w:rPr>
                <w:rFonts w:eastAsia="Arial"/>
              </w:rPr>
              <w:t>400</w:t>
            </w:r>
          </w:p>
        </w:tc>
        <w:tc>
          <w:tcPr>
            <w:tcW w:w="1890" w:type="dxa"/>
          </w:tcPr>
          <w:p w14:paraId="50D508AD" w14:textId="47EEE613" w:rsidR="00962B6F" w:rsidRPr="009E31EF" w:rsidRDefault="00962B6F" w:rsidP="00CC2CE8">
            <w:pPr>
              <w:pStyle w:val="ncs-body"/>
              <w:jc w:val="left"/>
              <w:rPr>
                <w:rFonts w:eastAsiaTheme="minorEastAsia"/>
                <w:lang w:eastAsia="zh-CN"/>
              </w:rPr>
            </w:pPr>
            <w:r w:rsidRPr="00962B6F">
              <w:rPr>
                <w:rFonts w:eastAsiaTheme="minorEastAsia" w:hint="eastAsia"/>
                <w:lang w:eastAsia="zh-CN"/>
              </w:rPr>
              <w:t>invalid</w:t>
            </w:r>
            <w:r w:rsidRPr="00962B6F">
              <w:rPr>
                <w:rFonts w:eastAsiaTheme="minorEastAsia"/>
                <w:lang w:eastAsia="zh-CN"/>
              </w:rPr>
              <w:t>-page</w:t>
            </w:r>
            <w:r w:rsidR="001E071A">
              <w:rPr>
                <w:rFonts w:eastAsiaTheme="minorEastAsia"/>
                <w:lang w:eastAsia="zh-CN"/>
              </w:rPr>
              <w:t>-i</w:t>
            </w:r>
            <w:r w:rsidRPr="00962B6F">
              <w:rPr>
                <w:rFonts w:eastAsiaTheme="minorEastAsia"/>
                <w:lang w:eastAsia="zh-CN"/>
              </w:rPr>
              <w:t>ndex</w:t>
            </w:r>
          </w:p>
        </w:tc>
        <w:tc>
          <w:tcPr>
            <w:tcW w:w="2691" w:type="dxa"/>
          </w:tcPr>
          <w:p w14:paraId="447CA882" w14:textId="77777777" w:rsidR="00C122C1" w:rsidRDefault="00C122C1" w:rsidP="00CC2CE8">
            <w:pPr>
              <w:pStyle w:val="ncs-body"/>
              <w:jc w:val="left"/>
              <w:rPr>
                <w:rFonts w:eastAsiaTheme="minorEastAsia"/>
                <w:lang w:eastAsia="zh-CN"/>
              </w:rPr>
            </w:pPr>
          </w:p>
        </w:tc>
        <w:tc>
          <w:tcPr>
            <w:tcW w:w="3150" w:type="dxa"/>
          </w:tcPr>
          <w:p w14:paraId="44F31882" w14:textId="6A1F0E83" w:rsidR="00962B6F" w:rsidRPr="00E838A5" w:rsidRDefault="00E838A5" w:rsidP="00CC2CE8">
            <w:pPr>
              <w:pStyle w:val="ncs-body"/>
              <w:jc w:val="left"/>
              <w:rPr>
                <w:rFonts w:eastAsiaTheme="minorEastAsia"/>
                <w:lang w:eastAsia="zh-CN"/>
              </w:rPr>
            </w:pPr>
            <w:r>
              <w:rPr>
                <w:rFonts w:eastAsiaTheme="minorEastAsia"/>
                <w:lang w:eastAsia="zh-CN"/>
              </w:rPr>
              <w:t>‘</w:t>
            </w:r>
            <w:proofErr w:type="spellStart"/>
            <w:r>
              <w:rPr>
                <w:rFonts w:eastAsiaTheme="minorEastAsia" w:hint="eastAsia"/>
                <w:lang w:eastAsia="zh-CN"/>
              </w:rPr>
              <w:t>pageIndex</w:t>
            </w:r>
            <w:proofErr w:type="spellEnd"/>
            <w:r>
              <w:rPr>
                <w:rFonts w:eastAsiaTheme="minorEastAsia"/>
                <w:lang w:eastAsia="zh-CN"/>
              </w:rPr>
              <w:t>’</w:t>
            </w:r>
            <w:r>
              <w:rPr>
                <w:rFonts w:eastAsiaTheme="minorEastAsia" w:hint="eastAsia"/>
                <w:lang w:eastAsia="zh-CN"/>
              </w:rPr>
              <w:t xml:space="preserve"> is invalid</w:t>
            </w:r>
          </w:p>
        </w:tc>
      </w:tr>
      <w:tr w:rsidR="00C20714" w14:paraId="10819D1A" w14:textId="77777777" w:rsidTr="00533B66">
        <w:tc>
          <w:tcPr>
            <w:tcW w:w="1313" w:type="dxa"/>
            <w:vMerge/>
          </w:tcPr>
          <w:p w14:paraId="2555070C" w14:textId="77777777" w:rsidR="00C20714" w:rsidRPr="00962B6F" w:rsidRDefault="00C20714" w:rsidP="00CC2CE8">
            <w:pPr>
              <w:pStyle w:val="ncs-body"/>
              <w:jc w:val="left"/>
              <w:rPr>
                <w:rFonts w:eastAsia="Arial"/>
              </w:rPr>
            </w:pPr>
          </w:p>
        </w:tc>
        <w:tc>
          <w:tcPr>
            <w:tcW w:w="1890" w:type="dxa"/>
          </w:tcPr>
          <w:p w14:paraId="49FC261C" w14:textId="4D4EDA12" w:rsidR="00C20714" w:rsidRPr="00962B6F" w:rsidRDefault="00C20714" w:rsidP="00CC2CE8">
            <w:pPr>
              <w:pStyle w:val="ncs-body"/>
              <w:jc w:val="left"/>
              <w:rPr>
                <w:rFonts w:eastAsiaTheme="minorEastAsia"/>
                <w:lang w:eastAsia="zh-CN"/>
              </w:rPr>
            </w:pPr>
            <w:r w:rsidRPr="00962B6F">
              <w:rPr>
                <w:rFonts w:eastAsiaTheme="minorEastAsia" w:hint="eastAsia"/>
                <w:lang w:eastAsia="zh-CN"/>
              </w:rPr>
              <w:t>invalid</w:t>
            </w:r>
            <w:r w:rsidR="0084699C">
              <w:rPr>
                <w:rFonts w:eastAsiaTheme="minorEastAsia" w:hint="eastAsia"/>
                <w:lang w:eastAsia="zh-CN"/>
              </w:rPr>
              <w:t>-</w:t>
            </w:r>
            <w:r w:rsidR="0084699C" w:rsidRPr="00962B6F">
              <w:rPr>
                <w:rFonts w:eastAsiaTheme="minorEastAsia" w:hint="eastAsia"/>
                <w:lang w:eastAsia="zh-CN"/>
              </w:rPr>
              <w:t>page</w:t>
            </w:r>
            <w:r w:rsidR="001E071A">
              <w:rPr>
                <w:rFonts w:eastAsiaTheme="minorEastAsia"/>
                <w:lang w:eastAsia="zh-CN"/>
              </w:rPr>
              <w:t>-s</w:t>
            </w:r>
            <w:r w:rsidR="0084699C" w:rsidRPr="00962B6F">
              <w:rPr>
                <w:rFonts w:eastAsiaTheme="minorEastAsia" w:hint="eastAsia"/>
                <w:lang w:eastAsia="zh-CN"/>
              </w:rPr>
              <w:t>ize</w:t>
            </w:r>
          </w:p>
        </w:tc>
        <w:tc>
          <w:tcPr>
            <w:tcW w:w="2691" w:type="dxa"/>
          </w:tcPr>
          <w:p w14:paraId="56D04906" w14:textId="77777777" w:rsidR="00C122C1" w:rsidRDefault="00C122C1" w:rsidP="00CC2CE8">
            <w:pPr>
              <w:pStyle w:val="ncs-body"/>
              <w:jc w:val="left"/>
              <w:rPr>
                <w:rFonts w:eastAsiaTheme="minorEastAsia"/>
                <w:lang w:eastAsia="zh-CN"/>
              </w:rPr>
            </w:pPr>
          </w:p>
        </w:tc>
        <w:tc>
          <w:tcPr>
            <w:tcW w:w="3150" w:type="dxa"/>
          </w:tcPr>
          <w:p w14:paraId="694ED656" w14:textId="7BB48146" w:rsidR="00C20714" w:rsidRPr="00962B6F" w:rsidRDefault="00E838A5" w:rsidP="00CC2CE8">
            <w:pPr>
              <w:pStyle w:val="ncs-body"/>
              <w:jc w:val="left"/>
            </w:pPr>
            <w:r>
              <w:rPr>
                <w:rFonts w:eastAsiaTheme="minorEastAsia"/>
                <w:lang w:eastAsia="zh-CN"/>
              </w:rPr>
              <w:t>‘</w:t>
            </w:r>
            <w:proofErr w:type="spellStart"/>
            <w:r>
              <w:rPr>
                <w:rFonts w:eastAsiaTheme="minorEastAsia" w:hint="eastAsia"/>
                <w:lang w:eastAsia="zh-CN"/>
              </w:rPr>
              <w:t>pageSize</w:t>
            </w:r>
            <w:proofErr w:type="spellEnd"/>
            <w:r>
              <w:rPr>
                <w:rFonts w:eastAsiaTheme="minorEastAsia"/>
                <w:lang w:eastAsia="zh-CN"/>
              </w:rPr>
              <w:t>’</w:t>
            </w:r>
            <w:r>
              <w:rPr>
                <w:rFonts w:eastAsiaTheme="minorEastAsia" w:hint="eastAsia"/>
                <w:lang w:eastAsia="zh-CN"/>
              </w:rPr>
              <w:t xml:space="preserve"> is invalid</w:t>
            </w:r>
          </w:p>
        </w:tc>
      </w:tr>
    </w:tbl>
    <w:p w14:paraId="54AAE077" w14:textId="77777777" w:rsidR="00D460CE" w:rsidRPr="00561346" w:rsidRDefault="00D460CE" w:rsidP="00CC2CE8">
      <w:pPr>
        <w:pStyle w:val="ncs-body"/>
        <w:jc w:val="left"/>
        <w:rPr>
          <w:lang w:val="en-SG"/>
        </w:rPr>
      </w:pPr>
    </w:p>
    <w:p w14:paraId="451FC13F" w14:textId="77F7268F" w:rsidR="000A4617" w:rsidRPr="00976094" w:rsidRDefault="000A4617" w:rsidP="00CC2CE8">
      <w:pPr>
        <w:pStyle w:val="Heading3"/>
        <w:jc w:val="left"/>
        <w:rPr>
          <w:rFonts w:eastAsia="Arial"/>
          <w:b/>
          <w:color w:val="000000" w:themeColor="text1"/>
          <w:lang w:val="en-SG"/>
        </w:rPr>
      </w:pPr>
      <w:bookmarkStart w:id="274" w:name="_Toc206891470"/>
      <w:bookmarkStart w:id="275" w:name="_Toc207034942"/>
      <w:bookmarkStart w:id="276" w:name="_Ref209543015"/>
      <w:bookmarkStart w:id="277" w:name="_Toc212542672"/>
      <w:bookmarkStart w:id="278" w:name="_Toc216180146"/>
      <w:r w:rsidRPr="00976094">
        <w:rPr>
          <w:rFonts w:eastAsia="Arial"/>
          <w:b/>
          <w:color w:val="000000" w:themeColor="text1"/>
          <w:lang w:val="en-SG"/>
        </w:rPr>
        <w:t xml:space="preserve">Get Camera </w:t>
      </w:r>
      <w:ins w:id="279" w:author="Robert James Andrews  (NCS)" w:date="2025-11-27T10:56:00Z" w16du:dateUtc="2025-11-27T02:56:00Z">
        <w:r w:rsidR="00673D38">
          <w:rPr>
            <w:rFonts w:eastAsia="Arial"/>
            <w:b/>
            <w:color w:val="000000" w:themeColor="text1"/>
            <w:lang w:val="en-SG"/>
          </w:rPr>
          <w:t xml:space="preserve">Recording </w:t>
        </w:r>
      </w:ins>
      <w:r w:rsidRPr="00976094">
        <w:rPr>
          <w:rFonts w:eastAsia="Arial"/>
          <w:b/>
          <w:color w:val="000000" w:themeColor="text1"/>
          <w:lang w:val="en-SG"/>
        </w:rPr>
        <w:t>Schedule</w:t>
      </w:r>
      <w:bookmarkEnd w:id="274"/>
      <w:bookmarkEnd w:id="275"/>
      <w:bookmarkEnd w:id="276"/>
      <w:bookmarkEnd w:id="277"/>
      <w:bookmarkEnd w:id="278"/>
    </w:p>
    <w:p w14:paraId="01726542" w14:textId="4344B9AD" w:rsidR="00ED204F" w:rsidRPr="00515E7B" w:rsidRDefault="0072620A" w:rsidP="00D5008C">
      <w:pPr>
        <w:pStyle w:val="ListParagraph"/>
        <w:numPr>
          <w:ilvl w:val="0"/>
          <w:numId w:val="52"/>
        </w:numPr>
        <w:jc w:val="left"/>
        <w:rPr>
          <w:rFonts w:cs="Arial"/>
          <w:color w:val="000000" w:themeColor="text1"/>
        </w:rPr>
      </w:pPr>
      <w:r w:rsidRPr="00771174">
        <w:rPr>
          <w:rFonts w:eastAsia="Arial"/>
          <w:color w:val="000000" w:themeColor="text1"/>
          <w:lang w:val="en-SG"/>
        </w:rPr>
        <w:t xml:space="preserve">This message is sent when </w:t>
      </w:r>
      <w:r w:rsidR="00DA133A">
        <w:rPr>
          <w:rFonts w:eastAsia="Arial"/>
          <w:color w:val="000000" w:themeColor="text1"/>
          <w:lang w:val="en-SG"/>
        </w:rPr>
        <w:t>C3</w:t>
      </w:r>
      <w:r w:rsidR="00DA133A" w:rsidRPr="00561346">
        <w:rPr>
          <w:rFonts w:eastAsia="Arial"/>
          <w:color w:val="000000" w:themeColor="text1"/>
          <w:lang w:val="en-SG"/>
        </w:rPr>
        <w:t xml:space="preserve"> </w:t>
      </w:r>
      <w:r w:rsidR="00E4498C" w:rsidRPr="00771174">
        <w:rPr>
          <w:rFonts w:eastAsia="Arial"/>
          <w:color w:val="000000" w:themeColor="text1"/>
          <w:lang w:val="en-SG"/>
        </w:rPr>
        <w:t xml:space="preserve">requests </w:t>
      </w:r>
      <w:r w:rsidRPr="00771174">
        <w:rPr>
          <w:rFonts w:eastAsia="Arial"/>
          <w:color w:val="000000" w:themeColor="text1"/>
          <w:lang w:val="en-SG"/>
        </w:rPr>
        <w:t>a Camera</w:t>
      </w:r>
      <w:ins w:id="280" w:author="Robert James Andrews  (NCS)" w:date="2025-11-27T10:56:00Z" w16du:dateUtc="2025-11-27T02:56:00Z">
        <w:r w:rsidR="00673D38">
          <w:rPr>
            <w:rFonts w:eastAsia="Arial"/>
            <w:color w:val="000000" w:themeColor="text1"/>
            <w:lang w:val="en-SG"/>
          </w:rPr>
          <w:t xml:space="preserve"> Recording</w:t>
        </w:r>
      </w:ins>
      <w:del w:id="281" w:author="Robert James Andrews  (NCS)" w:date="2025-11-27T10:56:00Z" w16du:dateUtc="2025-11-27T02:56:00Z">
        <w:r w:rsidRPr="00771174" w:rsidDel="00673D38">
          <w:rPr>
            <w:rFonts w:eastAsia="Arial"/>
            <w:color w:val="000000" w:themeColor="text1"/>
            <w:lang w:val="en-SG"/>
          </w:rPr>
          <w:delText>’s</w:delText>
        </w:r>
      </w:del>
      <w:r w:rsidRPr="00771174">
        <w:rPr>
          <w:rFonts w:eastAsia="Arial"/>
          <w:color w:val="000000" w:themeColor="text1"/>
          <w:lang w:val="en-SG"/>
        </w:rPr>
        <w:t xml:space="preserve"> schedule details</w:t>
      </w:r>
      <w:r w:rsidR="00ED204F" w:rsidRPr="00515E7B">
        <w:rPr>
          <w:rFonts w:eastAsia="Arial" w:cs="Arial"/>
          <w:color w:val="000000" w:themeColor="text1"/>
          <w:lang w:val="en-SG"/>
        </w:rPr>
        <w:t xml:space="preserve">. </w:t>
      </w:r>
    </w:p>
    <w:p w14:paraId="1CA34B9A" w14:textId="46FEF24C" w:rsidR="00ED204F" w:rsidRPr="00FD2D35" w:rsidRDefault="00ED204F" w:rsidP="00FD2D35">
      <w:pPr>
        <w:pStyle w:val="ListParagraph"/>
        <w:numPr>
          <w:ilvl w:val="0"/>
          <w:numId w:val="52"/>
        </w:numPr>
        <w:jc w:val="left"/>
        <w:rPr>
          <w:rFonts w:eastAsia="Arial" w:cs="Arial"/>
          <w:color w:val="000000" w:themeColor="text1"/>
        </w:rPr>
      </w:pPr>
      <w:r w:rsidRPr="00FD2D35">
        <w:rPr>
          <w:rFonts w:eastAsia="Arial"/>
          <w:color w:val="000000" w:themeColor="text1"/>
          <w:lang w:val="en-SG"/>
        </w:rPr>
        <w:t>Request:</w:t>
      </w:r>
    </w:p>
    <w:p w14:paraId="3F981662" w14:textId="166EEA6D" w:rsidR="00ED204F" w:rsidRPr="00D56875" w:rsidRDefault="00ED204F" w:rsidP="00D56875">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00B64C48">
        <w:rPr>
          <w:rFonts w:eastAsia="Arial" w:cs="Arial"/>
          <w:color w:val="000000" w:themeColor="text1"/>
          <w:lang w:val="en-SG"/>
        </w:rPr>
        <w:t>GET</w:t>
      </w:r>
    </w:p>
    <w:p w14:paraId="489F7EDC" w14:textId="33764705" w:rsidR="00ED204F" w:rsidRPr="00D56875" w:rsidRDefault="006A19B8" w:rsidP="00D56875">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00ED204F" w:rsidRPr="00D56875">
        <w:rPr>
          <w:rFonts w:eastAsia="Arial" w:cs="Arial"/>
          <w:color w:val="000000" w:themeColor="text1"/>
          <w:lang w:val="en-SG"/>
        </w:rPr>
        <w:t xml:space="preserve">: </w:t>
      </w:r>
      <w:r w:rsidR="007A07BC">
        <w:rPr>
          <w:rFonts w:eastAsiaTheme="minorEastAsia" w:cs="Arial" w:hint="eastAsia"/>
          <w:color w:val="000000" w:themeColor="text1"/>
          <w:lang w:val="en-SG" w:eastAsia="zh-CN"/>
        </w:rPr>
        <w:t>sensor</w:t>
      </w:r>
      <w:r w:rsidR="00DB1757">
        <w:rPr>
          <w:rFonts w:eastAsiaTheme="minorEastAsia" w:cs="Arial" w:hint="eastAsia"/>
          <w:color w:val="000000" w:themeColor="text1"/>
          <w:lang w:val="en-SG" w:eastAsia="zh-CN"/>
        </w:rPr>
        <w:t>/</w:t>
      </w:r>
      <w:r w:rsidR="008824CB">
        <w:rPr>
          <w:rFonts w:eastAsiaTheme="minorEastAsia" w:cs="Arial"/>
          <w:color w:val="000000" w:themeColor="text1"/>
          <w:lang w:val="en-SG" w:eastAsia="zh-CN"/>
        </w:rPr>
        <w:t>recording-</w:t>
      </w:r>
      <w:r w:rsidR="00DB1757">
        <w:rPr>
          <w:rFonts w:eastAsiaTheme="minorEastAsia" w:cs="Arial" w:hint="eastAsia"/>
          <w:color w:val="000000" w:themeColor="text1"/>
          <w:lang w:val="en-SG" w:eastAsia="zh-CN"/>
        </w:rPr>
        <w:t>sc</w:t>
      </w:r>
      <w:r w:rsidR="00081C21">
        <w:rPr>
          <w:rFonts w:eastAsiaTheme="minorEastAsia" w:cs="Arial" w:hint="eastAsia"/>
          <w:color w:val="000000" w:themeColor="text1"/>
          <w:lang w:val="en-SG" w:eastAsia="zh-CN"/>
        </w:rPr>
        <w:t>he</w:t>
      </w:r>
      <w:r w:rsidR="009F5D46">
        <w:rPr>
          <w:rFonts w:eastAsiaTheme="minorEastAsia" w:cs="Arial" w:hint="eastAsia"/>
          <w:color w:val="000000" w:themeColor="text1"/>
          <w:lang w:val="en-SG" w:eastAsia="zh-CN"/>
        </w:rPr>
        <w:t>dule</w:t>
      </w:r>
      <w:r w:rsidR="00995455">
        <w:rPr>
          <w:rFonts w:eastAsiaTheme="minorEastAsia" w:cs="Arial"/>
          <w:color w:val="000000" w:themeColor="text1"/>
          <w:lang w:val="en-SG" w:eastAsia="zh-CN"/>
        </w:rPr>
        <w:t>s</w:t>
      </w:r>
      <w:r w:rsidR="0077634B">
        <w:rPr>
          <w:rFonts w:eastAsiaTheme="minorEastAsia" w:cs="Arial"/>
          <w:color w:val="000000" w:themeColor="text1"/>
          <w:lang w:val="en-SG" w:eastAsia="zh-CN"/>
        </w:rPr>
        <w:t>/</w:t>
      </w:r>
      <w:r w:rsidR="00421EFB">
        <w:rPr>
          <w:rFonts w:eastAsiaTheme="minorEastAsia" w:cs="Arial"/>
          <w:color w:val="000000" w:themeColor="text1"/>
          <w:lang w:val="en-SG" w:eastAsia="zh-CN"/>
        </w:rPr>
        <w:t>{</w:t>
      </w:r>
      <w:proofErr w:type="spellStart"/>
      <w:r w:rsidR="00212B6B">
        <w:rPr>
          <w:rFonts w:eastAsiaTheme="minorEastAsia" w:cs="Arial"/>
          <w:color w:val="000000" w:themeColor="text1"/>
          <w:lang w:val="en-SG" w:eastAsia="zh-CN"/>
        </w:rPr>
        <w:t>scheduleId</w:t>
      </w:r>
      <w:proofErr w:type="spellEnd"/>
      <w:r w:rsidR="00421EFB">
        <w:rPr>
          <w:rFonts w:eastAsiaTheme="minorEastAsia" w:cs="Arial"/>
          <w:color w:val="000000" w:themeColor="text1"/>
          <w:lang w:val="en-SG" w:eastAsia="zh-CN"/>
        </w:rPr>
        <w:t>}</w:t>
      </w:r>
    </w:p>
    <w:p w14:paraId="6639887D" w14:textId="6B99F731" w:rsidR="0048095B" w:rsidRPr="00F73903" w:rsidRDefault="00212B6B" w:rsidP="00F73903">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00ED4D5D">
        <w:rPr>
          <w:rFonts w:eastAsia="Arial" w:cs="Arial"/>
          <w:color w:val="000000" w:themeColor="text1"/>
          <w:lang w:val="en-SG"/>
        </w:rPr>
        <w:t xml:space="preserve"> parameters</w:t>
      </w:r>
      <w:r w:rsidR="00ED204F">
        <w:rPr>
          <w:rFonts w:eastAsia="Arial" w:cs="Arial"/>
          <w:color w:val="000000" w:themeColor="text1"/>
          <w:lang w:val="en-SG"/>
        </w:rPr>
        <w:t>:</w:t>
      </w:r>
    </w:p>
    <w:tbl>
      <w:tblPr>
        <w:tblW w:w="9927" w:type="dxa"/>
        <w:tblLook w:val="04A0" w:firstRow="1" w:lastRow="0" w:firstColumn="1" w:lastColumn="0" w:noHBand="0" w:noVBand="1"/>
      </w:tblPr>
      <w:tblGrid>
        <w:gridCol w:w="1322"/>
        <w:gridCol w:w="1270"/>
        <w:gridCol w:w="1329"/>
        <w:gridCol w:w="2736"/>
        <w:gridCol w:w="3270"/>
      </w:tblGrid>
      <w:tr w:rsidR="000A4617" w:rsidRPr="00F726BE" w14:paraId="54976743" w14:textId="77777777" w:rsidTr="00517326">
        <w:trPr>
          <w:trHeight w:val="682"/>
        </w:trPr>
        <w:tc>
          <w:tcPr>
            <w:tcW w:w="132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C9CDB4F" w14:textId="77777777" w:rsidR="000A4617" w:rsidRPr="00F726BE" w:rsidRDefault="000A4617" w:rsidP="00CC2CE8">
            <w:pPr>
              <w:widowControl/>
              <w:jc w:val="left"/>
              <w:rPr>
                <w:rFonts w:ascii="Arial" w:eastAsia="Times New Roman" w:hAnsi="Arial" w:cs="Arial"/>
                <w:b/>
                <w:bCs/>
                <w:color w:val="000000"/>
                <w:kern w:val="0"/>
                <w:sz w:val="22"/>
              </w:rPr>
            </w:pPr>
            <w:r w:rsidRPr="00F726BE">
              <w:rPr>
                <w:rFonts w:ascii="Arial" w:eastAsia="Times New Roman" w:hAnsi="Arial" w:cs="Arial"/>
                <w:b/>
                <w:bCs/>
                <w:color w:val="000000"/>
                <w:kern w:val="0"/>
                <w:sz w:val="22"/>
              </w:rPr>
              <w:t xml:space="preserve">Field </w:t>
            </w:r>
            <w:r w:rsidRPr="00F726BE">
              <w:rPr>
                <w:rFonts w:ascii="Arial" w:eastAsia="Times New Roman" w:hAnsi="Arial" w:cs="Arial"/>
                <w:b/>
                <w:bCs/>
                <w:color w:val="000000"/>
                <w:kern w:val="0"/>
                <w:sz w:val="22"/>
              </w:rPr>
              <w:br/>
              <w:t>Name</w:t>
            </w:r>
          </w:p>
        </w:tc>
        <w:tc>
          <w:tcPr>
            <w:tcW w:w="1270" w:type="dxa"/>
            <w:tcBorders>
              <w:top w:val="single" w:sz="4" w:space="0" w:color="auto"/>
              <w:left w:val="nil"/>
              <w:bottom w:val="single" w:sz="4" w:space="0" w:color="auto"/>
              <w:right w:val="single" w:sz="4" w:space="0" w:color="auto"/>
            </w:tcBorders>
            <w:shd w:val="clear" w:color="000000" w:fill="D9D9D9"/>
            <w:vAlign w:val="center"/>
            <w:hideMark/>
          </w:tcPr>
          <w:p w14:paraId="58965604" w14:textId="77777777" w:rsidR="000A4617" w:rsidRPr="00F726BE" w:rsidRDefault="000A4617" w:rsidP="00CC2CE8">
            <w:pPr>
              <w:widowControl/>
              <w:jc w:val="left"/>
              <w:rPr>
                <w:rFonts w:ascii="Arial" w:eastAsia="Times New Roman" w:hAnsi="Arial" w:cs="Arial"/>
                <w:b/>
                <w:bCs/>
                <w:color w:val="000000"/>
                <w:kern w:val="0"/>
                <w:sz w:val="22"/>
              </w:rPr>
            </w:pPr>
            <w:r w:rsidRPr="00F726BE">
              <w:rPr>
                <w:rFonts w:ascii="Arial" w:eastAsia="Times New Roman" w:hAnsi="Arial" w:cs="Arial"/>
                <w:b/>
                <w:bCs/>
                <w:color w:val="000000"/>
                <w:kern w:val="0"/>
                <w:sz w:val="22"/>
              </w:rPr>
              <w:t xml:space="preserve">Data </w:t>
            </w:r>
            <w:r w:rsidRPr="00F726BE">
              <w:rPr>
                <w:rFonts w:ascii="Arial" w:eastAsia="Times New Roman" w:hAnsi="Arial" w:cs="Arial"/>
                <w:b/>
                <w:bCs/>
                <w:color w:val="000000"/>
                <w:kern w:val="0"/>
                <w:sz w:val="22"/>
              </w:rPr>
              <w:br/>
              <w:t xml:space="preserve">Type </w:t>
            </w:r>
          </w:p>
        </w:tc>
        <w:tc>
          <w:tcPr>
            <w:tcW w:w="1329" w:type="dxa"/>
            <w:tcBorders>
              <w:top w:val="single" w:sz="4" w:space="0" w:color="auto"/>
              <w:left w:val="nil"/>
              <w:bottom w:val="single" w:sz="4" w:space="0" w:color="auto"/>
              <w:right w:val="single" w:sz="4" w:space="0" w:color="auto"/>
            </w:tcBorders>
            <w:shd w:val="clear" w:color="000000" w:fill="D9D9D9"/>
            <w:vAlign w:val="center"/>
            <w:hideMark/>
          </w:tcPr>
          <w:p w14:paraId="1A6EBC16" w14:textId="77777777" w:rsidR="000A4617" w:rsidRPr="00F726BE" w:rsidRDefault="000A4617" w:rsidP="00CC2CE8">
            <w:pPr>
              <w:widowControl/>
              <w:jc w:val="left"/>
              <w:rPr>
                <w:rFonts w:ascii="Arial" w:eastAsia="Times New Roman" w:hAnsi="Arial" w:cs="Arial"/>
                <w:b/>
                <w:bCs/>
                <w:color w:val="000000"/>
                <w:kern w:val="0"/>
                <w:sz w:val="22"/>
              </w:rPr>
            </w:pPr>
            <w:r w:rsidRPr="00F726BE">
              <w:rPr>
                <w:rFonts w:ascii="Arial" w:eastAsia="Times New Roman" w:hAnsi="Arial" w:cs="Arial"/>
                <w:b/>
                <w:bCs/>
                <w:color w:val="000000"/>
                <w:kern w:val="0"/>
                <w:sz w:val="22"/>
              </w:rPr>
              <w:t xml:space="preserve">Mandatory </w:t>
            </w:r>
          </w:p>
        </w:tc>
        <w:tc>
          <w:tcPr>
            <w:tcW w:w="2736" w:type="dxa"/>
            <w:tcBorders>
              <w:top w:val="single" w:sz="4" w:space="0" w:color="auto"/>
              <w:left w:val="nil"/>
              <w:bottom w:val="single" w:sz="4" w:space="0" w:color="auto"/>
              <w:right w:val="single" w:sz="4" w:space="0" w:color="auto"/>
            </w:tcBorders>
            <w:shd w:val="clear" w:color="000000" w:fill="D9D9D9"/>
            <w:vAlign w:val="center"/>
            <w:hideMark/>
          </w:tcPr>
          <w:p w14:paraId="2532494C" w14:textId="77777777" w:rsidR="000A4617" w:rsidRPr="00F726BE" w:rsidRDefault="000A4617" w:rsidP="00CC2CE8">
            <w:pPr>
              <w:widowControl/>
              <w:jc w:val="left"/>
              <w:rPr>
                <w:rFonts w:ascii="Arial" w:eastAsia="Times New Roman" w:hAnsi="Arial" w:cs="Arial"/>
                <w:b/>
                <w:bCs/>
                <w:color w:val="000000"/>
                <w:kern w:val="0"/>
                <w:sz w:val="22"/>
              </w:rPr>
            </w:pPr>
            <w:r w:rsidRPr="00F726BE">
              <w:rPr>
                <w:rFonts w:ascii="Arial" w:eastAsia="Times New Roman" w:hAnsi="Arial" w:cs="Arial"/>
                <w:b/>
                <w:bCs/>
                <w:color w:val="000000"/>
                <w:kern w:val="0"/>
                <w:sz w:val="22"/>
              </w:rPr>
              <w:t>Allowed values</w:t>
            </w:r>
          </w:p>
        </w:tc>
        <w:tc>
          <w:tcPr>
            <w:tcW w:w="3270" w:type="dxa"/>
            <w:tcBorders>
              <w:top w:val="single" w:sz="4" w:space="0" w:color="auto"/>
              <w:left w:val="nil"/>
              <w:bottom w:val="single" w:sz="4" w:space="0" w:color="auto"/>
              <w:right w:val="single" w:sz="4" w:space="0" w:color="auto"/>
            </w:tcBorders>
            <w:shd w:val="clear" w:color="000000" w:fill="D9D9D9"/>
            <w:vAlign w:val="center"/>
            <w:hideMark/>
          </w:tcPr>
          <w:p w14:paraId="1532B005" w14:textId="77777777" w:rsidR="000A4617" w:rsidRPr="00F726BE" w:rsidRDefault="000A4617" w:rsidP="00CC2CE8">
            <w:pPr>
              <w:widowControl/>
              <w:jc w:val="left"/>
              <w:rPr>
                <w:rFonts w:ascii="Arial" w:eastAsia="Times New Roman" w:hAnsi="Arial" w:cs="Arial"/>
                <w:b/>
                <w:bCs/>
                <w:color w:val="000000"/>
                <w:kern w:val="0"/>
                <w:sz w:val="22"/>
              </w:rPr>
            </w:pPr>
            <w:r w:rsidRPr="00F726BE">
              <w:rPr>
                <w:rFonts w:ascii="Arial" w:eastAsia="Times New Roman" w:hAnsi="Arial" w:cs="Arial"/>
                <w:b/>
                <w:bCs/>
                <w:color w:val="000000"/>
                <w:kern w:val="0"/>
                <w:sz w:val="22"/>
              </w:rPr>
              <w:t>Description</w:t>
            </w:r>
          </w:p>
        </w:tc>
      </w:tr>
      <w:tr w:rsidR="000A4617" w:rsidRPr="00F726BE" w14:paraId="522185F1" w14:textId="77777777" w:rsidTr="00517326">
        <w:trPr>
          <w:trHeight w:val="682"/>
        </w:trPr>
        <w:tc>
          <w:tcPr>
            <w:tcW w:w="1322" w:type="dxa"/>
            <w:tcBorders>
              <w:top w:val="nil"/>
              <w:left w:val="single" w:sz="4" w:space="0" w:color="auto"/>
              <w:bottom w:val="single" w:sz="4" w:space="0" w:color="auto"/>
              <w:right w:val="single" w:sz="4" w:space="0" w:color="auto"/>
            </w:tcBorders>
            <w:vAlign w:val="center"/>
            <w:hideMark/>
          </w:tcPr>
          <w:p w14:paraId="2DC69DD4" w14:textId="77777777" w:rsidR="000A4617" w:rsidRPr="00F726BE" w:rsidRDefault="000A4617" w:rsidP="00D5008C">
            <w:pPr>
              <w:widowControl/>
              <w:jc w:val="left"/>
              <w:rPr>
                <w:rFonts w:ascii="Arial" w:eastAsia="Times New Roman" w:hAnsi="Arial" w:cs="Arial"/>
                <w:color w:val="000000"/>
                <w:kern w:val="0"/>
                <w:sz w:val="22"/>
              </w:rPr>
            </w:pPr>
            <w:proofErr w:type="spellStart"/>
            <w:r w:rsidRPr="00F726BE">
              <w:rPr>
                <w:rFonts w:ascii="Arial" w:eastAsia="Times New Roman" w:hAnsi="Arial" w:cs="Arial"/>
                <w:color w:val="000000"/>
                <w:kern w:val="0"/>
                <w:sz w:val="22"/>
              </w:rPr>
              <w:t>scheduleId</w:t>
            </w:r>
            <w:proofErr w:type="spellEnd"/>
          </w:p>
        </w:tc>
        <w:tc>
          <w:tcPr>
            <w:tcW w:w="1270" w:type="dxa"/>
            <w:tcBorders>
              <w:top w:val="nil"/>
              <w:left w:val="nil"/>
              <w:bottom w:val="single" w:sz="4" w:space="0" w:color="auto"/>
              <w:right w:val="single" w:sz="4" w:space="0" w:color="auto"/>
            </w:tcBorders>
            <w:vAlign w:val="center"/>
            <w:hideMark/>
          </w:tcPr>
          <w:p w14:paraId="37A1AB9A" w14:textId="26541F37" w:rsidR="000A4617" w:rsidRPr="00F726BE"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0A4617" w:rsidRPr="00F726BE">
              <w:rPr>
                <w:rFonts w:ascii="Arial" w:eastAsia="Times New Roman" w:hAnsi="Arial" w:cs="Arial"/>
                <w:color w:val="000000"/>
                <w:kern w:val="0"/>
                <w:sz w:val="22"/>
              </w:rPr>
              <w:t>36)</w:t>
            </w:r>
          </w:p>
        </w:tc>
        <w:tc>
          <w:tcPr>
            <w:tcW w:w="1329" w:type="dxa"/>
            <w:tcBorders>
              <w:top w:val="nil"/>
              <w:left w:val="nil"/>
              <w:bottom w:val="single" w:sz="4" w:space="0" w:color="auto"/>
              <w:right w:val="single" w:sz="4" w:space="0" w:color="auto"/>
            </w:tcBorders>
            <w:vAlign w:val="center"/>
            <w:hideMark/>
          </w:tcPr>
          <w:p w14:paraId="504107C3" w14:textId="77777777" w:rsidR="000A4617" w:rsidRPr="00F726BE" w:rsidRDefault="000A4617" w:rsidP="00D5008C">
            <w:pPr>
              <w:widowControl/>
              <w:jc w:val="left"/>
              <w:rPr>
                <w:rFonts w:ascii="Arial" w:eastAsia="Times New Roman" w:hAnsi="Arial" w:cs="Arial"/>
                <w:color w:val="000000"/>
                <w:kern w:val="0"/>
                <w:sz w:val="22"/>
              </w:rPr>
            </w:pPr>
            <w:r w:rsidRPr="00F726BE">
              <w:rPr>
                <w:rFonts w:ascii="Arial" w:eastAsia="Times New Roman" w:hAnsi="Arial" w:cs="Arial"/>
                <w:color w:val="000000"/>
                <w:kern w:val="0"/>
                <w:sz w:val="22"/>
              </w:rPr>
              <w:t>Yes</w:t>
            </w:r>
          </w:p>
        </w:tc>
        <w:tc>
          <w:tcPr>
            <w:tcW w:w="2736" w:type="dxa"/>
            <w:tcBorders>
              <w:top w:val="nil"/>
              <w:left w:val="nil"/>
              <w:bottom w:val="single" w:sz="4" w:space="0" w:color="auto"/>
              <w:right w:val="single" w:sz="4" w:space="0" w:color="auto"/>
            </w:tcBorders>
            <w:vAlign w:val="center"/>
            <w:hideMark/>
          </w:tcPr>
          <w:p w14:paraId="4A99259B" w14:textId="77777777" w:rsidR="00D5008C" w:rsidRPr="00F2635D" w:rsidRDefault="00D5008C" w:rsidP="00D5008C">
            <w:pPr>
              <w:spacing w:before="100"/>
              <w:jc w:val="left"/>
              <w:rPr>
                <w:rFonts w:ascii="Arial" w:hAnsi="Arial" w:cs="Arial"/>
                <w:color w:val="000000"/>
                <w:sz w:val="22"/>
              </w:rPr>
            </w:pPr>
            <w:r w:rsidRPr="00F2635D">
              <w:rPr>
                <w:rFonts w:ascii="Arial" w:hAnsi="Arial" w:cs="Arial"/>
                <w:color w:val="000000"/>
                <w:sz w:val="22"/>
              </w:rPr>
              <w:t>Character set:</w:t>
            </w:r>
          </w:p>
          <w:p w14:paraId="70447F00" w14:textId="77777777" w:rsidR="00D5008C" w:rsidRPr="00F2635D" w:rsidRDefault="00D5008C" w:rsidP="00D5008C">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35D2B1D4" w14:textId="77777777" w:rsidR="00D5008C" w:rsidRPr="00D5008C" w:rsidRDefault="00D5008C" w:rsidP="00D5008C">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p w14:paraId="69D3B55B" w14:textId="6EFCE1A9" w:rsidR="000A4617" w:rsidRPr="00D5008C" w:rsidRDefault="00D5008C" w:rsidP="00D5008C">
            <w:pPr>
              <w:pStyle w:val="ListParagraph"/>
              <w:numPr>
                <w:ilvl w:val="0"/>
                <w:numId w:val="42"/>
              </w:numPr>
              <w:spacing w:before="100" w:line="240" w:lineRule="auto"/>
              <w:jc w:val="left"/>
              <w:rPr>
                <w:rFonts w:cs="Arial"/>
                <w:color w:val="000000"/>
                <w:szCs w:val="22"/>
              </w:rPr>
            </w:pPr>
            <w:r>
              <w:rPr>
                <w:rFonts w:eastAsiaTheme="minorEastAsia" w:cs="Arial" w:hint="eastAsia"/>
                <w:color w:val="000000"/>
                <w:szCs w:val="22"/>
                <w:lang w:eastAsia="zh-CN"/>
              </w:rPr>
              <w:t>-</w:t>
            </w:r>
          </w:p>
        </w:tc>
        <w:tc>
          <w:tcPr>
            <w:tcW w:w="3270" w:type="dxa"/>
            <w:tcBorders>
              <w:top w:val="nil"/>
              <w:left w:val="nil"/>
              <w:bottom w:val="single" w:sz="4" w:space="0" w:color="auto"/>
              <w:right w:val="single" w:sz="4" w:space="0" w:color="auto"/>
            </w:tcBorders>
            <w:vAlign w:val="center"/>
            <w:hideMark/>
          </w:tcPr>
          <w:p w14:paraId="7F04FFF5" w14:textId="77777777" w:rsidR="00D5008C" w:rsidRDefault="000A4617" w:rsidP="00D5008C">
            <w:pPr>
              <w:widowControl/>
              <w:jc w:val="left"/>
              <w:rPr>
                <w:rFonts w:ascii="Arial" w:hAnsi="Arial" w:cs="Arial"/>
                <w:color w:val="000000"/>
                <w:kern w:val="0"/>
                <w:sz w:val="22"/>
              </w:rPr>
            </w:pPr>
            <w:proofErr w:type="gramStart"/>
            <w:r w:rsidRPr="00F726BE">
              <w:rPr>
                <w:rFonts w:ascii="Arial" w:eastAsia="Times New Roman" w:hAnsi="Arial" w:cs="Arial"/>
                <w:color w:val="000000"/>
                <w:kern w:val="0"/>
                <w:sz w:val="22"/>
              </w:rPr>
              <w:t>Device’s</w:t>
            </w:r>
            <w:proofErr w:type="gramEnd"/>
            <w:r w:rsidRPr="00F726BE">
              <w:rPr>
                <w:rFonts w:ascii="Arial" w:eastAsia="Times New Roman" w:hAnsi="Arial" w:cs="Arial"/>
                <w:color w:val="000000"/>
                <w:kern w:val="0"/>
                <w:sz w:val="22"/>
              </w:rPr>
              <w:t xml:space="preserve"> Schedule ID</w:t>
            </w:r>
          </w:p>
          <w:p w14:paraId="579B88FD" w14:textId="7C4C4F59" w:rsidR="00D5008C" w:rsidRDefault="00196106" w:rsidP="00D5008C">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r w:rsidR="00D5008C" w:rsidRPr="00F76CEF">
              <w:rPr>
                <w:rFonts w:ascii="Arial" w:hAnsi="Arial" w:cs="Arial" w:hint="eastAsia"/>
                <w:color w:val="000000"/>
                <w:kern w:val="0"/>
                <w:sz w:val="22"/>
              </w:rPr>
              <w:t xml:space="preserve"> </w:t>
            </w:r>
          </w:p>
          <w:p w14:paraId="79E14503" w14:textId="3B1CB6BF" w:rsidR="000A4617" w:rsidRPr="00F76CEF" w:rsidRDefault="00D5008C">
            <w:pPr>
              <w:widowControl/>
              <w:jc w:val="left"/>
              <w:rPr>
                <w:rFonts w:ascii="Arial" w:hAnsi="Arial" w:cs="Arial"/>
                <w:color w:val="000000"/>
                <w:kern w:val="0"/>
                <w:sz w:val="22"/>
              </w:rPr>
            </w:pPr>
            <w:r w:rsidRPr="00F76CEF">
              <w:rPr>
                <w:rFonts w:ascii="Arial" w:eastAsia="Times New Roman" w:hAnsi="Arial" w:cs="Arial"/>
                <w:color w:val="000000"/>
                <w:kern w:val="0"/>
                <w:sz w:val="22"/>
              </w:rPr>
              <w:t>3ab3973f-e36c-4105-9ca3-f297fba8b714</w:t>
            </w:r>
          </w:p>
        </w:tc>
      </w:tr>
    </w:tbl>
    <w:p w14:paraId="5E29A4EA" w14:textId="77777777" w:rsidR="0048095B" w:rsidRPr="0048095B" w:rsidRDefault="0048095B" w:rsidP="0048095B">
      <w:pPr>
        <w:pStyle w:val="ListParagraph"/>
        <w:jc w:val="left"/>
        <w:rPr>
          <w:rFonts w:eastAsia="Arial" w:cs="Arial"/>
          <w:color w:val="000000" w:themeColor="text1"/>
          <w:lang w:val="en-SG"/>
        </w:rPr>
      </w:pPr>
    </w:p>
    <w:p w14:paraId="592331AA" w14:textId="48361753" w:rsidR="00517326" w:rsidRPr="00D6445A" w:rsidRDefault="00517326" w:rsidP="00D6445A">
      <w:pPr>
        <w:pStyle w:val="ListParagraph"/>
        <w:numPr>
          <w:ilvl w:val="0"/>
          <w:numId w:val="52"/>
        </w:numPr>
        <w:jc w:val="left"/>
        <w:rPr>
          <w:rFonts w:eastAsia="Arial" w:cs="Arial"/>
          <w:color w:val="000000" w:themeColor="text1"/>
        </w:rPr>
      </w:pPr>
      <w:r w:rsidRPr="00D1451F">
        <w:rPr>
          <w:rFonts w:eastAsia="Arial" w:cs="Arial"/>
          <w:color w:val="000000" w:themeColor="text1"/>
          <w:lang w:val="en-SG"/>
        </w:rPr>
        <w:t>Response:</w:t>
      </w:r>
    </w:p>
    <w:p w14:paraId="6B1F2034" w14:textId="77777777" w:rsidR="007E04AB" w:rsidRDefault="002C5583" w:rsidP="003B08A7">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t>Successful:</w:t>
      </w:r>
    </w:p>
    <w:p w14:paraId="24236939" w14:textId="77777777" w:rsidR="007E04AB" w:rsidRDefault="007E04AB" w:rsidP="003B08A7">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200</w:t>
      </w:r>
      <w:r>
        <w:rPr>
          <w:rFonts w:eastAsia="Arial" w:cs="Arial"/>
          <w:color w:val="000000" w:themeColor="text1"/>
          <w:lang w:val="en-SG"/>
        </w:rPr>
        <w:t>.</w:t>
      </w:r>
    </w:p>
    <w:p w14:paraId="7D886CC5" w14:textId="77777777" w:rsidR="00517326" w:rsidRPr="00D96679" w:rsidRDefault="00517326" w:rsidP="007E04AB">
      <w:pPr>
        <w:pStyle w:val="ListParagraph"/>
        <w:numPr>
          <w:ilvl w:val="1"/>
          <w:numId w:val="42"/>
        </w:numPr>
        <w:jc w:val="left"/>
        <w:rPr>
          <w:rFonts w:eastAsia="Arial" w:cs="Arial"/>
          <w:color w:val="000000" w:themeColor="text1"/>
          <w:lang w:val="en-SG"/>
        </w:rPr>
      </w:pPr>
      <w:r>
        <w:rPr>
          <w:rFonts w:eastAsia="Arial" w:cs="Arial"/>
          <w:color w:val="000000" w:themeColor="text1"/>
          <w:lang w:val="en-SG"/>
        </w:rPr>
        <w:t>Body:</w:t>
      </w:r>
    </w:p>
    <w:tbl>
      <w:tblPr>
        <w:tblW w:w="9625" w:type="dxa"/>
        <w:tblLook w:val="04A0" w:firstRow="1" w:lastRow="0" w:firstColumn="1" w:lastColumn="0" w:noHBand="0" w:noVBand="1"/>
      </w:tblPr>
      <w:tblGrid>
        <w:gridCol w:w="1553"/>
        <w:gridCol w:w="1965"/>
        <w:gridCol w:w="2117"/>
        <w:gridCol w:w="3990"/>
      </w:tblGrid>
      <w:tr w:rsidR="00BA2D61" w:rsidRPr="0016203B" w14:paraId="48A6AF55" w14:textId="77777777" w:rsidTr="00F03333">
        <w:trPr>
          <w:trHeight w:val="552"/>
        </w:trPr>
        <w:tc>
          <w:tcPr>
            <w:tcW w:w="155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697344" w14:textId="77777777" w:rsidR="000A4617" w:rsidRPr="0016203B" w:rsidRDefault="000A4617" w:rsidP="00CC2CE8">
            <w:pPr>
              <w:widowControl/>
              <w:jc w:val="left"/>
              <w:rPr>
                <w:rFonts w:ascii="Arial" w:eastAsia="Times New Roman" w:hAnsi="Arial" w:cs="Arial"/>
                <w:b/>
                <w:bCs/>
                <w:color w:val="000000"/>
                <w:kern w:val="0"/>
                <w:sz w:val="22"/>
              </w:rPr>
            </w:pPr>
            <w:r w:rsidRPr="0016203B">
              <w:rPr>
                <w:rFonts w:ascii="Arial" w:eastAsia="Times New Roman" w:hAnsi="Arial" w:cs="Arial"/>
                <w:b/>
                <w:bCs/>
                <w:color w:val="000000"/>
                <w:kern w:val="0"/>
                <w:sz w:val="22"/>
              </w:rPr>
              <w:t xml:space="preserve">Field </w:t>
            </w:r>
            <w:r w:rsidRPr="0016203B">
              <w:rPr>
                <w:rFonts w:ascii="Arial" w:eastAsia="Times New Roman" w:hAnsi="Arial" w:cs="Arial"/>
                <w:b/>
                <w:bCs/>
                <w:color w:val="000000"/>
                <w:kern w:val="0"/>
                <w:sz w:val="22"/>
              </w:rPr>
              <w:br/>
              <w:t>Name</w:t>
            </w:r>
          </w:p>
        </w:tc>
        <w:tc>
          <w:tcPr>
            <w:tcW w:w="196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A77C733" w14:textId="77777777" w:rsidR="000A4617" w:rsidRPr="0016203B" w:rsidRDefault="000A4617" w:rsidP="00CC2CE8">
            <w:pPr>
              <w:widowControl/>
              <w:jc w:val="left"/>
              <w:rPr>
                <w:rFonts w:ascii="Arial" w:eastAsia="Times New Roman" w:hAnsi="Arial" w:cs="Arial"/>
                <w:b/>
                <w:bCs/>
                <w:color w:val="000000"/>
                <w:kern w:val="0"/>
                <w:sz w:val="22"/>
              </w:rPr>
            </w:pPr>
            <w:r w:rsidRPr="0016203B">
              <w:rPr>
                <w:rFonts w:ascii="Arial" w:eastAsia="Times New Roman" w:hAnsi="Arial" w:cs="Arial"/>
                <w:b/>
                <w:bCs/>
                <w:color w:val="000000"/>
                <w:kern w:val="0"/>
                <w:sz w:val="22"/>
              </w:rPr>
              <w:t xml:space="preserve">Data </w:t>
            </w:r>
            <w:r w:rsidRPr="0016203B">
              <w:rPr>
                <w:rFonts w:ascii="Arial" w:eastAsia="Times New Roman" w:hAnsi="Arial" w:cs="Arial"/>
                <w:b/>
                <w:bCs/>
                <w:color w:val="000000"/>
                <w:kern w:val="0"/>
                <w:sz w:val="22"/>
              </w:rPr>
              <w:br/>
              <w:t xml:space="preserve">Type </w:t>
            </w:r>
          </w:p>
        </w:tc>
        <w:tc>
          <w:tcPr>
            <w:tcW w:w="211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021E503" w14:textId="77777777" w:rsidR="000A4617" w:rsidRPr="0016203B" w:rsidRDefault="000A4617" w:rsidP="00CC2CE8">
            <w:pPr>
              <w:widowControl/>
              <w:jc w:val="left"/>
              <w:rPr>
                <w:rFonts w:ascii="Arial" w:eastAsia="Times New Roman" w:hAnsi="Arial" w:cs="Arial"/>
                <w:b/>
                <w:bCs/>
                <w:color w:val="000000"/>
                <w:kern w:val="0"/>
                <w:sz w:val="22"/>
              </w:rPr>
            </w:pPr>
            <w:r w:rsidRPr="0016203B">
              <w:rPr>
                <w:rFonts w:ascii="Arial" w:eastAsia="Times New Roman" w:hAnsi="Arial" w:cs="Arial"/>
                <w:b/>
                <w:bCs/>
                <w:color w:val="000000"/>
                <w:kern w:val="0"/>
                <w:sz w:val="22"/>
              </w:rPr>
              <w:t>Allowed values</w:t>
            </w:r>
          </w:p>
        </w:tc>
        <w:tc>
          <w:tcPr>
            <w:tcW w:w="399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5B9D1A" w14:textId="77777777" w:rsidR="000A4617" w:rsidRPr="0016203B" w:rsidRDefault="000A4617" w:rsidP="00CC2CE8">
            <w:pPr>
              <w:widowControl/>
              <w:jc w:val="left"/>
              <w:rPr>
                <w:rFonts w:ascii="Arial" w:eastAsia="Times New Roman" w:hAnsi="Arial" w:cs="Arial"/>
                <w:b/>
                <w:bCs/>
                <w:color w:val="000000"/>
                <w:kern w:val="0"/>
                <w:sz w:val="22"/>
              </w:rPr>
            </w:pPr>
            <w:r w:rsidRPr="0016203B">
              <w:rPr>
                <w:rFonts w:ascii="Arial" w:eastAsia="Times New Roman" w:hAnsi="Arial" w:cs="Arial"/>
                <w:b/>
                <w:bCs/>
                <w:color w:val="000000"/>
                <w:kern w:val="0"/>
                <w:sz w:val="22"/>
              </w:rPr>
              <w:t>Description</w:t>
            </w:r>
          </w:p>
        </w:tc>
      </w:tr>
      <w:tr w:rsidR="00F03333" w:rsidRPr="0016203B" w14:paraId="4FB5BCF2" w14:textId="77777777" w:rsidTr="00811CAC">
        <w:trPr>
          <w:trHeight w:val="552"/>
        </w:trPr>
        <w:tc>
          <w:tcPr>
            <w:tcW w:w="1553" w:type="dxa"/>
            <w:tcBorders>
              <w:top w:val="single" w:sz="4" w:space="0" w:color="auto"/>
              <w:left w:val="single" w:sz="4" w:space="0" w:color="auto"/>
              <w:bottom w:val="single" w:sz="4" w:space="0" w:color="auto"/>
              <w:right w:val="single" w:sz="4" w:space="0" w:color="auto"/>
            </w:tcBorders>
            <w:vAlign w:val="center"/>
          </w:tcPr>
          <w:p w14:paraId="5C473350" w14:textId="725193C7" w:rsidR="00F03333" w:rsidRPr="0016203B" w:rsidRDefault="00F03333" w:rsidP="00F03333">
            <w:pPr>
              <w:widowControl/>
              <w:jc w:val="left"/>
              <w:rPr>
                <w:rFonts w:ascii="Arial" w:eastAsia="Times New Roman" w:hAnsi="Arial" w:cs="Arial"/>
                <w:b/>
                <w:bCs/>
                <w:color w:val="000000"/>
                <w:kern w:val="0"/>
                <w:sz w:val="22"/>
              </w:rPr>
            </w:pPr>
            <w:proofErr w:type="spellStart"/>
            <w:r w:rsidRPr="00F726BE">
              <w:rPr>
                <w:rFonts w:ascii="Arial" w:eastAsia="Times New Roman" w:hAnsi="Arial" w:cs="Arial"/>
                <w:color w:val="000000"/>
                <w:kern w:val="0"/>
                <w:sz w:val="22"/>
              </w:rPr>
              <w:t>scheduleId</w:t>
            </w:r>
            <w:proofErr w:type="spellEnd"/>
          </w:p>
        </w:tc>
        <w:tc>
          <w:tcPr>
            <w:tcW w:w="1965" w:type="dxa"/>
            <w:tcBorders>
              <w:top w:val="single" w:sz="4" w:space="0" w:color="auto"/>
              <w:left w:val="nil"/>
              <w:bottom w:val="single" w:sz="4" w:space="0" w:color="auto"/>
              <w:right w:val="single" w:sz="4" w:space="0" w:color="auto"/>
            </w:tcBorders>
            <w:vAlign w:val="center"/>
          </w:tcPr>
          <w:p w14:paraId="32885968" w14:textId="3E9F372C" w:rsidR="00F03333" w:rsidRPr="0016203B" w:rsidRDefault="00F03333" w:rsidP="00F03333">
            <w:pPr>
              <w:widowControl/>
              <w:jc w:val="left"/>
              <w:rPr>
                <w:rFonts w:ascii="Arial" w:eastAsia="Times New Roman" w:hAnsi="Arial" w:cs="Arial"/>
                <w:b/>
                <w:bCs/>
                <w:color w:val="000000"/>
                <w:kern w:val="0"/>
                <w:sz w:val="22"/>
              </w:rPr>
            </w:pPr>
            <w:proofErr w:type="gramStart"/>
            <w:r>
              <w:rPr>
                <w:rFonts w:ascii="Arial" w:eastAsia="Times New Roman" w:hAnsi="Arial" w:cs="Arial"/>
                <w:color w:val="000000"/>
                <w:kern w:val="0"/>
                <w:sz w:val="22"/>
              </w:rPr>
              <w:t>String(</w:t>
            </w:r>
            <w:proofErr w:type="gramEnd"/>
            <w:r w:rsidRPr="00F726BE">
              <w:rPr>
                <w:rFonts w:ascii="Arial" w:eastAsia="Times New Roman" w:hAnsi="Arial" w:cs="Arial"/>
                <w:color w:val="000000"/>
                <w:kern w:val="0"/>
                <w:sz w:val="22"/>
              </w:rPr>
              <w:t>36)</w:t>
            </w:r>
          </w:p>
        </w:tc>
        <w:tc>
          <w:tcPr>
            <w:tcW w:w="2117" w:type="dxa"/>
            <w:tcBorders>
              <w:top w:val="single" w:sz="4" w:space="0" w:color="auto"/>
              <w:left w:val="nil"/>
              <w:bottom w:val="single" w:sz="4" w:space="0" w:color="auto"/>
              <w:right w:val="single" w:sz="4" w:space="0" w:color="auto"/>
            </w:tcBorders>
            <w:vAlign w:val="center"/>
          </w:tcPr>
          <w:p w14:paraId="2728ED63" w14:textId="77777777" w:rsidR="00F03333" w:rsidRPr="00F2635D" w:rsidRDefault="00F03333" w:rsidP="00F03333">
            <w:pPr>
              <w:spacing w:before="100"/>
              <w:jc w:val="left"/>
              <w:rPr>
                <w:rFonts w:ascii="Arial" w:hAnsi="Arial" w:cs="Arial"/>
                <w:color w:val="000000"/>
                <w:sz w:val="22"/>
              </w:rPr>
            </w:pPr>
            <w:r w:rsidRPr="00F2635D">
              <w:rPr>
                <w:rFonts w:ascii="Arial" w:hAnsi="Arial" w:cs="Arial"/>
                <w:color w:val="000000"/>
                <w:sz w:val="22"/>
              </w:rPr>
              <w:t>Character set:</w:t>
            </w:r>
          </w:p>
          <w:p w14:paraId="6827B086" w14:textId="77777777" w:rsidR="00F03333" w:rsidRPr="00F2635D" w:rsidRDefault="00F03333" w:rsidP="00F03333">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55AC0269" w14:textId="77777777" w:rsidR="008B28FC" w:rsidRPr="00D5008C" w:rsidRDefault="00F03333" w:rsidP="00F03333">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p w14:paraId="33DAC05A" w14:textId="42E5480B" w:rsidR="00F03333" w:rsidRPr="008B28FC" w:rsidRDefault="00F03333" w:rsidP="008B28FC">
            <w:pPr>
              <w:pStyle w:val="ListParagraph"/>
              <w:numPr>
                <w:ilvl w:val="0"/>
                <w:numId w:val="42"/>
              </w:numPr>
              <w:spacing w:before="100" w:line="240" w:lineRule="auto"/>
              <w:jc w:val="left"/>
              <w:rPr>
                <w:rFonts w:cs="Arial"/>
                <w:b/>
                <w:bCs/>
                <w:color w:val="000000"/>
              </w:rPr>
            </w:pPr>
            <w:r>
              <w:rPr>
                <w:rFonts w:eastAsiaTheme="minorEastAsia" w:cs="Arial" w:hint="eastAsia"/>
                <w:color w:val="000000"/>
              </w:rPr>
              <w:t>-</w:t>
            </w:r>
          </w:p>
        </w:tc>
        <w:tc>
          <w:tcPr>
            <w:tcW w:w="3990" w:type="dxa"/>
            <w:tcBorders>
              <w:top w:val="single" w:sz="4" w:space="0" w:color="auto"/>
              <w:left w:val="nil"/>
              <w:bottom w:val="single" w:sz="4" w:space="0" w:color="auto"/>
              <w:right w:val="single" w:sz="4" w:space="0" w:color="auto"/>
            </w:tcBorders>
            <w:vAlign w:val="center"/>
          </w:tcPr>
          <w:p w14:paraId="710995ED" w14:textId="77777777" w:rsidR="00F03333" w:rsidRDefault="00F03333" w:rsidP="00F03333">
            <w:pPr>
              <w:widowControl/>
              <w:jc w:val="left"/>
              <w:rPr>
                <w:rFonts w:ascii="Arial" w:hAnsi="Arial" w:cs="Arial"/>
                <w:color w:val="000000"/>
                <w:kern w:val="0"/>
                <w:sz w:val="22"/>
              </w:rPr>
            </w:pPr>
            <w:proofErr w:type="gramStart"/>
            <w:r w:rsidRPr="00F726BE">
              <w:rPr>
                <w:rFonts w:ascii="Arial" w:eastAsia="Times New Roman" w:hAnsi="Arial" w:cs="Arial"/>
                <w:color w:val="000000"/>
                <w:kern w:val="0"/>
                <w:sz w:val="22"/>
              </w:rPr>
              <w:t>Device’s</w:t>
            </w:r>
            <w:proofErr w:type="gramEnd"/>
            <w:r w:rsidRPr="00F726BE">
              <w:rPr>
                <w:rFonts w:ascii="Arial" w:eastAsia="Times New Roman" w:hAnsi="Arial" w:cs="Arial"/>
                <w:color w:val="000000"/>
                <w:kern w:val="0"/>
                <w:sz w:val="22"/>
              </w:rPr>
              <w:t xml:space="preserve"> Schedule ID</w:t>
            </w:r>
          </w:p>
          <w:p w14:paraId="17C98D53" w14:textId="77777777" w:rsidR="00F03333" w:rsidRDefault="00F03333" w:rsidP="00F03333">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r w:rsidRPr="00F76CEF">
              <w:rPr>
                <w:rFonts w:ascii="Arial" w:hAnsi="Arial" w:cs="Arial" w:hint="eastAsia"/>
                <w:color w:val="000000"/>
                <w:kern w:val="0"/>
                <w:sz w:val="22"/>
              </w:rPr>
              <w:t xml:space="preserve"> </w:t>
            </w:r>
          </w:p>
          <w:p w14:paraId="6A1200CE" w14:textId="2A3F761B" w:rsidR="00F03333" w:rsidRPr="0016203B" w:rsidRDefault="00F03333" w:rsidP="00F03333">
            <w:pPr>
              <w:widowControl/>
              <w:jc w:val="left"/>
              <w:rPr>
                <w:rFonts w:ascii="Arial" w:eastAsia="Times New Roman" w:hAnsi="Arial" w:cs="Arial"/>
                <w:b/>
                <w:bCs/>
                <w:color w:val="000000"/>
                <w:kern w:val="0"/>
                <w:sz w:val="22"/>
              </w:rPr>
            </w:pPr>
            <w:r w:rsidRPr="00F76CEF">
              <w:rPr>
                <w:rFonts w:ascii="Arial" w:eastAsia="Times New Roman" w:hAnsi="Arial" w:cs="Arial"/>
                <w:color w:val="000000"/>
                <w:kern w:val="0"/>
                <w:sz w:val="22"/>
              </w:rPr>
              <w:t>3ab3973f-e36c-4105-9ca3-f297fba8b714</w:t>
            </w:r>
          </w:p>
        </w:tc>
      </w:tr>
      <w:tr w:rsidR="00A637FE" w:rsidRPr="0016203B" w14:paraId="1E3ED415" w14:textId="77777777" w:rsidTr="00811CAC">
        <w:trPr>
          <w:trHeight w:val="552"/>
          <w:del w:id="282" w:author="Robert James Andrews  (NCS)" w:date="2025-11-27T10:56:00Z"/>
        </w:trPr>
        <w:tc>
          <w:tcPr>
            <w:tcW w:w="1553" w:type="dxa"/>
            <w:tcBorders>
              <w:top w:val="single" w:sz="4" w:space="0" w:color="auto"/>
              <w:left w:val="single" w:sz="4" w:space="0" w:color="auto"/>
              <w:bottom w:val="single" w:sz="4" w:space="0" w:color="auto"/>
              <w:right w:val="single" w:sz="4" w:space="0" w:color="auto"/>
            </w:tcBorders>
            <w:vAlign w:val="center"/>
          </w:tcPr>
          <w:p w14:paraId="5431055B" w14:textId="66660246" w:rsidR="00A637FE" w:rsidRPr="004B0A52" w:rsidRDefault="00A637FE" w:rsidP="00CC2CE8">
            <w:pPr>
              <w:widowControl/>
              <w:jc w:val="left"/>
              <w:rPr>
                <w:del w:id="283" w:author="Robert James Andrews  (NCS)" w:date="2025-11-27T10:56:00Z" w16du:dateUtc="2025-11-27T02:56:00Z"/>
                <w:rFonts w:ascii="Arial" w:eastAsia="Times New Roman" w:hAnsi="Arial" w:cs="Arial"/>
                <w:color w:val="000000"/>
                <w:kern w:val="0"/>
                <w:sz w:val="22"/>
              </w:rPr>
            </w:pPr>
            <w:del w:id="284" w:author="Robert James Andrews  (NCS)" w:date="2025-11-27T10:56:00Z" w16du:dateUtc="2025-11-27T02:56:00Z">
              <w:r w:rsidRPr="004B0A52">
                <w:rPr>
                  <w:rFonts w:ascii="Arial" w:eastAsia="Times New Roman" w:hAnsi="Arial" w:cs="Arial"/>
                  <w:color w:val="000000"/>
                  <w:kern w:val="0"/>
                  <w:sz w:val="22"/>
                </w:rPr>
                <w:lastRenderedPageBreak/>
                <w:delText>streamId</w:delText>
              </w:r>
            </w:del>
          </w:p>
        </w:tc>
        <w:tc>
          <w:tcPr>
            <w:tcW w:w="1965" w:type="dxa"/>
            <w:tcBorders>
              <w:top w:val="single" w:sz="4" w:space="0" w:color="auto"/>
              <w:left w:val="nil"/>
              <w:bottom w:val="single" w:sz="4" w:space="0" w:color="auto"/>
              <w:right w:val="single" w:sz="4" w:space="0" w:color="auto"/>
            </w:tcBorders>
            <w:vAlign w:val="center"/>
          </w:tcPr>
          <w:p w14:paraId="77A7669F" w14:textId="4ECCE6B4" w:rsidR="00A637FE" w:rsidRPr="004B0A52" w:rsidRDefault="008F6FC9" w:rsidP="00CC2CE8">
            <w:pPr>
              <w:widowControl/>
              <w:jc w:val="left"/>
              <w:rPr>
                <w:del w:id="285" w:author="Robert James Andrews  (NCS)" w:date="2025-11-27T10:56:00Z" w16du:dateUtc="2025-11-27T02:56:00Z"/>
                <w:rFonts w:ascii="Arial" w:eastAsia="Times New Roman" w:hAnsi="Arial" w:cs="Arial"/>
                <w:color w:val="000000"/>
                <w:kern w:val="0"/>
                <w:sz w:val="22"/>
              </w:rPr>
            </w:pPr>
            <w:del w:id="286" w:author="Robert James Andrews  (NCS)" w:date="2025-11-27T10:56:00Z" w16du:dateUtc="2025-11-27T02:56:00Z">
              <w:r w:rsidRPr="1CD2449D">
                <w:rPr>
                  <w:rFonts w:ascii="Arial" w:hAnsi="Arial" w:cs="Arial"/>
                  <w:color w:val="000000"/>
                  <w:kern w:val="0"/>
                  <w:sz w:val="22"/>
                </w:rPr>
                <w:delText>Uint</w:delText>
              </w:r>
              <w:r>
                <w:rPr>
                  <w:rFonts w:ascii="Arial" w:hAnsi="Arial" w:cs="Arial" w:hint="eastAsia"/>
                  <w:color w:val="000000"/>
                  <w:kern w:val="0"/>
                  <w:sz w:val="22"/>
                </w:rPr>
                <w:delText>32</w:delText>
              </w:r>
            </w:del>
          </w:p>
        </w:tc>
        <w:tc>
          <w:tcPr>
            <w:tcW w:w="2117" w:type="dxa"/>
            <w:tcBorders>
              <w:top w:val="single" w:sz="4" w:space="0" w:color="auto"/>
              <w:left w:val="nil"/>
              <w:bottom w:val="single" w:sz="4" w:space="0" w:color="auto"/>
              <w:right w:val="single" w:sz="4" w:space="0" w:color="auto"/>
            </w:tcBorders>
            <w:vAlign w:val="center"/>
          </w:tcPr>
          <w:p w14:paraId="6C18D78C" w14:textId="242E5C56" w:rsidR="00A637FE" w:rsidRPr="004B0A52" w:rsidRDefault="008F6FC9" w:rsidP="00811CAC">
            <w:pPr>
              <w:pStyle w:val="ncs-body"/>
              <w:rPr>
                <w:del w:id="287" w:author="Robert James Andrews  (NCS)" w:date="2025-11-27T10:56:00Z" w16du:dateUtc="2025-11-27T02:56:00Z"/>
                <w:color w:val="000000"/>
              </w:rPr>
            </w:pPr>
            <w:del w:id="288" w:author="Robert James Andrews  (NCS)" w:date="2025-11-27T10:56:00Z" w16du:dateUtc="2025-11-27T02:56:00Z">
              <w:r>
                <w:delText>0 – MAX_UINT32</w:delText>
              </w:r>
            </w:del>
          </w:p>
        </w:tc>
        <w:tc>
          <w:tcPr>
            <w:tcW w:w="3990" w:type="dxa"/>
            <w:tcBorders>
              <w:top w:val="single" w:sz="4" w:space="0" w:color="auto"/>
              <w:left w:val="nil"/>
              <w:bottom w:val="single" w:sz="4" w:space="0" w:color="auto"/>
              <w:right w:val="single" w:sz="4" w:space="0" w:color="auto"/>
            </w:tcBorders>
            <w:vAlign w:val="center"/>
          </w:tcPr>
          <w:p w14:paraId="75628776" w14:textId="7C3D290C" w:rsidR="003C34E2" w:rsidRDefault="003C34E2" w:rsidP="003C34E2">
            <w:pPr>
              <w:widowControl/>
              <w:jc w:val="left"/>
              <w:rPr>
                <w:del w:id="289" w:author="Robert James Andrews  (NCS)" w:date="2025-11-27T10:56:00Z" w16du:dateUtc="2025-11-27T02:56:00Z"/>
                <w:rFonts w:ascii="Arial" w:eastAsia="Times New Roman" w:hAnsi="Arial" w:cs="Arial"/>
                <w:color w:val="000000"/>
                <w:kern w:val="0"/>
                <w:sz w:val="22"/>
              </w:rPr>
            </w:pPr>
            <w:del w:id="290" w:author="Robert James Andrews  (NCS)" w:date="2025-11-27T10:56:00Z" w16du:dateUtc="2025-11-27T02:56:00Z">
              <w:r w:rsidRPr="00EE609C">
                <w:rPr>
                  <w:rFonts w:ascii="Arial" w:eastAsia="Times New Roman" w:hAnsi="Arial" w:cs="Arial"/>
                  <w:color w:val="000000"/>
                  <w:kern w:val="0"/>
                  <w:sz w:val="22"/>
                </w:rPr>
                <w:delText>Stream ID to choose a stream profile.</w:delText>
              </w:r>
              <w:r>
                <w:rPr>
                  <w:rFonts w:ascii="Arial" w:eastAsia="Times New Roman" w:hAnsi="Arial" w:cs="Arial"/>
                  <w:color w:val="000000"/>
                  <w:kern w:val="0"/>
                  <w:sz w:val="22"/>
                </w:rPr>
                <w:delText xml:space="preserve"> Refer to the Camera profile.</w:delText>
              </w:r>
            </w:del>
          </w:p>
          <w:p w14:paraId="5FF3C336" w14:textId="515CB768" w:rsidR="003C34E2" w:rsidRDefault="003C34E2" w:rsidP="003C34E2">
            <w:pPr>
              <w:widowControl/>
              <w:jc w:val="left"/>
              <w:rPr>
                <w:del w:id="291" w:author="Robert James Andrews  (NCS)" w:date="2025-11-27T10:56:00Z" w16du:dateUtc="2025-11-27T02:56:00Z"/>
                <w:rFonts w:ascii="Arial" w:eastAsia="Times New Roman" w:hAnsi="Arial" w:cs="Arial"/>
                <w:color w:val="000000"/>
                <w:kern w:val="0"/>
                <w:sz w:val="22"/>
              </w:rPr>
            </w:pPr>
          </w:p>
          <w:p w14:paraId="10120462" w14:textId="0A9A6A48" w:rsidR="00A637FE" w:rsidRPr="004B0A52" w:rsidRDefault="003C34E2" w:rsidP="00CC2CE8">
            <w:pPr>
              <w:widowControl/>
              <w:jc w:val="left"/>
              <w:rPr>
                <w:del w:id="292" w:author="Robert James Andrews  (NCS)" w:date="2025-11-27T10:56:00Z" w16du:dateUtc="2025-11-27T02:56:00Z"/>
                <w:rFonts w:ascii="Arial" w:eastAsia="Times New Roman" w:hAnsi="Arial" w:cs="Arial"/>
                <w:color w:val="000000"/>
                <w:kern w:val="0"/>
                <w:sz w:val="22"/>
              </w:rPr>
            </w:pPr>
            <w:del w:id="293" w:author="Robert James Andrews  (NCS)" w:date="2025-11-27T10:56:00Z" w16du:dateUtc="2025-11-27T02:56:00Z">
              <w:r>
                <w:rPr>
                  <w:rFonts w:ascii="Arial" w:eastAsia="Times New Roman" w:hAnsi="Arial" w:cs="Arial"/>
                  <w:color w:val="000000"/>
                  <w:kern w:val="0"/>
                  <w:sz w:val="22"/>
                </w:rPr>
                <w:delText>Default: 0.</w:delText>
              </w:r>
            </w:del>
          </w:p>
        </w:tc>
      </w:tr>
      <w:tr w:rsidR="00BA2D61" w:rsidRPr="0016203B" w14:paraId="1E0F4380" w14:textId="77777777" w:rsidTr="00811CAC">
        <w:trPr>
          <w:trHeight w:val="552"/>
        </w:trPr>
        <w:tc>
          <w:tcPr>
            <w:tcW w:w="1553" w:type="dxa"/>
            <w:tcBorders>
              <w:top w:val="nil"/>
              <w:left w:val="single" w:sz="4" w:space="0" w:color="auto"/>
              <w:bottom w:val="single" w:sz="4" w:space="0" w:color="auto"/>
              <w:right w:val="single" w:sz="4" w:space="0" w:color="auto"/>
            </w:tcBorders>
            <w:vAlign w:val="center"/>
            <w:hideMark/>
          </w:tcPr>
          <w:p w14:paraId="550D5DFB" w14:textId="77777777" w:rsidR="000A4617" w:rsidRPr="0016203B" w:rsidRDefault="000A4617">
            <w:pPr>
              <w:widowControl/>
              <w:jc w:val="left"/>
              <w:rPr>
                <w:rFonts w:ascii="Arial" w:eastAsia="Times New Roman" w:hAnsi="Arial" w:cs="Arial"/>
                <w:color w:val="000000"/>
                <w:kern w:val="0"/>
                <w:sz w:val="22"/>
              </w:rPr>
            </w:pPr>
            <w:r w:rsidRPr="0016203B">
              <w:rPr>
                <w:rFonts w:ascii="Arial" w:eastAsia="Times New Roman" w:hAnsi="Arial" w:cs="Arial"/>
                <w:color w:val="000000"/>
                <w:kern w:val="0"/>
                <w:sz w:val="22"/>
              </w:rPr>
              <w:t>name</w:t>
            </w:r>
          </w:p>
        </w:tc>
        <w:tc>
          <w:tcPr>
            <w:tcW w:w="1965" w:type="dxa"/>
            <w:tcBorders>
              <w:top w:val="nil"/>
              <w:left w:val="nil"/>
              <w:bottom w:val="single" w:sz="4" w:space="0" w:color="auto"/>
              <w:right w:val="single" w:sz="4" w:space="0" w:color="auto"/>
            </w:tcBorders>
            <w:vAlign w:val="center"/>
            <w:hideMark/>
          </w:tcPr>
          <w:p w14:paraId="7CDB42F1" w14:textId="2FC02FF6" w:rsidR="000A4617" w:rsidRPr="0016203B"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29737C">
              <w:rPr>
                <w:rFonts w:ascii="Arial" w:hAnsi="Arial" w:cs="Arial" w:hint="eastAsia"/>
                <w:color w:val="000000"/>
                <w:kern w:val="0"/>
                <w:sz w:val="22"/>
              </w:rPr>
              <w:t>255</w:t>
            </w:r>
            <w:r w:rsidR="003C34E2" w:rsidRPr="0016203B">
              <w:rPr>
                <w:rFonts w:ascii="Arial" w:eastAsia="Times New Roman" w:hAnsi="Arial" w:cs="Arial"/>
                <w:color w:val="000000"/>
                <w:kern w:val="0"/>
                <w:sz w:val="22"/>
              </w:rPr>
              <w:t>)</w:t>
            </w:r>
          </w:p>
        </w:tc>
        <w:tc>
          <w:tcPr>
            <w:tcW w:w="2117" w:type="dxa"/>
            <w:tcBorders>
              <w:top w:val="nil"/>
              <w:left w:val="nil"/>
              <w:bottom w:val="single" w:sz="4" w:space="0" w:color="auto"/>
              <w:right w:val="single" w:sz="4" w:space="0" w:color="auto"/>
            </w:tcBorders>
            <w:vAlign w:val="center"/>
            <w:hideMark/>
          </w:tcPr>
          <w:p w14:paraId="55A83636" w14:textId="7418F9E0" w:rsidR="003B08A7" w:rsidRPr="00CD41A8" w:rsidRDefault="003B08A7" w:rsidP="003B08A7">
            <w:pPr>
              <w:widowControl/>
              <w:spacing w:before="100"/>
              <w:jc w:val="left"/>
              <w:rPr>
                <w:rFonts w:ascii="Arial" w:hAnsi="Arial" w:cs="Arial"/>
                <w:color w:val="000000" w:themeColor="text1"/>
                <w:sz w:val="22"/>
              </w:rPr>
            </w:pPr>
            <w:r w:rsidRPr="645ABCF6">
              <w:rPr>
                <w:rFonts w:ascii="Arial" w:hAnsi="Arial" w:cs="Arial"/>
                <w:color w:val="000000" w:themeColor="text1"/>
                <w:sz w:val="22"/>
              </w:rPr>
              <w:t>Character set:</w:t>
            </w:r>
          </w:p>
          <w:p w14:paraId="31349E38" w14:textId="77777777" w:rsidR="003B08A7" w:rsidRPr="00CD41A8" w:rsidRDefault="003B08A7" w:rsidP="003B08A7">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4AA693B3" w14:textId="77777777" w:rsidR="003B08A7" w:rsidRPr="00CD41A8" w:rsidRDefault="003B08A7" w:rsidP="003B08A7">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737D0D32" w14:textId="77777777" w:rsidR="003B08A7" w:rsidRPr="00CD41A8" w:rsidRDefault="003B08A7" w:rsidP="003B08A7">
            <w:pPr>
              <w:pStyle w:val="ListParagraph"/>
              <w:numPr>
                <w:ilvl w:val="0"/>
                <w:numId w:val="42"/>
              </w:numPr>
              <w:spacing w:before="100" w:line="240" w:lineRule="auto"/>
              <w:jc w:val="left"/>
              <w:rPr>
                <w:rFonts w:cs="Arial"/>
                <w:color w:val="000000" w:themeColor="text1"/>
                <w:lang w:val="en-SG"/>
              </w:rPr>
            </w:pPr>
            <w:r w:rsidRPr="645ABCF6">
              <w:rPr>
                <w:rFonts w:cs="Arial"/>
                <w:color w:val="000000" w:themeColor="text1"/>
              </w:rPr>
              <w:t>0-9</w:t>
            </w:r>
          </w:p>
          <w:p w14:paraId="1F7028D5" w14:textId="77777777" w:rsidR="003B08A7" w:rsidRPr="00BA5B58" w:rsidRDefault="003B08A7" w:rsidP="003B08A7">
            <w:pPr>
              <w:pStyle w:val="ListParagraph"/>
              <w:numPr>
                <w:ilvl w:val="0"/>
                <w:numId w:val="42"/>
              </w:numPr>
              <w:spacing w:before="100" w:line="240" w:lineRule="auto"/>
              <w:jc w:val="left"/>
              <w:rPr>
                <w:rFonts w:cs="Arial"/>
                <w:color w:val="000000"/>
              </w:rPr>
            </w:pPr>
            <w:r w:rsidRPr="645ABCF6">
              <w:rPr>
                <w:rFonts w:cs="Arial"/>
                <w:color w:val="000000" w:themeColor="text1"/>
              </w:rPr>
              <w:t>-</w:t>
            </w:r>
            <w:r>
              <w:rPr>
                <w:rFonts w:eastAsiaTheme="minorEastAsia" w:cs="Arial" w:hint="eastAsia"/>
                <w:color w:val="000000" w:themeColor="text1"/>
                <w:lang w:eastAsia="zh-CN"/>
              </w:rPr>
              <w:t xml:space="preserve"> </w:t>
            </w:r>
          </w:p>
          <w:p w14:paraId="0F5E7D4F" w14:textId="77777777" w:rsidR="00BA5B58" w:rsidRPr="00261EBD" w:rsidRDefault="00BA5B58" w:rsidP="00BA5B58">
            <w:pPr>
              <w:pStyle w:val="ListParagraph"/>
              <w:spacing w:before="100" w:line="240" w:lineRule="auto"/>
              <w:jc w:val="left"/>
              <w:rPr>
                <w:rFonts w:cs="Arial"/>
                <w:color w:val="000000"/>
              </w:rPr>
            </w:pPr>
          </w:p>
          <w:p w14:paraId="02A412D0" w14:textId="2CDB3BFC" w:rsidR="000A4617" w:rsidRPr="0016203B" w:rsidRDefault="000A4617" w:rsidP="00CC2CE8">
            <w:pPr>
              <w:widowControl/>
              <w:jc w:val="left"/>
              <w:rPr>
                <w:rFonts w:ascii="Arial" w:eastAsia="Times New Roman" w:hAnsi="Arial" w:cs="Arial"/>
                <w:color w:val="000000"/>
                <w:kern w:val="0"/>
                <w:sz w:val="22"/>
              </w:rPr>
            </w:pPr>
          </w:p>
        </w:tc>
        <w:tc>
          <w:tcPr>
            <w:tcW w:w="3990" w:type="dxa"/>
            <w:tcBorders>
              <w:top w:val="nil"/>
              <w:left w:val="nil"/>
              <w:bottom w:val="single" w:sz="4" w:space="0" w:color="auto"/>
              <w:right w:val="single" w:sz="4" w:space="0" w:color="auto"/>
            </w:tcBorders>
            <w:vAlign w:val="center"/>
            <w:hideMark/>
          </w:tcPr>
          <w:p w14:paraId="38C469B9" w14:textId="77777777" w:rsidR="000A4617" w:rsidRDefault="000A4617">
            <w:pPr>
              <w:widowControl/>
              <w:jc w:val="left"/>
              <w:rPr>
                <w:rFonts w:ascii="Arial" w:hAnsi="Arial" w:cs="Arial"/>
                <w:color w:val="000000"/>
                <w:kern w:val="0"/>
                <w:sz w:val="22"/>
              </w:rPr>
            </w:pPr>
            <w:r w:rsidRPr="0016203B">
              <w:rPr>
                <w:rFonts w:ascii="Arial" w:eastAsia="Times New Roman" w:hAnsi="Arial" w:cs="Arial"/>
                <w:color w:val="000000"/>
                <w:kern w:val="0"/>
                <w:sz w:val="22"/>
              </w:rPr>
              <w:t>Device’s Schedule plan name in MMI</w:t>
            </w:r>
          </w:p>
          <w:p w14:paraId="0446337B" w14:textId="77777777" w:rsidR="00394871" w:rsidRDefault="00394871">
            <w:pPr>
              <w:widowControl/>
              <w:jc w:val="left"/>
              <w:rPr>
                <w:rFonts w:ascii="Arial" w:hAnsi="Arial" w:cs="Arial"/>
                <w:color w:val="000000"/>
                <w:kern w:val="0"/>
                <w:sz w:val="22"/>
              </w:rPr>
            </w:pPr>
          </w:p>
          <w:p w14:paraId="1AA919EC" w14:textId="3BB67E50" w:rsidR="003B08A7" w:rsidRDefault="00196106">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r w:rsidR="003B08A7">
              <w:rPr>
                <w:rFonts w:ascii="Arial" w:hAnsi="Arial" w:cs="Arial" w:hint="eastAsia"/>
                <w:color w:val="000000"/>
                <w:kern w:val="0"/>
                <w:sz w:val="22"/>
              </w:rPr>
              <w:t xml:space="preserve"> </w:t>
            </w:r>
          </w:p>
          <w:p w14:paraId="6B726165" w14:textId="40410D54" w:rsidR="000A4617" w:rsidRPr="003B08A7" w:rsidRDefault="003B08A7">
            <w:pPr>
              <w:widowControl/>
              <w:jc w:val="left"/>
              <w:rPr>
                <w:rFonts w:ascii="Arial" w:hAnsi="Arial" w:cs="Arial"/>
                <w:color w:val="000000"/>
                <w:kern w:val="0"/>
                <w:sz w:val="22"/>
              </w:rPr>
            </w:pPr>
            <w:r w:rsidRPr="0016203B">
              <w:rPr>
                <w:rFonts w:ascii="Arial" w:eastAsia="Times New Roman" w:hAnsi="Arial" w:cs="Arial"/>
                <w:color w:val="000000"/>
                <w:kern w:val="0"/>
                <w:sz w:val="22"/>
              </w:rPr>
              <w:t>"default724", "</w:t>
            </w:r>
            <w:proofErr w:type="spellStart"/>
            <w:r w:rsidRPr="0016203B">
              <w:rPr>
                <w:rFonts w:ascii="Arial" w:eastAsia="Times New Roman" w:hAnsi="Arial" w:cs="Arial"/>
                <w:color w:val="000000"/>
                <w:kern w:val="0"/>
                <w:sz w:val="22"/>
              </w:rPr>
              <w:t>CustomScheduleName</w:t>
            </w:r>
            <w:proofErr w:type="spellEnd"/>
            <w:r w:rsidRPr="0016203B">
              <w:rPr>
                <w:rFonts w:ascii="Arial" w:eastAsia="Times New Roman" w:hAnsi="Arial" w:cs="Arial"/>
                <w:color w:val="000000"/>
                <w:kern w:val="0"/>
                <w:sz w:val="22"/>
              </w:rPr>
              <w:t>"</w:t>
            </w:r>
          </w:p>
        </w:tc>
      </w:tr>
      <w:tr w:rsidR="00BA2D61" w:rsidRPr="0016203B" w14:paraId="18C7F81F" w14:textId="77777777" w:rsidTr="00811CAC">
        <w:trPr>
          <w:trHeight w:val="552"/>
        </w:trPr>
        <w:tc>
          <w:tcPr>
            <w:tcW w:w="1553" w:type="dxa"/>
            <w:tcBorders>
              <w:top w:val="nil"/>
              <w:left w:val="single" w:sz="4" w:space="0" w:color="auto"/>
              <w:bottom w:val="single" w:sz="4" w:space="0" w:color="auto"/>
              <w:right w:val="single" w:sz="4" w:space="0" w:color="auto"/>
            </w:tcBorders>
            <w:vAlign w:val="center"/>
            <w:hideMark/>
          </w:tcPr>
          <w:p w14:paraId="4A9D4DF5" w14:textId="77777777" w:rsidR="000A4617" w:rsidRPr="0016203B" w:rsidRDefault="000A4617">
            <w:pPr>
              <w:widowControl/>
              <w:jc w:val="left"/>
              <w:rPr>
                <w:rFonts w:ascii="Arial" w:eastAsia="Times New Roman" w:hAnsi="Arial" w:cs="Arial"/>
                <w:color w:val="000000"/>
                <w:kern w:val="0"/>
                <w:sz w:val="22"/>
              </w:rPr>
            </w:pPr>
            <w:proofErr w:type="spellStart"/>
            <w:r w:rsidRPr="0016203B">
              <w:rPr>
                <w:rFonts w:ascii="Arial" w:eastAsia="Times New Roman" w:hAnsi="Arial" w:cs="Arial"/>
                <w:color w:val="000000"/>
                <w:kern w:val="0"/>
                <w:sz w:val="22"/>
              </w:rPr>
              <w:t>weekPeriod</w:t>
            </w:r>
            <w:proofErr w:type="spellEnd"/>
          </w:p>
        </w:tc>
        <w:tc>
          <w:tcPr>
            <w:tcW w:w="1965" w:type="dxa"/>
            <w:tcBorders>
              <w:top w:val="nil"/>
              <w:left w:val="nil"/>
              <w:bottom w:val="single" w:sz="4" w:space="0" w:color="auto"/>
              <w:right w:val="single" w:sz="4" w:space="0" w:color="auto"/>
            </w:tcBorders>
            <w:vAlign w:val="center"/>
            <w:hideMark/>
          </w:tcPr>
          <w:p w14:paraId="0FC47C49" w14:textId="26BC0354" w:rsidR="000A4617" w:rsidRPr="0016203B"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0A4617" w:rsidRPr="0016203B">
              <w:rPr>
                <w:rFonts w:ascii="Arial" w:eastAsia="Times New Roman" w:hAnsi="Arial" w:cs="Arial"/>
                <w:color w:val="000000"/>
                <w:kern w:val="0"/>
                <w:sz w:val="22"/>
              </w:rPr>
              <w:t>5000)</w:t>
            </w:r>
          </w:p>
        </w:tc>
        <w:tc>
          <w:tcPr>
            <w:tcW w:w="2117" w:type="dxa"/>
            <w:tcBorders>
              <w:top w:val="nil"/>
              <w:left w:val="nil"/>
              <w:bottom w:val="single" w:sz="4" w:space="0" w:color="auto"/>
              <w:right w:val="single" w:sz="4" w:space="0" w:color="auto"/>
            </w:tcBorders>
            <w:vAlign w:val="center"/>
            <w:hideMark/>
          </w:tcPr>
          <w:p w14:paraId="7FE0AC8C" w14:textId="34C012F2" w:rsidR="000A4617" w:rsidRPr="0016203B" w:rsidRDefault="000A4617" w:rsidP="00CC2CE8">
            <w:pPr>
              <w:widowControl/>
              <w:jc w:val="left"/>
              <w:rPr>
                <w:rFonts w:ascii="Arial" w:eastAsia="Times New Roman" w:hAnsi="Arial" w:cs="Arial"/>
                <w:color w:val="000000"/>
                <w:kern w:val="0"/>
                <w:sz w:val="22"/>
              </w:rPr>
            </w:pPr>
            <w:r w:rsidRPr="0016203B">
              <w:rPr>
                <w:rFonts w:ascii="Arial" w:eastAsia="Times New Roman" w:hAnsi="Arial" w:cs="Arial"/>
                <w:color w:val="000000"/>
                <w:kern w:val="0"/>
                <w:sz w:val="22"/>
              </w:rPr>
              <w:t> </w:t>
            </w:r>
          </w:p>
        </w:tc>
        <w:tc>
          <w:tcPr>
            <w:tcW w:w="3990" w:type="dxa"/>
            <w:tcBorders>
              <w:top w:val="nil"/>
              <w:left w:val="nil"/>
              <w:bottom w:val="single" w:sz="4" w:space="0" w:color="auto"/>
              <w:right w:val="single" w:sz="4" w:space="0" w:color="auto"/>
            </w:tcBorders>
            <w:vAlign w:val="center"/>
            <w:hideMark/>
          </w:tcPr>
          <w:p w14:paraId="69486141" w14:textId="67CC30F5" w:rsidR="000A4617" w:rsidRPr="0016203B" w:rsidRDefault="000A4617">
            <w:pPr>
              <w:widowControl/>
              <w:jc w:val="left"/>
              <w:rPr>
                <w:rFonts w:ascii="Arial" w:eastAsia="Times New Roman" w:hAnsi="Arial" w:cs="Arial"/>
                <w:color w:val="000000"/>
                <w:kern w:val="0"/>
                <w:sz w:val="22"/>
              </w:rPr>
            </w:pPr>
            <w:r w:rsidRPr="0016203B">
              <w:rPr>
                <w:rFonts w:ascii="Arial" w:eastAsia="Times New Roman" w:hAnsi="Arial" w:cs="Arial"/>
                <w:color w:val="000000"/>
                <w:kern w:val="0"/>
                <w:sz w:val="22"/>
              </w:rPr>
              <w:t>Schedule plan’s details info, JSON format</w:t>
            </w:r>
            <w:r>
              <w:rPr>
                <w:rFonts w:ascii="Arial" w:eastAsia="Times New Roman" w:hAnsi="Arial" w:cs="Arial"/>
                <w:color w:val="000000"/>
                <w:kern w:val="0"/>
                <w:sz w:val="22"/>
              </w:rPr>
              <w:t xml:space="preserve">, refer to the sample </w:t>
            </w:r>
            <w:r w:rsidR="000905FE">
              <w:rPr>
                <w:rFonts w:ascii="Arial" w:eastAsia="Times New Roman" w:hAnsi="Arial" w:cs="Arial"/>
                <w:color w:val="000000"/>
                <w:kern w:val="0"/>
                <w:sz w:val="22"/>
              </w:rPr>
              <w:t>below</w:t>
            </w:r>
          </w:p>
        </w:tc>
      </w:tr>
    </w:tbl>
    <w:p w14:paraId="240CE3E9" w14:textId="77777777" w:rsidR="000A4617" w:rsidRDefault="000A4617" w:rsidP="00CC2CE8">
      <w:pPr>
        <w:jc w:val="left"/>
        <w:rPr>
          <w:sz w:val="22"/>
          <w:lang w:val="en-SG"/>
        </w:rPr>
      </w:pPr>
    </w:p>
    <w:p w14:paraId="1E22D6A0" w14:textId="77777777" w:rsidR="006D6AF4" w:rsidRDefault="006D6AF4" w:rsidP="00CC2CE8">
      <w:pPr>
        <w:jc w:val="left"/>
        <w:rPr>
          <w:sz w:val="22"/>
          <w:lang w:val="en-SG"/>
        </w:rPr>
      </w:pPr>
    </w:p>
    <w:p w14:paraId="3200BA0C" w14:textId="19EC1F92" w:rsidR="003216E4" w:rsidRPr="006D6AF4" w:rsidRDefault="0046011E" w:rsidP="006D6AF4">
      <w:pPr>
        <w:spacing w:after="240"/>
        <w:jc w:val="left"/>
        <w:rPr>
          <w:rFonts w:ascii="Arial" w:hAnsi="Arial" w:cs="Arial"/>
          <w:sz w:val="22"/>
          <w:lang w:val="en-SG"/>
        </w:rPr>
      </w:pPr>
      <w:r w:rsidRPr="006D6AF4">
        <w:rPr>
          <w:rFonts w:ascii="Arial" w:hAnsi="Arial" w:cs="Arial"/>
          <w:sz w:val="22"/>
          <w:lang w:val="en-SG"/>
        </w:rPr>
        <w:t xml:space="preserve">Example of </w:t>
      </w:r>
      <w:proofErr w:type="spellStart"/>
      <w:r w:rsidRPr="006D6AF4">
        <w:rPr>
          <w:rFonts w:ascii="Arial" w:hAnsi="Arial" w:cs="Arial"/>
          <w:sz w:val="22"/>
          <w:lang w:val="en-SG"/>
        </w:rPr>
        <w:t>weekPeriod</w:t>
      </w:r>
      <w:proofErr w:type="spellEnd"/>
      <w:r w:rsidRPr="006D6AF4">
        <w:rPr>
          <w:rFonts w:ascii="Arial" w:hAnsi="Arial" w:cs="Arial"/>
          <w:sz w:val="22"/>
          <w:lang w:val="en-SG"/>
        </w:rPr>
        <w:t>:</w:t>
      </w:r>
    </w:p>
    <w:p w14:paraId="21229FD3"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w:t>
      </w:r>
    </w:p>
    <w:p w14:paraId="485A1A26"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"Monday": [</w:t>
      </w:r>
    </w:p>
    <w:p w14:paraId="43A9FBFF"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6B353775"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"start": "00:00",</w:t>
      </w:r>
    </w:p>
    <w:p w14:paraId="739D6AD4"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"end": "23:59"</w:t>
      </w:r>
    </w:p>
    <w:p w14:paraId="7918336F"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307A233C"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58A67CA7"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"Thursday": [</w:t>
      </w:r>
    </w:p>
    <w:p w14:paraId="0608F3EE"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20829C19"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"start": "",</w:t>
      </w:r>
    </w:p>
    <w:p w14:paraId="4DAB2C1F"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"end": ""</w:t>
      </w:r>
    </w:p>
    <w:p w14:paraId="3AC86E37"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3638FC5D"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43364118"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"Friday": [</w:t>
      </w:r>
    </w:p>
    <w:p w14:paraId="136C103C"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33B79175"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"start": "",</w:t>
      </w:r>
    </w:p>
    <w:p w14:paraId="2454102B"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"end": ""</w:t>
      </w:r>
    </w:p>
    <w:p w14:paraId="47FD1338"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52D71DC4"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219DBA8D"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"Sunday": [</w:t>
      </w:r>
    </w:p>
    <w:p w14:paraId="3B0A7E9A"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1CA7A972"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"start": "00:00",</w:t>
      </w:r>
    </w:p>
    <w:p w14:paraId="671C4989"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"end": "23:59"</w:t>
      </w:r>
    </w:p>
    <w:p w14:paraId="433E05C7"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3D708A8B"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217FDBE0"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"Wednesday": [</w:t>
      </w:r>
    </w:p>
    <w:p w14:paraId="4122F100"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7484518E"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"start": "",</w:t>
      </w:r>
    </w:p>
    <w:p w14:paraId="1339BC82"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"end": ""</w:t>
      </w:r>
    </w:p>
    <w:p w14:paraId="29018DE3"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3BACFBF5"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764AAC35"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lastRenderedPageBreak/>
        <w:t xml:space="preserve">    "Tuesday": [</w:t>
      </w:r>
    </w:p>
    <w:p w14:paraId="29BD7507"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643F461D"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"start": "",</w:t>
      </w:r>
    </w:p>
    <w:p w14:paraId="6A71A5B1"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"end": ""</w:t>
      </w:r>
    </w:p>
    <w:p w14:paraId="24EE6B5E"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6999B67C"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48FA9BDF"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"Saturday": [</w:t>
      </w:r>
    </w:p>
    <w:p w14:paraId="513A9845"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4FF07C3C"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"start": "",</w:t>
      </w:r>
    </w:p>
    <w:p w14:paraId="57DAFC96"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"end": ""</w:t>
      </w:r>
    </w:p>
    <w:p w14:paraId="0718EAD3"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61F55C72" w14:textId="77777777"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 xml:space="preserve">    ]</w:t>
      </w:r>
    </w:p>
    <w:p w14:paraId="694B5977" w14:textId="1CE8594F" w:rsidR="0046011E" w:rsidRPr="0046011E" w:rsidRDefault="0046011E" w:rsidP="009D075C">
      <w:pPr>
        <w:shd w:val="clear" w:color="auto" w:fill="A6A6A6" w:themeFill="background1" w:themeFillShade="A6"/>
        <w:jc w:val="left"/>
        <w:rPr>
          <w:rFonts w:ascii="Arial" w:hAnsi="Arial" w:cs="Arial"/>
          <w:sz w:val="22"/>
          <w:lang w:val="en-SG"/>
        </w:rPr>
      </w:pPr>
      <w:r w:rsidRPr="0046011E">
        <w:rPr>
          <w:rFonts w:ascii="Arial" w:hAnsi="Arial" w:cs="Arial"/>
          <w:sz w:val="22"/>
          <w:lang w:val="en-SG"/>
        </w:rPr>
        <w:t>}</w:t>
      </w:r>
    </w:p>
    <w:p w14:paraId="319B0E43" w14:textId="77777777" w:rsidR="003216E4" w:rsidRDefault="003216E4" w:rsidP="00CC2CE8">
      <w:pPr>
        <w:jc w:val="left"/>
        <w:rPr>
          <w:sz w:val="22"/>
          <w:lang w:val="en-SG"/>
        </w:rPr>
      </w:pPr>
    </w:p>
    <w:p w14:paraId="5371032F" w14:textId="77777777" w:rsidR="00F43E64" w:rsidRDefault="00F43E64" w:rsidP="00F43E64">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3C044FF4" w14:textId="3ABF0E99" w:rsidR="000227A1" w:rsidRDefault="000227A1">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sidR="008A1F46">
        <w:rPr>
          <w:rFonts w:eastAsia="Arial" w:cs="Arial"/>
          <w:color w:val="000000" w:themeColor="text1"/>
          <w:lang w:val="en-SG"/>
        </w:rPr>
        <w:t>, 404</w:t>
      </w:r>
      <w:r>
        <w:rPr>
          <w:rFonts w:eastAsia="Arial" w:cs="Arial"/>
          <w:color w:val="000000" w:themeColor="text1"/>
          <w:lang w:val="en-SG"/>
        </w:rPr>
        <w:t>.</w:t>
      </w:r>
    </w:p>
    <w:p w14:paraId="156D8F19" w14:textId="1B977FE7" w:rsidR="000227A1" w:rsidRPr="00415C3D" w:rsidRDefault="000227A1">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00542606" w:rsidRPr="00542606">
        <w:t xml:space="preserve">Table </w:t>
      </w:r>
      <w:r w:rsidR="00542606"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12837257" w14:textId="275E95E5" w:rsidR="000227A1" w:rsidRPr="00962B6F" w:rsidRDefault="000227A1" w:rsidP="000227A1">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00542606" w:rsidRPr="000C1740">
        <w:rPr>
          <w:b/>
        </w:rPr>
        <w:t xml:space="preserve">Table </w:t>
      </w:r>
      <w:r w:rsidR="00542606">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970"/>
        <w:gridCol w:w="2641"/>
        <w:gridCol w:w="3127"/>
      </w:tblGrid>
      <w:tr w:rsidR="00F43E64" w14:paraId="3625C530" w14:textId="77777777" w:rsidTr="000E0DEA">
        <w:tc>
          <w:tcPr>
            <w:tcW w:w="1306" w:type="dxa"/>
          </w:tcPr>
          <w:p w14:paraId="46B43B3A" w14:textId="77777777" w:rsidR="00F43E64" w:rsidRPr="00962B6F" w:rsidRDefault="00F43E64" w:rsidP="003B08A7">
            <w:pPr>
              <w:pStyle w:val="ncs-body"/>
              <w:jc w:val="left"/>
              <w:rPr>
                <w:rFonts w:eastAsia="Arial"/>
              </w:rPr>
            </w:pPr>
            <w:r>
              <w:rPr>
                <w:rFonts w:eastAsia="Arial"/>
              </w:rPr>
              <w:t>HTTP Status Code</w:t>
            </w:r>
          </w:p>
        </w:tc>
        <w:tc>
          <w:tcPr>
            <w:tcW w:w="1970" w:type="dxa"/>
          </w:tcPr>
          <w:p w14:paraId="0B50F21F" w14:textId="77777777" w:rsidR="00F43E64" w:rsidRPr="00962B6F" w:rsidRDefault="00F43E64" w:rsidP="003B08A7">
            <w:pPr>
              <w:pStyle w:val="ncs-body"/>
              <w:jc w:val="left"/>
            </w:pPr>
            <w:r>
              <w:t>Error Code</w:t>
            </w:r>
          </w:p>
        </w:tc>
        <w:tc>
          <w:tcPr>
            <w:tcW w:w="2641" w:type="dxa"/>
          </w:tcPr>
          <w:p w14:paraId="3C7FA477" w14:textId="591174ED" w:rsidR="00C122C1" w:rsidRDefault="00C122C1" w:rsidP="003B08A7">
            <w:pPr>
              <w:pStyle w:val="ncs-body"/>
              <w:jc w:val="left"/>
              <w:rPr>
                <w:rFonts w:eastAsiaTheme="minorEastAsia"/>
              </w:rPr>
            </w:pPr>
            <w:r>
              <w:rPr>
                <w:rFonts w:eastAsiaTheme="minorEastAsia" w:hint="eastAsia"/>
                <w:lang w:eastAsia="zh-CN"/>
              </w:rPr>
              <w:t>Params</w:t>
            </w:r>
          </w:p>
        </w:tc>
        <w:tc>
          <w:tcPr>
            <w:tcW w:w="3127" w:type="dxa"/>
          </w:tcPr>
          <w:p w14:paraId="3B653EC4" w14:textId="195DBF46" w:rsidR="00F43E64" w:rsidRPr="00962B6F" w:rsidRDefault="00F43E64" w:rsidP="003B08A7">
            <w:pPr>
              <w:pStyle w:val="ncs-body"/>
              <w:jc w:val="left"/>
            </w:pPr>
            <w:r>
              <w:t>Description</w:t>
            </w:r>
          </w:p>
        </w:tc>
      </w:tr>
      <w:tr w:rsidR="00530150" w14:paraId="377D2390" w14:textId="77777777" w:rsidTr="000E0DEA">
        <w:tc>
          <w:tcPr>
            <w:tcW w:w="1306" w:type="dxa"/>
          </w:tcPr>
          <w:p w14:paraId="43C5836B" w14:textId="5B4F2996" w:rsidR="00530150" w:rsidRPr="00530150" w:rsidRDefault="00530150" w:rsidP="003B08A7">
            <w:pPr>
              <w:pStyle w:val="ncs-body"/>
              <w:jc w:val="left"/>
              <w:rPr>
                <w:rFonts w:eastAsiaTheme="minorEastAsia"/>
                <w:lang w:eastAsia="zh-CN"/>
              </w:rPr>
            </w:pPr>
            <w:r>
              <w:rPr>
                <w:rFonts w:eastAsiaTheme="minorEastAsia" w:hint="eastAsia"/>
                <w:lang w:eastAsia="zh-CN"/>
              </w:rPr>
              <w:t>400</w:t>
            </w:r>
          </w:p>
        </w:tc>
        <w:tc>
          <w:tcPr>
            <w:tcW w:w="1970" w:type="dxa"/>
          </w:tcPr>
          <w:p w14:paraId="0B4F675B" w14:textId="07F05385" w:rsidR="00530150" w:rsidRPr="00962B6F" w:rsidRDefault="00007219" w:rsidP="003B08A7">
            <w:pPr>
              <w:pStyle w:val="ncs-body"/>
              <w:jc w:val="left"/>
              <w:rPr>
                <w:rFonts w:eastAsiaTheme="minorEastAsia"/>
                <w:lang w:eastAsia="zh-CN"/>
              </w:rPr>
            </w:pPr>
            <w:r>
              <w:rPr>
                <w:rFonts w:eastAsiaTheme="minorEastAsia" w:hint="eastAsia"/>
                <w:lang w:eastAsia="zh-CN"/>
              </w:rPr>
              <w:t>i</w:t>
            </w:r>
            <w:r w:rsidR="00530150" w:rsidRPr="00962B6F">
              <w:rPr>
                <w:rFonts w:eastAsiaTheme="minorEastAsia" w:hint="eastAsia"/>
                <w:lang w:eastAsia="zh-CN"/>
              </w:rPr>
              <w:t>nvalid</w:t>
            </w:r>
            <w:r w:rsidR="00530150">
              <w:rPr>
                <w:rFonts w:eastAsiaTheme="minorEastAsia" w:hint="eastAsia"/>
                <w:lang w:eastAsia="zh-CN"/>
              </w:rPr>
              <w:t>-</w:t>
            </w:r>
            <w:r w:rsidR="00530150" w:rsidRPr="00F726BE">
              <w:rPr>
                <w:color w:val="000000"/>
              </w:rPr>
              <w:t>schedule</w:t>
            </w:r>
            <w:r w:rsidR="00707F55">
              <w:rPr>
                <w:rFonts w:eastAsiaTheme="minorEastAsia" w:hint="eastAsia"/>
                <w:color w:val="000000"/>
                <w:lang w:eastAsia="zh-CN"/>
              </w:rPr>
              <w:t>-i</w:t>
            </w:r>
            <w:r w:rsidR="00530150" w:rsidRPr="00F726BE">
              <w:rPr>
                <w:color w:val="000000"/>
              </w:rPr>
              <w:t>d</w:t>
            </w:r>
          </w:p>
        </w:tc>
        <w:tc>
          <w:tcPr>
            <w:tcW w:w="2641" w:type="dxa"/>
          </w:tcPr>
          <w:p w14:paraId="42D853A7" w14:textId="77777777" w:rsidR="00C122C1" w:rsidRDefault="00C122C1" w:rsidP="003B08A7">
            <w:pPr>
              <w:pStyle w:val="ncs-body"/>
              <w:jc w:val="left"/>
              <w:rPr>
                <w:rFonts w:eastAsiaTheme="minorEastAsia"/>
                <w:lang w:eastAsia="zh-CN"/>
              </w:rPr>
            </w:pPr>
          </w:p>
        </w:tc>
        <w:tc>
          <w:tcPr>
            <w:tcW w:w="3127" w:type="dxa"/>
          </w:tcPr>
          <w:p w14:paraId="003CCC7A" w14:textId="51519BF1" w:rsidR="00530150" w:rsidRPr="00962B6F" w:rsidRDefault="00ED00FF" w:rsidP="003B08A7">
            <w:pPr>
              <w:pStyle w:val="ncs-body"/>
              <w:jc w:val="left"/>
            </w:pPr>
            <w:r>
              <w:rPr>
                <w:rFonts w:eastAsiaTheme="minorEastAsia"/>
                <w:lang w:eastAsia="zh-CN"/>
              </w:rPr>
              <w:t>‘</w:t>
            </w:r>
            <w:proofErr w:type="spellStart"/>
            <w:r w:rsidRPr="00F726BE">
              <w:rPr>
                <w:color w:val="000000"/>
              </w:rPr>
              <w:t>scheduleId</w:t>
            </w:r>
            <w:proofErr w:type="spellEnd"/>
            <w:r>
              <w:rPr>
                <w:rFonts w:eastAsiaTheme="minorEastAsia"/>
                <w:lang w:eastAsia="zh-CN"/>
              </w:rPr>
              <w:t>’</w:t>
            </w:r>
            <w:r>
              <w:rPr>
                <w:rFonts w:eastAsiaTheme="minorEastAsia" w:hint="eastAsia"/>
                <w:lang w:eastAsia="zh-CN"/>
              </w:rPr>
              <w:t xml:space="preserve"> is invalid</w:t>
            </w:r>
          </w:p>
        </w:tc>
      </w:tr>
      <w:tr w:rsidR="00F43E64" w14:paraId="1367AFF0" w14:textId="77777777" w:rsidTr="000E0DEA">
        <w:tc>
          <w:tcPr>
            <w:tcW w:w="1306" w:type="dxa"/>
          </w:tcPr>
          <w:p w14:paraId="620A9010" w14:textId="3067F339" w:rsidR="00F43E64" w:rsidRPr="00530150" w:rsidRDefault="00F43E64" w:rsidP="003B08A7">
            <w:pPr>
              <w:pStyle w:val="ncs-body"/>
              <w:jc w:val="left"/>
              <w:rPr>
                <w:rFonts w:eastAsiaTheme="minorEastAsia"/>
                <w:lang w:eastAsia="zh-CN"/>
              </w:rPr>
            </w:pPr>
            <w:r w:rsidRPr="00962B6F">
              <w:rPr>
                <w:rFonts w:eastAsia="Arial"/>
              </w:rPr>
              <w:t>40</w:t>
            </w:r>
            <w:r w:rsidR="00530150">
              <w:rPr>
                <w:rFonts w:eastAsiaTheme="minorEastAsia" w:hint="eastAsia"/>
                <w:lang w:eastAsia="zh-CN"/>
              </w:rPr>
              <w:t>4</w:t>
            </w:r>
          </w:p>
        </w:tc>
        <w:tc>
          <w:tcPr>
            <w:tcW w:w="1970" w:type="dxa"/>
          </w:tcPr>
          <w:p w14:paraId="4A45968B" w14:textId="71183A08" w:rsidR="00F43E64" w:rsidRPr="00530150" w:rsidRDefault="00007219" w:rsidP="003B08A7">
            <w:pPr>
              <w:pStyle w:val="ncs-body"/>
              <w:jc w:val="left"/>
              <w:rPr>
                <w:rFonts w:eastAsiaTheme="minorEastAsia"/>
                <w:lang w:eastAsia="zh-CN"/>
              </w:rPr>
            </w:pPr>
            <w:r>
              <w:rPr>
                <w:rFonts w:eastAsiaTheme="minorEastAsia" w:hint="eastAsia"/>
                <w:color w:val="000000"/>
                <w:lang w:eastAsia="zh-CN"/>
              </w:rPr>
              <w:t>s</w:t>
            </w:r>
            <w:r w:rsidR="00530150" w:rsidRPr="00F726BE">
              <w:rPr>
                <w:color w:val="000000"/>
              </w:rPr>
              <w:t>chedule</w:t>
            </w:r>
            <w:r w:rsidR="00530150">
              <w:rPr>
                <w:rFonts w:eastAsiaTheme="minorEastAsia" w:hint="eastAsia"/>
                <w:color w:val="000000"/>
                <w:lang w:eastAsia="zh-CN"/>
              </w:rPr>
              <w:t>-not-found</w:t>
            </w:r>
          </w:p>
        </w:tc>
        <w:tc>
          <w:tcPr>
            <w:tcW w:w="2641" w:type="dxa"/>
          </w:tcPr>
          <w:p w14:paraId="2AECF84A" w14:textId="77777777" w:rsidR="00C122C1" w:rsidRDefault="00C122C1" w:rsidP="003B08A7">
            <w:pPr>
              <w:pStyle w:val="ncs-body"/>
              <w:jc w:val="left"/>
              <w:rPr>
                <w:rFonts w:eastAsiaTheme="minorEastAsia"/>
                <w:lang w:eastAsia="zh-CN"/>
              </w:rPr>
            </w:pPr>
          </w:p>
        </w:tc>
        <w:tc>
          <w:tcPr>
            <w:tcW w:w="3127" w:type="dxa"/>
          </w:tcPr>
          <w:p w14:paraId="6AAD3F71" w14:textId="17942F72" w:rsidR="00F43E64" w:rsidRPr="00962B6F" w:rsidRDefault="00ED00FF" w:rsidP="003B08A7">
            <w:pPr>
              <w:pStyle w:val="ncs-body"/>
              <w:jc w:val="left"/>
            </w:pPr>
            <w:r>
              <w:rPr>
                <w:rFonts w:eastAsiaTheme="minorEastAsia"/>
                <w:lang w:eastAsia="zh-CN"/>
              </w:rPr>
              <w:t>C</w:t>
            </w:r>
            <w:r>
              <w:rPr>
                <w:rFonts w:eastAsiaTheme="minorEastAsia" w:hint="eastAsia"/>
                <w:lang w:eastAsia="zh-CN"/>
              </w:rPr>
              <w:t>an not find schedule</w:t>
            </w:r>
          </w:p>
        </w:tc>
      </w:tr>
    </w:tbl>
    <w:p w14:paraId="0606F1A5" w14:textId="77777777" w:rsidR="00F43E64" w:rsidRPr="009A2C92" w:rsidRDefault="00F43E64" w:rsidP="0005318C">
      <w:pPr>
        <w:pStyle w:val="ncs-body"/>
        <w:rPr>
          <w:lang w:val="en-SG"/>
        </w:rPr>
      </w:pPr>
    </w:p>
    <w:p w14:paraId="1D902263" w14:textId="77777777" w:rsidR="000A4617" w:rsidRPr="00976094" w:rsidRDefault="000A4617" w:rsidP="00CC2CE8">
      <w:pPr>
        <w:pStyle w:val="Heading3"/>
        <w:jc w:val="left"/>
        <w:rPr>
          <w:rFonts w:eastAsia="Arial"/>
          <w:b/>
          <w:color w:val="000000" w:themeColor="text1"/>
          <w:lang w:val="en-SG"/>
        </w:rPr>
      </w:pPr>
      <w:bookmarkStart w:id="294" w:name="_Toc206891471"/>
      <w:bookmarkStart w:id="295" w:name="_Toc207034943"/>
      <w:bookmarkStart w:id="296" w:name="_Ref209543020"/>
      <w:bookmarkStart w:id="297" w:name="_Toc212542673"/>
      <w:bookmarkStart w:id="298" w:name="_Toc216180147"/>
      <w:r w:rsidRPr="00976094">
        <w:rPr>
          <w:rFonts w:eastAsia="Arial"/>
          <w:b/>
          <w:color w:val="000000" w:themeColor="text1"/>
          <w:lang w:val="en-SG"/>
        </w:rPr>
        <w:t>Get Camera Recording List</w:t>
      </w:r>
      <w:bookmarkEnd w:id="294"/>
      <w:bookmarkEnd w:id="295"/>
      <w:bookmarkEnd w:id="296"/>
      <w:bookmarkEnd w:id="297"/>
      <w:bookmarkEnd w:id="298"/>
    </w:p>
    <w:p w14:paraId="40CA3D91" w14:textId="77777777" w:rsidR="00981B9F" w:rsidRPr="00F37734" w:rsidRDefault="001E3BB8" w:rsidP="00F37734">
      <w:pPr>
        <w:pStyle w:val="ListParagraph"/>
        <w:numPr>
          <w:ilvl w:val="0"/>
          <w:numId w:val="53"/>
        </w:numPr>
        <w:jc w:val="left"/>
        <w:rPr>
          <w:rFonts w:eastAsia="Arial" w:cs="Arial"/>
          <w:color w:val="000000" w:themeColor="text1"/>
        </w:rPr>
      </w:pPr>
      <w:r w:rsidRPr="00561346">
        <w:rPr>
          <w:rFonts w:eastAsia="Arial"/>
          <w:color w:val="000000" w:themeColor="text1"/>
          <w:szCs w:val="22"/>
          <w:lang w:val="en-SG"/>
        </w:rPr>
        <w:t xml:space="preserve">This message is sent when </w:t>
      </w:r>
      <w:r w:rsidR="00107139">
        <w:rPr>
          <w:rFonts w:eastAsia="Arial"/>
          <w:color w:val="000000" w:themeColor="text1"/>
          <w:lang w:val="en-SG"/>
        </w:rPr>
        <w:t>C3</w:t>
      </w:r>
      <w:r w:rsidR="00107139" w:rsidRPr="00561346">
        <w:rPr>
          <w:rFonts w:eastAsia="Arial"/>
          <w:color w:val="000000" w:themeColor="text1"/>
          <w:lang w:val="en-SG"/>
        </w:rPr>
        <w:t xml:space="preserve"> </w:t>
      </w:r>
      <w:r w:rsidR="007F0F04" w:rsidRPr="00561346">
        <w:rPr>
          <w:rFonts w:eastAsia="Arial"/>
          <w:color w:val="000000" w:themeColor="text1"/>
          <w:szCs w:val="22"/>
          <w:lang w:val="en-SG"/>
        </w:rPr>
        <w:t>request</w:t>
      </w:r>
      <w:r w:rsidR="007F0F04">
        <w:rPr>
          <w:rFonts w:eastAsia="Arial"/>
          <w:color w:val="000000" w:themeColor="text1"/>
          <w:szCs w:val="22"/>
          <w:lang w:val="en-SG"/>
        </w:rPr>
        <w:t>s</w:t>
      </w:r>
      <w:r w:rsidR="007F0F04" w:rsidRPr="00561346">
        <w:rPr>
          <w:rFonts w:eastAsia="Arial"/>
          <w:color w:val="000000" w:themeColor="text1"/>
          <w:szCs w:val="22"/>
          <w:lang w:val="en-SG"/>
        </w:rPr>
        <w:t xml:space="preserve"> </w:t>
      </w:r>
      <w:r w:rsidRPr="00561346">
        <w:rPr>
          <w:rFonts w:eastAsia="Arial"/>
          <w:color w:val="000000" w:themeColor="text1"/>
          <w:szCs w:val="22"/>
          <w:lang w:val="en-SG"/>
        </w:rPr>
        <w:t xml:space="preserve">a Camera’s </w:t>
      </w:r>
      <w:r w:rsidRPr="00561346">
        <w:rPr>
          <w:rFonts w:eastAsiaTheme="minorEastAsia"/>
          <w:color w:val="000000" w:themeColor="text1"/>
          <w:szCs w:val="22"/>
          <w:lang w:val="en-SG" w:eastAsia="zh-CN"/>
        </w:rPr>
        <w:t>Recording List</w:t>
      </w:r>
      <w:r w:rsidR="00981B9F" w:rsidRPr="00515E7B">
        <w:rPr>
          <w:rFonts w:eastAsia="Arial" w:cs="Arial"/>
          <w:color w:val="000000" w:themeColor="text1"/>
          <w:lang w:val="en-SG"/>
        </w:rPr>
        <w:t xml:space="preserve">. </w:t>
      </w:r>
    </w:p>
    <w:p w14:paraId="2AF1FD4F" w14:textId="0EED4DB1" w:rsidR="00981B9F" w:rsidRPr="00FD2D35" w:rsidRDefault="00981B9F" w:rsidP="00F37734">
      <w:pPr>
        <w:pStyle w:val="ListParagraph"/>
        <w:numPr>
          <w:ilvl w:val="0"/>
          <w:numId w:val="53"/>
        </w:numPr>
        <w:jc w:val="left"/>
        <w:rPr>
          <w:rFonts w:eastAsia="Arial" w:cs="Arial"/>
          <w:color w:val="000000" w:themeColor="text1"/>
        </w:rPr>
      </w:pPr>
      <w:r w:rsidRPr="00D96679">
        <w:rPr>
          <w:rFonts w:eastAsia="Arial" w:cs="Arial"/>
          <w:color w:val="000000" w:themeColor="text1"/>
          <w:lang w:val="en-SG"/>
        </w:rPr>
        <w:t>Request:</w:t>
      </w:r>
    </w:p>
    <w:p w14:paraId="65CA495A" w14:textId="77777777" w:rsidR="00981B9F" w:rsidRPr="00F056DB" w:rsidRDefault="00981B9F" w:rsidP="00F056DB">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Pr="00B65CA7">
        <w:rPr>
          <w:rFonts w:eastAsia="Arial" w:cs="Arial"/>
          <w:color w:val="000000" w:themeColor="text1"/>
          <w:lang w:val="en-SG"/>
        </w:rPr>
        <w:t>POST</w:t>
      </w:r>
    </w:p>
    <w:p w14:paraId="6884DCDA" w14:textId="7AD7C069" w:rsidR="00F056DB" w:rsidRPr="00F056DB" w:rsidRDefault="00523367" w:rsidP="00F056DB">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00981B9F" w:rsidRPr="00F056DB">
        <w:rPr>
          <w:rFonts w:eastAsia="Arial" w:cs="Arial"/>
          <w:color w:val="000000" w:themeColor="text1"/>
          <w:lang w:val="en-SG"/>
        </w:rPr>
        <w:t xml:space="preserve">: </w:t>
      </w:r>
      <w:r w:rsidR="00F56619">
        <w:rPr>
          <w:rFonts w:eastAsiaTheme="minorEastAsia" w:cs="Arial" w:hint="eastAsia"/>
          <w:color w:val="000000" w:themeColor="text1"/>
          <w:lang w:val="en-SG" w:eastAsia="zh-CN"/>
        </w:rPr>
        <w:t>sensor/recording</w:t>
      </w:r>
      <w:r w:rsidR="00325436">
        <w:rPr>
          <w:rFonts w:eastAsiaTheme="minorEastAsia" w:cs="Arial" w:hint="eastAsia"/>
          <w:color w:val="000000" w:themeColor="text1"/>
          <w:lang w:val="en-SG" w:eastAsia="zh-CN"/>
        </w:rPr>
        <w:t>s</w:t>
      </w:r>
      <w:r w:rsidR="001511A0">
        <w:rPr>
          <w:rFonts w:eastAsiaTheme="minorEastAsia" w:cs="Arial"/>
          <w:color w:val="000000" w:themeColor="text1"/>
          <w:lang w:val="en-SG" w:eastAsia="zh-CN"/>
        </w:rPr>
        <w:t>/search</w:t>
      </w:r>
    </w:p>
    <w:p w14:paraId="5A946C06" w14:textId="64457A5F" w:rsidR="0048095B" w:rsidRPr="00F056DB" w:rsidRDefault="00981B9F" w:rsidP="00F056DB">
      <w:pPr>
        <w:pStyle w:val="ListParagraph"/>
        <w:numPr>
          <w:ilvl w:val="0"/>
          <w:numId w:val="42"/>
        </w:numPr>
        <w:jc w:val="left"/>
        <w:rPr>
          <w:rFonts w:eastAsia="Arial" w:cs="Arial"/>
          <w:color w:val="000000" w:themeColor="text1"/>
          <w:lang w:val="en-SG"/>
        </w:rPr>
      </w:pPr>
      <w:r>
        <w:rPr>
          <w:rFonts w:eastAsia="Arial" w:cs="Arial"/>
          <w:color w:val="000000" w:themeColor="text1"/>
          <w:lang w:val="en-SG"/>
        </w:rPr>
        <w:t>Body:</w:t>
      </w:r>
    </w:p>
    <w:tbl>
      <w:tblPr>
        <w:tblW w:w="9591" w:type="dxa"/>
        <w:tblLayout w:type="fixed"/>
        <w:tblLook w:val="04A0" w:firstRow="1" w:lastRow="0" w:firstColumn="1" w:lastColumn="0" w:noHBand="0" w:noVBand="1"/>
      </w:tblPr>
      <w:tblGrid>
        <w:gridCol w:w="1268"/>
        <w:gridCol w:w="995"/>
        <w:gridCol w:w="1418"/>
        <w:gridCol w:w="2704"/>
        <w:gridCol w:w="3206"/>
      </w:tblGrid>
      <w:tr w:rsidR="000A4617" w:rsidRPr="00E757EC" w14:paraId="1551C303" w14:textId="77777777" w:rsidTr="009E4296">
        <w:trPr>
          <w:trHeight w:val="590"/>
        </w:trPr>
        <w:tc>
          <w:tcPr>
            <w:tcW w:w="1268" w:type="dxa"/>
            <w:tcBorders>
              <w:top w:val="single" w:sz="4" w:space="0" w:color="auto"/>
              <w:left w:val="single" w:sz="4" w:space="0" w:color="auto"/>
              <w:bottom w:val="single" w:sz="4" w:space="0" w:color="auto"/>
              <w:right w:val="single" w:sz="4" w:space="0" w:color="auto"/>
            </w:tcBorders>
            <w:vAlign w:val="center"/>
            <w:hideMark/>
          </w:tcPr>
          <w:p w14:paraId="54088925" w14:textId="77777777" w:rsidR="000A4617" w:rsidRPr="00E757EC" w:rsidRDefault="000A4617" w:rsidP="00CC2CE8">
            <w:pPr>
              <w:widowControl/>
              <w:jc w:val="left"/>
              <w:rPr>
                <w:rFonts w:ascii="Arial" w:eastAsia="Times New Roman" w:hAnsi="Arial" w:cs="Arial"/>
                <w:b/>
                <w:bCs/>
                <w:color w:val="000000"/>
                <w:kern w:val="0"/>
                <w:sz w:val="22"/>
              </w:rPr>
            </w:pPr>
            <w:r w:rsidRPr="00E757EC">
              <w:rPr>
                <w:rFonts w:ascii="Arial" w:eastAsia="Times New Roman" w:hAnsi="Arial" w:cs="Arial"/>
                <w:b/>
                <w:bCs/>
                <w:color w:val="000000"/>
                <w:kern w:val="0"/>
                <w:sz w:val="22"/>
              </w:rPr>
              <w:t xml:space="preserve">Field </w:t>
            </w:r>
            <w:r w:rsidRPr="00E757EC">
              <w:rPr>
                <w:rFonts w:ascii="Arial" w:eastAsia="Times New Roman" w:hAnsi="Arial" w:cs="Arial"/>
                <w:b/>
                <w:bCs/>
                <w:color w:val="000000"/>
                <w:kern w:val="0"/>
                <w:sz w:val="22"/>
              </w:rPr>
              <w:br/>
              <w:t>Name</w:t>
            </w:r>
          </w:p>
        </w:tc>
        <w:tc>
          <w:tcPr>
            <w:tcW w:w="995" w:type="dxa"/>
            <w:tcBorders>
              <w:top w:val="single" w:sz="4" w:space="0" w:color="auto"/>
              <w:left w:val="nil"/>
              <w:bottom w:val="single" w:sz="4" w:space="0" w:color="auto"/>
              <w:right w:val="single" w:sz="4" w:space="0" w:color="auto"/>
            </w:tcBorders>
            <w:vAlign w:val="center"/>
            <w:hideMark/>
          </w:tcPr>
          <w:p w14:paraId="668223AF" w14:textId="77777777" w:rsidR="000A4617" w:rsidRPr="00E757EC" w:rsidRDefault="000A4617" w:rsidP="00CC2CE8">
            <w:pPr>
              <w:widowControl/>
              <w:jc w:val="left"/>
              <w:rPr>
                <w:rFonts w:ascii="Arial" w:eastAsia="Times New Roman" w:hAnsi="Arial" w:cs="Arial"/>
                <w:b/>
                <w:bCs/>
                <w:color w:val="000000"/>
                <w:kern w:val="0"/>
                <w:sz w:val="22"/>
              </w:rPr>
            </w:pPr>
            <w:r w:rsidRPr="00E757EC">
              <w:rPr>
                <w:rFonts w:ascii="Arial" w:eastAsia="Times New Roman" w:hAnsi="Arial" w:cs="Arial"/>
                <w:b/>
                <w:bCs/>
                <w:color w:val="000000"/>
                <w:kern w:val="0"/>
                <w:sz w:val="22"/>
              </w:rPr>
              <w:t xml:space="preserve">Data </w:t>
            </w:r>
            <w:r w:rsidRPr="00E757EC">
              <w:rPr>
                <w:rFonts w:ascii="Arial" w:eastAsia="Times New Roman" w:hAnsi="Arial" w:cs="Arial"/>
                <w:b/>
                <w:bCs/>
                <w:color w:val="000000"/>
                <w:kern w:val="0"/>
                <w:sz w:val="22"/>
              </w:rPr>
              <w:br/>
              <w:t xml:space="preserve">Type </w:t>
            </w:r>
          </w:p>
        </w:tc>
        <w:tc>
          <w:tcPr>
            <w:tcW w:w="1418" w:type="dxa"/>
            <w:tcBorders>
              <w:top w:val="single" w:sz="4" w:space="0" w:color="auto"/>
              <w:left w:val="nil"/>
              <w:bottom w:val="single" w:sz="4" w:space="0" w:color="auto"/>
              <w:right w:val="single" w:sz="4" w:space="0" w:color="auto"/>
            </w:tcBorders>
            <w:vAlign w:val="center"/>
            <w:hideMark/>
          </w:tcPr>
          <w:p w14:paraId="299FE936" w14:textId="77777777" w:rsidR="000A4617" w:rsidRPr="00E757EC" w:rsidRDefault="000A4617" w:rsidP="00CC2CE8">
            <w:pPr>
              <w:widowControl/>
              <w:jc w:val="left"/>
              <w:rPr>
                <w:rFonts w:ascii="Arial" w:eastAsia="Times New Roman" w:hAnsi="Arial" w:cs="Arial"/>
                <w:b/>
                <w:bCs/>
                <w:color w:val="000000"/>
                <w:kern w:val="0"/>
                <w:sz w:val="22"/>
              </w:rPr>
            </w:pPr>
            <w:r w:rsidRPr="00E757EC">
              <w:rPr>
                <w:rFonts w:ascii="Arial" w:eastAsia="Times New Roman" w:hAnsi="Arial" w:cs="Arial"/>
                <w:b/>
                <w:bCs/>
                <w:color w:val="000000"/>
                <w:kern w:val="0"/>
                <w:sz w:val="22"/>
              </w:rPr>
              <w:t xml:space="preserve">Mandatory </w:t>
            </w:r>
          </w:p>
        </w:tc>
        <w:tc>
          <w:tcPr>
            <w:tcW w:w="2704" w:type="dxa"/>
            <w:tcBorders>
              <w:top w:val="single" w:sz="4" w:space="0" w:color="auto"/>
              <w:left w:val="nil"/>
              <w:bottom w:val="single" w:sz="4" w:space="0" w:color="auto"/>
              <w:right w:val="single" w:sz="4" w:space="0" w:color="auto"/>
            </w:tcBorders>
            <w:vAlign w:val="center"/>
            <w:hideMark/>
          </w:tcPr>
          <w:p w14:paraId="76C28106" w14:textId="77777777" w:rsidR="000A4617" w:rsidRPr="00E757EC" w:rsidRDefault="000A4617" w:rsidP="00CC2CE8">
            <w:pPr>
              <w:widowControl/>
              <w:jc w:val="left"/>
              <w:rPr>
                <w:rFonts w:ascii="Arial" w:eastAsia="Times New Roman" w:hAnsi="Arial" w:cs="Arial"/>
                <w:b/>
                <w:bCs/>
                <w:color w:val="000000"/>
                <w:kern w:val="0"/>
                <w:sz w:val="22"/>
              </w:rPr>
            </w:pPr>
            <w:r w:rsidRPr="00E757EC">
              <w:rPr>
                <w:rFonts w:ascii="Arial" w:eastAsia="Times New Roman" w:hAnsi="Arial" w:cs="Arial"/>
                <w:b/>
                <w:bCs/>
                <w:color w:val="000000"/>
                <w:kern w:val="0"/>
                <w:sz w:val="22"/>
              </w:rPr>
              <w:t>Allowed values</w:t>
            </w:r>
          </w:p>
        </w:tc>
        <w:tc>
          <w:tcPr>
            <w:tcW w:w="3206" w:type="dxa"/>
            <w:tcBorders>
              <w:top w:val="single" w:sz="4" w:space="0" w:color="auto"/>
              <w:left w:val="nil"/>
              <w:bottom w:val="single" w:sz="4" w:space="0" w:color="auto"/>
              <w:right w:val="single" w:sz="4" w:space="0" w:color="auto"/>
            </w:tcBorders>
            <w:vAlign w:val="center"/>
            <w:hideMark/>
          </w:tcPr>
          <w:p w14:paraId="1EDCBD2A" w14:textId="77777777" w:rsidR="000A4617" w:rsidRPr="00E757EC" w:rsidRDefault="000A4617" w:rsidP="00CC2CE8">
            <w:pPr>
              <w:widowControl/>
              <w:jc w:val="left"/>
              <w:rPr>
                <w:rFonts w:ascii="Arial" w:eastAsia="Times New Roman" w:hAnsi="Arial" w:cs="Arial"/>
                <w:b/>
                <w:bCs/>
                <w:color w:val="000000"/>
                <w:kern w:val="0"/>
                <w:sz w:val="22"/>
              </w:rPr>
            </w:pPr>
            <w:r w:rsidRPr="00E757EC">
              <w:rPr>
                <w:rFonts w:ascii="Arial" w:eastAsia="Times New Roman" w:hAnsi="Arial" w:cs="Arial"/>
                <w:b/>
                <w:bCs/>
                <w:color w:val="000000"/>
                <w:kern w:val="0"/>
                <w:sz w:val="22"/>
              </w:rPr>
              <w:t>Description</w:t>
            </w:r>
          </w:p>
        </w:tc>
      </w:tr>
      <w:tr w:rsidR="000A4617" w:rsidRPr="00E757EC" w14:paraId="313633CF" w14:textId="77777777" w:rsidTr="00E1352E">
        <w:trPr>
          <w:trHeight w:val="590"/>
        </w:trPr>
        <w:tc>
          <w:tcPr>
            <w:tcW w:w="1268" w:type="dxa"/>
            <w:tcBorders>
              <w:top w:val="nil"/>
              <w:left w:val="single" w:sz="4" w:space="0" w:color="auto"/>
              <w:bottom w:val="single" w:sz="4" w:space="0" w:color="auto"/>
              <w:right w:val="single" w:sz="4" w:space="0" w:color="auto"/>
            </w:tcBorders>
            <w:vAlign w:val="center"/>
            <w:hideMark/>
          </w:tcPr>
          <w:p w14:paraId="6D9640A0" w14:textId="77777777" w:rsidR="000A4617" w:rsidRPr="00E757EC" w:rsidRDefault="000A4617" w:rsidP="006D5966">
            <w:pPr>
              <w:widowControl/>
              <w:jc w:val="left"/>
              <w:rPr>
                <w:rFonts w:ascii="Arial" w:eastAsia="Times New Roman" w:hAnsi="Arial" w:cs="Arial"/>
                <w:color w:val="000000"/>
                <w:kern w:val="0"/>
                <w:sz w:val="22"/>
              </w:rPr>
            </w:pPr>
            <w:proofErr w:type="spellStart"/>
            <w:r w:rsidRPr="00E757EC">
              <w:rPr>
                <w:rFonts w:ascii="Arial" w:eastAsia="Times New Roman" w:hAnsi="Arial" w:cs="Arial"/>
                <w:color w:val="000000"/>
                <w:kern w:val="0"/>
                <w:sz w:val="22"/>
              </w:rPr>
              <w:t>channelId</w:t>
            </w:r>
            <w:proofErr w:type="spellEnd"/>
            <w:r w:rsidRPr="00E757EC">
              <w:rPr>
                <w:rFonts w:ascii="Arial" w:eastAsia="Times New Roman" w:hAnsi="Arial" w:cs="Arial"/>
                <w:color w:val="000000"/>
                <w:kern w:val="0"/>
                <w:sz w:val="22"/>
              </w:rPr>
              <w:t> </w:t>
            </w:r>
          </w:p>
        </w:tc>
        <w:tc>
          <w:tcPr>
            <w:tcW w:w="995" w:type="dxa"/>
            <w:tcBorders>
              <w:top w:val="nil"/>
              <w:left w:val="nil"/>
              <w:bottom w:val="single" w:sz="4" w:space="0" w:color="auto"/>
              <w:right w:val="single" w:sz="4" w:space="0" w:color="auto"/>
            </w:tcBorders>
            <w:vAlign w:val="center"/>
            <w:hideMark/>
          </w:tcPr>
          <w:p w14:paraId="383A2161" w14:textId="7BB0FA02" w:rsidR="000A4617" w:rsidRPr="00E757EC"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0A4617" w:rsidRPr="00E757EC">
              <w:rPr>
                <w:rFonts w:ascii="Arial" w:eastAsia="Times New Roman" w:hAnsi="Arial" w:cs="Arial"/>
                <w:color w:val="000000"/>
                <w:kern w:val="0"/>
                <w:sz w:val="22"/>
              </w:rPr>
              <w:t>32)</w:t>
            </w:r>
          </w:p>
        </w:tc>
        <w:tc>
          <w:tcPr>
            <w:tcW w:w="1418" w:type="dxa"/>
            <w:tcBorders>
              <w:top w:val="nil"/>
              <w:left w:val="nil"/>
              <w:bottom w:val="single" w:sz="4" w:space="0" w:color="auto"/>
              <w:right w:val="single" w:sz="4" w:space="0" w:color="auto"/>
            </w:tcBorders>
            <w:vAlign w:val="center"/>
            <w:hideMark/>
          </w:tcPr>
          <w:p w14:paraId="291F4568" w14:textId="77777777" w:rsidR="000A4617" w:rsidRPr="00E757EC" w:rsidRDefault="000A4617" w:rsidP="006D5966">
            <w:pPr>
              <w:widowControl/>
              <w:jc w:val="left"/>
              <w:rPr>
                <w:rFonts w:ascii="Arial" w:eastAsia="Times New Roman" w:hAnsi="Arial" w:cs="Arial"/>
                <w:color w:val="000000"/>
                <w:kern w:val="0"/>
                <w:sz w:val="22"/>
              </w:rPr>
            </w:pPr>
            <w:r w:rsidRPr="00E757EC">
              <w:rPr>
                <w:rFonts w:ascii="Arial" w:eastAsia="Times New Roman" w:hAnsi="Arial" w:cs="Arial"/>
                <w:color w:val="000000"/>
                <w:kern w:val="0"/>
                <w:sz w:val="22"/>
              </w:rPr>
              <w:t>Yes</w:t>
            </w:r>
          </w:p>
        </w:tc>
        <w:tc>
          <w:tcPr>
            <w:tcW w:w="2704" w:type="dxa"/>
            <w:tcBorders>
              <w:top w:val="nil"/>
              <w:left w:val="nil"/>
              <w:bottom w:val="single" w:sz="4" w:space="0" w:color="auto"/>
              <w:right w:val="single" w:sz="4" w:space="0" w:color="auto"/>
            </w:tcBorders>
            <w:vAlign w:val="center"/>
            <w:hideMark/>
          </w:tcPr>
          <w:p w14:paraId="562A6843" w14:textId="77777777" w:rsidR="006D5966" w:rsidRPr="00F2635D" w:rsidRDefault="006D5966" w:rsidP="006D5966">
            <w:pPr>
              <w:spacing w:before="100"/>
              <w:jc w:val="left"/>
              <w:rPr>
                <w:rFonts w:ascii="Arial" w:hAnsi="Arial" w:cs="Arial"/>
                <w:color w:val="000000"/>
                <w:sz w:val="22"/>
              </w:rPr>
            </w:pPr>
            <w:r w:rsidRPr="00F2635D">
              <w:rPr>
                <w:rFonts w:ascii="Arial" w:hAnsi="Arial" w:cs="Arial"/>
                <w:color w:val="000000"/>
                <w:sz w:val="22"/>
              </w:rPr>
              <w:t>Character set:</w:t>
            </w:r>
          </w:p>
          <w:p w14:paraId="33EEC415" w14:textId="77777777" w:rsidR="006D5966" w:rsidRPr="00F2635D" w:rsidRDefault="006D5966" w:rsidP="006D5966">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2FB65EFB" w14:textId="7AFFC184" w:rsidR="000A4617" w:rsidRPr="006D5966" w:rsidRDefault="006D5966" w:rsidP="00863390">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tc>
        <w:tc>
          <w:tcPr>
            <w:tcW w:w="3206" w:type="dxa"/>
            <w:tcBorders>
              <w:top w:val="nil"/>
              <w:left w:val="nil"/>
              <w:bottom w:val="single" w:sz="4" w:space="0" w:color="auto"/>
              <w:right w:val="single" w:sz="4" w:space="0" w:color="auto"/>
            </w:tcBorders>
            <w:vAlign w:val="center"/>
            <w:hideMark/>
          </w:tcPr>
          <w:p w14:paraId="12A125B1" w14:textId="312ADF56" w:rsidR="006D5966" w:rsidRDefault="000A4617" w:rsidP="006D5966">
            <w:pPr>
              <w:widowControl/>
              <w:jc w:val="left"/>
              <w:rPr>
                <w:rFonts w:ascii="Arial" w:hAnsi="Arial" w:cs="Arial"/>
                <w:color w:val="000000"/>
                <w:kern w:val="0"/>
                <w:sz w:val="22"/>
              </w:rPr>
            </w:pPr>
            <w:r w:rsidRPr="00E757EC">
              <w:rPr>
                <w:rFonts w:ascii="Arial" w:eastAsia="Times New Roman" w:hAnsi="Arial" w:cs="Arial"/>
                <w:color w:val="000000"/>
                <w:kern w:val="0"/>
                <w:sz w:val="22"/>
              </w:rPr>
              <w:t xml:space="preserve">Channel ID, a </w:t>
            </w:r>
            <w:r w:rsidR="008732F1">
              <w:rPr>
                <w:rFonts w:ascii="Arial" w:eastAsia="Times New Roman" w:hAnsi="Arial" w:cs="Arial"/>
                <w:color w:val="000000"/>
                <w:kern w:val="0"/>
                <w:sz w:val="22"/>
              </w:rPr>
              <w:t>UUID</w:t>
            </w:r>
          </w:p>
          <w:p w14:paraId="43EBFCCD" w14:textId="4198C37B" w:rsidR="006D5966" w:rsidRDefault="00196106" w:rsidP="006D5966">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02667F81" w14:textId="4F4E291A" w:rsidR="000A4617" w:rsidRPr="00E757EC" w:rsidRDefault="006D5966">
            <w:pPr>
              <w:widowControl/>
              <w:jc w:val="left"/>
              <w:rPr>
                <w:rFonts w:ascii="Arial" w:eastAsia="Times New Roman" w:hAnsi="Arial" w:cs="Arial"/>
                <w:color w:val="000000"/>
                <w:kern w:val="0"/>
                <w:sz w:val="22"/>
              </w:rPr>
            </w:pPr>
            <w:r w:rsidRPr="00E1352E">
              <w:rPr>
                <w:rFonts w:ascii="Arial" w:eastAsia="Times New Roman" w:hAnsi="Arial" w:cs="Arial"/>
                <w:color w:val="000000"/>
                <w:kern w:val="0"/>
                <w:sz w:val="22"/>
              </w:rPr>
              <w:t>52d86f9b83a1ac82743ae642fe4cb800</w:t>
            </w:r>
          </w:p>
        </w:tc>
      </w:tr>
      <w:tr w:rsidR="000A4617" w:rsidRPr="00E757EC" w14:paraId="1C920B7B" w14:textId="77777777" w:rsidTr="00E1352E">
        <w:trPr>
          <w:trHeight w:val="590"/>
        </w:trPr>
        <w:tc>
          <w:tcPr>
            <w:tcW w:w="1268" w:type="dxa"/>
            <w:tcBorders>
              <w:top w:val="nil"/>
              <w:left w:val="single" w:sz="4" w:space="0" w:color="auto"/>
              <w:bottom w:val="single" w:sz="4" w:space="0" w:color="auto"/>
              <w:right w:val="single" w:sz="4" w:space="0" w:color="auto"/>
            </w:tcBorders>
            <w:vAlign w:val="center"/>
            <w:hideMark/>
          </w:tcPr>
          <w:p w14:paraId="076E4BAB" w14:textId="04582451" w:rsidR="000A4617" w:rsidRPr="00E757EC" w:rsidRDefault="0074271B" w:rsidP="006D5966">
            <w:pPr>
              <w:widowControl/>
              <w:jc w:val="left"/>
              <w:rPr>
                <w:rFonts w:ascii="Arial" w:eastAsia="Times New Roman" w:hAnsi="Arial" w:cs="Arial"/>
                <w:color w:val="000000"/>
                <w:kern w:val="0"/>
                <w:sz w:val="22"/>
              </w:rPr>
            </w:pPr>
            <w:proofErr w:type="spellStart"/>
            <w:r>
              <w:rPr>
                <w:rFonts w:ascii="Arial" w:eastAsia="Times New Roman" w:hAnsi="Arial" w:cs="Arial"/>
                <w:color w:val="000000"/>
                <w:kern w:val="0"/>
                <w:sz w:val="22"/>
              </w:rPr>
              <w:t>streamId</w:t>
            </w:r>
            <w:proofErr w:type="spellEnd"/>
            <w:r w:rsidR="000A4617" w:rsidRPr="00E757EC">
              <w:rPr>
                <w:rFonts w:ascii="Arial" w:eastAsia="Times New Roman" w:hAnsi="Arial" w:cs="Arial"/>
                <w:color w:val="000000"/>
                <w:kern w:val="0"/>
                <w:sz w:val="22"/>
              </w:rPr>
              <w:t> </w:t>
            </w:r>
          </w:p>
        </w:tc>
        <w:tc>
          <w:tcPr>
            <w:tcW w:w="995" w:type="dxa"/>
            <w:tcBorders>
              <w:top w:val="nil"/>
              <w:left w:val="nil"/>
              <w:bottom w:val="single" w:sz="4" w:space="0" w:color="auto"/>
              <w:right w:val="single" w:sz="4" w:space="0" w:color="auto"/>
            </w:tcBorders>
            <w:vAlign w:val="center"/>
            <w:hideMark/>
          </w:tcPr>
          <w:p w14:paraId="2D59A3D5" w14:textId="0293C046" w:rsidR="000A4617" w:rsidRPr="00E757EC" w:rsidRDefault="008C03FF">
            <w:pPr>
              <w:widowControl/>
              <w:jc w:val="left"/>
              <w:rPr>
                <w:rFonts w:ascii="Arial" w:eastAsia="Times New Roman" w:hAnsi="Arial" w:cs="Arial"/>
                <w:color w:val="000000"/>
                <w:kern w:val="0"/>
                <w:sz w:val="22"/>
              </w:rPr>
            </w:pPr>
            <w:r w:rsidRPr="008C03FF">
              <w:rPr>
                <w:rFonts w:ascii="Arial" w:eastAsia="Times New Roman" w:hAnsi="Arial" w:cs="Arial"/>
                <w:color w:val="000000"/>
                <w:kern w:val="0"/>
                <w:sz w:val="22"/>
              </w:rPr>
              <w:t>Uint32</w:t>
            </w:r>
          </w:p>
        </w:tc>
        <w:tc>
          <w:tcPr>
            <w:tcW w:w="1418" w:type="dxa"/>
            <w:tcBorders>
              <w:top w:val="nil"/>
              <w:left w:val="nil"/>
              <w:bottom w:val="single" w:sz="4" w:space="0" w:color="auto"/>
              <w:right w:val="single" w:sz="4" w:space="0" w:color="auto"/>
            </w:tcBorders>
            <w:vAlign w:val="center"/>
            <w:hideMark/>
          </w:tcPr>
          <w:p w14:paraId="62EEEB82" w14:textId="3EF1683C" w:rsidR="000A4617" w:rsidRPr="00E757EC" w:rsidRDefault="00AB6974" w:rsidP="006D5966">
            <w:pPr>
              <w:widowControl/>
              <w:jc w:val="left"/>
              <w:rPr>
                <w:rFonts w:ascii="Arial" w:eastAsia="Times New Roman" w:hAnsi="Arial" w:cs="Arial"/>
                <w:color w:val="000000"/>
                <w:kern w:val="0"/>
                <w:sz w:val="22"/>
              </w:rPr>
            </w:pPr>
            <w:r>
              <w:rPr>
                <w:rFonts w:ascii="Arial" w:eastAsia="Times New Roman" w:hAnsi="Arial" w:cs="Arial"/>
                <w:color w:val="000000"/>
                <w:kern w:val="0"/>
                <w:sz w:val="22"/>
              </w:rPr>
              <w:t>No</w:t>
            </w:r>
          </w:p>
        </w:tc>
        <w:tc>
          <w:tcPr>
            <w:tcW w:w="2704" w:type="dxa"/>
            <w:tcBorders>
              <w:top w:val="nil"/>
              <w:left w:val="nil"/>
              <w:bottom w:val="single" w:sz="4" w:space="0" w:color="auto"/>
              <w:right w:val="single" w:sz="4" w:space="0" w:color="auto"/>
            </w:tcBorders>
            <w:vAlign w:val="center"/>
            <w:hideMark/>
          </w:tcPr>
          <w:p w14:paraId="02CDBEDC" w14:textId="1BFEA72B" w:rsidR="000A4617" w:rsidRPr="008C03FF" w:rsidRDefault="00B72CA6" w:rsidP="00B72CA6">
            <w:pPr>
              <w:pStyle w:val="ncs-body"/>
            </w:pPr>
            <w:r>
              <w:t>0 – MAX_UINT32</w:t>
            </w:r>
          </w:p>
        </w:tc>
        <w:tc>
          <w:tcPr>
            <w:tcW w:w="3206" w:type="dxa"/>
            <w:tcBorders>
              <w:top w:val="nil"/>
              <w:left w:val="nil"/>
              <w:bottom w:val="single" w:sz="4" w:space="0" w:color="auto"/>
              <w:right w:val="single" w:sz="4" w:space="0" w:color="auto"/>
            </w:tcBorders>
            <w:vAlign w:val="center"/>
            <w:hideMark/>
          </w:tcPr>
          <w:p w14:paraId="6665F7FF" w14:textId="77777777" w:rsidR="000A4617" w:rsidRDefault="00B81C62">
            <w:pPr>
              <w:widowControl/>
              <w:jc w:val="left"/>
              <w:rPr>
                <w:rFonts w:ascii="Arial" w:eastAsia="Times New Roman" w:hAnsi="Arial" w:cs="Arial"/>
                <w:color w:val="000000"/>
                <w:kern w:val="0"/>
                <w:sz w:val="22"/>
              </w:rPr>
            </w:pPr>
            <w:r>
              <w:rPr>
                <w:rFonts w:ascii="Arial" w:eastAsia="Times New Roman" w:hAnsi="Arial" w:cs="Arial"/>
                <w:color w:val="000000"/>
                <w:kern w:val="0"/>
                <w:sz w:val="22"/>
              </w:rPr>
              <w:t>Index of stream.</w:t>
            </w:r>
          </w:p>
          <w:p w14:paraId="0A7DF614" w14:textId="77777777" w:rsidR="001A0C74" w:rsidRDefault="001A0C74">
            <w:pPr>
              <w:widowControl/>
              <w:jc w:val="left"/>
              <w:rPr>
                <w:rFonts w:ascii="Arial" w:eastAsia="Times New Roman" w:hAnsi="Arial" w:cs="Arial"/>
                <w:color w:val="000000"/>
                <w:kern w:val="0"/>
                <w:sz w:val="22"/>
              </w:rPr>
            </w:pPr>
          </w:p>
          <w:p w14:paraId="2A1FAF3A" w14:textId="3B1F24B7" w:rsidR="000A4617" w:rsidRPr="00E757EC" w:rsidRDefault="001A0C74">
            <w:pPr>
              <w:widowControl/>
              <w:jc w:val="left"/>
              <w:rPr>
                <w:rFonts w:ascii="Arial" w:eastAsia="Times New Roman" w:hAnsi="Arial" w:cs="Arial"/>
                <w:color w:val="000000"/>
                <w:kern w:val="0"/>
                <w:sz w:val="22"/>
              </w:rPr>
            </w:pPr>
            <w:r>
              <w:rPr>
                <w:rFonts w:ascii="Arial" w:eastAsia="Times New Roman" w:hAnsi="Arial" w:cs="Arial"/>
                <w:color w:val="000000"/>
                <w:kern w:val="0"/>
                <w:sz w:val="22"/>
              </w:rPr>
              <w:t>Default</w:t>
            </w:r>
            <w:r w:rsidR="00876E49">
              <w:rPr>
                <w:rFonts w:ascii="Arial" w:eastAsia="Times New Roman" w:hAnsi="Arial" w:cs="Arial"/>
                <w:color w:val="000000"/>
                <w:kern w:val="0"/>
                <w:sz w:val="22"/>
              </w:rPr>
              <w:t>:</w:t>
            </w:r>
            <w:r>
              <w:rPr>
                <w:rFonts w:ascii="Arial" w:eastAsia="Times New Roman" w:hAnsi="Arial" w:cs="Arial"/>
                <w:color w:val="000000"/>
                <w:kern w:val="0"/>
                <w:sz w:val="22"/>
              </w:rPr>
              <w:t xml:space="preserve"> 0.</w:t>
            </w:r>
          </w:p>
        </w:tc>
      </w:tr>
      <w:tr w:rsidR="000A4617" w:rsidRPr="00E757EC" w14:paraId="7123DA47" w14:textId="77777777" w:rsidTr="00E1352E">
        <w:trPr>
          <w:trHeight w:val="590"/>
        </w:trPr>
        <w:tc>
          <w:tcPr>
            <w:tcW w:w="1268" w:type="dxa"/>
            <w:tcBorders>
              <w:top w:val="nil"/>
              <w:left w:val="single" w:sz="4" w:space="0" w:color="auto"/>
              <w:bottom w:val="single" w:sz="4" w:space="0" w:color="auto"/>
              <w:right w:val="single" w:sz="4" w:space="0" w:color="auto"/>
            </w:tcBorders>
            <w:vAlign w:val="center"/>
            <w:hideMark/>
          </w:tcPr>
          <w:p w14:paraId="29CF3C23" w14:textId="77777777" w:rsidR="000A4617" w:rsidRPr="00E757EC" w:rsidRDefault="000A4617" w:rsidP="00CC2CE8">
            <w:pPr>
              <w:widowControl/>
              <w:jc w:val="left"/>
              <w:rPr>
                <w:rFonts w:ascii="Arial" w:eastAsia="Times New Roman" w:hAnsi="Arial" w:cs="Arial"/>
                <w:color w:val="000000"/>
                <w:kern w:val="0"/>
                <w:sz w:val="22"/>
              </w:rPr>
            </w:pPr>
            <w:r w:rsidRPr="00E757EC">
              <w:rPr>
                <w:rFonts w:ascii="Arial" w:eastAsia="Times New Roman" w:hAnsi="Arial" w:cs="Arial"/>
                <w:color w:val="000000"/>
                <w:kern w:val="0"/>
                <w:sz w:val="22"/>
              </w:rPr>
              <w:lastRenderedPageBreak/>
              <w:t>start</w:t>
            </w:r>
          </w:p>
        </w:tc>
        <w:tc>
          <w:tcPr>
            <w:tcW w:w="995" w:type="dxa"/>
            <w:tcBorders>
              <w:top w:val="nil"/>
              <w:left w:val="nil"/>
              <w:bottom w:val="single" w:sz="4" w:space="0" w:color="auto"/>
              <w:right w:val="single" w:sz="4" w:space="0" w:color="auto"/>
            </w:tcBorders>
            <w:vAlign w:val="center"/>
            <w:hideMark/>
          </w:tcPr>
          <w:p w14:paraId="0E42C503" w14:textId="1D0490D1" w:rsidR="000A4617" w:rsidRPr="00121FAB" w:rsidRDefault="00121FAB">
            <w:pPr>
              <w:widowControl/>
              <w:jc w:val="left"/>
              <w:rPr>
                <w:rFonts w:ascii="Arial" w:hAnsi="Arial" w:cs="Arial"/>
                <w:color w:val="000000"/>
                <w:kern w:val="0"/>
                <w:sz w:val="22"/>
              </w:rPr>
            </w:pPr>
            <w:r>
              <w:rPr>
                <w:rFonts w:ascii="Arial" w:hAnsi="Arial" w:cs="Arial" w:hint="eastAsia"/>
                <w:color w:val="000000"/>
                <w:kern w:val="0"/>
                <w:sz w:val="22"/>
              </w:rPr>
              <w:t>Int64</w:t>
            </w:r>
          </w:p>
        </w:tc>
        <w:tc>
          <w:tcPr>
            <w:tcW w:w="1418" w:type="dxa"/>
            <w:tcBorders>
              <w:top w:val="nil"/>
              <w:left w:val="nil"/>
              <w:bottom w:val="single" w:sz="4" w:space="0" w:color="auto"/>
              <w:right w:val="single" w:sz="4" w:space="0" w:color="auto"/>
            </w:tcBorders>
            <w:vAlign w:val="center"/>
            <w:hideMark/>
          </w:tcPr>
          <w:p w14:paraId="328CC3B5" w14:textId="77777777" w:rsidR="000A4617" w:rsidRPr="00E757EC" w:rsidRDefault="000A4617" w:rsidP="00CC2CE8">
            <w:pPr>
              <w:widowControl/>
              <w:jc w:val="left"/>
              <w:rPr>
                <w:rFonts w:ascii="Arial" w:eastAsia="Times New Roman" w:hAnsi="Arial" w:cs="Arial"/>
                <w:color w:val="000000"/>
                <w:kern w:val="0"/>
                <w:sz w:val="22"/>
              </w:rPr>
            </w:pPr>
            <w:r w:rsidRPr="00E757EC">
              <w:rPr>
                <w:rFonts w:ascii="Arial" w:eastAsia="Times New Roman" w:hAnsi="Arial" w:cs="Arial"/>
                <w:color w:val="000000"/>
                <w:kern w:val="0"/>
                <w:sz w:val="22"/>
              </w:rPr>
              <w:t>Yes</w:t>
            </w:r>
          </w:p>
        </w:tc>
        <w:tc>
          <w:tcPr>
            <w:tcW w:w="2704" w:type="dxa"/>
            <w:tcBorders>
              <w:top w:val="nil"/>
              <w:left w:val="nil"/>
              <w:bottom w:val="single" w:sz="4" w:space="0" w:color="auto"/>
              <w:right w:val="single" w:sz="4" w:space="0" w:color="auto"/>
            </w:tcBorders>
            <w:vAlign w:val="center"/>
            <w:hideMark/>
          </w:tcPr>
          <w:p w14:paraId="5D3CB265" w14:textId="2D6DB929" w:rsidR="000A4617" w:rsidRPr="00E757EC" w:rsidRDefault="00DF7B30" w:rsidP="00CC2CE8">
            <w:pPr>
              <w:widowControl/>
              <w:jc w:val="left"/>
              <w:rPr>
                <w:rFonts w:ascii="Arial" w:eastAsia="Times New Roman" w:hAnsi="Arial" w:cs="Arial"/>
                <w:b/>
                <w:bCs/>
                <w:color w:val="000000"/>
                <w:kern w:val="0"/>
                <w:sz w:val="22"/>
              </w:rPr>
            </w:pPr>
            <w:r w:rsidRPr="00E8410C">
              <w:rPr>
                <w:rFonts w:ascii="Arial" w:eastAsia="Times New Roman" w:hAnsi="Arial" w:cs="Arial" w:hint="eastAsia"/>
                <w:color w:val="000000"/>
                <w:kern w:val="0"/>
                <w:sz w:val="22"/>
              </w:rPr>
              <w:t>0 - MAX_INT64</w:t>
            </w:r>
          </w:p>
        </w:tc>
        <w:tc>
          <w:tcPr>
            <w:tcW w:w="3206" w:type="dxa"/>
            <w:tcBorders>
              <w:top w:val="nil"/>
              <w:left w:val="nil"/>
              <w:bottom w:val="single" w:sz="4" w:space="0" w:color="auto"/>
              <w:right w:val="single" w:sz="4" w:space="0" w:color="auto"/>
            </w:tcBorders>
            <w:vAlign w:val="center"/>
            <w:hideMark/>
          </w:tcPr>
          <w:p w14:paraId="2A3A7F7D" w14:textId="0C74E295" w:rsidR="000A4617" w:rsidRDefault="000A4617">
            <w:pPr>
              <w:widowControl/>
              <w:jc w:val="left"/>
              <w:rPr>
                <w:rFonts w:ascii="Arial" w:hAnsi="Arial" w:cs="Arial"/>
                <w:color w:val="000000"/>
                <w:kern w:val="0"/>
                <w:sz w:val="22"/>
              </w:rPr>
            </w:pPr>
            <w:r w:rsidRPr="00E757EC">
              <w:rPr>
                <w:rFonts w:ascii="Arial" w:eastAsia="Times New Roman" w:hAnsi="Arial" w:cs="Arial"/>
                <w:color w:val="000000"/>
                <w:kern w:val="0"/>
                <w:sz w:val="22"/>
              </w:rPr>
              <w:t xml:space="preserve">Start time of the record datetime, Epoch Time in </w:t>
            </w:r>
            <w:del w:id="299" w:author="Robert James Andrews  (NCS)" w:date="2025-11-25T10:49:00Z" w16du:dateUtc="2025-11-25T02:49:00Z">
              <w:r w:rsidRPr="00E757EC" w:rsidDel="002E1EF8">
                <w:rPr>
                  <w:rFonts w:ascii="Arial" w:eastAsia="Times New Roman" w:hAnsi="Arial" w:cs="Arial"/>
                  <w:color w:val="000000"/>
                  <w:kern w:val="0"/>
                  <w:sz w:val="22"/>
                </w:rPr>
                <w:delText>seconds</w:delText>
              </w:r>
            </w:del>
            <w:ins w:id="300" w:author="Robert James Andrews  (NCS)" w:date="2025-11-25T10:49:00Z" w16du:dateUtc="2025-11-25T02:49:00Z">
              <w:r w:rsidR="002E1EF8">
                <w:rPr>
                  <w:rFonts w:ascii="Arial" w:eastAsia="Times New Roman" w:hAnsi="Arial" w:cs="Arial"/>
                  <w:color w:val="000000"/>
                  <w:kern w:val="0"/>
                  <w:sz w:val="22"/>
                </w:rPr>
                <w:t>milliseconds</w:t>
              </w:r>
            </w:ins>
            <w:r w:rsidRPr="00E757EC">
              <w:rPr>
                <w:rFonts w:ascii="Arial" w:eastAsia="Times New Roman" w:hAnsi="Arial" w:cs="Arial"/>
                <w:color w:val="000000"/>
                <w:kern w:val="0"/>
                <w:sz w:val="22"/>
              </w:rPr>
              <w:t>.</w:t>
            </w:r>
          </w:p>
          <w:p w14:paraId="17F4BE01" w14:textId="3A02E991" w:rsidR="00A972FD" w:rsidRDefault="00196106">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7C94BD01" w14:textId="1EF78F80" w:rsidR="000A4617" w:rsidRPr="00E757EC" w:rsidRDefault="00A972FD">
            <w:pPr>
              <w:widowControl/>
              <w:jc w:val="left"/>
              <w:rPr>
                <w:rFonts w:ascii="Arial" w:eastAsia="Times New Roman" w:hAnsi="Arial" w:cs="Arial"/>
                <w:color w:val="000000"/>
                <w:kern w:val="0"/>
                <w:sz w:val="22"/>
              </w:rPr>
            </w:pPr>
            <w:r w:rsidRPr="00A972FD">
              <w:rPr>
                <w:rFonts w:ascii="Arial" w:eastAsia="Times New Roman" w:hAnsi="Arial" w:cs="Arial"/>
                <w:color w:val="000000"/>
                <w:kern w:val="0"/>
                <w:sz w:val="22"/>
              </w:rPr>
              <w:t>1749626843</w:t>
            </w:r>
            <w:ins w:id="301" w:author="Robert James Andrews  (NCS)" w:date="2025-11-25T10:55:00Z" w16du:dateUtc="2025-11-25T02:55:00Z">
              <w:r w:rsidR="00D71523">
                <w:rPr>
                  <w:rFonts w:ascii="Arial" w:eastAsia="Times New Roman" w:hAnsi="Arial" w:cs="Arial"/>
                  <w:color w:val="000000"/>
                  <w:kern w:val="0"/>
                  <w:sz w:val="22"/>
                </w:rPr>
                <w:t>000</w:t>
              </w:r>
            </w:ins>
          </w:p>
        </w:tc>
      </w:tr>
      <w:tr w:rsidR="000A4617" w:rsidRPr="00E757EC" w14:paraId="0B51D0AE" w14:textId="77777777" w:rsidTr="00E1352E">
        <w:trPr>
          <w:trHeight w:val="886"/>
        </w:trPr>
        <w:tc>
          <w:tcPr>
            <w:tcW w:w="1268" w:type="dxa"/>
            <w:tcBorders>
              <w:top w:val="nil"/>
              <w:left w:val="single" w:sz="4" w:space="0" w:color="auto"/>
              <w:bottom w:val="single" w:sz="4" w:space="0" w:color="auto"/>
              <w:right w:val="single" w:sz="4" w:space="0" w:color="auto"/>
            </w:tcBorders>
            <w:vAlign w:val="center"/>
            <w:hideMark/>
          </w:tcPr>
          <w:p w14:paraId="0779CD02" w14:textId="77777777" w:rsidR="000A4617" w:rsidRPr="00E757EC" w:rsidRDefault="000A4617" w:rsidP="00CC2CE8">
            <w:pPr>
              <w:widowControl/>
              <w:jc w:val="left"/>
              <w:rPr>
                <w:rFonts w:ascii="Arial" w:eastAsia="Times New Roman" w:hAnsi="Arial" w:cs="Arial"/>
                <w:color w:val="000000"/>
                <w:kern w:val="0"/>
                <w:sz w:val="22"/>
              </w:rPr>
            </w:pPr>
            <w:r w:rsidRPr="00E757EC">
              <w:rPr>
                <w:rFonts w:ascii="Arial" w:eastAsia="Times New Roman" w:hAnsi="Arial" w:cs="Arial"/>
                <w:color w:val="000000"/>
                <w:kern w:val="0"/>
                <w:sz w:val="22"/>
              </w:rPr>
              <w:t>end</w:t>
            </w:r>
          </w:p>
        </w:tc>
        <w:tc>
          <w:tcPr>
            <w:tcW w:w="995" w:type="dxa"/>
            <w:tcBorders>
              <w:top w:val="nil"/>
              <w:left w:val="nil"/>
              <w:bottom w:val="single" w:sz="4" w:space="0" w:color="auto"/>
              <w:right w:val="single" w:sz="4" w:space="0" w:color="auto"/>
            </w:tcBorders>
            <w:vAlign w:val="center"/>
            <w:hideMark/>
          </w:tcPr>
          <w:p w14:paraId="66BA78E7" w14:textId="0A8184CB" w:rsidR="000A4617" w:rsidRPr="00E757EC" w:rsidRDefault="00121FAB">
            <w:pPr>
              <w:widowControl/>
              <w:jc w:val="left"/>
              <w:rPr>
                <w:rFonts w:ascii="Arial" w:eastAsia="Times New Roman" w:hAnsi="Arial" w:cs="Arial"/>
                <w:color w:val="000000"/>
                <w:kern w:val="0"/>
                <w:sz w:val="22"/>
              </w:rPr>
            </w:pPr>
            <w:r>
              <w:rPr>
                <w:rFonts w:ascii="Arial" w:hAnsi="Arial" w:cs="Arial" w:hint="eastAsia"/>
                <w:color w:val="000000"/>
                <w:kern w:val="0"/>
                <w:sz w:val="22"/>
              </w:rPr>
              <w:t>Int64</w:t>
            </w:r>
          </w:p>
        </w:tc>
        <w:tc>
          <w:tcPr>
            <w:tcW w:w="1418" w:type="dxa"/>
            <w:tcBorders>
              <w:top w:val="nil"/>
              <w:left w:val="nil"/>
              <w:bottom w:val="single" w:sz="4" w:space="0" w:color="auto"/>
              <w:right w:val="single" w:sz="4" w:space="0" w:color="auto"/>
            </w:tcBorders>
            <w:vAlign w:val="center"/>
            <w:hideMark/>
          </w:tcPr>
          <w:p w14:paraId="1ABD1215" w14:textId="77777777" w:rsidR="000A4617" w:rsidRPr="00E757EC" w:rsidRDefault="000A4617" w:rsidP="00CC2CE8">
            <w:pPr>
              <w:widowControl/>
              <w:jc w:val="left"/>
              <w:rPr>
                <w:rFonts w:ascii="Arial" w:eastAsia="Times New Roman" w:hAnsi="Arial" w:cs="Arial"/>
                <w:color w:val="000000"/>
                <w:kern w:val="0"/>
                <w:sz w:val="22"/>
              </w:rPr>
            </w:pPr>
            <w:r w:rsidRPr="00E757EC">
              <w:rPr>
                <w:rFonts w:ascii="Arial" w:eastAsia="Times New Roman" w:hAnsi="Arial" w:cs="Arial"/>
                <w:color w:val="000000"/>
                <w:kern w:val="0"/>
                <w:sz w:val="22"/>
              </w:rPr>
              <w:t>Yes</w:t>
            </w:r>
          </w:p>
        </w:tc>
        <w:tc>
          <w:tcPr>
            <w:tcW w:w="2704" w:type="dxa"/>
            <w:tcBorders>
              <w:top w:val="nil"/>
              <w:left w:val="nil"/>
              <w:bottom w:val="single" w:sz="4" w:space="0" w:color="auto"/>
              <w:right w:val="single" w:sz="4" w:space="0" w:color="auto"/>
            </w:tcBorders>
            <w:vAlign w:val="center"/>
            <w:hideMark/>
          </w:tcPr>
          <w:p w14:paraId="626B7323" w14:textId="65653647" w:rsidR="000A4617" w:rsidRPr="00E757EC" w:rsidRDefault="00DF7B30" w:rsidP="00CC2CE8">
            <w:pPr>
              <w:widowControl/>
              <w:jc w:val="left"/>
              <w:rPr>
                <w:rFonts w:ascii="Arial" w:eastAsia="Times New Roman" w:hAnsi="Arial" w:cs="Arial"/>
                <w:b/>
                <w:bCs/>
                <w:color w:val="000000"/>
                <w:kern w:val="0"/>
                <w:sz w:val="22"/>
              </w:rPr>
            </w:pPr>
            <w:r w:rsidRPr="00E8410C">
              <w:rPr>
                <w:rFonts w:ascii="Arial" w:eastAsia="Times New Roman" w:hAnsi="Arial" w:cs="Arial" w:hint="eastAsia"/>
                <w:color w:val="000000"/>
                <w:kern w:val="0"/>
                <w:sz w:val="22"/>
              </w:rPr>
              <w:t>0 - MAX_INT64</w:t>
            </w:r>
          </w:p>
        </w:tc>
        <w:tc>
          <w:tcPr>
            <w:tcW w:w="3206" w:type="dxa"/>
            <w:tcBorders>
              <w:top w:val="nil"/>
              <w:left w:val="nil"/>
              <w:bottom w:val="single" w:sz="4" w:space="0" w:color="auto"/>
              <w:right w:val="single" w:sz="4" w:space="0" w:color="auto"/>
            </w:tcBorders>
            <w:vAlign w:val="center"/>
            <w:hideMark/>
          </w:tcPr>
          <w:p w14:paraId="3D02B5CF" w14:textId="39EEFDE1" w:rsidR="000A4617" w:rsidRDefault="000A4617">
            <w:pPr>
              <w:widowControl/>
              <w:jc w:val="left"/>
              <w:rPr>
                <w:rFonts w:ascii="Arial" w:hAnsi="Arial" w:cs="Arial"/>
                <w:color w:val="000000"/>
                <w:kern w:val="0"/>
                <w:sz w:val="22"/>
              </w:rPr>
            </w:pPr>
            <w:r w:rsidRPr="00E757EC">
              <w:rPr>
                <w:rFonts w:ascii="Arial" w:eastAsia="Times New Roman" w:hAnsi="Arial" w:cs="Arial"/>
                <w:color w:val="000000"/>
                <w:kern w:val="0"/>
                <w:sz w:val="22"/>
              </w:rPr>
              <w:t xml:space="preserve">End time of the record datetime, Epoch Time in </w:t>
            </w:r>
            <w:del w:id="302" w:author="Robert James Andrews  (NCS)" w:date="2025-11-25T10:50:00Z" w16du:dateUtc="2025-11-25T02:50:00Z">
              <w:r w:rsidRPr="00E757EC" w:rsidDel="002E1EF8">
                <w:rPr>
                  <w:rFonts w:ascii="Arial" w:eastAsia="Times New Roman" w:hAnsi="Arial" w:cs="Arial"/>
                  <w:color w:val="000000"/>
                  <w:kern w:val="0"/>
                  <w:sz w:val="22"/>
                </w:rPr>
                <w:delText>seconds</w:delText>
              </w:r>
            </w:del>
            <w:ins w:id="303" w:author="Robert James Andrews  (NCS)" w:date="2025-11-25T10:50:00Z" w16du:dateUtc="2025-11-25T02:50:00Z">
              <w:r w:rsidR="002E1EF8">
                <w:rPr>
                  <w:rFonts w:ascii="Arial" w:eastAsia="Times New Roman" w:hAnsi="Arial" w:cs="Arial"/>
                  <w:color w:val="000000"/>
                  <w:kern w:val="0"/>
                  <w:sz w:val="22"/>
                </w:rPr>
                <w:t>milliseconds</w:t>
              </w:r>
            </w:ins>
            <w:r w:rsidRPr="00E757EC">
              <w:rPr>
                <w:rFonts w:ascii="Arial" w:eastAsia="Times New Roman" w:hAnsi="Arial" w:cs="Arial"/>
                <w:color w:val="000000"/>
                <w:kern w:val="0"/>
                <w:sz w:val="22"/>
              </w:rPr>
              <w:t xml:space="preserve">. System allows </w:t>
            </w:r>
            <w:proofErr w:type="gramStart"/>
            <w:r w:rsidRPr="00E757EC">
              <w:rPr>
                <w:rFonts w:ascii="Arial" w:eastAsia="Times New Roman" w:hAnsi="Arial" w:cs="Arial"/>
                <w:color w:val="000000"/>
                <w:kern w:val="0"/>
                <w:sz w:val="22"/>
              </w:rPr>
              <w:t>24 hours</w:t>
            </w:r>
            <w:proofErr w:type="gramEnd"/>
            <w:r w:rsidRPr="00E757EC">
              <w:rPr>
                <w:rFonts w:ascii="Arial" w:eastAsia="Times New Roman" w:hAnsi="Arial" w:cs="Arial"/>
                <w:color w:val="000000"/>
                <w:kern w:val="0"/>
                <w:sz w:val="22"/>
              </w:rPr>
              <w:t xml:space="preserve"> max duration.</w:t>
            </w:r>
          </w:p>
          <w:p w14:paraId="2C059CE5" w14:textId="2324210C" w:rsidR="00A972FD" w:rsidRDefault="00196106" w:rsidP="00A972FD">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4F2CF8CE" w14:textId="7DC00BB6" w:rsidR="000A4617" w:rsidRPr="00A414E4" w:rsidRDefault="00A972FD">
            <w:pPr>
              <w:widowControl/>
              <w:jc w:val="left"/>
              <w:rPr>
                <w:rFonts w:ascii="Arial" w:hAnsi="Arial" w:cs="Arial"/>
                <w:color w:val="000000"/>
                <w:kern w:val="0"/>
                <w:sz w:val="22"/>
              </w:rPr>
            </w:pPr>
            <w:r w:rsidRPr="00A972FD">
              <w:rPr>
                <w:rFonts w:ascii="Arial" w:eastAsia="Times New Roman" w:hAnsi="Arial" w:cs="Arial"/>
                <w:color w:val="000000"/>
                <w:kern w:val="0"/>
                <w:sz w:val="22"/>
              </w:rPr>
              <w:t>1749626843</w:t>
            </w:r>
            <w:ins w:id="304" w:author="Robert James Andrews  (NCS)" w:date="2025-11-25T10:55:00Z" w16du:dateUtc="2025-11-25T02:55:00Z">
              <w:r w:rsidR="00D71523">
                <w:rPr>
                  <w:rFonts w:ascii="Arial" w:eastAsia="Times New Roman" w:hAnsi="Arial" w:cs="Arial"/>
                  <w:color w:val="000000"/>
                  <w:kern w:val="0"/>
                  <w:sz w:val="22"/>
                </w:rPr>
                <w:t>000</w:t>
              </w:r>
            </w:ins>
          </w:p>
        </w:tc>
      </w:tr>
      <w:tr w:rsidR="000A4617" w:rsidRPr="00E757EC" w14:paraId="063DF94B" w14:textId="77777777" w:rsidTr="00E1352E">
        <w:trPr>
          <w:trHeight w:val="308"/>
        </w:trPr>
        <w:tc>
          <w:tcPr>
            <w:tcW w:w="1268" w:type="dxa"/>
            <w:tcBorders>
              <w:top w:val="nil"/>
              <w:left w:val="single" w:sz="4" w:space="0" w:color="auto"/>
              <w:bottom w:val="single" w:sz="4" w:space="0" w:color="auto"/>
              <w:right w:val="single" w:sz="4" w:space="0" w:color="auto"/>
            </w:tcBorders>
            <w:hideMark/>
          </w:tcPr>
          <w:p w14:paraId="5CBF4E85" w14:textId="17EB9684" w:rsidR="000A4617" w:rsidRPr="00E757EC" w:rsidRDefault="003370D1" w:rsidP="003370D1">
            <w:pPr>
              <w:widowControl/>
              <w:jc w:val="left"/>
              <w:rPr>
                <w:rFonts w:ascii="Arial" w:eastAsia="Times New Roman" w:hAnsi="Arial" w:cs="Arial"/>
                <w:color w:val="000000"/>
                <w:kern w:val="0"/>
                <w:sz w:val="22"/>
              </w:rPr>
            </w:pPr>
            <w:proofErr w:type="spellStart"/>
            <w:r>
              <w:rPr>
                <w:rFonts w:ascii="Arial" w:eastAsia="Times New Roman" w:hAnsi="Arial" w:cs="Arial"/>
                <w:color w:val="000000"/>
                <w:kern w:val="0"/>
                <w:sz w:val="22"/>
              </w:rPr>
              <w:t>pageIndex</w:t>
            </w:r>
            <w:proofErr w:type="spellEnd"/>
            <w:r w:rsidRPr="00E757EC">
              <w:rPr>
                <w:rFonts w:ascii="Arial" w:eastAsia="Times New Roman" w:hAnsi="Arial" w:cs="Arial"/>
                <w:color w:val="000000"/>
                <w:kern w:val="0"/>
                <w:sz w:val="22"/>
              </w:rPr>
              <w:t> </w:t>
            </w:r>
          </w:p>
        </w:tc>
        <w:tc>
          <w:tcPr>
            <w:tcW w:w="995" w:type="dxa"/>
            <w:tcBorders>
              <w:top w:val="nil"/>
              <w:left w:val="nil"/>
              <w:bottom w:val="single" w:sz="4" w:space="0" w:color="auto"/>
              <w:right w:val="single" w:sz="4" w:space="0" w:color="auto"/>
            </w:tcBorders>
            <w:hideMark/>
          </w:tcPr>
          <w:p w14:paraId="32341DB5" w14:textId="6E12569A" w:rsidR="000A4617" w:rsidRPr="00E757EC" w:rsidRDefault="00A22D47">
            <w:pPr>
              <w:widowControl/>
              <w:jc w:val="left"/>
              <w:rPr>
                <w:rFonts w:ascii="Arial" w:eastAsia="Times New Roman" w:hAnsi="Arial" w:cs="Arial"/>
                <w:color w:val="000000"/>
                <w:kern w:val="0"/>
                <w:sz w:val="22"/>
              </w:rPr>
            </w:pPr>
            <w:r>
              <w:rPr>
                <w:rFonts w:ascii="Arial" w:hAnsi="Arial" w:cs="Arial" w:hint="eastAsia"/>
                <w:color w:val="000000"/>
                <w:kern w:val="0"/>
                <w:sz w:val="22"/>
              </w:rPr>
              <w:t>Int64</w:t>
            </w:r>
          </w:p>
        </w:tc>
        <w:tc>
          <w:tcPr>
            <w:tcW w:w="1418" w:type="dxa"/>
            <w:tcBorders>
              <w:top w:val="nil"/>
              <w:left w:val="nil"/>
              <w:bottom w:val="single" w:sz="4" w:space="0" w:color="auto"/>
              <w:right w:val="single" w:sz="4" w:space="0" w:color="auto"/>
            </w:tcBorders>
            <w:vAlign w:val="center"/>
            <w:hideMark/>
          </w:tcPr>
          <w:p w14:paraId="146476FB" w14:textId="77777777" w:rsidR="000A4617" w:rsidRPr="00E757EC" w:rsidRDefault="000A4617" w:rsidP="003370D1">
            <w:pPr>
              <w:widowControl/>
              <w:jc w:val="left"/>
              <w:rPr>
                <w:rFonts w:ascii="Arial" w:eastAsia="Times New Roman" w:hAnsi="Arial" w:cs="Arial"/>
                <w:color w:val="000000"/>
                <w:kern w:val="0"/>
                <w:sz w:val="22"/>
              </w:rPr>
            </w:pPr>
            <w:r w:rsidRPr="00E757EC">
              <w:rPr>
                <w:rFonts w:ascii="Arial" w:eastAsia="Times New Roman" w:hAnsi="Arial" w:cs="Arial"/>
                <w:color w:val="000000"/>
                <w:kern w:val="0"/>
                <w:sz w:val="22"/>
              </w:rPr>
              <w:t>Yes</w:t>
            </w:r>
          </w:p>
        </w:tc>
        <w:tc>
          <w:tcPr>
            <w:tcW w:w="2704" w:type="dxa"/>
            <w:tcBorders>
              <w:top w:val="nil"/>
              <w:left w:val="nil"/>
              <w:bottom w:val="single" w:sz="4" w:space="0" w:color="auto"/>
              <w:right w:val="single" w:sz="4" w:space="0" w:color="auto"/>
            </w:tcBorders>
            <w:hideMark/>
          </w:tcPr>
          <w:p w14:paraId="6D3546EF" w14:textId="0E8F2D28" w:rsidR="000A4617" w:rsidRPr="00E757EC" w:rsidRDefault="00A22D47" w:rsidP="003370D1">
            <w:pPr>
              <w:widowControl/>
              <w:jc w:val="left"/>
              <w:rPr>
                <w:rFonts w:ascii="Arial" w:eastAsia="Times New Roman" w:hAnsi="Arial" w:cs="Arial"/>
                <w:color w:val="000000"/>
                <w:kern w:val="0"/>
                <w:sz w:val="22"/>
              </w:rPr>
            </w:pPr>
            <w:r w:rsidRPr="00C17902">
              <w:rPr>
                <w:rFonts w:ascii="Arial" w:eastAsia="Times New Roman" w:hAnsi="Arial" w:cs="Arial"/>
                <w:color w:val="000000"/>
                <w:kern w:val="0"/>
                <w:sz w:val="22"/>
              </w:rPr>
              <w:t xml:space="preserve">1 </w:t>
            </w:r>
            <w:r>
              <w:rPr>
                <w:rFonts w:ascii="Arial" w:eastAsia="Times New Roman" w:hAnsi="Arial" w:cs="Arial"/>
                <w:color w:val="000000"/>
                <w:kern w:val="0"/>
                <w:sz w:val="22"/>
              </w:rPr>
              <w:t>–</w:t>
            </w:r>
            <w:r w:rsidRPr="00C17902">
              <w:rPr>
                <w:rFonts w:ascii="Arial" w:eastAsia="Times New Roman" w:hAnsi="Arial" w:cs="Arial"/>
                <w:color w:val="000000"/>
                <w:kern w:val="0"/>
                <w:sz w:val="22"/>
              </w:rPr>
              <w:t xml:space="preserve"> </w:t>
            </w:r>
            <w:r>
              <w:rPr>
                <w:rFonts w:ascii="Arial" w:eastAsia="Times New Roman" w:hAnsi="Arial" w:cs="Arial"/>
                <w:color w:val="000000"/>
                <w:kern w:val="0"/>
                <w:sz w:val="22"/>
              </w:rPr>
              <w:t>MAX_INT64</w:t>
            </w:r>
          </w:p>
        </w:tc>
        <w:tc>
          <w:tcPr>
            <w:tcW w:w="3206" w:type="dxa"/>
            <w:tcBorders>
              <w:top w:val="nil"/>
              <w:left w:val="nil"/>
              <w:bottom w:val="single" w:sz="4" w:space="0" w:color="auto"/>
              <w:right w:val="single" w:sz="4" w:space="0" w:color="auto"/>
            </w:tcBorders>
            <w:hideMark/>
          </w:tcPr>
          <w:p w14:paraId="2FEF312B" w14:textId="77777777" w:rsidR="000A4617" w:rsidRPr="00E757EC" w:rsidRDefault="000A4617" w:rsidP="003370D1">
            <w:pPr>
              <w:widowControl/>
              <w:jc w:val="left"/>
              <w:rPr>
                <w:rFonts w:ascii="Arial" w:eastAsia="Times New Roman" w:hAnsi="Arial" w:cs="Arial"/>
                <w:color w:val="000000"/>
                <w:kern w:val="0"/>
                <w:sz w:val="22"/>
              </w:rPr>
            </w:pPr>
            <w:r w:rsidRPr="00E757EC">
              <w:rPr>
                <w:rFonts w:ascii="Arial" w:eastAsia="Times New Roman" w:hAnsi="Arial" w:cs="Arial"/>
                <w:color w:val="000000"/>
                <w:kern w:val="0"/>
                <w:sz w:val="22"/>
              </w:rPr>
              <w:t>The Page Index, start from 1</w:t>
            </w:r>
          </w:p>
        </w:tc>
      </w:tr>
      <w:tr w:rsidR="000A4617" w:rsidRPr="00E757EC" w14:paraId="77590B83" w14:textId="77777777" w:rsidTr="00E1352E">
        <w:trPr>
          <w:trHeight w:val="590"/>
        </w:trPr>
        <w:tc>
          <w:tcPr>
            <w:tcW w:w="1268" w:type="dxa"/>
            <w:tcBorders>
              <w:top w:val="nil"/>
              <w:left w:val="single" w:sz="4" w:space="0" w:color="auto"/>
              <w:bottom w:val="single" w:sz="4" w:space="0" w:color="auto"/>
              <w:right w:val="single" w:sz="4" w:space="0" w:color="auto"/>
            </w:tcBorders>
            <w:hideMark/>
          </w:tcPr>
          <w:p w14:paraId="12916E57" w14:textId="77777777" w:rsidR="000A4617" w:rsidRPr="00E757EC" w:rsidRDefault="000A4617" w:rsidP="00CC2CE8">
            <w:pPr>
              <w:widowControl/>
              <w:jc w:val="left"/>
              <w:rPr>
                <w:rFonts w:ascii="Arial" w:eastAsia="Times New Roman" w:hAnsi="Arial" w:cs="Arial"/>
                <w:color w:val="000000"/>
                <w:kern w:val="0"/>
                <w:sz w:val="22"/>
              </w:rPr>
            </w:pPr>
            <w:proofErr w:type="spellStart"/>
            <w:r w:rsidRPr="00E757EC">
              <w:rPr>
                <w:rFonts w:ascii="Arial" w:eastAsia="Times New Roman" w:hAnsi="Arial" w:cs="Arial"/>
                <w:color w:val="000000"/>
                <w:kern w:val="0"/>
                <w:sz w:val="22"/>
              </w:rPr>
              <w:t>pageSize</w:t>
            </w:r>
            <w:proofErr w:type="spellEnd"/>
            <w:r w:rsidRPr="00E757EC">
              <w:rPr>
                <w:rFonts w:ascii="Arial" w:eastAsia="Times New Roman" w:hAnsi="Arial" w:cs="Arial"/>
                <w:color w:val="000000"/>
                <w:kern w:val="0"/>
                <w:sz w:val="22"/>
              </w:rPr>
              <w:t> </w:t>
            </w:r>
          </w:p>
        </w:tc>
        <w:tc>
          <w:tcPr>
            <w:tcW w:w="995" w:type="dxa"/>
            <w:tcBorders>
              <w:top w:val="nil"/>
              <w:left w:val="nil"/>
              <w:bottom w:val="single" w:sz="4" w:space="0" w:color="auto"/>
              <w:right w:val="single" w:sz="4" w:space="0" w:color="auto"/>
            </w:tcBorders>
            <w:hideMark/>
          </w:tcPr>
          <w:p w14:paraId="7042CD01" w14:textId="5850AA5A" w:rsidR="000A4617" w:rsidRPr="00E757EC" w:rsidRDefault="369E3B9C">
            <w:pPr>
              <w:widowControl/>
              <w:jc w:val="left"/>
              <w:rPr>
                <w:rFonts w:ascii="Arial" w:eastAsia="Times New Roman" w:hAnsi="Arial" w:cs="Arial"/>
                <w:color w:val="000000"/>
                <w:kern w:val="0"/>
                <w:sz w:val="22"/>
              </w:rPr>
            </w:pPr>
            <w:r w:rsidRPr="1CD2449D">
              <w:rPr>
                <w:rFonts w:ascii="Arial" w:hAnsi="Arial" w:cs="Arial"/>
                <w:color w:val="000000"/>
                <w:kern w:val="0"/>
                <w:sz w:val="22"/>
              </w:rPr>
              <w:t>Uint16</w:t>
            </w:r>
          </w:p>
        </w:tc>
        <w:tc>
          <w:tcPr>
            <w:tcW w:w="1418" w:type="dxa"/>
            <w:tcBorders>
              <w:top w:val="nil"/>
              <w:left w:val="nil"/>
              <w:bottom w:val="single" w:sz="4" w:space="0" w:color="auto"/>
              <w:right w:val="single" w:sz="4" w:space="0" w:color="auto"/>
            </w:tcBorders>
            <w:vAlign w:val="center"/>
            <w:hideMark/>
          </w:tcPr>
          <w:p w14:paraId="4DBF918E" w14:textId="77777777" w:rsidR="000A4617" w:rsidRPr="00E757EC" w:rsidRDefault="000A4617" w:rsidP="00CC2CE8">
            <w:pPr>
              <w:widowControl/>
              <w:jc w:val="left"/>
              <w:rPr>
                <w:rFonts w:ascii="Arial" w:eastAsia="Times New Roman" w:hAnsi="Arial" w:cs="Arial"/>
                <w:color w:val="000000"/>
                <w:kern w:val="0"/>
                <w:sz w:val="22"/>
              </w:rPr>
            </w:pPr>
            <w:r w:rsidRPr="00E757EC">
              <w:rPr>
                <w:rFonts w:ascii="Arial" w:eastAsia="Times New Roman" w:hAnsi="Arial" w:cs="Arial"/>
                <w:color w:val="000000"/>
                <w:kern w:val="0"/>
                <w:sz w:val="22"/>
              </w:rPr>
              <w:t>Yes</w:t>
            </w:r>
          </w:p>
        </w:tc>
        <w:tc>
          <w:tcPr>
            <w:tcW w:w="2704" w:type="dxa"/>
            <w:tcBorders>
              <w:top w:val="nil"/>
              <w:left w:val="nil"/>
              <w:bottom w:val="single" w:sz="4" w:space="0" w:color="auto"/>
              <w:right w:val="single" w:sz="4" w:space="0" w:color="auto"/>
            </w:tcBorders>
            <w:hideMark/>
          </w:tcPr>
          <w:p w14:paraId="493FC788" w14:textId="77777777" w:rsidR="000A4617" w:rsidRPr="00E757EC" w:rsidRDefault="000A4617" w:rsidP="00CC2CE8">
            <w:pPr>
              <w:widowControl/>
              <w:jc w:val="left"/>
              <w:rPr>
                <w:rFonts w:ascii="Arial" w:eastAsia="Times New Roman" w:hAnsi="Arial" w:cs="Arial"/>
                <w:color w:val="000000"/>
                <w:kern w:val="0"/>
                <w:sz w:val="22"/>
              </w:rPr>
            </w:pPr>
            <w:r w:rsidRPr="00E757EC">
              <w:rPr>
                <w:rFonts w:ascii="Arial" w:eastAsia="Times New Roman" w:hAnsi="Arial" w:cs="Arial"/>
                <w:color w:val="000000"/>
                <w:kern w:val="0"/>
                <w:sz w:val="22"/>
              </w:rPr>
              <w:t>1 - 999</w:t>
            </w:r>
          </w:p>
        </w:tc>
        <w:tc>
          <w:tcPr>
            <w:tcW w:w="3206" w:type="dxa"/>
            <w:tcBorders>
              <w:top w:val="nil"/>
              <w:left w:val="nil"/>
              <w:bottom w:val="single" w:sz="4" w:space="0" w:color="auto"/>
              <w:right w:val="single" w:sz="4" w:space="0" w:color="auto"/>
            </w:tcBorders>
            <w:hideMark/>
          </w:tcPr>
          <w:p w14:paraId="2ED6892B" w14:textId="77777777" w:rsidR="000A4617" w:rsidRPr="00E757EC" w:rsidRDefault="000A4617" w:rsidP="00CC2CE8">
            <w:pPr>
              <w:widowControl/>
              <w:jc w:val="left"/>
              <w:rPr>
                <w:rFonts w:ascii="Arial" w:eastAsia="Times New Roman" w:hAnsi="Arial" w:cs="Arial"/>
                <w:color w:val="000000"/>
                <w:kern w:val="0"/>
                <w:sz w:val="22"/>
              </w:rPr>
            </w:pPr>
            <w:r w:rsidRPr="00E757EC">
              <w:rPr>
                <w:rFonts w:ascii="Arial" w:eastAsia="Times New Roman" w:hAnsi="Arial" w:cs="Arial"/>
                <w:color w:val="000000"/>
                <w:kern w:val="0"/>
                <w:sz w:val="22"/>
              </w:rPr>
              <w:t>Return record per page, allow max to 999.</w:t>
            </w:r>
          </w:p>
        </w:tc>
      </w:tr>
    </w:tbl>
    <w:p w14:paraId="333DDBB0" w14:textId="21638284" w:rsidR="00AC510D" w:rsidRPr="00D6445A" w:rsidRDefault="00AC510D" w:rsidP="00A41AD1">
      <w:pPr>
        <w:pStyle w:val="ListParagraph"/>
        <w:numPr>
          <w:ilvl w:val="0"/>
          <w:numId w:val="52"/>
        </w:numPr>
        <w:jc w:val="left"/>
        <w:rPr>
          <w:rFonts w:eastAsia="Arial" w:cs="Arial"/>
          <w:color w:val="000000" w:themeColor="text1"/>
        </w:rPr>
      </w:pPr>
      <w:r w:rsidRPr="00D1451F">
        <w:rPr>
          <w:rFonts w:eastAsia="Arial" w:cs="Arial"/>
          <w:color w:val="000000" w:themeColor="text1"/>
          <w:lang w:val="en-SG"/>
        </w:rPr>
        <w:t>Response:</w:t>
      </w:r>
    </w:p>
    <w:p w14:paraId="28AF9EC6" w14:textId="77777777" w:rsidR="007E04AB" w:rsidRDefault="00A41AD1" w:rsidP="007E04AB">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t>Successful:</w:t>
      </w:r>
    </w:p>
    <w:p w14:paraId="746ACBD9" w14:textId="77777777" w:rsidR="007E04AB" w:rsidRDefault="007E04AB" w:rsidP="007E04AB">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200</w:t>
      </w:r>
      <w:r>
        <w:rPr>
          <w:rFonts w:eastAsia="Arial" w:cs="Arial"/>
          <w:color w:val="000000" w:themeColor="text1"/>
          <w:lang w:val="en-SG"/>
        </w:rPr>
        <w:t>.</w:t>
      </w:r>
    </w:p>
    <w:p w14:paraId="29D55CB3" w14:textId="1F97D744" w:rsidR="0048095B" w:rsidRPr="007E04AB" w:rsidRDefault="00AC510D" w:rsidP="007E04AB">
      <w:pPr>
        <w:pStyle w:val="ListParagraph"/>
        <w:numPr>
          <w:ilvl w:val="1"/>
          <w:numId w:val="42"/>
        </w:numPr>
        <w:jc w:val="left"/>
        <w:rPr>
          <w:rFonts w:eastAsia="Arial" w:cs="Arial"/>
          <w:color w:val="000000" w:themeColor="text1"/>
          <w:lang w:val="en-SG"/>
        </w:rPr>
      </w:pPr>
      <w:r>
        <w:rPr>
          <w:rFonts w:eastAsia="Arial" w:cs="Arial"/>
          <w:color w:val="000000" w:themeColor="text1"/>
          <w:lang w:val="en-SG"/>
        </w:rPr>
        <w:t>Body:</w:t>
      </w:r>
    </w:p>
    <w:tbl>
      <w:tblPr>
        <w:tblW w:w="9614" w:type="dxa"/>
        <w:tblLook w:val="04A0" w:firstRow="1" w:lastRow="0" w:firstColumn="1" w:lastColumn="0" w:noHBand="0" w:noVBand="1"/>
      </w:tblPr>
      <w:tblGrid>
        <w:gridCol w:w="1476"/>
        <w:gridCol w:w="1659"/>
        <w:gridCol w:w="4024"/>
        <w:gridCol w:w="2455"/>
      </w:tblGrid>
      <w:tr w:rsidR="000A4617" w:rsidRPr="003779AA" w14:paraId="7444CCE7" w14:textId="77777777" w:rsidTr="0048095B">
        <w:trPr>
          <w:trHeight w:val="573"/>
        </w:trPr>
        <w:tc>
          <w:tcPr>
            <w:tcW w:w="1476" w:type="dxa"/>
            <w:tcBorders>
              <w:top w:val="single" w:sz="4" w:space="0" w:color="auto"/>
              <w:left w:val="single" w:sz="4" w:space="0" w:color="auto"/>
              <w:bottom w:val="single" w:sz="4" w:space="0" w:color="auto"/>
              <w:right w:val="single" w:sz="4" w:space="0" w:color="auto"/>
            </w:tcBorders>
            <w:shd w:val="clear" w:color="000000" w:fill="D9D9D9"/>
            <w:hideMark/>
          </w:tcPr>
          <w:p w14:paraId="6EE5DD6A" w14:textId="77777777" w:rsidR="000A4617" w:rsidRPr="003779AA" w:rsidRDefault="000A4617" w:rsidP="00CC2CE8">
            <w:pPr>
              <w:widowControl/>
              <w:jc w:val="left"/>
              <w:rPr>
                <w:rFonts w:ascii="Arial" w:eastAsia="Times New Roman" w:hAnsi="Arial" w:cs="Arial"/>
                <w:b/>
                <w:bCs/>
                <w:color w:val="000000"/>
                <w:kern w:val="0"/>
                <w:sz w:val="22"/>
              </w:rPr>
            </w:pPr>
            <w:r w:rsidRPr="003779AA">
              <w:rPr>
                <w:rFonts w:ascii="Arial" w:eastAsia="Times New Roman" w:hAnsi="Arial" w:cs="Arial"/>
                <w:b/>
                <w:bCs/>
                <w:color w:val="000000"/>
                <w:kern w:val="0"/>
                <w:sz w:val="22"/>
              </w:rPr>
              <w:t xml:space="preserve">Field </w:t>
            </w:r>
            <w:r w:rsidRPr="003779AA">
              <w:rPr>
                <w:rFonts w:ascii="Arial" w:eastAsia="Times New Roman" w:hAnsi="Arial" w:cs="Arial"/>
                <w:b/>
                <w:bCs/>
                <w:color w:val="000000"/>
                <w:kern w:val="0"/>
                <w:sz w:val="22"/>
              </w:rPr>
              <w:br/>
              <w:t>Name</w:t>
            </w:r>
          </w:p>
        </w:tc>
        <w:tc>
          <w:tcPr>
            <w:tcW w:w="1486" w:type="dxa"/>
            <w:tcBorders>
              <w:top w:val="single" w:sz="4" w:space="0" w:color="auto"/>
              <w:left w:val="nil"/>
              <w:bottom w:val="single" w:sz="4" w:space="0" w:color="auto"/>
              <w:right w:val="single" w:sz="4" w:space="0" w:color="auto"/>
            </w:tcBorders>
            <w:shd w:val="clear" w:color="000000" w:fill="D9D9D9"/>
            <w:hideMark/>
          </w:tcPr>
          <w:p w14:paraId="036C1529" w14:textId="77777777" w:rsidR="000A4617" w:rsidRPr="003779AA" w:rsidRDefault="000A4617" w:rsidP="00CC2CE8">
            <w:pPr>
              <w:widowControl/>
              <w:jc w:val="left"/>
              <w:rPr>
                <w:rFonts w:ascii="Arial" w:eastAsia="Times New Roman" w:hAnsi="Arial" w:cs="Arial"/>
                <w:b/>
                <w:bCs/>
                <w:color w:val="000000"/>
                <w:kern w:val="0"/>
                <w:sz w:val="22"/>
              </w:rPr>
            </w:pPr>
            <w:r w:rsidRPr="003779AA">
              <w:rPr>
                <w:rFonts w:ascii="Arial" w:eastAsia="Times New Roman" w:hAnsi="Arial" w:cs="Arial"/>
                <w:b/>
                <w:bCs/>
                <w:color w:val="000000"/>
                <w:kern w:val="0"/>
                <w:sz w:val="22"/>
              </w:rPr>
              <w:t xml:space="preserve">Data </w:t>
            </w:r>
            <w:r w:rsidRPr="003779AA">
              <w:rPr>
                <w:rFonts w:ascii="Arial" w:eastAsia="Times New Roman" w:hAnsi="Arial" w:cs="Arial"/>
                <w:b/>
                <w:bCs/>
                <w:color w:val="000000"/>
                <w:kern w:val="0"/>
                <w:sz w:val="22"/>
              </w:rPr>
              <w:br/>
              <w:t xml:space="preserve">Type </w:t>
            </w:r>
          </w:p>
        </w:tc>
        <w:tc>
          <w:tcPr>
            <w:tcW w:w="4155" w:type="dxa"/>
            <w:tcBorders>
              <w:top w:val="single" w:sz="4" w:space="0" w:color="auto"/>
              <w:left w:val="nil"/>
              <w:bottom w:val="single" w:sz="4" w:space="0" w:color="auto"/>
              <w:right w:val="single" w:sz="4" w:space="0" w:color="auto"/>
            </w:tcBorders>
            <w:shd w:val="clear" w:color="000000" w:fill="D9D9D9"/>
            <w:vAlign w:val="center"/>
            <w:hideMark/>
          </w:tcPr>
          <w:p w14:paraId="64747DDD" w14:textId="77777777" w:rsidR="000A4617" w:rsidRPr="003779AA" w:rsidRDefault="000A4617" w:rsidP="00CC2CE8">
            <w:pPr>
              <w:widowControl/>
              <w:jc w:val="left"/>
              <w:rPr>
                <w:rFonts w:ascii="Arial" w:eastAsia="Times New Roman" w:hAnsi="Arial" w:cs="Arial"/>
                <w:b/>
                <w:bCs/>
                <w:color w:val="000000"/>
                <w:kern w:val="0"/>
                <w:sz w:val="22"/>
              </w:rPr>
            </w:pPr>
            <w:r w:rsidRPr="003779AA">
              <w:rPr>
                <w:rFonts w:ascii="Arial" w:eastAsia="Times New Roman" w:hAnsi="Arial" w:cs="Arial"/>
                <w:b/>
                <w:bCs/>
                <w:color w:val="000000"/>
                <w:kern w:val="0"/>
                <w:sz w:val="22"/>
              </w:rPr>
              <w:t>Allowed Values</w:t>
            </w:r>
          </w:p>
        </w:tc>
        <w:tc>
          <w:tcPr>
            <w:tcW w:w="2497" w:type="dxa"/>
            <w:tcBorders>
              <w:top w:val="single" w:sz="4" w:space="0" w:color="auto"/>
              <w:left w:val="nil"/>
              <w:bottom w:val="single" w:sz="4" w:space="0" w:color="auto"/>
              <w:right w:val="single" w:sz="4" w:space="0" w:color="auto"/>
            </w:tcBorders>
            <w:shd w:val="clear" w:color="000000" w:fill="D9D9D9"/>
            <w:vAlign w:val="center"/>
            <w:hideMark/>
          </w:tcPr>
          <w:p w14:paraId="640D7B6C" w14:textId="77777777" w:rsidR="000A4617" w:rsidRPr="003779AA" w:rsidRDefault="000A4617" w:rsidP="00CC2CE8">
            <w:pPr>
              <w:widowControl/>
              <w:jc w:val="left"/>
              <w:rPr>
                <w:rFonts w:ascii="Arial" w:eastAsia="Times New Roman" w:hAnsi="Arial" w:cs="Arial"/>
                <w:b/>
                <w:bCs/>
                <w:color w:val="000000"/>
                <w:kern w:val="0"/>
                <w:sz w:val="22"/>
              </w:rPr>
            </w:pPr>
            <w:r w:rsidRPr="003779AA">
              <w:rPr>
                <w:rFonts w:ascii="Arial" w:eastAsia="Times New Roman" w:hAnsi="Arial" w:cs="Arial"/>
                <w:b/>
                <w:bCs/>
                <w:color w:val="000000"/>
                <w:kern w:val="0"/>
                <w:sz w:val="22"/>
              </w:rPr>
              <w:t>Description</w:t>
            </w:r>
          </w:p>
        </w:tc>
      </w:tr>
      <w:tr w:rsidR="000A4617" w:rsidRPr="003779AA" w14:paraId="6D4E388F" w14:textId="77777777" w:rsidTr="0048095B">
        <w:trPr>
          <w:trHeight w:val="299"/>
        </w:trPr>
        <w:tc>
          <w:tcPr>
            <w:tcW w:w="1476" w:type="dxa"/>
            <w:tcBorders>
              <w:top w:val="nil"/>
              <w:left w:val="single" w:sz="4" w:space="0" w:color="auto"/>
              <w:bottom w:val="single" w:sz="4" w:space="0" w:color="auto"/>
              <w:right w:val="single" w:sz="4" w:space="0" w:color="auto"/>
            </w:tcBorders>
            <w:vAlign w:val="center"/>
            <w:hideMark/>
          </w:tcPr>
          <w:p w14:paraId="7E783573" w14:textId="77777777" w:rsidR="000A4617" w:rsidRPr="003779AA" w:rsidRDefault="000A4617">
            <w:pPr>
              <w:widowControl/>
              <w:jc w:val="left"/>
              <w:rPr>
                <w:rFonts w:ascii="Arial" w:eastAsia="Times New Roman" w:hAnsi="Arial" w:cs="Arial"/>
                <w:color w:val="000000"/>
                <w:kern w:val="0"/>
                <w:sz w:val="22"/>
              </w:rPr>
            </w:pPr>
            <w:proofErr w:type="spellStart"/>
            <w:r w:rsidRPr="003779AA">
              <w:rPr>
                <w:rFonts w:ascii="Arial" w:eastAsia="Times New Roman" w:hAnsi="Arial" w:cs="Arial"/>
                <w:color w:val="000000"/>
                <w:kern w:val="0"/>
                <w:sz w:val="22"/>
              </w:rPr>
              <w:t>streamId</w:t>
            </w:r>
            <w:proofErr w:type="spellEnd"/>
          </w:p>
        </w:tc>
        <w:tc>
          <w:tcPr>
            <w:tcW w:w="1486" w:type="dxa"/>
            <w:tcBorders>
              <w:top w:val="nil"/>
              <w:left w:val="nil"/>
              <w:bottom w:val="single" w:sz="4" w:space="0" w:color="auto"/>
              <w:right w:val="single" w:sz="4" w:space="0" w:color="auto"/>
            </w:tcBorders>
            <w:vAlign w:val="center"/>
            <w:hideMark/>
          </w:tcPr>
          <w:p w14:paraId="64A77051" w14:textId="791F7241" w:rsidR="000A4617" w:rsidRPr="00965720" w:rsidRDefault="00965720">
            <w:pPr>
              <w:widowControl/>
              <w:jc w:val="left"/>
              <w:rPr>
                <w:rFonts w:ascii="Arial" w:hAnsi="Arial" w:cs="Arial"/>
                <w:color w:val="000000"/>
                <w:kern w:val="0"/>
                <w:sz w:val="22"/>
              </w:rPr>
            </w:pPr>
            <w:r>
              <w:rPr>
                <w:rFonts w:ascii="Arial" w:hAnsi="Arial" w:cs="Arial" w:hint="eastAsia"/>
                <w:color w:val="000000"/>
                <w:kern w:val="0"/>
                <w:sz w:val="22"/>
              </w:rPr>
              <w:t>Uint32</w:t>
            </w:r>
          </w:p>
        </w:tc>
        <w:tc>
          <w:tcPr>
            <w:tcW w:w="4155" w:type="dxa"/>
            <w:tcBorders>
              <w:top w:val="nil"/>
              <w:left w:val="nil"/>
              <w:bottom w:val="single" w:sz="4" w:space="0" w:color="auto"/>
              <w:right w:val="single" w:sz="4" w:space="0" w:color="auto"/>
            </w:tcBorders>
            <w:vAlign w:val="center"/>
            <w:hideMark/>
          </w:tcPr>
          <w:p w14:paraId="1DD3BACF" w14:textId="2D9EE980" w:rsidR="00C57F51" w:rsidRPr="007402CC" w:rsidRDefault="00965720" w:rsidP="00AB206F">
            <w:pPr>
              <w:widowControl/>
              <w:jc w:val="left"/>
              <w:rPr>
                <w:rFonts w:ascii="Arial" w:hAnsi="Arial" w:cs="Arial"/>
                <w:color w:val="000000"/>
                <w:kern w:val="0"/>
                <w:sz w:val="22"/>
              </w:rPr>
            </w:pPr>
            <w:r w:rsidRPr="00AB206F">
              <w:rPr>
                <w:rFonts w:ascii="Arial" w:hAnsi="Arial" w:cs="Arial"/>
                <w:color w:val="000000"/>
                <w:kern w:val="0"/>
                <w:sz w:val="22"/>
              </w:rPr>
              <w:t>0 - MAX_UINT32</w:t>
            </w:r>
          </w:p>
          <w:p w14:paraId="068CC7CB" w14:textId="3B1D003E" w:rsidR="000A4617" w:rsidRPr="003779AA" w:rsidRDefault="000A4617" w:rsidP="00CC2CE8">
            <w:pPr>
              <w:widowControl/>
              <w:jc w:val="left"/>
              <w:rPr>
                <w:rFonts w:ascii="Arial" w:eastAsia="Times New Roman" w:hAnsi="Arial" w:cs="Arial"/>
                <w:color w:val="000000"/>
                <w:kern w:val="0"/>
                <w:sz w:val="22"/>
              </w:rPr>
            </w:pPr>
          </w:p>
        </w:tc>
        <w:tc>
          <w:tcPr>
            <w:tcW w:w="2497" w:type="dxa"/>
            <w:tcBorders>
              <w:top w:val="nil"/>
              <w:left w:val="nil"/>
              <w:bottom w:val="single" w:sz="4" w:space="0" w:color="auto"/>
              <w:right w:val="single" w:sz="4" w:space="0" w:color="auto"/>
            </w:tcBorders>
            <w:vAlign w:val="center"/>
            <w:hideMark/>
          </w:tcPr>
          <w:p w14:paraId="420F3614" w14:textId="43F9062E" w:rsidR="000A4617" w:rsidRDefault="000A4617">
            <w:pPr>
              <w:widowControl/>
              <w:jc w:val="left"/>
              <w:rPr>
                <w:rFonts w:ascii="Arial" w:hAnsi="Arial" w:cs="Arial"/>
                <w:color w:val="000000"/>
                <w:kern w:val="0"/>
                <w:sz w:val="22"/>
              </w:rPr>
            </w:pPr>
            <w:r w:rsidRPr="003779AA">
              <w:rPr>
                <w:rFonts w:ascii="Arial" w:eastAsia="Times New Roman" w:hAnsi="Arial" w:cs="Arial"/>
                <w:color w:val="000000"/>
                <w:kern w:val="0"/>
                <w:sz w:val="22"/>
              </w:rPr>
              <w:t>Recording stream indicator</w:t>
            </w:r>
            <w:r w:rsidR="009163A1">
              <w:rPr>
                <w:rFonts w:ascii="Arial" w:hAnsi="Arial" w:cs="Arial" w:hint="eastAsia"/>
                <w:color w:val="000000"/>
                <w:kern w:val="0"/>
                <w:sz w:val="22"/>
              </w:rPr>
              <w:t>.</w:t>
            </w:r>
          </w:p>
          <w:p w14:paraId="61D96D98" w14:textId="610B0D10" w:rsidR="000A4617" w:rsidRPr="00C57F51" w:rsidRDefault="000A4617">
            <w:pPr>
              <w:widowControl/>
              <w:jc w:val="left"/>
              <w:rPr>
                <w:rFonts w:ascii="Arial" w:hAnsi="Arial" w:cs="Arial"/>
                <w:color w:val="000000"/>
                <w:kern w:val="0"/>
                <w:sz w:val="22"/>
              </w:rPr>
            </w:pPr>
          </w:p>
        </w:tc>
      </w:tr>
      <w:tr w:rsidR="000A4617" w:rsidRPr="003779AA" w14:paraId="137E8910" w14:textId="77777777" w:rsidTr="0048095B">
        <w:trPr>
          <w:trHeight w:val="3413"/>
        </w:trPr>
        <w:tc>
          <w:tcPr>
            <w:tcW w:w="1476" w:type="dxa"/>
            <w:tcBorders>
              <w:top w:val="nil"/>
              <w:left w:val="single" w:sz="4" w:space="0" w:color="auto"/>
              <w:bottom w:val="single" w:sz="4" w:space="0" w:color="auto"/>
              <w:right w:val="single" w:sz="4" w:space="0" w:color="auto"/>
            </w:tcBorders>
            <w:vAlign w:val="center"/>
            <w:hideMark/>
          </w:tcPr>
          <w:p w14:paraId="6CDCA5B5" w14:textId="77777777" w:rsidR="000A4617" w:rsidRPr="003779AA" w:rsidRDefault="000A4617">
            <w:pPr>
              <w:widowControl/>
              <w:jc w:val="left"/>
              <w:rPr>
                <w:rFonts w:ascii="Arial" w:eastAsia="Times New Roman" w:hAnsi="Arial" w:cs="Arial"/>
                <w:color w:val="000000"/>
                <w:kern w:val="0"/>
                <w:sz w:val="22"/>
              </w:rPr>
            </w:pPr>
            <w:proofErr w:type="spellStart"/>
            <w:r w:rsidRPr="003779AA">
              <w:rPr>
                <w:rFonts w:ascii="Arial" w:eastAsia="Times New Roman" w:hAnsi="Arial" w:cs="Arial"/>
                <w:color w:val="000000"/>
                <w:kern w:val="0"/>
                <w:sz w:val="22"/>
              </w:rPr>
              <w:t>recordPeriod</w:t>
            </w:r>
            <w:proofErr w:type="spellEnd"/>
          </w:p>
        </w:tc>
        <w:tc>
          <w:tcPr>
            <w:tcW w:w="1486" w:type="dxa"/>
            <w:tcBorders>
              <w:top w:val="nil"/>
              <w:left w:val="nil"/>
              <w:bottom w:val="single" w:sz="4" w:space="0" w:color="auto"/>
              <w:right w:val="single" w:sz="4" w:space="0" w:color="auto"/>
            </w:tcBorders>
            <w:vAlign w:val="center"/>
            <w:hideMark/>
          </w:tcPr>
          <w:p w14:paraId="31D82865" w14:textId="77777777" w:rsidR="00331F7C" w:rsidRDefault="000A4617" w:rsidP="00331F7C">
            <w:pPr>
              <w:widowControl/>
              <w:ind w:left="220" w:hangingChars="100" w:hanging="220"/>
              <w:jc w:val="left"/>
              <w:rPr>
                <w:rFonts w:ascii="Arial" w:hAnsi="Arial" w:cs="Arial"/>
                <w:color w:val="000000"/>
                <w:kern w:val="0"/>
                <w:sz w:val="22"/>
              </w:rPr>
            </w:pPr>
            <w:r w:rsidRPr="003779AA">
              <w:rPr>
                <w:rFonts w:ascii="Arial" w:eastAsia="Times New Roman" w:hAnsi="Arial" w:cs="Arial"/>
                <w:color w:val="000000"/>
                <w:kern w:val="0"/>
                <w:sz w:val="22"/>
              </w:rPr>
              <w:t>Array</w:t>
            </w:r>
            <w:r w:rsidR="00BC2445">
              <w:rPr>
                <w:rFonts w:ascii="Arial" w:hAnsi="Arial" w:cs="Arial" w:hint="eastAsia"/>
                <w:color w:val="000000"/>
                <w:kern w:val="0"/>
                <w:sz w:val="22"/>
              </w:rPr>
              <w:t xml:space="preserve"> Of </w:t>
            </w:r>
          </w:p>
          <w:p w14:paraId="67CDEFFC" w14:textId="3FB22F94" w:rsidR="000A4617" w:rsidRPr="00BC2445" w:rsidRDefault="000D4FB8" w:rsidP="007402CC">
            <w:pPr>
              <w:widowControl/>
              <w:ind w:left="220" w:hangingChars="100" w:hanging="220"/>
              <w:jc w:val="left"/>
              <w:rPr>
                <w:rFonts w:ascii="Arial" w:hAnsi="Arial" w:cs="Arial"/>
                <w:color w:val="000000"/>
                <w:kern w:val="0"/>
                <w:sz w:val="22"/>
              </w:rPr>
            </w:pPr>
            <w:proofErr w:type="spellStart"/>
            <w:r w:rsidRPr="0026794A">
              <w:rPr>
                <w:rFonts w:ascii="Arial" w:hAnsi="Arial" w:cs="Arial" w:hint="eastAsia"/>
                <w:b/>
                <w:bCs/>
                <w:color w:val="000000"/>
                <w:kern w:val="0"/>
                <w:sz w:val="22"/>
              </w:rPr>
              <w:t>R</w:t>
            </w:r>
            <w:r w:rsidRPr="0026794A">
              <w:rPr>
                <w:rFonts w:ascii="Arial" w:eastAsia="Times New Roman" w:hAnsi="Arial" w:cs="Arial"/>
                <w:b/>
                <w:bCs/>
                <w:color w:val="000000"/>
                <w:kern w:val="0"/>
                <w:sz w:val="22"/>
              </w:rPr>
              <w:t>ecordPeriod</w:t>
            </w:r>
            <w:proofErr w:type="spellEnd"/>
            <w:r w:rsidRPr="00561346">
              <w:rPr>
                <w:rFonts w:ascii="Arial" w:eastAsia="Arial" w:hAnsi="Arial" w:cs="Arial"/>
                <w:sz w:val="22"/>
                <w:lang w:val="en-SG"/>
              </w:rPr>
              <w:t xml:space="preserve"> </w:t>
            </w:r>
            <w:r w:rsidR="00BC2445">
              <w:rPr>
                <w:rFonts w:ascii="Arial" w:hAnsi="Arial" w:cs="Arial" w:hint="eastAsia"/>
                <w:color w:val="000000"/>
                <w:kern w:val="0"/>
                <w:sz w:val="22"/>
              </w:rPr>
              <w:t xml:space="preserve">Object </w:t>
            </w:r>
          </w:p>
        </w:tc>
        <w:tc>
          <w:tcPr>
            <w:tcW w:w="4155" w:type="dxa"/>
            <w:tcBorders>
              <w:top w:val="nil"/>
              <w:left w:val="nil"/>
              <w:bottom w:val="single" w:sz="4" w:space="0" w:color="auto"/>
              <w:right w:val="single" w:sz="4" w:space="0" w:color="auto"/>
            </w:tcBorders>
            <w:vAlign w:val="center"/>
            <w:hideMark/>
          </w:tcPr>
          <w:p w14:paraId="331C847A" w14:textId="77777777" w:rsidR="000A4617" w:rsidRDefault="000A4617" w:rsidP="00CC2CE8">
            <w:pPr>
              <w:widowControl/>
              <w:jc w:val="left"/>
              <w:rPr>
                <w:rFonts w:ascii="Arial" w:eastAsia="Times New Roman" w:hAnsi="Arial" w:cs="Arial"/>
                <w:color w:val="000000"/>
                <w:kern w:val="0"/>
                <w:sz w:val="22"/>
              </w:rPr>
            </w:pPr>
          </w:p>
          <w:p w14:paraId="40570848" w14:textId="77777777" w:rsidR="00512BF3" w:rsidRDefault="00512BF3" w:rsidP="00512BF3">
            <w:pPr>
              <w:rPr>
                <w:rFonts w:ascii="Arial" w:eastAsia="Times New Roman" w:hAnsi="Arial" w:cs="Arial"/>
                <w:color w:val="000000"/>
                <w:kern w:val="0"/>
                <w:sz w:val="22"/>
              </w:rPr>
            </w:pPr>
          </w:p>
          <w:p w14:paraId="30F975AA" w14:textId="77777777" w:rsidR="00512BF3" w:rsidRDefault="00512BF3" w:rsidP="00512BF3">
            <w:pPr>
              <w:rPr>
                <w:rFonts w:ascii="Arial" w:eastAsia="Times New Roman" w:hAnsi="Arial" w:cs="Arial"/>
                <w:color w:val="000000"/>
                <w:kern w:val="0"/>
                <w:sz w:val="22"/>
              </w:rPr>
            </w:pPr>
          </w:p>
          <w:p w14:paraId="627C91A7" w14:textId="4242086D" w:rsidR="00512BF3" w:rsidRPr="00512BF3" w:rsidRDefault="00512BF3" w:rsidP="00512BF3">
            <w:pPr>
              <w:rPr>
                <w:rFonts w:ascii="Arial" w:eastAsia="Times New Roman" w:hAnsi="Arial" w:cs="Arial"/>
                <w:sz w:val="22"/>
              </w:rPr>
            </w:pPr>
          </w:p>
        </w:tc>
        <w:tc>
          <w:tcPr>
            <w:tcW w:w="2497" w:type="dxa"/>
            <w:tcBorders>
              <w:top w:val="nil"/>
              <w:left w:val="nil"/>
              <w:bottom w:val="single" w:sz="4" w:space="0" w:color="auto"/>
              <w:right w:val="single" w:sz="4" w:space="0" w:color="auto"/>
            </w:tcBorders>
            <w:vAlign w:val="center"/>
            <w:hideMark/>
          </w:tcPr>
          <w:p w14:paraId="5FEC9E37" w14:textId="646100BC" w:rsidR="000A4617" w:rsidRPr="00067350" w:rsidRDefault="00067350">
            <w:pPr>
              <w:widowControl/>
              <w:jc w:val="left"/>
              <w:rPr>
                <w:rFonts w:ascii="Arial" w:hAnsi="Arial" w:cs="Arial"/>
                <w:color w:val="000000" w:themeColor="text1"/>
                <w:sz w:val="22"/>
                <w:lang w:val="en-SG"/>
              </w:rPr>
            </w:pPr>
            <w:r w:rsidRPr="00323C33">
              <w:rPr>
                <w:rFonts w:ascii="Arial" w:eastAsia="Times New Roman" w:hAnsi="Arial" w:cs="Arial"/>
                <w:color w:val="000000"/>
                <w:kern w:val="0"/>
                <w:sz w:val="22"/>
              </w:rPr>
              <w:t>Refer to the data object definition</w:t>
            </w:r>
            <w:r w:rsidRPr="00561346">
              <w:rPr>
                <w:rFonts w:ascii="Arial" w:eastAsia="Arial" w:hAnsi="Arial" w:cs="Arial"/>
                <w:color w:val="000000" w:themeColor="text1"/>
                <w:sz w:val="22"/>
                <w:lang w:val="en-SG"/>
              </w:rPr>
              <w:t xml:space="preserve"> for </w:t>
            </w:r>
            <w:proofErr w:type="spellStart"/>
            <w:r w:rsidRPr="0026794A">
              <w:rPr>
                <w:rFonts w:ascii="Arial" w:hAnsi="Arial" w:cs="Arial" w:hint="eastAsia"/>
                <w:b/>
                <w:bCs/>
                <w:color w:val="000000"/>
                <w:kern w:val="0"/>
                <w:sz w:val="22"/>
              </w:rPr>
              <w:t>R</w:t>
            </w:r>
            <w:r w:rsidRPr="0026794A">
              <w:rPr>
                <w:rFonts w:ascii="Arial" w:eastAsia="Times New Roman" w:hAnsi="Arial" w:cs="Arial"/>
                <w:b/>
                <w:bCs/>
                <w:color w:val="000000"/>
                <w:kern w:val="0"/>
                <w:sz w:val="22"/>
              </w:rPr>
              <w:t>ecordPeriod</w:t>
            </w:r>
            <w:proofErr w:type="spellEnd"/>
            <w:r w:rsidR="00C354E1">
              <w:rPr>
                <w:rFonts w:ascii="Arial" w:eastAsia="Arial" w:hAnsi="Arial" w:cs="Arial"/>
                <w:color w:val="000000" w:themeColor="text1"/>
                <w:sz w:val="22"/>
                <w:lang w:val="en-SG"/>
              </w:rPr>
              <w:t xml:space="preserve"> table at the bottom.</w:t>
            </w:r>
          </w:p>
        </w:tc>
      </w:tr>
    </w:tbl>
    <w:p w14:paraId="785CDF8F" w14:textId="77777777" w:rsidR="000A4617" w:rsidRDefault="000A4617" w:rsidP="000A4617">
      <w:pPr>
        <w:widowControl/>
        <w:jc w:val="left"/>
        <w:rPr>
          <w:iCs/>
          <w:color w:val="000000" w:themeColor="text1"/>
          <w:sz w:val="22"/>
          <w:lang w:val="en-SG"/>
        </w:rPr>
      </w:pPr>
    </w:p>
    <w:p w14:paraId="5F04D50B" w14:textId="7A8278F3" w:rsidR="0083034B" w:rsidRDefault="0083034B" w:rsidP="0083034B">
      <w:pPr>
        <w:jc w:val="left"/>
        <w:rPr>
          <w:rFonts w:ascii="Arial" w:eastAsia="Arial" w:hAnsi="Arial" w:cs="Arial"/>
          <w:sz w:val="22"/>
        </w:rPr>
      </w:pPr>
      <w:r w:rsidRPr="00561346">
        <w:rPr>
          <w:rFonts w:ascii="Arial" w:eastAsia="Arial" w:hAnsi="Arial" w:cs="Arial"/>
          <w:sz w:val="22"/>
          <w:lang w:val="en-SG"/>
        </w:rPr>
        <w:t xml:space="preserve">Data Object </w:t>
      </w:r>
      <w:proofErr w:type="spellStart"/>
      <w:r w:rsidR="0026794A" w:rsidRPr="0026794A">
        <w:rPr>
          <w:rFonts w:ascii="Arial" w:hAnsi="Arial" w:cs="Arial" w:hint="eastAsia"/>
          <w:b/>
          <w:bCs/>
          <w:color w:val="000000"/>
          <w:kern w:val="0"/>
          <w:sz w:val="22"/>
        </w:rPr>
        <w:t>R</w:t>
      </w:r>
      <w:r w:rsidR="0026794A" w:rsidRPr="0026794A">
        <w:rPr>
          <w:rFonts w:ascii="Arial" w:eastAsia="Times New Roman" w:hAnsi="Arial" w:cs="Arial"/>
          <w:b/>
          <w:bCs/>
          <w:color w:val="000000"/>
          <w:kern w:val="0"/>
          <w:sz w:val="22"/>
        </w:rPr>
        <w:t>ecordPeriod</w:t>
      </w:r>
      <w:proofErr w:type="spellEnd"/>
      <w:r w:rsidR="0026794A" w:rsidRPr="00561346">
        <w:rPr>
          <w:rFonts w:ascii="Arial" w:eastAsia="Arial" w:hAnsi="Arial" w:cs="Arial"/>
          <w:sz w:val="22"/>
          <w:lang w:val="en-SG"/>
        </w:rPr>
        <w:t xml:space="preserve"> </w:t>
      </w:r>
      <w:r w:rsidRPr="00561346">
        <w:rPr>
          <w:rFonts w:ascii="Arial" w:eastAsia="Arial" w:hAnsi="Arial" w:cs="Arial"/>
          <w:sz w:val="22"/>
          <w:lang w:val="en-SG"/>
        </w:rPr>
        <w:t>definitions:</w:t>
      </w:r>
    </w:p>
    <w:p w14:paraId="576DEB79" w14:textId="77777777" w:rsidR="0083034B" w:rsidRDefault="0083034B" w:rsidP="0083034B">
      <w:pPr>
        <w:jc w:val="left"/>
        <w:rPr>
          <w:rFonts w:ascii="Arial" w:eastAsia="Arial" w:hAnsi="Arial" w:cs="Arial"/>
          <w:sz w:val="22"/>
        </w:rPr>
      </w:pPr>
    </w:p>
    <w:tbl>
      <w:tblPr>
        <w:tblStyle w:val="TableGrid"/>
        <w:tblW w:w="9035" w:type="dxa"/>
        <w:tblInd w:w="3" w:type="dxa"/>
        <w:tblLook w:val="04A0" w:firstRow="1" w:lastRow="0" w:firstColumn="1" w:lastColumn="0" w:noHBand="0" w:noVBand="1"/>
      </w:tblPr>
      <w:tblGrid>
        <w:gridCol w:w="1552"/>
        <w:gridCol w:w="1417"/>
        <w:gridCol w:w="3608"/>
        <w:gridCol w:w="2458"/>
      </w:tblGrid>
      <w:tr w:rsidR="0083034B" w:rsidRPr="009F1663" w14:paraId="4F5F5FD6" w14:textId="77777777" w:rsidTr="006726CC">
        <w:trPr>
          <w:trHeight w:val="552"/>
        </w:trPr>
        <w:tc>
          <w:tcPr>
            <w:tcW w:w="1552" w:type="dxa"/>
            <w:tcBorders>
              <w:top w:val="single" w:sz="4" w:space="0" w:color="auto"/>
              <w:left w:val="single" w:sz="4" w:space="0" w:color="auto"/>
              <w:bottom w:val="single" w:sz="4" w:space="0" w:color="auto"/>
              <w:right w:val="single" w:sz="4" w:space="0" w:color="auto"/>
            </w:tcBorders>
            <w:hideMark/>
          </w:tcPr>
          <w:p w14:paraId="2EEF710D" w14:textId="77777777" w:rsidR="0083034B" w:rsidRPr="009F1663" w:rsidRDefault="0083034B">
            <w:pPr>
              <w:widowControl/>
              <w:jc w:val="left"/>
              <w:rPr>
                <w:rFonts w:ascii="Arial" w:hAnsi="Arial" w:cs="Arial"/>
                <w:b/>
                <w:bCs/>
                <w:color w:val="000000"/>
                <w:sz w:val="22"/>
                <w:lang w:val="en-US"/>
              </w:rPr>
            </w:pPr>
            <w:r w:rsidRPr="009F1663">
              <w:rPr>
                <w:rFonts w:ascii="Arial" w:hAnsi="Arial" w:cs="Arial"/>
                <w:b/>
                <w:bCs/>
                <w:color w:val="000000"/>
                <w:sz w:val="22"/>
                <w:lang w:val="en-US"/>
              </w:rPr>
              <w:t xml:space="preserve">Field </w:t>
            </w:r>
            <w:r w:rsidRPr="009F1663">
              <w:rPr>
                <w:rFonts w:ascii="Arial" w:hAnsi="Arial" w:cs="Arial"/>
                <w:b/>
                <w:bCs/>
                <w:color w:val="000000"/>
                <w:sz w:val="22"/>
                <w:lang w:val="en-US"/>
              </w:rPr>
              <w:br/>
              <w:t>Name</w:t>
            </w:r>
          </w:p>
        </w:tc>
        <w:tc>
          <w:tcPr>
            <w:tcW w:w="1417" w:type="dxa"/>
            <w:tcBorders>
              <w:top w:val="single" w:sz="4" w:space="0" w:color="auto"/>
              <w:left w:val="single" w:sz="4" w:space="0" w:color="auto"/>
              <w:bottom w:val="single" w:sz="4" w:space="0" w:color="auto"/>
              <w:right w:val="single" w:sz="4" w:space="0" w:color="auto"/>
            </w:tcBorders>
            <w:hideMark/>
          </w:tcPr>
          <w:p w14:paraId="32D0CF5F" w14:textId="77777777" w:rsidR="0083034B" w:rsidRPr="009F1663" w:rsidRDefault="0083034B">
            <w:pPr>
              <w:widowControl/>
              <w:jc w:val="left"/>
              <w:rPr>
                <w:rFonts w:ascii="Arial" w:hAnsi="Arial" w:cs="Arial"/>
                <w:b/>
                <w:bCs/>
                <w:color w:val="000000"/>
                <w:sz w:val="22"/>
                <w:lang w:val="en-US"/>
              </w:rPr>
            </w:pPr>
            <w:r w:rsidRPr="009F1663">
              <w:rPr>
                <w:rFonts w:ascii="Arial" w:hAnsi="Arial" w:cs="Arial"/>
                <w:b/>
                <w:bCs/>
                <w:color w:val="000000"/>
                <w:sz w:val="22"/>
                <w:lang w:val="en-US"/>
              </w:rPr>
              <w:t xml:space="preserve">Data </w:t>
            </w:r>
            <w:r w:rsidRPr="009F1663">
              <w:rPr>
                <w:rFonts w:ascii="Arial" w:hAnsi="Arial" w:cs="Arial"/>
                <w:b/>
                <w:bCs/>
                <w:color w:val="000000"/>
                <w:sz w:val="22"/>
                <w:lang w:val="en-US"/>
              </w:rPr>
              <w:br/>
              <w:t xml:space="preserve">Type </w:t>
            </w:r>
          </w:p>
        </w:tc>
        <w:tc>
          <w:tcPr>
            <w:tcW w:w="3608" w:type="dxa"/>
            <w:tcBorders>
              <w:top w:val="single" w:sz="4" w:space="0" w:color="auto"/>
              <w:left w:val="single" w:sz="4" w:space="0" w:color="auto"/>
              <w:bottom w:val="single" w:sz="4" w:space="0" w:color="auto"/>
              <w:right w:val="single" w:sz="4" w:space="0" w:color="auto"/>
            </w:tcBorders>
            <w:hideMark/>
          </w:tcPr>
          <w:p w14:paraId="0FB04C93" w14:textId="77777777" w:rsidR="0083034B" w:rsidRPr="009F1663" w:rsidRDefault="0083034B">
            <w:pPr>
              <w:widowControl/>
              <w:jc w:val="left"/>
              <w:rPr>
                <w:rFonts w:ascii="Arial" w:hAnsi="Arial" w:cs="Arial"/>
                <w:b/>
                <w:bCs/>
                <w:color w:val="000000"/>
                <w:sz w:val="22"/>
                <w:lang w:val="en-US"/>
              </w:rPr>
            </w:pPr>
            <w:r w:rsidRPr="009F1663">
              <w:rPr>
                <w:rFonts w:ascii="Arial" w:hAnsi="Arial" w:cs="Arial"/>
                <w:b/>
                <w:bCs/>
                <w:color w:val="000000"/>
                <w:sz w:val="22"/>
                <w:lang w:val="en-US"/>
              </w:rPr>
              <w:t>Allowed Values</w:t>
            </w:r>
          </w:p>
        </w:tc>
        <w:tc>
          <w:tcPr>
            <w:tcW w:w="2458" w:type="dxa"/>
            <w:tcBorders>
              <w:top w:val="single" w:sz="4" w:space="0" w:color="auto"/>
              <w:left w:val="single" w:sz="4" w:space="0" w:color="auto"/>
              <w:bottom w:val="single" w:sz="4" w:space="0" w:color="auto"/>
              <w:right w:val="single" w:sz="4" w:space="0" w:color="auto"/>
            </w:tcBorders>
            <w:hideMark/>
          </w:tcPr>
          <w:p w14:paraId="79766DCE" w14:textId="77777777" w:rsidR="0083034B" w:rsidRPr="009F1663" w:rsidRDefault="0083034B">
            <w:pPr>
              <w:widowControl/>
              <w:jc w:val="left"/>
              <w:rPr>
                <w:rFonts w:ascii="Arial" w:hAnsi="Arial" w:cs="Arial"/>
                <w:b/>
                <w:bCs/>
                <w:color w:val="000000"/>
                <w:sz w:val="22"/>
                <w:lang w:val="en-US"/>
              </w:rPr>
            </w:pPr>
            <w:r w:rsidRPr="009F1663">
              <w:rPr>
                <w:rFonts w:ascii="Arial" w:hAnsi="Arial" w:cs="Arial"/>
                <w:b/>
                <w:bCs/>
                <w:color w:val="000000"/>
                <w:sz w:val="22"/>
                <w:lang w:val="en-US"/>
              </w:rPr>
              <w:t>Description</w:t>
            </w:r>
          </w:p>
        </w:tc>
      </w:tr>
    </w:tbl>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1552"/>
        <w:gridCol w:w="1417"/>
        <w:gridCol w:w="3608"/>
        <w:gridCol w:w="2458"/>
      </w:tblGrid>
      <w:tr w:rsidR="0083034B" w:rsidRPr="00561346" w14:paraId="08E82BE9" w14:textId="77777777" w:rsidTr="006726CC">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8EC7314" w14:textId="4F24F0D4" w:rsidR="0083034B" w:rsidRPr="00561346" w:rsidRDefault="00427B73">
            <w:pPr>
              <w:pStyle w:val="Text"/>
              <w:spacing w:before="60" w:after="60"/>
              <w:jc w:val="left"/>
              <w:rPr>
                <w:rFonts w:eastAsia="Arial" w:cs="Arial"/>
                <w:color w:val="000000" w:themeColor="text1"/>
                <w:sz w:val="22"/>
                <w:szCs w:val="22"/>
                <w:lang w:val="en-SG"/>
              </w:rPr>
            </w:pPr>
            <w:r>
              <w:rPr>
                <w:rFonts w:eastAsiaTheme="minorEastAsia" w:cs="Arial" w:hint="eastAsia"/>
                <w:color w:val="000000"/>
                <w:sz w:val="22"/>
                <w:szCs w:val="22"/>
                <w:lang w:val="en-SG" w:eastAsia="zh-CN"/>
              </w:rPr>
              <w:t>start</w:t>
            </w:r>
          </w:p>
        </w:tc>
        <w:tc>
          <w:tcPr>
            <w:tcW w:w="1417"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207940B" w14:textId="3FBC971F" w:rsidR="0083034B" w:rsidRPr="001F04C6" w:rsidRDefault="001F04C6">
            <w:pPr>
              <w:pStyle w:val="Text"/>
              <w:spacing w:before="60" w:after="60"/>
              <w:jc w:val="left"/>
              <w:rPr>
                <w:rFonts w:eastAsiaTheme="minorEastAsia" w:cs="Arial"/>
                <w:color w:val="000000" w:themeColor="text1"/>
                <w:sz w:val="22"/>
                <w:szCs w:val="22"/>
                <w:lang w:val="en-SG" w:eastAsia="zh-CN"/>
              </w:rPr>
            </w:pPr>
            <w:r>
              <w:rPr>
                <w:rFonts w:eastAsiaTheme="minorEastAsia" w:cs="Arial" w:hint="eastAsia"/>
                <w:color w:val="000000"/>
                <w:sz w:val="22"/>
                <w:lang w:val="en-US" w:eastAsia="zh-CN"/>
              </w:rPr>
              <w:t>Int64</w:t>
            </w:r>
          </w:p>
        </w:tc>
        <w:tc>
          <w:tcPr>
            <w:tcW w:w="360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7B16F69" w14:textId="76E04092" w:rsidR="0083034B" w:rsidRPr="00561346" w:rsidRDefault="00DF7B30">
            <w:pPr>
              <w:spacing w:before="60" w:after="60"/>
              <w:jc w:val="left"/>
              <w:rPr>
                <w:rFonts w:ascii="Arial" w:eastAsia="Arial" w:hAnsi="Arial" w:cs="Arial"/>
                <w:color w:val="000000" w:themeColor="text1"/>
                <w:sz w:val="22"/>
                <w:szCs w:val="22"/>
              </w:rPr>
            </w:pPr>
            <w:r w:rsidRPr="00E8410C">
              <w:rPr>
                <w:rFonts w:ascii="Arial" w:hAnsi="Arial" w:cs="Arial" w:hint="eastAsia"/>
                <w:color w:val="000000"/>
                <w:sz w:val="22"/>
                <w:lang w:val="en-US"/>
              </w:rPr>
              <w:t>0 - MAX_INT64</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EAEAAFF" w14:textId="53FCD82D" w:rsidR="0083034B" w:rsidRPr="001C1DDA" w:rsidRDefault="001C1DDA">
            <w:pPr>
              <w:pStyle w:val="Text"/>
              <w:spacing w:before="60" w:after="60"/>
              <w:jc w:val="left"/>
              <w:rPr>
                <w:rFonts w:eastAsiaTheme="minorEastAsia" w:cs="Arial"/>
                <w:color w:val="000000"/>
                <w:sz w:val="22"/>
                <w:szCs w:val="22"/>
                <w:lang w:val="en-SG" w:eastAsia="zh-CN"/>
              </w:rPr>
            </w:pPr>
            <w:r>
              <w:rPr>
                <w:rFonts w:eastAsiaTheme="minorEastAsia" w:cs="Arial" w:hint="eastAsia"/>
                <w:color w:val="000000"/>
                <w:sz w:val="22"/>
                <w:szCs w:val="22"/>
                <w:lang w:val="en-SG" w:eastAsia="zh-CN"/>
              </w:rPr>
              <w:t>Record start time.</w:t>
            </w:r>
            <w:r w:rsidR="00F652CB" w:rsidRPr="0083763D">
              <w:rPr>
                <w:rFonts w:cs="Arial"/>
                <w:color w:val="000000"/>
                <w:sz w:val="22"/>
              </w:rPr>
              <w:t xml:space="preserve"> Epoch Time in </w:t>
            </w:r>
            <w:r w:rsidR="004102AA">
              <w:rPr>
                <w:rFonts w:eastAsiaTheme="minorEastAsia" w:cs="Arial" w:hint="eastAsia"/>
                <w:color w:val="000000"/>
                <w:sz w:val="22"/>
                <w:lang w:eastAsia="zh-CN"/>
              </w:rPr>
              <w:lastRenderedPageBreak/>
              <w:t>m</w:t>
            </w:r>
            <w:r w:rsidR="004102AA" w:rsidRPr="004102AA">
              <w:rPr>
                <w:rFonts w:cs="Arial" w:hint="eastAsia"/>
                <w:color w:val="000000"/>
                <w:sz w:val="22"/>
              </w:rPr>
              <w:t>illiseconds</w:t>
            </w:r>
          </w:p>
          <w:p w14:paraId="3D0BCDEF" w14:textId="7D196077" w:rsidR="00FC1C9E" w:rsidRPr="00FC1C9E" w:rsidRDefault="00196106">
            <w:pPr>
              <w:pStyle w:val="Text"/>
              <w:spacing w:before="60" w:after="60"/>
              <w:jc w:val="left"/>
              <w:rPr>
                <w:rFonts w:eastAsiaTheme="minorEastAsia" w:cs="Arial"/>
                <w:color w:val="000000"/>
                <w:sz w:val="22"/>
                <w:szCs w:val="22"/>
                <w:lang w:val="en-SG" w:eastAsia="zh-CN"/>
              </w:rPr>
            </w:pPr>
            <w:proofErr w:type="spellStart"/>
            <w:r>
              <w:rPr>
                <w:rFonts w:eastAsiaTheme="minorEastAsia" w:cs="Arial" w:hint="eastAsia"/>
                <w:color w:val="000000"/>
                <w:sz w:val="22"/>
                <w:szCs w:val="22"/>
                <w:lang w:val="en-SG" w:eastAsia="zh-CN"/>
              </w:rPr>
              <w:t>E.g</w:t>
            </w:r>
            <w:proofErr w:type="spellEnd"/>
            <w:r>
              <w:rPr>
                <w:rFonts w:eastAsiaTheme="minorEastAsia" w:cs="Arial" w:hint="eastAsia"/>
                <w:color w:val="000000"/>
                <w:sz w:val="22"/>
                <w:szCs w:val="22"/>
                <w:lang w:val="en-SG" w:eastAsia="zh-CN"/>
              </w:rPr>
              <w:t>:</w:t>
            </w:r>
            <w:r w:rsidR="00FC1C9E" w:rsidRPr="003779AA">
              <w:rPr>
                <w:rFonts w:cs="Arial"/>
                <w:color w:val="000000"/>
                <w:sz w:val="22"/>
              </w:rPr>
              <w:t xml:space="preserve"> 1755792961282</w:t>
            </w:r>
          </w:p>
        </w:tc>
      </w:tr>
      <w:tr w:rsidR="0083034B" w:rsidRPr="00561346" w14:paraId="66E48AFA" w14:textId="77777777" w:rsidTr="006726CC">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DE93434" w14:textId="5EFC4CE6" w:rsidR="0083034B" w:rsidRPr="00561346" w:rsidRDefault="00427B73">
            <w:pPr>
              <w:pStyle w:val="Text"/>
              <w:spacing w:before="60" w:after="60"/>
              <w:jc w:val="left"/>
              <w:rPr>
                <w:rFonts w:eastAsia="Arial" w:cs="Arial"/>
                <w:color w:val="000000" w:themeColor="text1"/>
                <w:sz w:val="22"/>
                <w:szCs w:val="22"/>
                <w:lang w:val="en-SG"/>
              </w:rPr>
            </w:pPr>
            <w:r>
              <w:rPr>
                <w:rFonts w:eastAsiaTheme="minorEastAsia" w:cs="Arial" w:hint="eastAsia"/>
                <w:color w:val="000000"/>
                <w:sz w:val="22"/>
                <w:szCs w:val="22"/>
                <w:lang w:val="en-SG" w:eastAsia="zh-CN"/>
              </w:rPr>
              <w:lastRenderedPageBreak/>
              <w:t>end</w:t>
            </w:r>
          </w:p>
        </w:tc>
        <w:tc>
          <w:tcPr>
            <w:tcW w:w="1417"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6848F54" w14:textId="51FF2290" w:rsidR="0083034B" w:rsidRPr="00561346" w:rsidRDefault="001F04C6">
            <w:pPr>
              <w:pStyle w:val="Text"/>
              <w:spacing w:before="60" w:after="60"/>
              <w:jc w:val="left"/>
              <w:rPr>
                <w:rFonts w:eastAsia="Arial" w:cs="Arial"/>
                <w:color w:val="000000" w:themeColor="text1"/>
                <w:sz w:val="22"/>
                <w:szCs w:val="22"/>
                <w:lang w:val="en-SG"/>
              </w:rPr>
            </w:pPr>
            <w:r>
              <w:rPr>
                <w:rFonts w:eastAsiaTheme="minorEastAsia" w:cs="Arial" w:hint="eastAsia"/>
                <w:color w:val="000000"/>
                <w:sz w:val="22"/>
                <w:lang w:val="en-US" w:eastAsia="zh-CN"/>
              </w:rPr>
              <w:t>Int64</w:t>
            </w:r>
          </w:p>
        </w:tc>
        <w:tc>
          <w:tcPr>
            <w:tcW w:w="360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9B534D7" w14:textId="141A07C5" w:rsidR="0083034B" w:rsidRPr="006726CC" w:rsidRDefault="00DF7B30" w:rsidP="006726CC">
            <w:pPr>
              <w:spacing w:before="100"/>
              <w:jc w:val="left"/>
              <w:rPr>
                <w:rFonts w:ascii="Arial" w:eastAsiaTheme="minorEastAsia" w:hAnsi="Arial" w:cs="Arial"/>
                <w:color w:val="000000"/>
                <w:sz w:val="22"/>
              </w:rPr>
            </w:pPr>
            <w:r w:rsidRPr="00E8410C">
              <w:rPr>
                <w:rFonts w:ascii="Arial" w:hAnsi="Arial" w:cs="Arial" w:hint="eastAsia"/>
                <w:color w:val="000000"/>
                <w:sz w:val="22"/>
                <w:lang w:val="en-US"/>
              </w:rPr>
              <w:t>0 - MAX_INT64</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7B8DDE5" w14:textId="4E55EDD4" w:rsidR="0083034B" w:rsidRPr="001C1DDA" w:rsidRDefault="001C1DDA">
            <w:pPr>
              <w:pStyle w:val="Text"/>
              <w:spacing w:before="60" w:after="60"/>
              <w:jc w:val="left"/>
              <w:rPr>
                <w:rFonts w:eastAsiaTheme="minorEastAsia" w:cs="Arial"/>
                <w:color w:val="000000"/>
                <w:sz w:val="22"/>
                <w:szCs w:val="22"/>
                <w:lang w:val="en-SG" w:eastAsia="zh-CN"/>
              </w:rPr>
            </w:pPr>
            <w:r>
              <w:rPr>
                <w:rFonts w:eastAsiaTheme="minorEastAsia" w:cs="Arial"/>
                <w:color w:val="000000"/>
                <w:sz w:val="22"/>
                <w:szCs w:val="22"/>
                <w:lang w:val="en-SG" w:eastAsia="zh-CN"/>
              </w:rPr>
              <w:t>R</w:t>
            </w:r>
            <w:r>
              <w:rPr>
                <w:rFonts w:eastAsiaTheme="minorEastAsia" w:cs="Arial" w:hint="eastAsia"/>
                <w:color w:val="000000"/>
                <w:sz w:val="22"/>
                <w:szCs w:val="22"/>
                <w:lang w:val="en-SG" w:eastAsia="zh-CN"/>
              </w:rPr>
              <w:t>ecord end time.</w:t>
            </w:r>
            <w:r w:rsidR="00F652CB" w:rsidRPr="0083763D">
              <w:rPr>
                <w:rFonts w:cs="Arial"/>
                <w:color w:val="000000"/>
                <w:sz w:val="22"/>
              </w:rPr>
              <w:t xml:space="preserve"> Epoch Time in </w:t>
            </w:r>
            <w:r w:rsidR="004102AA">
              <w:rPr>
                <w:rFonts w:eastAsiaTheme="minorEastAsia" w:cs="Arial" w:hint="eastAsia"/>
                <w:color w:val="000000"/>
                <w:sz w:val="22"/>
                <w:lang w:eastAsia="zh-CN"/>
              </w:rPr>
              <w:t>m</w:t>
            </w:r>
            <w:r w:rsidR="004102AA" w:rsidRPr="004102AA">
              <w:rPr>
                <w:rFonts w:cs="Arial" w:hint="eastAsia"/>
                <w:color w:val="000000"/>
                <w:sz w:val="22"/>
              </w:rPr>
              <w:t>illiseconds</w:t>
            </w:r>
          </w:p>
          <w:p w14:paraId="5A256019" w14:textId="1DB29563" w:rsidR="0083034B" w:rsidRPr="00561346" w:rsidRDefault="00196106">
            <w:pPr>
              <w:pStyle w:val="Text"/>
              <w:spacing w:before="60" w:after="60"/>
              <w:jc w:val="left"/>
              <w:rPr>
                <w:rFonts w:eastAsia="Arial" w:cs="Arial"/>
                <w:color w:val="000000" w:themeColor="text1"/>
                <w:sz w:val="22"/>
                <w:szCs w:val="22"/>
                <w:lang w:val="en-SG"/>
              </w:rPr>
            </w:pPr>
            <w:proofErr w:type="spellStart"/>
            <w:r>
              <w:rPr>
                <w:rFonts w:eastAsiaTheme="minorEastAsia" w:cs="Arial" w:hint="eastAsia"/>
                <w:color w:val="000000"/>
                <w:sz w:val="22"/>
                <w:szCs w:val="22"/>
                <w:lang w:val="en-SG" w:eastAsia="zh-CN"/>
              </w:rPr>
              <w:t>E.g</w:t>
            </w:r>
            <w:proofErr w:type="spellEnd"/>
            <w:r>
              <w:rPr>
                <w:rFonts w:eastAsiaTheme="minorEastAsia" w:cs="Arial" w:hint="eastAsia"/>
                <w:color w:val="000000"/>
                <w:sz w:val="22"/>
                <w:szCs w:val="22"/>
                <w:lang w:val="en-SG" w:eastAsia="zh-CN"/>
              </w:rPr>
              <w:t>:</w:t>
            </w:r>
            <w:r w:rsidR="0083034B" w:rsidRPr="00561346">
              <w:rPr>
                <w:rFonts w:cs="Arial"/>
                <w:color w:val="000000"/>
                <w:sz w:val="22"/>
                <w:szCs w:val="22"/>
                <w:lang w:val="en-SG"/>
              </w:rPr>
              <w:t xml:space="preserve"> </w:t>
            </w:r>
            <w:r w:rsidR="00FC1C9E" w:rsidRPr="003779AA">
              <w:rPr>
                <w:rFonts w:cs="Arial"/>
                <w:color w:val="000000"/>
                <w:sz w:val="22"/>
              </w:rPr>
              <w:t>1755792961282</w:t>
            </w:r>
          </w:p>
        </w:tc>
      </w:tr>
      <w:tr w:rsidR="0083034B" w:rsidRPr="00561346" w14:paraId="0CEF4165" w14:textId="77777777" w:rsidTr="006726CC">
        <w:trPr>
          <w:trHeight w:val="300"/>
        </w:trPr>
        <w:tc>
          <w:tcPr>
            <w:tcW w:w="1552"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8B4883D" w14:textId="13860344" w:rsidR="0083034B" w:rsidRPr="00561346" w:rsidRDefault="00427B73">
            <w:pPr>
              <w:pStyle w:val="Text"/>
              <w:spacing w:before="60" w:after="60"/>
              <w:jc w:val="left"/>
              <w:rPr>
                <w:rFonts w:eastAsia="Arial" w:cs="Arial"/>
                <w:color w:val="000000" w:themeColor="text1"/>
                <w:sz w:val="22"/>
                <w:szCs w:val="22"/>
                <w:lang w:val="en-SG"/>
              </w:rPr>
            </w:pPr>
            <w:r w:rsidRPr="003779AA">
              <w:rPr>
                <w:rFonts w:cs="Arial"/>
                <w:color w:val="000000"/>
                <w:sz w:val="22"/>
              </w:rPr>
              <w:t>source</w:t>
            </w:r>
          </w:p>
        </w:tc>
        <w:tc>
          <w:tcPr>
            <w:tcW w:w="1417"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0DB69D1" w14:textId="08728DEE" w:rsidR="0083034B" w:rsidRPr="00561346" w:rsidRDefault="005C21EF">
            <w:pPr>
              <w:pStyle w:val="Text"/>
              <w:spacing w:before="60" w:after="60"/>
              <w:jc w:val="left"/>
              <w:rPr>
                <w:rFonts w:eastAsia="Arial" w:cs="Arial"/>
                <w:color w:val="000000" w:themeColor="text1"/>
                <w:sz w:val="22"/>
                <w:szCs w:val="22"/>
                <w:lang w:val="en-SG"/>
              </w:rPr>
            </w:pPr>
            <w:proofErr w:type="gramStart"/>
            <w:r>
              <w:rPr>
                <w:rFonts w:cs="Arial"/>
                <w:color w:val="000000"/>
                <w:sz w:val="22"/>
                <w:szCs w:val="22"/>
                <w:lang w:val="en-SG"/>
              </w:rPr>
              <w:t>String(</w:t>
            </w:r>
            <w:proofErr w:type="gramEnd"/>
            <w:r w:rsidR="00427B73">
              <w:rPr>
                <w:rFonts w:eastAsiaTheme="minorEastAsia" w:cs="Arial" w:hint="eastAsia"/>
                <w:color w:val="000000"/>
                <w:sz w:val="22"/>
                <w:szCs w:val="22"/>
                <w:lang w:val="en-SG" w:eastAsia="zh-CN"/>
              </w:rPr>
              <w:t>2</w:t>
            </w:r>
            <w:r w:rsidR="0083034B" w:rsidRPr="00561346">
              <w:rPr>
                <w:rFonts w:cs="Arial"/>
                <w:color w:val="000000"/>
                <w:sz w:val="22"/>
                <w:szCs w:val="22"/>
                <w:lang w:val="en-SG"/>
              </w:rPr>
              <w:t>0)</w:t>
            </w:r>
          </w:p>
        </w:tc>
        <w:tc>
          <w:tcPr>
            <w:tcW w:w="360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3A318482" w14:textId="337C145F" w:rsidR="00785A76" w:rsidRPr="00F24985" w:rsidRDefault="00785A76" w:rsidP="00785A76">
            <w:pPr>
              <w:spacing w:before="60" w:after="60"/>
              <w:jc w:val="left"/>
              <w:rPr>
                <w:rFonts w:ascii="Arial" w:eastAsiaTheme="minorEastAsia" w:hAnsi="Arial" w:cs="Arial"/>
                <w:color w:val="000000" w:themeColor="text1"/>
                <w:sz w:val="22"/>
                <w:szCs w:val="22"/>
              </w:rPr>
            </w:pPr>
            <w:r w:rsidRPr="645ABCF6">
              <w:rPr>
                <w:rFonts w:ascii="Arial" w:hAnsi="Arial" w:cs="Arial"/>
                <w:color w:val="000000" w:themeColor="text1"/>
                <w:sz w:val="22"/>
                <w:szCs w:val="22"/>
              </w:rPr>
              <w:t xml:space="preserve">• </w:t>
            </w:r>
            <w:r w:rsidRPr="00F24985">
              <w:rPr>
                <w:rFonts w:ascii="Arial" w:eastAsiaTheme="minorEastAsia" w:hAnsi="Arial" w:cs="Arial" w:hint="eastAsia"/>
                <w:color w:val="000000" w:themeColor="text1"/>
                <w:sz w:val="22"/>
                <w:szCs w:val="22"/>
              </w:rPr>
              <w:t>native</w:t>
            </w:r>
          </w:p>
          <w:p w14:paraId="3B0D0770" w14:textId="0AE518D3" w:rsidR="0083034B" w:rsidRPr="00785A76" w:rsidRDefault="00785A76" w:rsidP="00785A76">
            <w:pPr>
              <w:spacing w:before="100"/>
              <w:jc w:val="left"/>
              <w:rPr>
                <w:rFonts w:eastAsiaTheme="minorEastAsia" w:cs="Arial"/>
                <w:color w:val="000000"/>
              </w:rPr>
            </w:pPr>
            <w:r w:rsidRPr="00F24985">
              <w:rPr>
                <w:rFonts w:ascii="Arial" w:hAnsi="Arial" w:cs="Arial"/>
                <w:color w:val="000000" w:themeColor="text1"/>
                <w:sz w:val="22"/>
                <w:szCs w:val="22"/>
              </w:rPr>
              <w:t xml:space="preserve">• </w:t>
            </w:r>
            <w:r w:rsidRPr="00F24985">
              <w:rPr>
                <w:rFonts w:ascii="Arial" w:eastAsiaTheme="minorEastAsia" w:hAnsi="Arial" w:cs="Arial" w:hint="eastAsia"/>
                <w:color w:val="000000" w:themeColor="text1"/>
                <w:sz w:val="22"/>
                <w:szCs w:val="22"/>
              </w:rPr>
              <w:t>imported</w:t>
            </w:r>
          </w:p>
        </w:tc>
        <w:tc>
          <w:tcPr>
            <w:tcW w:w="245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DE31D7D" w14:textId="10453B6D" w:rsidR="0083034B" w:rsidRPr="00785A76" w:rsidRDefault="00785A76">
            <w:pPr>
              <w:pStyle w:val="Text"/>
              <w:spacing w:before="60" w:after="60"/>
              <w:jc w:val="left"/>
              <w:rPr>
                <w:rFonts w:eastAsiaTheme="minorEastAsia" w:cs="Arial"/>
                <w:color w:val="000000" w:themeColor="text1"/>
                <w:sz w:val="22"/>
                <w:szCs w:val="22"/>
                <w:lang w:val="en-SG" w:eastAsia="zh-CN"/>
              </w:rPr>
            </w:pPr>
            <w:r>
              <w:rPr>
                <w:rFonts w:eastAsiaTheme="minorEastAsia" w:cs="Arial" w:hint="eastAsia"/>
                <w:color w:val="000000"/>
                <w:sz w:val="22"/>
                <w:szCs w:val="22"/>
                <w:lang w:val="en-SG" w:eastAsia="zh-CN"/>
              </w:rPr>
              <w:t xml:space="preserve">Record </w:t>
            </w:r>
            <w:r w:rsidR="002854E7">
              <w:rPr>
                <w:rFonts w:eastAsiaTheme="minorEastAsia" w:cs="Arial" w:hint="eastAsia"/>
                <w:color w:val="000000"/>
                <w:sz w:val="22"/>
                <w:szCs w:val="22"/>
                <w:lang w:val="en-SG" w:eastAsia="zh-CN"/>
              </w:rPr>
              <w:t>source</w:t>
            </w:r>
            <w:r w:rsidR="001C1DDA">
              <w:rPr>
                <w:rFonts w:eastAsiaTheme="minorEastAsia" w:cs="Arial" w:hint="eastAsia"/>
                <w:color w:val="000000"/>
                <w:sz w:val="22"/>
                <w:szCs w:val="22"/>
                <w:lang w:val="en-SG" w:eastAsia="zh-CN"/>
              </w:rPr>
              <w:t>.</w:t>
            </w:r>
          </w:p>
        </w:tc>
      </w:tr>
    </w:tbl>
    <w:p w14:paraId="1978AE87" w14:textId="77777777" w:rsidR="007E66E7" w:rsidRDefault="007E66E7" w:rsidP="000A4617">
      <w:pPr>
        <w:widowControl/>
        <w:jc w:val="left"/>
        <w:rPr>
          <w:iCs/>
          <w:color w:val="000000" w:themeColor="text1"/>
          <w:sz w:val="22"/>
          <w:lang w:val="en-SG"/>
        </w:rPr>
      </w:pPr>
    </w:p>
    <w:p w14:paraId="651E11C7" w14:textId="77777777" w:rsidR="007E66E7" w:rsidRPr="007E66E7" w:rsidRDefault="007E66E7" w:rsidP="000A4617">
      <w:pPr>
        <w:widowControl/>
        <w:jc w:val="left"/>
        <w:rPr>
          <w:iCs/>
          <w:color w:val="000000" w:themeColor="text1"/>
          <w:sz w:val="22"/>
          <w:lang w:val="en-SG"/>
        </w:rPr>
      </w:pPr>
    </w:p>
    <w:p w14:paraId="19229856" w14:textId="77777777" w:rsidR="00CF1183" w:rsidRDefault="00CF1183" w:rsidP="00CF1183">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7292675F" w14:textId="1BF26339" w:rsidR="00B93BAD" w:rsidRDefault="00B93BAD">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 404.</w:t>
      </w:r>
    </w:p>
    <w:p w14:paraId="726EC898" w14:textId="7A917CD1" w:rsidR="00B93BAD" w:rsidRPr="00415C3D" w:rsidRDefault="00B93BAD">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00542606" w:rsidRPr="00542606">
        <w:t xml:space="preserve">Table </w:t>
      </w:r>
      <w:r w:rsidR="00542606"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60BF8293" w14:textId="11D947C9" w:rsidR="00B93BAD" w:rsidRPr="00962B6F" w:rsidRDefault="00B93BAD" w:rsidP="00B93BAD">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00542606" w:rsidRPr="000C1740">
        <w:rPr>
          <w:b/>
        </w:rPr>
        <w:t xml:space="preserve">Table </w:t>
      </w:r>
      <w:r w:rsidR="00542606">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1960"/>
        <w:gridCol w:w="2653"/>
        <w:gridCol w:w="3121"/>
      </w:tblGrid>
      <w:tr w:rsidR="00CF1183" w14:paraId="5EB4C41C" w14:textId="77777777" w:rsidTr="00691B64">
        <w:tc>
          <w:tcPr>
            <w:tcW w:w="1310" w:type="dxa"/>
          </w:tcPr>
          <w:p w14:paraId="1E8BF38A" w14:textId="77777777" w:rsidR="00CF1183" w:rsidRPr="00962B6F" w:rsidRDefault="00CF1183" w:rsidP="003B08A7">
            <w:pPr>
              <w:pStyle w:val="ncs-body"/>
              <w:jc w:val="left"/>
              <w:rPr>
                <w:rFonts w:eastAsia="Arial"/>
              </w:rPr>
            </w:pPr>
            <w:r>
              <w:rPr>
                <w:rFonts w:eastAsia="Arial"/>
              </w:rPr>
              <w:t>HTTP Status Code</w:t>
            </w:r>
          </w:p>
        </w:tc>
        <w:tc>
          <w:tcPr>
            <w:tcW w:w="1960" w:type="dxa"/>
          </w:tcPr>
          <w:p w14:paraId="7A0AB737" w14:textId="77777777" w:rsidR="00CF1183" w:rsidRPr="00962B6F" w:rsidRDefault="00CF1183" w:rsidP="003B08A7">
            <w:pPr>
              <w:pStyle w:val="ncs-body"/>
              <w:jc w:val="left"/>
            </w:pPr>
            <w:r>
              <w:t>Error Code</w:t>
            </w:r>
          </w:p>
        </w:tc>
        <w:tc>
          <w:tcPr>
            <w:tcW w:w="2653" w:type="dxa"/>
          </w:tcPr>
          <w:p w14:paraId="6B721BE8" w14:textId="728DE754" w:rsidR="00C122C1" w:rsidRDefault="00C122C1" w:rsidP="003B08A7">
            <w:pPr>
              <w:pStyle w:val="ncs-body"/>
              <w:jc w:val="left"/>
              <w:rPr>
                <w:rFonts w:eastAsiaTheme="minorEastAsia"/>
              </w:rPr>
            </w:pPr>
            <w:r>
              <w:rPr>
                <w:rFonts w:eastAsiaTheme="minorEastAsia" w:hint="eastAsia"/>
                <w:lang w:eastAsia="zh-CN"/>
              </w:rPr>
              <w:t>Params</w:t>
            </w:r>
          </w:p>
        </w:tc>
        <w:tc>
          <w:tcPr>
            <w:tcW w:w="3121" w:type="dxa"/>
          </w:tcPr>
          <w:p w14:paraId="0823C121" w14:textId="6492B68D" w:rsidR="00CF1183" w:rsidRPr="00962B6F" w:rsidRDefault="00CF1183" w:rsidP="003B08A7">
            <w:pPr>
              <w:pStyle w:val="ncs-body"/>
              <w:jc w:val="left"/>
            </w:pPr>
            <w:r>
              <w:t>Description</w:t>
            </w:r>
          </w:p>
        </w:tc>
      </w:tr>
      <w:tr w:rsidR="000640BB" w14:paraId="2889E54F" w14:textId="77777777" w:rsidTr="00691B64">
        <w:tc>
          <w:tcPr>
            <w:tcW w:w="1310" w:type="dxa"/>
            <w:vMerge w:val="restart"/>
          </w:tcPr>
          <w:p w14:paraId="590EBD02" w14:textId="03CAAD4D" w:rsidR="000640BB" w:rsidRDefault="00227418" w:rsidP="003B08A7">
            <w:pPr>
              <w:pStyle w:val="ncs-body"/>
              <w:jc w:val="left"/>
              <w:rPr>
                <w:rFonts w:eastAsiaTheme="minorEastAsia"/>
                <w:lang w:eastAsia="zh-CN"/>
              </w:rPr>
            </w:pPr>
            <w:r>
              <w:rPr>
                <w:rFonts w:eastAsiaTheme="minorEastAsia" w:hint="eastAsia"/>
                <w:lang w:eastAsia="zh-CN"/>
              </w:rPr>
              <w:t>400</w:t>
            </w:r>
          </w:p>
        </w:tc>
        <w:tc>
          <w:tcPr>
            <w:tcW w:w="1960" w:type="dxa"/>
          </w:tcPr>
          <w:p w14:paraId="2575DA22" w14:textId="14565613" w:rsidR="000640BB" w:rsidRDefault="000640BB" w:rsidP="003B08A7">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Pr="00E757EC">
              <w:rPr>
                <w:color w:val="000000"/>
              </w:rPr>
              <w:t>channel</w:t>
            </w:r>
            <w:r w:rsidR="0040726D">
              <w:rPr>
                <w:rFonts w:eastAsiaTheme="minorEastAsia" w:hint="eastAsia"/>
                <w:color w:val="000000"/>
                <w:lang w:eastAsia="zh-CN"/>
              </w:rPr>
              <w:t>-i</w:t>
            </w:r>
            <w:r w:rsidRPr="00E757EC">
              <w:rPr>
                <w:color w:val="000000"/>
              </w:rPr>
              <w:t>d</w:t>
            </w:r>
          </w:p>
        </w:tc>
        <w:tc>
          <w:tcPr>
            <w:tcW w:w="2653" w:type="dxa"/>
          </w:tcPr>
          <w:p w14:paraId="66702CC8" w14:textId="77777777" w:rsidR="00C122C1" w:rsidRDefault="00C122C1" w:rsidP="003B08A7">
            <w:pPr>
              <w:pStyle w:val="ncs-body"/>
              <w:jc w:val="left"/>
              <w:rPr>
                <w:rFonts w:eastAsiaTheme="minorEastAsia"/>
                <w:color w:val="000000"/>
                <w:lang w:eastAsia="zh-CN"/>
              </w:rPr>
            </w:pPr>
          </w:p>
        </w:tc>
        <w:tc>
          <w:tcPr>
            <w:tcW w:w="3121" w:type="dxa"/>
          </w:tcPr>
          <w:p w14:paraId="353E0D1D" w14:textId="7880209D" w:rsidR="000640BB" w:rsidRPr="00962B6F" w:rsidRDefault="00412B61" w:rsidP="003B08A7">
            <w:pPr>
              <w:pStyle w:val="ncs-body"/>
              <w:jc w:val="left"/>
            </w:pPr>
            <w:r>
              <w:rPr>
                <w:rFonts w:eastAsiaTheme="minorEastAsia"/>
                <w:color w:val="000000"/>
                <w:lang w:eastAsia="zh-CN"/>
              </w:rPr>
              <w:t>‘</w:t>
            </w:r>
            <w:proofErr w:type="spellStart"/>
            <w:r w:rsidR="00A80398" w:rsidRPr="00E757EC">
              <w:rPr>
                <w:color w:val="000000"/>
              </w:rPr>
              <w:t>channelId</w:t>
            </w:r>
            <w:proofErr w:type="spellEnd"/>
            <w:r>
              <w:rPr>
                <w:rFonts w:eastAsiaTheme="minorEastAsia"/>
                <w:color w:val="000000"/>
                <w:lang w:eastAsia="zh-CN"/>
              </w:rPr>
              <w:t>’</w:t>
            </w:r>
            <w:r w:rsidR="00A80398" w:rsidRPr="003C6A92">
              <w:rPr>
                <w:rFonts w:eastAsiaTheme="minorEastAsia" w:hint="eastAsia"/>
                <w:lang w:eastAsia="zh-CN"/>
              </w:rPr>
              <w:t xml:space="preserve"> </w:t>
            </w:r>
            <w:r w:rsidR="003C6A92" w:rsidRPr="003C6A92">
              <w:rPr>
                <w:rFonts w:eastAsiaTheme="minorEastAsia" w:hint="eastAsia"/>
                <w:lang w:eastAsia="zh-CN"/>
              </w:rPr>
              <w:t>is required and must be a non-empty string.</w:t>
            </w:r>
          </w:p>
        </w:tc>
      </w:tr>
      <w:tr w:rsidR="000640BB" w14:paraId="050590DC" w14:textId="77777777" w:rsidTr="00691B64">
        <w:tc>
          <w:tcPr>
            <w:tcW w:w="1310" w:type="dxa"/>
            <w:vMerge/>
          </w:tcPr>
          <w:p w14:paraId="7FD0FD86" w14:textId="77777777" w:rsidR="000640BB" w:rsidRDefault="000640BB" w:rsidP="003B08A7">
            <w:pPr>
              <w:pStyle w:val="ncs-body"/>
              <w:jc w:val="left"/>
              <w:rPr>
                <w:rFonts w:eastAsiaTheme="minorEastAsia"/>
                <w:lang w:eastAsia="zh-CN"/>
              </w:rPr>
            </w:pPr>
          </w:p>
        </w:tc>
        <w:tc>
          <w:tcPr>
            <w:tcW w:w="1960" w:type="dxa"/>
          </w:tcPr>
          <w:p w14:paraId="0F9AF9EA" w14:textId="5DFBFF4E" w:rsidR="000640BB" w:rsidRDefault="000640BB" w:rsidP="003B08A7">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66587A">
              <w:t>stream</w:t>
            </w:r>
            <w:r w:rsidR="0040726D">
              <w:rPr>
                <w:rFonts w:eastAsiaTheme="minorEastAsia" w:hint="eastAsia"/>
                <w:color w:val="000000"/>
                <w:lang w:eastAsia="zh-CN"/>
              </w:rPr>
              <w:t>-i</w:t>
            </w:r>
            <w:r w:rsidRPr="00E757EC">
              <w:rPr>
                <w:color w:val="000000"/>
              </w:rPr>
              <w:t>d</w:t>
            </w:r>
          </w:p>
        </w:tc>
        <w:tc>
          <w:tcPr>
            <w:tcW w:w="2653" w:type="dxa"/>
          </w:tcPr>
          <w:p w14:paraId="0D987403" w14:textId="77777777" w:rsidR="00C122C1" w:rsidRDefault="00C122C1" w:rsidP="003B08A7">
            <w:pPr>
              <w:pStyle w:val="ncs-body"/>
              <w:jc w:val="left"/>
              <w:rPr>
                <w:rFonts w:eastAsiaTheme="minorEastAsia"/>
                <w:color w:val="000000"/>
                <w:lang w:eastAsia="zh-CN"/>
              </w:rPr>
            </w:pPr>
          </w:p>
        </w:tc>
        <w:tc>
          <w:tcPr>
            <w:tcW w:w="3121" w:type="dxa"/>
          </w:tcPr>
          <w:p w14:paraId="47723FC7" w14:textId="0AA240B1" w:rsidR="000640BB" w:rsidRPr="00962B6F" w:rsidRDefault="00412B61" w:rsidP="003B08A7">
            <w:pPr>
              <w:pStyle w:val="ncs-body"/>
              <w:jc w:val="left"/>
            </w:pPr>
            <w:r>
              <w:rPr>
                <w:rFonts w:eastAsiaTheme="minorEastAsia"/>
                <w:color w:val="000000"/>
                <w:lang w:eastAsia="zh-CN"/>
              </w:rPr>
              <w:t>‘</w:t>
            </w:r>
            <w:proofErr w:type="spellStart"/>
            <w:r w:rsidR="0066587A">
              <w:rPr>
                <w:rFonts w:eastAsiaTheme="minorEastAsia"/>
                <w:color w:val="000000"/>
                <w:lang w:eastAsia="zh-CN"/>
              </w:rPr>
              <w:t>stream</w:t>
            </w:r>
            <w:r w:rsidR="00A80398" w:rsidRPr="00E757EC">
              <w:rPr>
                <w:color w:val="000000"/>
              </w:rPr>
              <w:t>Id</w:t>
            </w:r>
            <w:proofErr w:type="spellEnd"/>
            <w:r>
              <w:rPr>
                <w:rFonts w:eastAsiaTheme="minorEastAsia"/>
                <w:color w:val="000000"/>
                <w:lang w:eastAsia="zh-CN"/>
              </w:rPr>
              <w:t>’</w:t>
            </w:r>
            <w:r w:rsidR="00A80398" w:rsidRPr="003C6A92">
              <w:rPr>
                <w:rFonts w:eastAsiaTheme="minorEastAsia" w:hint="eastAsia"/>
                <w:lang w:eastAsia="zh-CN"/>
              </w:rPr>
              <w:t xml:space="preserve"> </w:t>
            </w:r>
            <w:r w:rsidR="0066587A">
              <w:rPr>
                <w:rFonts w:eastAsiaTheme="minorEastAsia"/>
                <w:lang w:eastAsia="zh-CN"/>
              </w:rPr>
              <w:t xml:space="preserve">passed but </w:t>
            </w:r>
            <w:r w:rsidR="00E11254">
              <w:rPr>
                <w:rFonts w:eastAsiaTheme="minorEastAsia"/>
                <w:lang w:eastAsia="zh-CN"/>
              </w:rPr>
              <w:t>out of range</w:t>
            </w:r>
            <w:r w:rsidR="003C6A92" w:rsidRPr="003C6A92">
              <w:rPr>
                <w:rFonts w:eastAsiaTheme="minorEastAsia" w:hint="eastAsia"/>
                <w:lang w:eastAsia="zh-CN"/>
              </w:rPr>
              <w:t>.</w:t>
            </w:r>
          </w:p>
        </w:tc>
      </w:tr>
      <w:tr w:rsidR="000640BB" w14:paraId="0CED6583" w14:textId="77777777" w:rsidTr="00691B64">
        <w:tc>
          <w:tcPr>
            <w:tcW w:w="1310" w:type="dxa"/>
            <w:vMerge/>
          </w:tcPr>
          <w:p w14:paraId="39BCF32F" w14:textId="77777777" w:rsidR="000640BB" w:rsidRDefault="000640BB" w:rsidP="003B08A7">
            <w:pPr>
              <w:pStyle w:val="ncs-body"/>
              <w:jc w:val="left"/>
              <w:rPr>
                <w:rFonts w:eastAsiaTheme="minorEastAsia"/>
                <w:lang w:eastAsia="zh-CN"/>
              </w:rPr>
            </w:pPr>
          </w:p>
        </w:tc>
        <w:tc>
          <w:tcPr>
            <w:tcW w:w="1960" w:type="dxa"/>
          </w:tcPr>
          <w:p w14:paraId="20CA3176" w14:textId="20A263F4" w:rsidR="000640BB" w:rsidRDefault="000640BB" w:rsidP="003B08A7">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-start</w:t>
            </w:r>
            <w:r w:rsidR="001571F6">
              <w:rPr>
                <w:rFonts w:eastAsiaTheme="minorEastAsia"/>
                <w:lang w:eastAsia="zh-CN"/>
              </w:rPr>
              <w:t>-time</w:t>
            </w:r>
          </w:p>
        </w:tc>
        <w:tc>
          <w:tcPr>
            <w:tcW w:w="2653" w:type="dxa"/>
          </w:tcPr>
          <w:p w14:paraId="58CE03C0" w14:textId="77777777" w:rsidR="00C122C1" w:rsidRDefault="00C122C1" w:rsidP="003B08A7">
            <w:pPr>
              <w:pStyle w:val="ncs-body"/>
              <w:jc w:val="left"/>
              <w:rPr>
                <w:rFonts w:eastAsiaTheme="minorEastAsia"/>
                <w:lang w:eastAsia="zh-CN"/>
              </w:rPr>
            </w:pPr>
          </w:p>
        </w:tc>
        <w:tc>
          <w:tcPr>
            <w:tcW w:w="3121" w:type="dxa"/>
          </w:tcPr>
          <w:p w14:paraId="07D8381D" w14:textId="267C96A2" w:rsidR="000640BB" w:rsidRPr="00962B6F" w:rsidRDefault="00412B61" w:rsidP="003B08A7">
            <w:pPr>
              <w:pStyle w:val="ncs-body"/>
              <w:jc w:val="left"/>
            </w:pPr>
            <w:r>
              <w:rPr>
                <w:rFonts w:eastAsiaTheme="minorEastAsia"/>
                <w:lang w:eastAsia="zh-CN"/>
              </w:rPr>
              <w:t>‘</w:t>
            </w:r>
            <w:r w:rsidR="00A80398">
              <w:rPr>
                <w:rFonts w:eastAsiaTheme="minorEastAsia" w:hint="eastAsia"/>
                <w:lang w:eastAsia="zh-CN"/>
              </w:rPr>
              <w:t>start</w:t>
            </w:r>
            <w:r>
              <w:rPr>
                <w:rFonts w:eastAsiaTheme="minorEastAsia"/>
                <w:lang w:eastAsia="zh-CN"/>
              </w:rPr>
              <w:t>’</w:t>
            </w:r>
            <w:r w:rsidR="003C6A92" w:rsidRPr="003C6A92">
              <w:rPr>
                <w:rFonts w:eastAsiaTheme="minorEastAsia" w:hint="eastAsia"/>
                <w:lang w:eastAsia="zh-CN"/>
              </w:rPr>
              <w:t xml:space="preserve"> is required and must be </w:t>
            </w:r>
            <w:r w:rsidR="006341E7">
              <w:rPr>
                <w:rFonts w:eastAsiaTheme="minorEastAsia" w:hint="eastAsia"/>
                <w:lang w:eastAsia="zh-CN"/>
              </w:rPr>
              <w:t>e</w:t>
            </w:r>
            <w:r w:rsidR="006341E7" w:rsidRPr="00E757EC">
              <w:rPr>
                <w:color w:val="000000"/>
              </w:rPr>
              <w:t xml:space="preserve">poch Time in </w:t>
            </w:r>
            <w:del w:id="305" w:author="Robert James Andrews  (NCS)" w:date="2025-11-25T10:50:00Z" w16du:dateUtc="2025-11-25T02:50:00Z">
              <w:r w:rsidR="006341E7" w:rsidRPr="00E757EC" w:rsidDel="00C31AEC">
                <w:rPr>
                  <w:color w:val="000000"/>
                </w:rPr>
                <w:delText>seconds</w:delText>
              </w:r>
            </w:del>
            <w:ins w:id="306" w:author="Robert James Andrews  (NCS)" w:date="2025-11-25T10:50:00Z" w16du:dateUtc="2025-11-25T02:50:00Z">
              <w:r w:rsidR="00C31AEC">
                <w:rPr>
                  <w:color w:val="000000"/>
                </w:rPr>
                <w:t>milliseconds</w:t>
              </w:r>
            </w:ins>
            <w:r w:rsidR="003C6A92" w:rsidRPr="003C6A92">
              <w:rPr>
                <w:rFonts w:eastAsiaTheme="minorEastAsia" w:hint="eastAsia"/>
                <w:lang w:eastAsia="zh-CN"/>
              </w:rPr>
              <w:t>.</w:t>
            </w:r>
          </w:p>
        </w:tc>
      </w:tr>
      <w:tr w:rsidR="000640BB" w14:paraId="76D0437B" w14:textId="77777777" w:rsidTr="00691B64">
        <w:tc>
          <w:tcPr>
            <w:tcW w:w="1310" w:type="dxa"/>
            <w:vMerge/>
          </w:tcPr>
          <w:p w14:paraId="1941BC54" w14:textId="77777777" w:rsidR="000640BB" w:rsidRDefault="000640BB" w:rsidP="003B08A7">
            <w:pPr>
              <w:pStyle w:val="ncs-body"/>
              <w:jc w:val="left"/>
              <w:rPr>
                <w:rFonts w:eastAsiaTheme="minorEastAsia"/>
                <w:lang w:eastAsia="zh-CN"/>
              </w:rPr>
            </w:pPr>
          </w:p>
        </w:tc>
        <w:tc>
          <w:tcPr>
            <w:tcW w:w="1960" w:type="dxa"/>
          </w:tcPr>
          <w:p w14:paraId="09E2A235" w14:textId="5A86AE24" w:rsidR="000640BB" w:rsidRDefault="000640BB" w:rsidP="003B08A7">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-end</w:t>
            </w:r>
            <w:r w:rsidR="001571F6">
              <w:rPr>
                <w:rFonts w:eastAsiaTheme="minorEastAsia"/>
                <w:lang w:eastAsia="zh-CN"/>
              </w:rPr>
              <w:t>-time</w:t>
            </w:r>
          </w:p>
        </w:tc>
        <w:tc>
          <w:tcPr>
            <w:tcW w:w="2653" w:type="dxa"/>
          </w:tcPr>
          <w:p w14:paraId="438B844A" w14:textId="77777777" w:rsidR="00C122C1" w:rsidRDefault="00C122C1" w:rsidP="003B08A7">
            <w:pPr>
              <w:pStyle w:val="ncs-body"/>
              <w:jc w:val="left"/>
              <w:rPr>
                <w:rFonts w:eastAsiaTheme="minorEastAsia"/>
                <w:lang w:eastAsia="zh-CN"/>
              </w:rPr>
            </w:pPr>
          </w:p>
        </w:tc>
        <w:tc>
          <w:tcPr>
            <w:tcW w:w="3121" w:type="dxa"/>
          </w:tcPr>
          <w:p w14:paraId="56758DDD" w14:textId="397C680F" w:rsidR="000640BB" w:rsidRPr="00962B6F" w:rsidRDefault="00412B61" w:rsidP="003B08A7">
            <w:pPr>
              <w:pStyle w:val="ncs-body"/>
              <w:jc w:val="left"/>
            </w:pPr>
            <w:r>
              <w:rPr>
                <w:rFonts w:eastAsiaTheme="minorEastAsia"/>
                <w:lang w:eastAsia="zh-CN"/>
              </w:rPr>
              <w:t>‘</w:t>
            </w:r>
            <w:r w:rsidR="00A80398">
              <w:rPr>
                <w:rFonts w:eastAsiaTheme="minorEastAsia" w:hint="eastAsia"/>
                <w:lang w:eastAsia="zh-CN"/>
              </w:rPr>
              <w:t>end</w:t>
            </w:r>
            <w:r>
              <w:rPr>
                <w:rFonts w:eastAsiaTheme="minorEastAsia"/>
                <w:lang w:eastAsia="zh-CN"/>
              </w:rPr>
              <w:t>’</w:t>
            </w:r>
            <w:r w:rsidR="003C6A92" w:rsidRPr="003C6A92">
              <w:rPr>
                <w:rFonts w:eastAsiaTheme="minorEastAsia" w:hint="eastAsia"/>
                <w:lang w:eastAsia="zh-CN"/>
              </w:rPr>
              <w:t xml:space="preserve"> is required and must be </w:t>
            </w:r>
            <w:r w:rsidR="006341E7">
              <w:rPr>
                <w:rFonts w:eastAsiaTheme="minorEastAsia" w:hint="eastAsia"/>
                <w:lang w:eastAsia="zh-CN"/>
              </w:rPr>
              <w:t>e</w:t>
            </w:r>
            <w:r w:rsidR="006341E7" w:rsidRPr="00E757EC">
              <w:rPr>
                <w:color w:val="000000"/>
              </w:rPr>
              <w:t xml:space="preserve">poch Time in </w:t>
            </w:r>
            <w:ins w:id="307" w:author="Robert James Andrews  (NCS)" w:date="2025-11-25T10:50:00Z" w16du:dateUtc="2025-11-25T02:50:00Z">
              <w:r w:rsidR="00C31AEC">
                <w:rPr>
                  <w:color w:val="000000"/>
                </w:rPr>
                <w:t>milliseconds</w:t>
              </w:r>
            </w:ins>
            <w:del w:id="308" w:author="Robert James Andrews  (NCS)" w:date="2025-11-25T10:50:00Z" w16du:dateUtc="2025-11-25T02:50:00Z">
              <w:r w:rsidR="006341E7" w:rsidRPr="00E757EC" w:rsidDel="00C31AEC">
                <w:rPr>
                  <w:color w:val="000000"/>
                </w:rPr>
                <w:delText>seconds</w:delText>
              </w:r>
            </w:del>
            <w:r w:rsidR="003C6A92" w:rsidRPr="003C6A92">
              <w:rPr>
                <w:rFonts w:eastAsiaTheme="minorEastAsia" w:hint="eastAsia"/>
                <w:lang w:eastAsia="zh-CN"/>
              </w:rPr>
              <w:t>.</w:t>
            </w:r>
          </w:p>
        </w:tc>
      </w:tr>
      <w:tr w:rsidR="000640BB" w:rsidRPr="00620D58" w14:paraId="14DA3FFE" w14:textId="77777777" w:rsidTr="00691B64">
        <w:tc>
          <w:tcPr>
            <w:tcW w:w="1310" w:type="dxa"/>
            <w:vMerge/>
          </w:tcPr>
          <w:p w14:paraId="5E44D11E" w14:textId="77777777" w:rsidR="000640BB" w:rsidRDefault="000640BB" w:rsidP="00593F15">
            <w:pPr>
              <w:pStyle w:val="ncs-body"/>
              <w:jc w:val="left"/>
              <w:rPr>
                <w:rFonts w:eastAsiaTheme="minorEastAsia"/>
                <w:lang w:eastAsia="zh-CN"/>
              </w:rPr>
            </w:pPr>
          </w:p>
        </w:tc>
        <w:tc>
          <w:tcPr>
            <w:tcW w:w="1960" w:type="dxa"/>
          </w:tcPr>
          <w:p w14:paraId="111747FD" w14:textId="0E0DF82B" w:rsidR="000640BB" w:rsidRDefault="000640BB" w:rsidP="00593F15">
            <w:pPr>
              <w:pStyle w:val="ncs-body"/>
              <w:jc w:val="left"/>
              <w:rPr>
                <w:rFonts w:eastAsiaTheme="minorEastAsia"/>
                <w:lang w:eastAsia="zh-CN"/>
              </w:rPr>
            </w:pPr>
            <w:r w:rsidRPr="00962B6F">
              <w:rPr>
                <w:rFonts w:eastAsiaTheme="minorEastAsia" w:hint="eastAsia"/>
                <w:lang w:eastAsia="zh-CN"/>
              </w:rPr>
              <w:t>invalid</w:t>
            </w:r>
            <w:r w:rsidRPr="00962B6F">
              <w:rPr>
                <w:rFonts w:eastAsiaTheme="minorEastAsia"/>
                <w:lang w:eastAsia="zh-CN"/>
              </w:rPr>
              <w:t>-page</w:t>
            </w:r>
            <w:r w:rsidR="0040726D">
              <w:rPr>
                <w:rFonts w:eastAsiaTheme="minorEastAsia" w:hint="eastAsia"/>
                <w:lang w:eastAsia="zh-CN"/>
              </w:rPr>
              <w:t>-i</w:t>
            </w:r>
            <w:r w:rsidRPr="00962B6F">
              <w:rPr>
                <w:rFonts w:eastAsiaTheme="minorEastAsia"/>
                <w:lang w:eastAsia="zh-CN"/>
              </w:rPr>
              <w:t>ndex</w:t>
            </w:r>
          </w:p>
        </w:tc>
        <w:tc>
          <w:tcPr>
            <w:tcW w:w="2653" w:type="dxa"/>
          </w:tcPr>
          <w:p w14:paraId="2EFE469B" w14:textId="77777777" w:rsidR="00C122C1" w:rsidRDefault="00C122C1" w:rsidP="00593F15">
            <w:pPr>
              <w:pStyle w:val="ncs-body"/>
              <w:jc w:val="left"/>
              <w:rPr>
                <w:rFonts w:eastAsiaTheme="minorEastAsia"/>
                <w:lang w:eastAsia="zh-CN"/>
              </w:rPr>
            </w:pPr>
          </w:p>
        </w:tc>
        <w:tc>
          <w:tcPr>
            <w:tcW w:w="3121" w:type="dxa"/>
          </w:tcPr>
          <w:p w14:paraId="45317174" w14:textId="4B163BBB" w:rsidR="000640BB" w:rsidRPr="00962B6F" w:rsidRDefault="00412B61" w:rsidP="00593F15">
            <w:pPr>
              <w:pStyle w:val="ncs-body"/>
              <w:jc w:val="left"/>
            </w:pPr>
            <w:r>
              <w:rPr>
                <w:rFonts w:eastAsiaTheme="minorEastAsia"/>
                <w:lang w:eastAsia="zh-CN"/>
              </w:rPr>
              <w:t>‘</w:t>
            </w:r>
            <w:proofErr w:type="spellStart"/>
            <w:r w:rsidR="00A80398" w:rsidRPr="00962B6F">
              <w:rPr>
                <w:rFonts w:eastAsiaTheme="minorEastAsia"/>
                <w:lang w:eastAsia="zh-CN"/>
              </w:rPr>
              <w:t>pageIndex</w:t>
            </w:r>
            <w:proofErr w:type="spellEnd"/>
            <w:r>
              <w:rPr>
                <w:rFonts w:eastAsiaTheme="minorEastAsia"/>
                <w:lang w:eastAsia="zh-CN"/>
              </w:rPr>
              <w:t>’</w:t>
            </w:r>
            <w:r w:rsidR="00A80398" w:rsidRPr="003C6A92">
              <w:rPr>
                <w:rFonts w:eastAsiaTheme="minorEastAsia" w:hint="eastAsia"/>
                <w:lang w:eastAsia="zh-CN"/>
              </w:rPr>
              <w:t xml:space="preserve"> </w:t>
            </w:r>
            <w:r w:rsidR="003C6A92" w:rsidRPr="003C6A92">
              <w:rPr>
                <w:rFonts w:eastAsiaTheme="minorEastAsia" w:hint="eastAsia"/>
                <w:lang w:eastAsia="zh-CN"/>
              </w:rPr>
              <w:t xml:space="preserve">is required </w:t>
            </w:r>
            <w:r w:rsidR="00620D58" w:rsidRPr="003C6A92">
              <w:rPr>
                <w:rFonts w:eastAsiaTheme="minorEastAsia" w:hint="eastAsia"/>
                <w:lang w:eastAsia="zh-CN"/>
              </w:rPr>
              <w:t xml:space="preserve">and must be a </w:t>
            </w:r>
            <w:r w:rsidR="00620D58">
              <w:rPr>
                <w:rFonts w:eastAsiaTheme="minorEastAsia" w:hint="eastAsia"/>
                <w:lang w:eastAsia="zh-CN"/>
              </w:rPr>
              <w:t>number</w:t>
            </w:r>
            <w:r w:rsidR="003C6A92" w:rsidRPr="003C6A92">
              <w:rPr>
                <w:rFonts w:eastAsiaTheme="minorEastAsia" w:hint="eastAsia"/>
                <w:lang w:eastAsia="zh-CN"/>
              </w:rPr>
              <w:t>.</w:t>
            </w:r>
          </w:p>
        </w:tc>
      </w:tr>
      <w:tr w:rsidR="000640BB" w14:paraId="6D849039" w14:textId="77777777" w:rsidTr="00691B64">
        <w:tc>
          <w:tcPr>
            <w:tcW w:w="1310" w:type="dxa"/>
            <w:vMerge/>
          </w:tcPr>
          <w:p w14:paraId="0361EC57" w14:textId="77777777" w:rsidR="000640BB" w:rsidRDefault="000640BB" w:rsidP="00593F15">
            <w:pPr>
              <w:pStyle w:val="ncs-body"/>
              <w:jc w:val="left"/>
              <w:rPr>
                <w:rFonts w:eastAsiaTheme="minorEastAsia"/>
                <w:lang w:eastAsia="zh-CN"/>
              </w:rPr>
            </w:pPr>
          </w:p>
        </w:tc>
        <w:tc>
          <w:tcPr>
            <w:tcW w:w="1960" w:type="dxa"/>
          </w:tcPr>
          <w:p w14:paraId="5EB47C9A" w14:textId="7E0F801C" w:rsidR="000640BB" w:rsidRDefault="000640BB" w:rsidP="00593F15">
            <w:pPr>
              <w:pStyle w:val="ncs-body"/>
              <w:jc w:val="left"/>
              <w:rPr>
                <w:rFonts w:eastAsiaTheme="minorEastAsia"/>
                <w:lang w:eastAsia="zh-CN"/>
              </w:rPr>
            </w:pPr>
            <w:r w:rsidRPr="00962B6F">
              <w:rPr>
                <w:rFonts w:eastAsiaTheme="minorEastAsia" w:hint="eastAsia"/>
                <w:lang w:eastAsia="zh-CN"/>
              </w:rPr>
              <w:t>invalid</w:t>
            </w:r>
            <w:r>
              <w:rPr>
                <w:rFonts w:eastAsiaTheme="minorEastAsia" w:hint="eastAsia"/>
                <w:lang w:eastAsia="zh-CN"/>
              </w:rPr>
              <w:t>-</w:t>
            </w:r>
            <w:r w:rsidRPr="00962B6F">
              <w:rPr>
                <w:rFonts w:eastAsiaTheme="minorEastAsia" w:hint="eastAsia"/>
                <w:lang w:eastAsia="zh-CN"/>
              </w:rPr>
              <w:t>page</w:t>
            </w:r>
            <w:r w:rsidR="0040726D">
              <w:rPr>
                <w:rFonts w:eastAsiaTheme="minorEastAsia" w:hint="eastAsia"/>
                <w:lang w:eastAsia="zh-CN"/>
              </w:rPr>
              <w:t>-s</w:t>
            </w:r>
            <w:r w:rsidRPr="00962B6F">
              <w:rPr>
                <w:rFonts w:eastAsiaTheme="minorEastAsia" w:hint="eastAsia"/>
                <w:lang w:eastAsia="zh-CN"/>
              </w:rPr>
              <w:t>ize</w:t>
            </w:r>
          </w:p>
        </w:tc>
        <w:tc>
          <w:tcPr>
            <w:tcW w:w="2653" w:type="dxa"/>
          </w:tcPr>
          <w:p w14:paraId="48E89520" w14:textId="77777777" w:rsidR="00C122C1" w:rsidRDefault="00C122C1" w:rsidP="00593F15">
            <w:pPr>
              <w:pStyle w:val="ncs-body"/>
              <w:jc w:val="left"/>
              <w:rPr>
                <w:rFonts w:eastAsiaTheme="minorEastAsia"/>
                <w:lang w:eastAsia="zh-CN"/>
              </w:rPr>
            </w:pPr>
          </w:p>
        </w:tc>
        <w:tc>
          <w:tcPr>
            <w:tcW w:w="3121" w:type="dxa"/>
          </w:tcPr>
          <w:p w14:paraId="4D1D0639" w14:textId="3C634F5E" w:rsidR="000640BB" w:rsidRPr="00962B6F" w:rsidRDefault="00412B61" w:rsidP="00593F15">
            <w:pPr>
              <w:pStyle w:val="ncs-body"/>
              <w:jc w:val="left"/>
            </w:pPr>
            <w:r>
              <w:rPr>
                <w:rFonts w:eastAsiaTheme="minorEastAsia"/>
                <w:lang w:eastAsia="zh-CN"/>
              </w:rPr>
              <w:t>‘</w:t>
            </w:r>
            <w:proofErr w:type="spellStart"/>
            <w:r w:rsidR="00A80398" w:rsidRPr="00962B6F">
              <w:rPr>
                <w:rFonts w:eastAsiaTheme="minorEastAsia" w:hint="eastAsia"/>
                <w:lang w:eastAsia="zh-CN"/>
              </w:rPr>
              <w:t>pageSize</w:t>
            </w:r>
            <w:proofErr w:type="spellEnd"/>
            <w:r>
              <w:rPr>
                <w:rFonts w:eastAsiaTheme="minorEastAsia"/>
                <w:lang w:eastAsia="zh-CN"/>
              </w:rPr>
              <w:t>’</w:t>
            </w:r>
            <w:r w:rsidR="00A80398" w:rsidRPr="003C6A92">
              <w:rPr>
                <w:rFonts w:eastAsiaTheme="minorEastAsia" w:hint="eastAsia"/>
                <w:lang w:eastAsia="zh-CN"/>
              </w:rPr>
              <w:t xml:space="preserve"> </w:t>
            </w:r>
            <w:r w:rsidR="003C6A92" w:rsidRPr="003C6A92">
              <w:rPr>
                <w:rFonts w:eastAsiaTheme="minorEastAsia" w:hint="eastAsia"/>
                <w:lang w:eastAsia="zh-CN"/>
              </w:rPr>
              <w:t xml:space="preserve">is required and must be a </w:t>
            </w:r>
            <w:r w:rsidR="00A80398">
              <w:rPr>
                <w:rFonts w:eastAsiaTheme="minorEastAsia" w:hint="eastAsia"/>
                <w:lang w:eastAsia="zh-CN"/>
              </w:rPr>
              <w:t>nu</w:t>
            </w:r>
            <w:r w:rsidR="00620D58">
              <w:rPr>
                <w:rFonts w:eastAsiaTheme="minorEastAsia" w:hint="eastAsia"/>
                <w:lang w:eastAsia="zh-CN"/>
              </w:rPr>
              <w:t>mber</w:t>
            </w:r>
            <w:r w:rsidR="003C6A92" w:rsidRPr="003C6A92">
              <w:rPr>
                <w:rFonts w:eastAsiaTheme="minorEastAsia" w:hint="eastAsia"/>
                <w:lang w:eastAsia="zh-CN"/>
              </w:rPr>
              <w:t>.</w:t>
            </w:r>
          </w:p>
        </w:tc>
      </w:tr>
      <w:tr w:rsidR="000640BB" w14:paraId="1768C37B" w14:textId="77777777" w:rsidTr="00691B64">
        <w:tc>
          <w:tcPr>
            <w:tcW w:w="1310" w:type="dxa"/>
            <w:vMerge/>
          </w:tcPr>
          <w:p w14:paraId="38D29C99" w14:textId="77777777" w:rsidR="000640BB" w:rsidRDefault="000640BB" w:rsidP="00593F15">
            <w:pPr>
              <w:pStyle w:val="ncs-body"/>
              <w:jc w:val="left"/>
              <w:rPr>
                <w:rFonts w:eastAsiaTheme="minorEastAsia"/>
                <w:lang w:eastAsia="zh-CN"/>
              </w:rPr>
            </w:pPr>
          </w:p>
        </w:tc>
        <w:tc>
          <w:tcPr>
            <w:tcW w:w="1960" w:type="dxa"/>
          </w:tcPr>
          <w:p w14:paraId="02CE668A" w14:textId="1195E212" w:rsidR="000640BB" w:rsidRDefault="000640BB" w:rsidP="00593F15">
            <w:pPr>
              <w:pStyle w:val="ncs-body"/>
              <w:jc w:val="left"/>
              <w:rPr>
                <w:rFonts w:eastAsiaTheme="minorEastAsia"/>
                <w:lang w:eastAsia="zh-CN"/>
              </w:rPr>
            </w:pPr>
            <w:r w:rsidRPr="00593F15">
              <w:rPr>
                <w:rFonts w:eastAsiaTheme="minorEastAsia" w:hint="eastAsia"/>
                <w:lang w:eastAsia="zh-CN"/>
              </w:rPr>
              <w:t>start-must-</w:t>
            </w:r>
            <w:r w:rsidR="001C7C16">
              <w:rPr>
                <w:rFonts w:eastAsiaTheme="minorEastAsia"/>
                <w:lang w:eastAsia="zh-CN"/>
              </w:rPr>
              <w:t>be-</w:t>
            </w:r>
            <w:r w:rsidRPr="00593F15">
              <w:rPr>
                <w:rFonts w:eastAsiaTheme="minorEastAsia" w:hint="eastAsia"/>
                <w:lang w:eastAsia="zh-CN"/>
              </w:rPr>
              <w:t>before-end</w:t>
            </w:r>
          </w:p>
        </w:tc>
        <w:tc>
          <w:tcPr>
            <w:tcW w:w="2653" w:type="dxa"/>
          </w:tcPr>
          <w:p w14:paraId="0BB986FD" w14:textId="77777777" w:rsidR="00C122C1" w:rsidRDefault="00C122C1" w:rsidP="00593F15">
            <w:pPr>
              <w:pStyle w:val="ncs-body"/>
              <w:jc w:val="left"/>
              <w:rPr>
                <w:rFonts w:eastAsiaTheme="minorEastAsia"/>
                <w:lang w:eastAsia="zh-CN"/>
              </w:rPr>
            </w:pPr>
          </w:p>
        </w:tc>
        <w:tc>
          <w:tcPr>
            <w:tcW w:w="3121" w:type="dxa"/>
          </w:tcPr>
          <w:p w14:paraId="43405E27" w14:textId="526F1D07" w:rsidR="000640BB" w:rsidRPr="00E90647" w:rsidRDefault="00E90647" w:rsidP="00593F15">
            <w:pPr>
              <w:pStyle w:val="ncs-body"/>
              <w:jc w:val="left"/>
              <w:rPr>
                <w:rFonts w:eastAsiaTheme="minorEastAsia"/>
                <w:lang w:eastAsia="zh-CN"/>
              </w:rPr>
            </w:pPr>
            <w:r>
              <w:rPr>
                <w:rFonts w:eastAsiaTheme="minorEastAsia" w:hint="eastAsia"/>
                <w:lang w:eastAsia="zh-CN"/>
              </w:rPr>
              <w:t xml:space="preserve">Start time must </w:t>
            </w:r>
            <w:r w:rsidR="004E2835">
              <w:rPr>
                <w:rFonts w:eastAsiaTheme="minorEastAsia"/>
                <w:lang w:eastAsia="zh-CN"/>
              </w:rPr>
              <w:t xml:space="preserve">be </w:t>
            </w:r>
            <w:r>
              <w:rPr>
                <w:rFonts w:eastAsiaTheme="minorEastAsia" w:hint="eastAsia"/>
                <w:lang w:eastAsia="zh-CN"/>
              </w:rPr>
              <w:t>before end time</w:t>
            </w:r>
          </w:p>
        </w:tc>
      </w:tr>
      <w:tr w:rsidR="000640BB" w14:paraId="3650BDEE" w14:textId="77777777" w:rsidTr="00691B64">
        <w:tc>
          <w:tcPr>
            <w:tcW w:w="1310" w:type="dxa"/>
            <w:vMerge w:val="restart"/>
          </w:tcPr>
          <w:p w14:paraId="79732179" w14:textId="7EB3AC3C" w:rsidR="000640BB" w:rsidRDefault="000640BB" w:rsidP="00593F15">
            <w:pPr>
              <w:pStyle w:val="ncs-body"/>
              <w:jc w:val="left"/>
              <w:rPr>
                <w:rFonts w:eastAsiaTheme="minorEastAsia"/>
                <w:lang w:eastAsia="zh-CN"/>
              </w:rPr>
            </w:pPr>
            <w:r>
              <w:rPr>
                <w:rFonts w:eastAsiaTheme="minorEastAsia" w:hint="eastAsia"/>
                <w:lang w:eastAsia="zh-CN"/>
              </w:rPr>
              <w:t>404</w:t>
            </w:r>
          </w:p>
        </w:tc>
        <w:tc>
          <w:tcPr>
            <w:tcW w:w="1960" w:type="dxa"/>
          </w:tcPr>
          <w:p w14:paraId="50D810C6" w14:textId="73D91856" w:rsidR="000640BB" w:rsidRDefault="000640BB" w:rsidP="00593F15">
            <w:pPr>
              <w:pStyle w:val="ncs-body"/>
              <w:jc w:val="left"/>
              <w:rPr>
                <w:rFonts w:eastAsiaTheme="minorEastAsia"/>
                <w:lang w:eastAsia="zh-CN"/>
              </w:rPr>
            </w:pPr>
            <w:r w:rsidRPr="000640BB">
              <w:rPr>
                <w:rFonts w:eastAsiaTheme="minorEastAsia" w:hint="eastAsia"/>
                <w:lang w:eastAsia="zh-CN"/>
              </w:rPr>
              <w:t>channel-not-found</w:t>
            </w:r>
          </w:p>
        </w:tc>
        <w:tc>
          <w:tcPr>
            <w:tcW w:w="2653" w:type="dxa"/>
          </w:tcPr>
          <w:p w14:paraId="43B1ACF0" w14:textId="77777777" w:rsidR="00C122C1" w:rsidRDefault="00C122C1" w:rsidP="00593F15">
            <w:pPr>
              <w:pStyle w:val="ncs-body"/>
              <w:jc w:val="left"/>
              <w:rPr>
                <w:rFonts w:eastAsiaTheme="minorEastAsia"/>
                <w:lang w:eastAsia="zh-CN"/>
              </w:rPr>
            </w:pPr>
          </w:p>
        </w:tc>
        <w:tc>
          <w:tcPr>
            <w:tcW w:w="3121" w:type="dxa"/>
          </w:tcPr>
          <w:p w14:paraId="0C08527A" w14:textId="647DA862" w:rsidR="000640BB" w:rsidRPr="008F7ECB" w:rsidRDefault="008F7ECB" w:rsidP="00593F15">
            <w:pPr>
              <w:pStyle w:val="ncs-body"/>
              <w:jc w:val="left"/>
              <w:rPr>
                <w:rFonts w:eastAsiaTheme="minorEastAsia"/>
                <w:lang w:eastAsia="zh-CN"/>
              </w:rPr>
            </w:pPr>
            <w:r>
              <w:rPr>
                <w:rFonts w:eastAsiaTheme="minorEastAsia" w:hint="eastAsia"/>
                <w:lang w:eastAsia="zh-CN"/>
              </w:rPr>
              <w:t xml:space="preserve">Can not find </w:t>
            </w:r>
            <w:r w:rsidR="0039044C">
              <w:rPr>
                <w:rFonts w:eastAsiaTheme="minorEastAsia" w:hint="eastAsia"/>
                <w:lang w:eastAsia="zh-CN"/>
              </w:rPr>
              <w:t xml:space="preserve">the </w:t>
            </w:r>
            <w:r>
              <w:rPr>
                <w:rFonts w:eastAsiaTheme="minorEastAsia" w:hint="eastAsia"/>
                <w:lang w:eastAsia="zh-CN"/>
              </w:rPr>
              <w:t>channel</w:t>
            </w:r>
          </w:p>
        </w:tc>
      </w:tr>
      <w:tr w:rsidR="000640BB" w14:paraId="077E7E2A" w14:textId="77777777" w:rsidTr="00691B64">
        <w:tc>
          <w:tcPr>
            <w:tcW w:w="1310" w:type="dxa"/>
            <w:vMerge/>
          </w:tcPr>
          <w:p w14:paraId="7F628892" w14:textId="77777777" w:rsidR="000640BB" w:rsidRDefault="000640BB" w:rsidP="00593F15">
            <w:pPr>
              <w:pStyle w:val="ncs-body"/>
              <w:jc w:val="left"/>
              <w:rPr>
                <w:rFonts w:eastAsiaTheme="minorEastAsia"/>
                <w:lang w:eastAsia="zh-CN"/>
              </w:rPr>
            </w:pPr>
          </w:p>
        </w:tc>
        <w:tc>
          <w:tcPr>
            <w:tcW w:w="1960" w:type="dxa"/>
          </w:tcPr>
          <w:p w14:paraId="021E5190" w14:textId="6D52EBCB" w:rsidR="000640BB" w:rsidRDefault="004E2835" w:rsidP="00593F15">
            <w:pPr>
              <w:pStyle w:val="ncs-body"/>
              <w:jc w:val="left"/>
              <w:rPr>
                <w:rFonts w:eastAsiaTheme="minorEastAsia"/>
                <w:lang w:eastAsia="zh-CN"/>
              </w:rPr>
            </w:pPr>
            <w:r>
              <w:rPr>
                <w:rFonts w:eastAsiaTheme="minorEastAsia"/>
                <w:lang w:eastAsia="zh-CN"/>
              </w:rPr>
              <w:t>stream</w:t>
            </w:r>
            <w:r w:rsidR="000640BB" w:rsidRPr="000640BB">
              <w:rPr>
                <w:rFonts w:eastAsiaTheme="minorEastAsia" w:hint="eastAsia"/>
                <w:lang w:eastAsia="zh-CN"/>
              </w:rPr>
              <w:t>-not-found</w:t>
            </w:r>
          </w:p>
        </w:tc>
        <w:tc>
          <w:tcPr>
            <w:tcW w:w="2653" w:type="dxa"/>
          </w:tcPr>
          <w:p w14:paraId="5505435F" w14:textId="77777777" w:rsidR="00C122C1" w:rsidRDefault="00C122C1" w:rsidP="00593F15">
            <w:pPr>
              <w:pStyle w:val="ncs-body"/>
              <w:jc w:val="left"/>
              <w:rPr>
                <w:rFonts w:eastAsiaTheme="minorEastAsia"/>
                <w:lang w:eastAsia="zh-CN"/>
              </w:rPr>
            </w:pPr>
          </w:p>
        </w:tc>
        <w:tc>
          <w:tcPr>
            <w:tcW w:w="3121" w:type="dxa"/>
          </w:tcPr>
          <w:p w14:paraId="602BB2FD" w14:textId="48CF5539" w:rsidR="000640BB" w:rsidRPr="00962B6F" w:rsidRDefault="008F7ECB" w:rsidP="00593F15">
            <w:pPr>
              <w:pStyle w:val="ncs-body"/>
              <w:jc w:val="left"/>
            </w:pPr>
            <w:r>
              <w:rPr>
                <w:rFonts w:eastAsiaTheme="minorEastAsia" w:hint="eastAsia"/>
                <w:lang w:eastAsia="zh-CN"/>
              </w:rPr>
              <w:t>Can not find</w:t>
            </w:r>
            <w:r w:rsidR="0039044C">
              <w:rPr>
                <w:rFonts w:eastAsiaTheme="minorEastAsia" w:hint="eastAsia"/>
                <w:lang w:eastAsia="zh-CN"/>
              </w:rPr>
              <w:t xml:space="preserve"> the</w:t>
            </w:r>
            <w:r>
              <w:rPr>
                <w:rFonts w:eastAsiaTheme="minorEastAsia" w:hint="eastAsia"/>
                <w:lang w:eastAsia="zh-CN"/>
              </w:rPr>
              <w:t xml:space="preserve"> </w:t>
            </w:r>
            <w:r w:rsidR="002C4EED">
              <w:rPr>
                <w:rFonts w:eastAsiaTheme="minorEastAsia"/>
                <w:lang w:eastAsia="zh-CN"/>
              </w:rPr>
              <w:t>stream</w:t>
            </w:r>
          </w:p>
        </w:tc>
      </w:tr>
      <w:tr w:rsidR="000640BB" w14:paraId="2CB1DCCF" w14:textId="77777777" w:rsidTr="00691B64">
        <w:tc>
          <w:tcPr>
            <w:tcW w:w="1310" w:type="dxa"/>
            <w:vMerge/>
          </w:tcPr>
          <w:p w14:paraId="36E7C059" w14:textId="77777777" w:rsidR="000640BB" w:rsidRDefault="000640BB" w:rsidP="00593F15">
            <w:pPr>
              <w:pStyle w:val="ncs-body"/>
              <w:jc w:val="left"/>
              <w:rPr>
                <w:rFonts w:eastAsiaTheme="minorEastAsia"/>
                <w:lang w:eastAsia="zh-CN"/>
              </w:rPr>
            </w:pPr>
          </w:p>
        </w:tc>
        <w:tc>
          <w:tcPr>
            <w:tcW w:w="1960" w:type="dxa"/>
          </w:tcPr>
          <w:p w14:paraId="73CAD964" w14:textId="0DF2C895" w:rsidR="000640BB" w:rsidRDefault="000640BB" w:rsidP="00593F15">
            <w:pPr>
              <w:pStyle w:val="ncs-body"/>
              <w:jc w:val="left"/>
              <w:rPr>
                <w:rFonts w:eastAsiaTheme="minorEastAsia"/>
                <w:lang w:eastAsia="zh-CN"/>
              </w:rPr>
            </w:pPr>
            <w:r w:rsidRPr="000640BB">
              <w:rPr>
                <w:rFonts w:eastAsiaTheme="minorEastAsia" w:hint="eastAsia"/>
                <w:lang w:eastAsia="zh-CN"/>
              </w:rPr>
              <w:t>no-record</w:t>
            </w:r>
            <w:r w:rsidR="00B24CDE">
              <w:rPr>
                <w:rFonts w:eastAsiaTheme="minorEastAsia"/>
                <w:lang w:eastAsia="zh-CN"/>
              </w:rPr>
              <w:t>ing</w:t>
            </w:r>
          </w:p>
        </w:tc>
        <w:tc>
          <w:tcPr>
            <w:tcW w:w="2653" w:type="dxa"/>
          </w:tcPr>
          <w:p w14:paraId="7FE5044A" w14:textId="77777777" w:rsidR="00C122C1" w:rsidRPr="00B0567F" w:rsidRDefault="00C122C1" w:rsidP="00593F15">
            <w:pPr>
              <w:pStyle w:val="ncs-body"/>
              <w:jc w:val="left"/>
              <w:rPr>
                <w:rFonts w:eastAsiaTheme="minorEastAsia"/>
                <w:lang w:eastAsia="zh-CN"/>
              </w:rPr>
            </w:pPr>
          </w:p>
        </w:tc>
        <w:tc>
          <w:tcPr>
            <w:tcW w:w="3121" w:type="dxa"/>
          </w:tcPr>
          <w:p w14:paraId="4802C0F9" w14:textId="205BE175" w:rsidR="000640BB" w:rsidRPr="00AE5D75" w:rsidRDefault="00B0567F" w:rsidP="00593F15">
            <w:pPr>
              <w:pStyle w:val="ncs-body"/>
              <w:jc w:val="left"/>
              <w:rPr>
                <w:rFonts w:eastAsiaTheme="minorEastAsia"/>
                <w:lang w:eastAsia="zh-CN"/>
              </w:rPr>
            </w:pPr>
            <w:r w:rsidRPr="00B0567F">
              <w:rPr>
                <w:rFonts w:eastAsiaTheme="minorEastAsia" w:hint="eastAsia"/>
                <w:lang w:eastAsia="zh-CN"/>
              </w:rPr>
              <w:t>The requested channel has no records.</w:t>
            </w:r>
          </w:p>
        </w:tc>
      </w:tr>
    </w:tbl>
    <w:p w14:paraId="6A862790" w14:textId="77777777" w:rsidR="007F594E" w:rsidRPr="00D6250C" w:rsidRDefault="007F594E" w:rsidP="000A4617">
      <w:pPr>
        <w:widowControl/>
        <w:jc w:val="left"/>
        <w:rPr>
          <w:color w:val="000000" w:themeColor="text1"/>
          <w:sz w:val="22"/>
          <w:lang w:val="en-SG"/>
        </w:rPr>
      </w:pPr>
    </w:p>
    <w:p w14:paraId="1DF96C5C" w14:textId="77777777" w:rsidR="000A4617" w:rsidRPr="00976094" w:rsidRDefault="000A4617" w:rsidP="00CC2CE8">
      <w:pPr>
        <w:pStyle w:val="ncs-h3"/>
        <w:jc w:val="left"/>
        <w:rPr>
          <w:rFonts w:eastAsia="Arial"/>
          <w:b/>
          <w:lang w:val="en-SG"/>
        </w:rPr>
      </w:pPr>
      <w:bookmarkStart w:id="309" w:name="_Toc206891474"/>
      <w:bookmarkStart w:id="310" w:name="_Toc207034944"/>
      <w:bookmarkStart w:id="311" w:name="_Toc212542674"/>
      <w:bookmarkStart w:id="312" w:name="_Toc216180148"/>
      <w:r w:rsidRPr="00976094">
        <w:rPr>
          <w:rFonts w:eastAsia="Arial"/>
          <w:b/>
          <w:lang w:val="en-SG"/>
        </w:rPr>
        <w:t>Request Live Video Stream (RTSP)</w:t>
      </w:r>
      <w:bookmarkEnd w:id="309"/>
      <w:bookmarkEnd w:id="310"/>
      <w:bookmarkEnd w:id="311"/>
      <w:bookmarkEnd w:id="312"/>
    </w:p>
    <w:p w14:paraId="033A5D83" w14:textId="241092A1" w:rsidR="00C002B7" w:rsidRPr="00515E7B" w:rsidRDefault="00B5119A" w:rsidP="00D6250C">
      <w:pPr>
        <w:pStyle w:val="ListParagraph"/>
        <w:numPr>
          <w:ilvl w:val="0"/>
          <w:numId w:val="54"/>
        </w:numPr>
        <w:jc w:val="left"/>
        <w:rPr>
          <w:rFonts w:cs="Arial"/>
          <w:color w:val="000000" w:themeColor="text1"/>
        </w:rPr>
      </w:pPr>
      <w:r w:rsidRPr="00561346">
        <w:rPr>
          <w:rFonts w:eastAsia="Arial"/>
          <w:color w:val="000000" w:themeColor="text1"/>
          <w:lang w:val="en-SG"/>
        </w:rPr>
        <w:t xml:space="preserve">This message is sent when </w:t>
      </w:r>
      <w:r w:rsidR="008812F7">
        <w:rPr>
          <w:rFonts w:eastAsia="Arial"/>
          <w:color w:val="000000" w:themeColor="text1"/>
          <w:lang w:val="en-SG"/>
        </w:rPr>
        <w:t>C3</w:t>
      </w:r>
      <w:r w:rsidR="008812F7" w:rsidRPr="00561346">
        <w:rPr>
          <w:rFonts w:eastAsia="Arial"/>
          <w:color w:val="000000" w:themeColor="text1"/>
          <w:lang w:val="en-SG"/>
        </w:rPr>
        <w:t xml:space="preserve"> </w:t>
      </w:r>
      <w:r w:rsidRPr="00561346">
        <w:rPr>
          <w:rFonts w:eastAsia="Arial"/>
          <w:color w:val="000000" w:themeColor="text1"/>
          <w:lang w:val="en-SG"/>
        </w:rPr>
        <w:t>requests a live stream (RTSP)</w:t>
      </w:r>
      <w:r w:rsidR="00C002B7" w:rsidRPr="00515E7B">
        <w:rPr>
          <w:rFonts w:eastAsia="Arial" w:cs="Arial"/>
          <w:color w:val="000000" w:themeColor="text1"/>
          <w:lang w:val="en-SG"/>
        </w:rPr>
        <w:t xml:space="preserve">. </w:t>
      </w:r>
    </w:p>
    <w:p w14:paraId="3D776918" w14:textId="3C50CFA2" w:rsidR="00C002B7" w:rsidRPr="00781104" w:rsidRDefault="00C002B7" w:rsidP="00781104">
      <w:pPr>
        <w:pStyle w:val="ListParagraph"/>
        <w:numPr>
          <w:ilvl w:val="0"/>
          <w:numId w:val="54"/>
        </w:numPr>
        <w:jc w:val="left"/>
        <w:rPr>
          <w:rFonts w:eastAsia="Arial" w:cs="Arial"/>
          <w:color w:val="000000" w:themeColor="text1"/>
        </w:rPr>
      </w:pPr>
      <w:r w:rsidRPr="00781104">
        <w:rPr>
          <w:rFonts w:eastAsia="Arial"/>
          <w:color w:val="000000" w:themeColor="text1"/>
          <w:lang w:val="en-SG"/>
        </w:rPr>
        <w:t>Request:</w:t>
      </w:r>
    </w:p>
    <w:p w14:paraId="7A420373" w14:textId="77777777" w:rsidR="00C002B7" w:rsidRPr="00196A4B" w:rsidRDefault="00C002B7" w:rsidP="00196A4B">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Pr="00B65CA7">
        <w:rPr>
          <w:rFonts w:eastAsia="Arial" w:cs="Arial"/>
          <w:color w:val="000000" w:themeColor="text1"/>
          <w:lang w:val="en-SG"/>
        </w:rPr>
        <w:t>POST</w:t>
      </w:r>
    </w:p>
    <w:p w14:paraId="22CE3590" w14:textId="770CFF3B" w:rsidR="00196A4B" w:rsidRPr="00196A4B" w:rsidRDefault="00712F3E" w:rsidP="00196A4B">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00C002B7" w:rsidRPr="00196A4B">
        <w:rPr>
          <w:rFonts w:eastAsia="Arial" w:cs="Arial"/>
          <w:color w:val="000000" w:themeColor="text1"/>
          <w:lang w:val="en-SG"/>
        </w:rPr>
        <w:t xml:space="preserve">: </w:t>
      </w:r>
      <w:r w:rsidR="001313D4">
        <w:rPr>
          <w:rFonts w:eastAsiaTheme="minorEastAsia" w:cs="Arial" w:hint="eastAsia"/>
          <w:color w:val="000000" w:themeColor="text1"/>
          <w:lang w:val="en-SG" w:eastAsia="zh-CN"/>
        </w:rPr>
        <w:t>sensor</w:t>
      </w:r>
      <w:r w:rsidR="00C002B7" w:rsidRPr="00196A4B">
        <w:rPr>
          <w:rFonts w:eastAsia="Arial" w:cs="Arial"/>
          <w:color w:val="000000" w:themeColor="text1"/>
          <w:lang w:val="en-SG"/>
        </w:rPr>
        <w:t>/</w:t>
      </w:r>
      <w:r w:rsidR="00795A2B">
        <w:rPr>
          <w:rFonts w:eastAsia="Arial" w:cs="Arial"/>
          <w:color w:val="000000" w:themeColor="text1"/>
          <w:lang w:val="en-SG"/>
        </w:rPr>
        <w:t>streams/</w:t>
      </w:r>
      <w:r w:rsidR="00C3536E">
        <w:rPr>
          <w:rFonts w:eastAsia="Arial" w:cs="Arial"/>
          <w:color w:val="000000" w:themeColor="text1"/>
          <w:lang w:val="en-SG"/>
        </w:rPr>
        <w:t>live</w:t>
      </w:r>
    </w:p>
    <w:p w14:paraId="58D3C4E5" w14:textId="50675A62" w:rsidR="0048095B" w:rsidRPr="00196A4B" w:rsidRDefault="00C002B7" w:rsidP="00196A4B">
      <w:pPr>
        <w:pStyle w:val="ListParagraph"/>
        <w:numPr>
          <w:ilvl w:val="0"/>
          <w:numId w:val="42"/>
        </w:numPr>
        <w:jc w:val="left"/>
        <w:rPr>
          <w:rFonts w:eastAsia="Arial" w:cs="Arial"/>
          <w:color w:val="000000" w:themeColor="text1"/>
          <w:lang w:val="en-SG"/>
        </w:rPr>
      </w:pPr>
      <w:r>
        <w:rPr>
          <w:rFonts w:eastAsia="Arial" w:cs="Arial"/>
          <w:color w:val="000000" w:themeColor="text1"/>
          <w:lang w:val="en-SG"/>
        </w:rPr>
        <w:t>Body:</w:t>
      </w:r>
    </w:p>
    <w:tbl>
      <w:tblPr>
        <w:tblW w:w="9423" w:type="dxa"/>
        <w:tblLayout w:type="fixed"/>
        <w:tblLook w:val="04A0" w:firstRow="1" w:lastRow="0" w:firstColumn="1" w:lastColumn="0" w:noHBand="0" w:noVBand="1"/>
      </w:tblPr>
      <w:tblGrid>
        <w:gridCol w:w="1268"/>
        <w:gridCol w:w="857"/>
        <w:gridCol w:w="1329"/>
        <w:gridCol w:w="3021"/>
        <w:gridCol w:w="2948"/>
      </w:tblGrid>
      <w:tr w:rsidR="000A4617" w:rsidRPr="00EE609C" w14:paraId="558844EB" w14:textId="77777777" w:rsidTr="1CD2449D">
        <w:trPr>
          <w:trHeight w:val="748"/>
        </w:trPr>
        <w:tc>
          <w:tcPr>
            <w:tcW w:w="1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F47778" w14:textId="77777777" w:rsidR="000A4617" w:rsidRPr="00EE609C" w:rsidRDefault="000A4617" w:rsidP="00CC2CE8">
            <w:pPr>
              <w:widowControl/>
              <w:jc w:val="left"/>
              <w:rPr>
                <w:rFonts w:ascii="Arial" w:eastAsia="Times New Roman" w:hAnsi="Arial" w:cs="Arial"/>
                <w:b/>
                <w:bCs/>
                <w:color w:val="000000"/>
                <w:kern w:val="0"/>
                <w:sz w:val="22"/>
              </w:rPr>
            </w:pPr>
            <w:r w:rsidRPr="00EE609C">
              <w:rPr>
                <w:rFonts w:ascii="Arial" w:eastAsia="Times New Roman" w:hAnsi="Arial" w:cs="Arial"/>
                <w:b/>
                <w:bCs/>
                <w:color w:val="000000"/>
                <w:kern w:val="0"/>
                <w:sz w:val="22"/>
              </w:rPr>
              <w:t xml:space="preserve">Field </w:t>
            </w:r>
            <w:r w:rsidRPr="00EE609C">
              <w:rPr>
                <w:rFonts w:ascii="Arial" w:eastAsia="Times New Roman" w:hAnsi="Arial" w:cs="Arial"/>
                <w:b/>
                <w:bCs/>
                <w:color w:val="000000"/>
                <w:kern w:val="0"/>
                <w:sz w:val="22"/>
              </w:rPr>
              <w:br/>
              <w:t>Name</w:t>
            </w:r>
          </w:p>
        </w:tc>
        <w:tc>
          <w:tcPr>
            <w:tcW w:w="85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597FE14" w14:textId="77777777" w:rsidR="000A4617" w:rsidRPr="00EE609C" w:rsidRDefault="000A4617" w:rsidP="00CC2CE8">
            <w:pPr>
              <w:widowControl/>
              <w:jc w:val="left"/>
              <w:rPr>
                <w:rFonts w:ascii="Arial" w:eastAsia="Times New Roman" w:hAnsi="Arial" w:cs="Arial"/>
                <w:b/>
                <w:bCs/>
                <w:color w:val="000000"/>
                <w:kern w:val="0"/>
                <w:sz w:val="22"/>
              </w:rPr>
            </w:pPr>
            <w:r w:rsidRPr="00EE609C">
              <w:rPr>
                <w:rFonts w:ascii="Arial" w:eastAsia="Times New Roman" w:hAnsi="Arial" w:cs="Arial"/>
                <w:b/>
                <w:bCs/>
                <w:color w:val="000000"/>
                <w:kern w:val="0"/>
                <w:sz w:val="22"/>
              </w:rPr>
              <w:t xml:space="preserve">Data </w:t>
            </w:r>
            <w:r w:rsidRPr="00EE609C">
              <w:rPr>
                <w:rFonts w:ascii="Arial" w:eastAsia="Times New Roman" w:hAnsi="Arial" w:cs="Arial"/>
                <w:b/>
                <w:bCs/>
                <w:color w:val="000000"/>
                <w:kern w:val="0"/>
                <w:sz w:val="22"/>
              </w:rPr>
              <w:br/>
              <w:t xml:space="preserve">Type </w:t>
            </w:r>
          </w:p>
        </w:tc>
        <w:tc>
          <w:tcPr>
            <w:tcW w:w="132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2FB03AE" w14:textId="77777777" w:rsidR="000A4617" w:rsidRPr="00EE609C" w:rsidRDefault="000A4617" w:rsidP="00CC2CE8">
            <w:pPr>
              <w:widowControl/>
              <w:jc w:val="left"/>
              <w:rPr>
                <w:rFonts w:ascii="Arial" w:eastAsia="Times New Roman" w:hAnsi="Arial" w:cs="Arial"/>
                <w:b/>
                <w:bCs/>
                <w:color w:val="000000"/>
                <w:kern w:val="0"/>
                <w:sz w:val="22"/>
              </w:rPr>
            </w:pPr>
            <w:r w:rsidRPr="00EE609C">
              <w:rPr>
                <w:rFonts w:ascii="Arial" w:eastAsia="Times New Roman" w:hAnsi="Arial" w:cs="Arial"/>
                <w:b/>
                <w:bCs/>
                <w:color w:val="000000"/>
                <w:kern w:val="0"/>
                <w:sz w:val="22"/>
              </w:rPr>
              <w:t xml:space="preserve">Mandatory </w:t>
            </w:r>
          </w:p>
        </w:tc>
        <w:tc>
          <w:tcPr>
            <w:tcW w:w="302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2C90FD1" w14:textId="77777777" w:rsidR="000A4617" w:rsidRPr="00EE609C" w:rsidRDefault="000A4617" w:rsidP="00CC2CE8">
            <w:pPr>
              <w:widowControl/>
              <w:jc w:val="left"/>
              <w:rPr>
                <w:rFonts w:ascii="Arial" w:eastAsia="Times New Roman" w:hAnsi="Arial" w:cs="Arial"/>
                <w:b/>
                <w:bCs/>
                <w:color w:val="000000"/>
                <w:kern w:val="0"/>
                <w:sz w:val="22"/>
              </w:rPr>
            </w:pPr>
            <w:r w:rsidRPr="00EE609C">
              <w:rPr>
                <w:rFonts w:ascii="Arial" w:eastAsia="Times New Roman" w:hAnsi="Arial" w:cs="Arial"/>
                <w:b/>
                <w:bCs/>
                <w:color w:val="000000"/>
                <w:kern w:val="0"/>
                <w:sz w:val="22"/>
              </w:rPr>
              <w:t>Allowed values</w:t>
            </w:r>
          </w:p>
        </w:tc>
        <w:tc>
          <w:tcPr>
            <w:tcW w:w="294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6708416" w14:textId="77777777" w:rsidR="000A4617" w:rsidRPr="00EE609C" w:rsidRDefault="000A4617" w:rsidP="00CC2CE8">
            <w:pPr>
              <w:widowControl/>
              <w:jc w:val="left"/>
              <w:rPr>
                <w:rFonts w:ascii="Arial" w:eastAsia="Times New Roman" w:hAnsi="Arial" w:cs="Arial"/>
                <w:b/>
                <w:bCs/>
                <w:color w:val="000000"/>
                <w:kern w:val="0"/>
                <w:sz w:val="22"/>
              </w:rPr>
            </w:pPr>
            <w:r w:rsidRPr="00EE609C">
              <w:rPr>
                <w:rFonts w:ascii="Arial" w:eastAsia="Times New Roman" w:hAnsi="Arial" w:cs="Arial"/>
                <w:b/>
                <w:bCs/>
                <w:color w:val="000000"/>
                <w:kern w:val="0"/>
                <w:sz w:val="22"/>
              </w:rPr>
              <w:t>Description</w:t>
            </w:r>
          </w:p>
        </w:tc>
      </w:tr>
      <w:tr w:rsidR="000A4617" w:rsidRPr="00EE609C" w14:paraId="0AFD3AC5" w14:textId="77777777" w:rsidTr="00977227">
        <w:trPr>
          <w:trHeight w:val="748"/>
        </w:trPr>
        <w:tc>
          <w:tcPr>
            <w:tcW w:w="1268" w:type="dxa"/>
            <w:tcBorders>
              <w:top w:val="nil"/>
              <w:left w:val="single" w:sz="4" w:space="0" w:color="auto"/>
              <w:bottom w:val="single" w:sz="4" w:space="0" w:color="auto"/>
              <w:right w:val="single" w:sz="4" w:space="0" w:color="auto"/>
            </w:tcBorders>
            <w:vAlign w:val="center"/>
            <w:hideMark/>
          </w:tcPr>
          <w:p w14:paraId="605230C7" w14:textId="77777777" w:rsidR="000A4617" w:rsidRPr="00EE609C" w:rsidRDefault="000A4617" w:rsidP="00CC2CE8">
            <w:pPr>
              <w:widowControl/>
              <w:jc w:val="left"/>
              <w:rPr>
                <w:rFonts w:ascii="Arial" w:eastAsia="Times New Roman" w:hAnsi="Arial" w:cs="Arial"/>
                <w:color w:val="000000"/>
                <w:kern w:val="0"/>
                <w:sz w:val="22"/>
              </w:rPr>
            </w:pPr>
            <w:proofErr w:type="spellStart"/>
            <w:r w:rsidRPr="00EE609C">
              <w:rPr>
                <w:rFonts w:ascii="Arial" w:eastAsia="Times New Roman" w:hAnsi="Arial" w:cs="Arial"/>
                <w:color w:val="000000"/>
                <w:kern w:val="0"/>
                <w:sz w:val="22"/>
              </w:rPr>
              <w:t>channelId</w:t>
            </w:r>
            <w:proofErr w:type="spellEnd"/>
            <w:r w:rsidRPr="00EE609C">
              <w:rPr>
                <w:rFonts w:ascii="Arial" w:eastAsia="Times New Roman" w:hAnsi="Arial" w:cs="Arial"/>
                <w:color w:val="000000"/>
                <w:kern w:val="0"/>
                <w:sz w:val="22"/>
              </w:rPr>
              <w:t> </w:t>
            </w:r>
          </w:p>
        </w:tc>
        <w:tc>
          <w:tcPr>
            <w:tcW w:w="857" w:type="dxa"/>
            <w:tcBorders>
              <w:top w:val="nil"/>
              <w:left w:val="nil"/>
              <w:bottom w:val="single" w:sz="4" w:space="0" w:color="auto"/>
              <w:right w:val="single" w:sz="4" w:space="0" w:color="auto"/>
            </w:tcBorders>
            <w:vAlign w:val="center"/>
            <w:hideMark/>
          </w:tcPr>
          <w:p w14:paraId="4C262C77" w14:textId="0F3AE745" w:rsidR="000A4617" w:rsidRPr="00EE609C"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0A4617" w:rsidRPr="00EE609C">
              <w:rPr>
                <w:rFonts w:ascii="Arial" w:eastAsia="Times New Roman" w:hAnsi="Arial" w:cs="Arial"/>
                <w:color w:val="000000"/>
                <w:kern w:val="0"/>
                <w:sz w:val="22"/>
              </w:rPr>
              <w:t>32)</w:t>
            </w:r>
          </w:p>
        </w:tc>
        <w:tc>
          <w:tcPr>
            <w:tcW w:w="1329" w:type="dxa"/>
            <w:tcBorders>
              <w:top w:val="nil"/>
              <w:left w:val="nil"/>
              <w:bottom w:val="single" w:sz="4" w:space="0" w:color="auto"/>
              <w:right w:val="single" w:sz="4" w:space="0" w:color="auto"/>
            </w:tcBorders>
            <w:vAlign w:val="center"/>
            <w:hideMark/>
          </w:tcPr>
          <w:p w14:paraId="6F84B9D4" w14:textId="77777777" w:rsidR="000A4617" w:rsidRPr="00EE609C" w:rsidRDefault="000A4617" w:rsidP="00CC2CE8">
            <w:pPr>
              <w:widowControl/>
              <w:jc w:val="left"/>
              <w:rPr>
                <w:rFonts w:ascii="Arial" w:eastAsia="Times New Roman" w:hAnsi="Arial" w:cs="Arial"/>
                <w:color w:val="000000"/>
                <w:kern w:val="0"/>
                <w:sz w:val="22"/>
              </w:rPr>
            </w:pPr>
            <w:r w:rsidRPr="00EE609C">
              <w:rPr>
                <w:rFonts w:ascii="Arial" w:eastAsia="Times New Roman" w:hAnsi="Arial" w:cs="Arial"/>
                <w:color w:val="000000"/>
                <w:kern w:val="0"/>
                <w:sz w:val="22"/>
              </w:rPr>
              <w:t>Yes</w:t>
            </w:r>
          </w:p>
        </w:tc>
        <w:tc>
          <w:tcPr>
            <w:tcW w:w="3021" w:type="dxa"/>
            <w:tcBorders>
              <w:top w:val="nil"/>
              <w:left w:val="nil"/>
              <w:bottom w:val="single" w:sz="4" w:space="0" w:color="auto"/>
              <w:right w:val="single" w:sz="4" w:space="0" w:color="auto"/>
            </w:tcBorders>
            <w:vAlign w:val="center"/>
            <w:hideMark/>
          </w:tcPr>
          <w:p w14:paraId="6E1D4BF3" w14:textId="77777777" w:rsidR="00BA5F7C" w:rsidRPr="00CD41A8" w:rsidRDefault="00BA5F7C" w:rsidP="00BA5F7C">
            <w:pPr>
              <w:widowControl/>
              <w:spacing w:before="100"/>
              <w:jc w:val="left"/>
              <w:rPr>
                <w:rFonts w:ascii="Arial" w:hAnsi="Arial" w:cs="Arial"/>
                <w:color w:val="000000" w:themeColor="text1"/>
                <w:sz w:val="22"/>
              </w:rPr>
            </w:pPr>
            <w:r w:rsidRPr="645ABCF6">
              <w:rPr>
                <w:rFonts w:ascii="Arial" w:hAnsi="Arial" w:cs="Arial"/>
                <w:color w:val="000000" w:themeColor="text1"/>
                <w:sz w:val="22"/>
              </w:rPr>
              <w:t>Character set:</w:t>
            </w:r>
          </w:p>
          <w:p w14:paraId="5B47AFC6" w14:textId="37E73FE3" w:rsidR="00BA5F7C" w:rsidRPr="00CD41A8" w:rsidRDefault="00BA5F7C" w:rsidP="00412B61">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51D9E9BC" w14:textId="37A103D8" w:rsidR="000A4617" w:rsidRPr="00BA5F7C" w:rsidRDefault="00BA5F7C" w:rsidP="0066131D">
            <w:pPr>
              <w:pStyle w:val="ListParagraph"/>
              <w:numPr>
                <w:ilvl w:val="0"/>
                <w:numId w:val="42"/>
              </w:numPr>
              <w:spacing w:before="100" w:line="240" w:lineRule="auto"/>
              <w:jc w:val="left"/>
              <w:rPr>
                <w:rFonts w:cs="Arial"/>
                <w:b/>
                <w:color w:val="000000"/>
              </w:rPr>
            </w:pPr>
            <w:r w:rsidRPr="645ABCF6">
              <w:rPr>
                <w:rFonts w:cs="Arial"/>
                <w:color w:val="000000" w:themeColor="text1"/>
              </w:rPr>
              <w:t>0-9</w:t>
            </w:r>
          </w:p>
        </w:tc>
        <w:tc>
          <w:tcPr>
            <w:tcW w:w="2948" w:type="dxa"/>
            <w:tcBorders>
              <w:top w:val="nil"/>
              <w:left w:val="nil"/>
              <w:bottom w:val="single" w:sz="4" w:space="0" w:color="auto"/>
              <w:right w:val="single" w:sz="4" w:space="0" w:color="auto"/>
            </w:tcBorders>
            <w:vAlign w:val="center"/>
            <w:hideMark/>
          </w:tcPr>
          <w:p w14:paraId="651E9582" w14:textId="6CE26780" w:rsidR="000A4617" w:rsidRDefault="000A4617">
            <w:pPr>
              <w:widowControl/>
              <w:jc w:val="left"/>
              <w:rPr>
                <w:rFonts w:ascii="Arial" w:hAnsi="Arial" w:cs="Arial"/>
                <w:color w:val="000000"/>
                <w:kern w:val="0"/>
                <w:sz w:val="22"/>
              </w:rPr>
            </w:pPr>
            <w:r w:rsidRPr="00EE609C">
              <w:rPr>
                <w:rFonts w:ascii="Arial" w:eastAsia="Times New Roman" w:hAnsi="Arial" w:cs="Arial"/>
                <w:color w:val="000000"/>
                <w:kern w:val="0"/>
                <w:sz w:val="22"/>
              </w:rPr>
              <w:t xml:space="preserve">Channel ID, a </w:t>
            </w:r>
            <w:r w:rsidR="008732F1">
              <w:rPr>
                <w:rFonts w:ascii="Arial" w:eastAsia="Times New Roman" w:hAnsi="Arial" w:cs="Arial"/>
                <w:color w:val="000000"/>
                <w:kern w:val="0"/>
                <w:sz w:val="22"/>
              </w:rPr>
              <w:t>UUID</w:t>
            </w:r>
          </w:p>
          <w:p w14:paraId="37FF35CF" w14:textId="60758E28" w:rsidR="00A97CDF" w:rsidRDefault="00196106">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2FE8A48B" w14:textId="457150E1" w:rsidR="000A4617" w:rsidRPr="00A97CDF" w:rsidRDefault="00A97CDF">
            <w:pPr>
              <w:widowControl/>
              <w:jc w:val="left"/>
              <w:rPr>
                <w:rFonts w:ascii="Arial" w:hAnsi="Arial" w:cs="Arial"/>
                <w:color w:val="000000"/>
                <w:kern w:val="0"/>
                <w:sz w:val="22"/>
              </w:rPr>
            </w:pPr>
            <w:r w:rsidRPr="00A97CDF">
              <w:rPr>
                <w:rFonts w:ascii="Arial" w:hAnsi="Arial" w:cs="Arial" w:hint="eastAsia"/>
                <w:color w:val="000000"/>
                <w:kern w:val="0"/>
                <w:sz w:val="22"/>
              </w:rPr>
              <w:t>52d86f9b83a1ac82743ae642fe4cb800</w:t>
            </w:r>
          </w:p>
        </w:tc>
      </w:tr>
      <w:tr w:rsidR="000A4617" w:rsidRPr="00EE609C" w14:paraId="459BEE03" w14:textId="77777777" w:rsidTr="00977227">
        <w:trPr>
          <w:trHeight w:val="390"/>
        </w:trPr>
        <w:tc>
          <w:tcPr>
            <w:tcW w:w="1268" w:type="dxa"/>
            <w:tcBorders>
              <w:top w:val="nil"/>
              <w:left w:val="single" w:sz="4" w:space="0" w:color="auto"/>
              <w:bottom w:val="single" w:sz="4" w:space="0" w:color="auto"/>
              <w:right w:val="single" w:sz="4" w:space="0" w:color="auto"/>
            </w:tcBorders>
            <w:vAlign w:val="center"/>
            <w:hideMark/>
          </w:tcPr>
          <w:p w14:paraId="3BFFEF3A" w14:textId="77777777" w:rsidR="000A4617" w:rsidRPr="00EE609C" w:rsidRDefault="000A4617" w:rsidP="00CC2CE8">
            <w:pPr>
              <w:widowControl/>
              <w:jc w:val="left"/>
              <w:rPr>
                <w:rFonts w:ascii="Arial" w:eastAsia="Times New Roman" w:hAnsi="Arial" w:cs="Arial"/>
                <w:color w:val="000000"/>
                <w:kern w:val="0"/>
                <w:sz w:val="22"/>
              </w:rPr>
            </w:pPr>
            <w:proofErr w:type="spellStart"/>
            <w:r w:rsidRPr="00EE609C">
              <w:rPr>
                <w:rFonts w:ascii="Arial" w:eastAsia="Times New Roman" w:hAnsi="Arial" w:cs="Arial"/>
                <w:color w:val="000000"/>
                <w:kern w:val="0"/>
                <w:sz w:val="22"/>
              </w:rPr>
              <w:t>streamId</w:t>
            </w:r>
            <w:proofErr w:type="spellEnd"/>
            <w:r w:rsidRPr="00EE609C">
              <w:rPr>
                <w:rFonts w:ascii="Arial" w:eastAsia="Times New Roman" w:hAnsi="Arial" w:cs="Arial"/>
                <w:color w:val="000000"/>
                <w:kern w:val="0"/>
                <w:sz w:val="22"/>
              </w:rPr>
              <w:t xml:space="preserve"> </w:t>
            </w:r>
          </w:p>
        </w:tc>
        <w:tc>
          <w:tcPr>
            <w:tcW w:w="857" w:type="dxa"/>
            <w:tcBorders>
              <w:top w:val="nil"/>
              <w:left w:val="nil"/>
              <w:bottom w:val="single" w:sz="4" w:space="0" w:color="auto"/>
              <w:right w:val="single" w:sz="4" w:space="0" w:color="auto"/>
            </w:tcBorders>
            <w:vAlign w:val="center"/>
            <w:hideMark/>
          </w:tcPr>
          <w:p w14:paraId="64896301" w14:textId="607A84E1" w:rsidR="000A4617" w:rsidRPr="00EE609C" w:rsidRDefault="369E3B9C">
            <w:pPr>
              <w:widowControl/>
              <w:jc w:val="left"/>
              <w:rPr>
                <w:rFonts w:ascii="Arial" w:eastAsia="Times New Roman" w:hAnsi="Arial" w:cs="Arial"/>
                <w:color w:val="000000"/>
                <w:kern w:val="0"/>
                <w:sz w:val="22"/>
              </w:rPr>
            </w:pPr>
            <w:r w:rsidRPr="1CD2449D">
              <w:rPr>
                <w:rFonts w:ascii="Arial" w:hAnsi="Arial" w:cs="Arial"/>
                <w:color w:val="000000"/>
                <w:kern w:val="0"/>
                <w:sz w:val="22"/>
              </w:rPr>
              <w:t>Uint</w:t>
            </w:r>
            <w:r w:rsidR="00965720">
              <w:rPr>
                <w:rFonts w:ascii="Arial" w:hAnsi="Arial" w:cs="Arial" w:hint="eastAsia"/>
                <w:color w:val="000000"/>
                <w:kern w:val="0"/>
                <w:sz w:val="22"/>
              </w:rPr>
              <w:t>32</w:t>
            </w:r>
          </w:p>
        </w:tc>
        <w:tc>
          <w:tcPr>
            <w:tcW w:w="1329" w:type="dxa"/>
            <w:tcBorders>
              <w:top w:val="nil"/>
              <w:left w:val="nil"/>
              <w:bottom w:val="single" w:sz="4" w:space="0" w:color="auto"/>
              <w:right w:val="single" w:sz="4" w:space="0" w:color="auto"/>
            </w:tcBorders>
            <w:vAlign w:val="center"/>
            <w:hideMark/>
          </w:tcPr>
          <w:p w14:paraId="05A7FC87" w14:textId="287BC1E1" w:rsidR="000A4617" w:rsidRPr="00EE609C" w:rsidRDefault="00700860" w:rsidP="00CC2CE8">
            <w:pPr>
              <w:widowControl/>
              <w:jc w:val="left"/>
              <w:rPr>
                <w:rFonts w:ascii="Arial" w:eastAsia="Times New Roman" w:hAnsi="Arial" w:cs="Arial"/>
                <w:color w:val="000000"/>
                <w:kern w:val="0"/>
                <w:sz w:val="22"/>
              </w:rPr>
            </w:pPr>
            <w:r>
              <w:rPr>
                <w:rFonts w:ascii="Arial" w:eastAsia="Times New Roman" w:hAnsi="Arial" w:cs="Arial"/>
                <w:color w:val="000000"/>
                <w:kern w:val="0"/>
                <w:sz w:val="22"/>
              </w:rPr>
              <w:t>No</w:t>
            </w:r>
            <w:r w:rsidR="000A4617" w:rsidRPr="00EE609C">
              <w:rPr>
                <w:rFonts w:ascii="Arial" w:eastAsia="Times New Roman" w:hAnsi="Arial" w:cs="Arial"/>
                <w:color w:val="000000"/>
                <w:kern w:val="0"/>
                <w:sz w:val="22"/>
              </w:rPr>
              <w:t xml:space="preserve"> </w:t>
            </w:r>
          </w:p>
        </w:tc>
        <w:tc>
          <w:tcPr>
            <w:tcW w:w="3021" w:type="dxa"/>
            <w:tcBorders>
              <w:top w:val="nil"/>
              <w:left w:val="nil"/>
              <w:bottom w:val="single" w:sz="4" w:space="0" w:color="auto"/>
              <w:right w:val="single" w:sz="4" w:space="0" w:color="auto"/>
            </w:tcBorders>
            <w:vAlign w:val="center"/>
            <w:hideMark/>
          </w:tcPr>
          <w:p w14:paraId="188F6E62" w14:textId="3D270DA1" w:rsidR="000A4617" w:rsidRPr="00A97CDF" w:rsidRDefault="000A4617" w:rsidP="00CC2CE8">
            <w:pPr>
              <w:widowControl/>
              <w:jc w:val="left"/>
              <w:rPr>
                <w:rFonts w:ascii="Arial" w:eastAsia="Times New Roman" w:hAnsi="Arial" w:cs="Arial"/>
                <w:color w:val="000000"/>
                <w:kern w:val="0"/>
                <w:sz w:val="22"/>
              </w:rPr>
            </w:pPr>
            <w:r w:rsidRPr="00A97CDF">
              <w:rPr>
                <w:rFonts w:ascii="Arial" w:eastAsia="Times New Roman" w:hAnsi="Arial" w:cs="Arial"/>
                <w:color w:val="000000"/>
                <w:kern w:val="0"/>
                <w:sz w:val="22"/>
              </w:rPr>
              <w:t>0 -</w:t>
            </w:r>
            <w:r w:rsidRPr="00EE609C">
              <w:rPr>
                <w:rFonts w:ascii="Arial" w:eastAsia="Times New Roman" w:hAnsi="Arial" w:cs="Arial"/>
                <w:color w:val="333333"/>
                <w:kern w:val="0"/>
                <w:sz w:val="22"/>
              </w:rPr>
              <w:t xml:space="preserve"> </w:t>
            </w:r>
            <w:r w:rsidR="00965720" w:rsidRPr="00965720">
              <w:rPr>
                <w:rFonts w:ascii="Arial" w:eastAsia="Times New Roman" w:hAnsi="Arial" w:cs="Arial" w:hint="eastAsia"/>
                <w:color w:val="000000"/>
                <w:kern w:val="0"/>
                <w:sz w:val="22"/>
              </w:rPr>
              <w:t>MAX_UINT32</w:t>
            </w:r>
            <w:r w:rsidRPr="00EE609C">
              <w:rPr>
                <w:rFonts w:ascii="Arial" w:eastAsia="Times New Roman" w:hAnsi="Arial" w:cs="Arial"/>
                <w:color w:val="000000"/>
                <w:kern w:val="0"/>
                <w:sz w:val="22"/>
              </w:rPr>
              <w:t xml:space="preserve">  </w:t>
            </w:r>
          </w:p>
        </w:tc>
        <w:tc>
          <w:tcPr>
            <w:tcW w:w="2948" w:type="dxa"/>
            <w:tcBorders>
              <w:top w:val="nil"/>
              <w:left w:val="nil"/>
              <w:bottom w:val="single" w:sz="4" w:space="0" w:color="auto"/>
              <w:right w:val="single" w:sz="4" w:space="0" w:color="auto"/>
            </w:tcBorders>
            <w:vAlign w:val="center"/>
            <w:hideMark/>
          </w:tcPr>
          <w:p w14:paraId="1F5DB000" w14:textId="77777777" w:rsidR="000A4617" w:rsidRDefault="000A4617">
            <w:pPr>
              <w:widowControl/>
              <w:jc w:val="left"/>
              <w:rPr>
                <w:rFonts w:ascii="Arial" w:eastAsia="Times New Roman" w:hAnsi="Arial" w:cs="Arial"/>
                <w:color w:val="000000"/>
                <w:kern w:val="0"/>
                <w:sz w:val="22"/>
              </w:rPr>
            </w:pPr>
            <w:r w:rsidRPr="00EE609C">
              <w:rPr>
                <w:rFonts w:ascii="Arial" w:eastAsia="Times New Roman" w:hAnsi="Arial" w:cs="Arial"/>
                <w:color w:val="000000"/>
                <w:kern w:val="0"/>
                <w:sz w:val="22"/>
              </w:rPr>
              <w:t>Stream ID to choose a stream profile.</w:t>
            </w:r>
            <w:r>
              <w:rPr>
                <w:rFonts w:ascii="Arial" w:eastAsia="Times New Roman" w:hAnsi="Arial" w:cs="Arial"/>
                <w:color w:val="000000"/>
                <w:kern w:val="0"/>
                <w:sz w:val="22"/>
              </w:rPr>
              <w:t xml:space="preserve"> Refer to the Camera profile.</w:t>
            </w:r>
          </w:p>
          <w:p w14:paraId="6CA232EE" w14:textId="77777777" w:rsidR="00700860" w:rsidRDefault="00700860">
            <w:pPr>
              <w:widowControl/>
              <w:jc w:val="left"/>
              <w:rPr>
                <w:rFonts w:ascii="Arial" w:eastAsia="Times New Roman" w:hAnsi="Arial" w:cs="Arial"/>
                <w:color w:val="000000"/>
                <w:kern w:val="0"/>
                <w:sz w:val="22"/>
              </w:rPr>
            </w:pPr>
          </w:p>
          <w:p w14:paraId="518A66F0" w14:textId="2DDA73A0" w:rsidR="000A4617" w:rsidRPr="00EE609C" w:rsidRDefault="00700860">
            <w:pPr>
              <w:widowControl/>
              <w:jc w:val="left"/>
              <w:rPr>
                <w:rFonts w:ascii="Arial" w:eastAsia="Times New Roman" w:hAnsi="Arial" w:cs="Arial"/>
                <w:color w:val="000000"/>
                <w:kern w:val="0"/>
                <w:sz w:val="22"/>
              </w:rPr>
            </w:pPr>
            <w:r>
              <w:rPr>
                <w:rFonts w:ascii="Arial" w:eastAsia="Times New Roman" w:hAnsi="Arial" w:cs="Arial"/>
                <w:color w:val="000000"/>
                <w:kern w:val="0"/>
                <w:sz w:val="22"/>
              </w:rPr>
              <w:t>Default</w:t>
            </w:r>
            <w:r w:rsidR="00876E49">
              <w:rPr>
                <w:rFonts w:ascii="Arial" w:eastAsia="Times New Roman" w:hAnsi="Arial" w:cs="Arial"/>
                <w:color w:val="000000"/>
                <w:kern w:val="0"/>
                <w:sz w:val="22"/>
              </w:rPr>
              <w:t>:</w:t>
            </w:r>
            <w:r>
              <w:rPr>
                <w:rFonts w:ascii="Arial" w:eastAsia="Times New Roman" w:hAnsi="Arial" w:cs="Arial"/>
                <w:color w:val="000000"/>
                <w:kern w:val="0"/>
                <w:sz w:val="22"/>
              </w:rPr>
              <w:t xml:space="preserve"> 0.</w:t>
            </w:r>
          </w:p>
        </w:tc>
      </w:tr>
    </w:tbl>
    <w:p w14:paraId="2D4CEA0B" w14:textId="62146069" w:rsidR="00390D83" w:rsidRPr="00D6446C" w:rsidRDefault="00390D83" w:rsidP="00D6446C">
      <w:pPr>
        <w:pStyle w:val="ListParagraph"/>
        <w:numPr>
          <w:ilvl w:val="0"/>
          <w:numId w:val="54"/>
        </w:numPr>
        <w:jc w:val="left"/>
        <w:rPr>
          <w:rFonts w:eastAsia="Arial" w:cs="Arial"/>
          <w:color w:val="000000" w:themeColor="text1"/>
        </w:rPr>
      </w:pPr>
      <w:r w:rsidRPr="00D1451F">
        <w:rPr>
          <w:rFonts w:eastAsia="Arial" w:cs="Arial"/>
          <w:color w:val="000000" w:themeColor="text1"/>
          <w:lang w:val="en-SG"/>
        </w:rPr>
        <w:t>Response:</w:t>
      </w:r>
    </w:p>
    <w:p w14:paraId="69D2628E" w14:textId="77777777" w:rsidR="007E04AB" w:rsidRDefault="004B71D7" w:rsidP="003B08A7">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t>Successful:</w:t>
      </w:r>
    </w:p>
    <w:p w14:paraId="471BC4DE" w14:textId="0BFE3F1A" w:rsidR="007E04AB" w:rsidRDefault="007E04AB" w:rsidP="003B08A7">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w:t>
      </w:r>
      <w:r w:rsidR="00EB39B3">
        <w:rPr>
          <w:rFonts w:eastAsia="Arial" w:cs="Arial"/>
          <w:color w:val="000000" w:themeColor="text1"/>
          <w:lang w:val="en-SG"/>
        </w:rPr>
        <w:t>1</w:t>
      </w:r>
      <w:r>
        <w:rPr>
          <w:rFonts w:eastAsia="Arial" w:cs="Arial"/>
          <w:color w:val="000000" w:themeColor="text1"/>
          <w:lang w:val="en-SG"/>
        </w:rPr>
        <w:t>.</w:t>
      </w:r>
    </w:p>
    <w:p w14:paraId="0F5C45FA" w14:textId="77777777" w:rsidR="000A4617" w:rsidRPr="00D96679" w:rsidRDefault="00390D83" w:rsidP="007E04AB">
      <w:pPr>
        <w:pStyle w:val="ListParagraph"/>
        <w:numPr>
          <w:ilvl w:val="1"/>
          <w:numId w:val="42"/>
        </w:numPr>
        <w:jc w:val="left"/>
        <w:rPr>
          <w:rFonts w:eastAsia="Arial" w:cs="Arial"/>
          <w:color w:val="000000" w:themeColor="text1"/>
          <w:lang w:val="en-SG"/>
        </w:rPr>
      </w:pPr>
      <w:r>
        <w:rPr>
          <w:rFonts w:eastAsia="Arial" w:cs="Arial"/>
          <w:color w:val="000000" w:themeColor="text1"/>
          <w:lang w:val="en-SG"/>
        </w:rPr>
        <w:t>Body:</w:t>
      </w:r>
    </w:p>
    <w:tbl>
      <w:tblPr>
        <w:tblW w:w="9820" w:type="dxa"/>
        <w:tblLook w:val="04A0" w:firstRow="1" w:lastRow="0" w:firstColumn="1" w:lastColumn="0" w:noHBand="0" w:noVBand="1"/>
      </w:tblPr>
      <w:tblGrid>
        <w:gridCol w:w="1377"/>
        <w:gridCol w:w="1403"/>
        <w:gridCol w:w="4155"/>
        <w:gridCol w:w="2885"/>
      </w:tblGrid>
      <w:tr w:rsidR="000A4617" w:rsidRPr="00D27C20" w14:paraId="62AB62C8" w14:textId="77777777" w:rsidTr="00C006BF">
        <w:trPr>
          <w:trHeight w:val="288"/>
        </w:trPr>
        <w:tc>
          <w:tcPr>
            <w:tcW w:w="13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EFD13E" w14:textId="77777777" w:rsidR="000A4617" w:rsidRPr="00D27C20" w:rsidRDefault="000A4617">
            <w:pPr>
              <w:widowControl/>
              <w:jc w:val="left"/>
              <w:rPr>
                <w:rFonts w:ascii="Arial" w:eastAsia="Times New Roman" w:hAnsi="Arial" w:cs="Arial"/>
                <w:b/>
                <w:bCs/>
                <w:color w:val="000000"/>
                <w:kern w:val="0"/>
                <w:sz w:val="22"/>
              </w:rPr>
            </w:pPr>
            <w:r w:rsidRPr="00D27C20">
              <w:rPr>
                <w:rFonts w:ascii="Arial" w:eastAsia="Times New Roman" w:hAnsi="Arial" w:cs="Arial"/>
                <w:b/>
                <w:bCs/>
                <w:color w:val="000000"/>
                <w:kern w:val="0"/>
                <w:sz w:val="22"/>
              </w:rPr>
              <w:t>Field Name</w:t>
            </w:r>
          </w:p>
        </w:tc>
        <w:tc>
          <w:tcPr>
            <w:tcW w:w="140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43AE528" w14:textId="77777777" w:rsidR="000A4617" w:rsidRPr="00D27C20" w:rsidRDefault="000A4617" w:rsidP="00CC2CE8">
            <w:pPr>
              <w:widowControl/>
              <w:jc w:val="left"/>
              <w:rPr>
                <w:rFonts w:ascii="Arial" w:eastAsia="Times New Roman" w:hAnsi="Arial" w:cs="Arial"/>
                <w:b/>
                <w:bCs/>
                <w:color w:val="000000"/>
                <w:kern w:val="0"/>
                <w:sz w:val="22"/>
              </w:rPr>
            </w:pPr>
            <w:r w:rsidRPr="00D27C20">
              <w:rPr>
                <w:rFonts w:ascii="Arial" w:eastAsia="Times New Roman" w:hAnsi="Arial" w:cs="Arial"/>
                <w:b/>
                <w:bCs/>
                <w:color w:val="000000"/>
                <w:kern w:val="0"/>
                <w:sz w:val="22"/>
              </w:rPr>
              <w:t>Data Type</w:t>
            </w:r>
          </w:p>
        </w:tc>
        <w:tc>
          <w:tcPr>
            <w:tcW w:w="415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275FAC3" w14:textId="77777777" w:rsidR="000A4617" w:rsidRPr="00D27C20" w:rsidRDefault="000A4617">
            <w:pPr>
              <w:widowControl/>
              <w:jc w:val="left"/>
              <w:rPr>
                <w:rFonts w:ascii="Arial" w:eastAsia="Times New Roman" w:hAnsi="Arial" w:cs="Arial"/>
                <w:b/>
                <w:bCs/>
                <w:color w:val="000000"/>
                <w:kern w:val="0"/>
                <w:sz w:val="22"/>
              </w:rPr>
            </w:pPr>
            <w:r w:rsidRPr="00D27C20">
              <w:rPr>
                <w:rFonts w:ascii="Arial" w:eastAsia="Times New Roman" w:hAnsi="Arial" w:cs="Arial"/>
                <w:b/>
                <w:bCs/>
                <w:color w:val="000000"/>
                <w:kern w:val="0"/>
                <w:sz w:val="22"/>
              </w:rPr>
              <w:t>Allowed Values</w:t>
            </w:r>
          </w:p>
        </w:tc>
        <w:tc>
          <w:tcPr>
            <w:tcW w:w="288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321CC67" w14:textId="77777777" w:rsidR="000A4617" w:rsidRPr="00D27C20" w:rsidRDefault="000A4617">
            <w:pPr>
              <w:widowControl/>
              <w:jc w:val="left"/>
              <w:rPr>
                <w:rFonts w:ascii="Arial" w:eastAsia="Times New Roman" w:hAnsi="Arial" w:cs="Arial"/>
                <w:b/>
                <w:bCs/>
                <w:color w:val="000000"/>
                <w:kern w:val="0"/>
                <w:sz w:val="22"/>
              </w:rPr>
            </w:pPr>
            <w:r w:rsidRPr="00D27C20">
              <w:rPr>
                <w:rFonts w:ascii="Arial" w:eastAsia="Times New Roman" w:hAnsi="Arial" w:cs="Arial"/>
                <w:b/>
                <w:bCs/>
                <w:color w:val="000000"/>
                <w:kern w:val="0"/>
                <w:sz w:val="22"/>
              </w:rPr>
              <w:t>Description</w:t>
            </w:r>
          </w:p>
        </w:tc>
      </w:tr>
      <w:tr w:rsidR="000A4617" w:rsidRPr="00D27C20" w14:paraId="1AB0CCD4" w14:textId="77777777" w:rsidTr="007F351C">
        <w:trPr>
          <w:trHeight w:val="552"/>
        </w:trPr>
        <w:tc>
          <w:tcPr>
            <w:tcW w:w="1377" w:type="dxa"/>
            <w:tcBorders>
              <w:top w:val="nil"/>
              <w:left w:val="single" w:sz="4" w:space="0" w:color="auto"/>
              <w:bottom w:val="single" w:sz="4" w:space="0" w:color="auto"/>
              <w:right w:val="single" w:sz="4" w:space="0" w:color="auto"/>
            </w:tcBorders>
            <w:vAlign w:val="center"/>
            <w:hideMark/>
          </w:tcPr>
          <w:p w14:paraId="5A8E21CB" w14:textId="77777777" w:rsidR="000A4617" w:rsidRPr="00D27C20" w:rsidRDefault="000A4617">
            <w:pPr>
              <w:widowControl/>
              <w:jc w:val="left"/>
              <w:rPr>
                <w:rFonts w:ascii="Arial" w:eastAsia="Times New Roman" w:hAnsi="Arial" w:cs="Arial"/>
                <w:color w:val="000000"/>
                <w:kern w:val="0"/>
                <w:sz w:val="22"/>
              </w:rPr>
            </w:pPr>
            <w:proofErr w:type="spellStart"/>
            <w:r w:rsidRPr="00D27C20">
              <w:rPr>
                <w:rFonts w:ascii="Arial" w:eastAsia="Times New Roman" w:hAnsi="Arial" w:cs="Arial"/>
                <w:color w:val="000000"/>
                <w:kern w:val="0"/>
                <w:sz w:val="22"/>
              </w:rPr>
              <w:t>sessionId</w:t>
            </w:r>
            <w:proofErr w:type="spellEnd"/>
          </w:p>
        </w:tc>
        <w:tc>
          <w:tcPr>
            <w:tcW w:w="1403" w:type="dxa"/>
            <w:tcBorders>
              <w:top w:val="nil"/>
              <w:left w:val="nil"/>
              <w:bottom w:val="single" w:sz="4" w:space="0" w:color="auto"/>
              <w:right w:val="single" w:sz="4" w:space="0" w:color="auto"/>
            </w:tcBorders>
            <w:vAlign w:val="center"/>
            <w:hideMark/>
          </w:tcPr>
          <w:p w14:paraId="19B35000" w14:textId="4C074E9F" w:rsidR="000A4617" w:rsidRPr="00D27C20"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0A4617" w:rsidRPr="00D27C20">
              <w:rPr>
                <w:rFonts w:ascii="Arial" w:eastAsia="Times New Roman" w:hAnsi="Arial" w:cs="Arial"/>
                <w:color w:val="000000"/>
                <w:kern w:val="0"/>
                <w:sz w:val="22"/>
              </w:rPr>
              <w:t>36)</w:t>
            </w:r>
          </w:p>
        </w:tc>
        <w:tc>
          <w:tcPr>
            <w:tcW w:w="4155" w:type="dxa"/>
            <w:tcBorders>
              <w:top w:val="nil"/>
              <w:left w:val="nil"/>
              <w:bottom w:val="single" w:sz="4" w:space="0" w:color="auto"/>
              <w:right w:val="single" w:sz="4" w:space="0" w:color="auto"/>
            </w:tcBorders>
            <w:vAlign w:val="center"/>
            <w:hideMark/>
          </w:tcPr>
          <w:p w14:paraId="35D5E181" w14:textId="77777777" w:rsidR="00BA5F7C" w:rsidRPr="00CD41A8" w:rsidRDefault="00BA5F7C" w:rsidP="00BA5F7C">
            <w:pPr>
              <w:widowControl/>
              <w:spacing w:before="100"/>
              <w:jc w:val="left"/>
              <w:rPr>
                <w:rFonts w:ascii="Arial" w:hAnsi="Arial" w:cs="Arial"/>
                <w:color w:val="000000" w:themeColor="text1"/>
                <w:sz w:val="22"/>
              </w:rPr>
            </w:pPr>
            <w:r w:rsidRPr="645ABCF6">
              <w:rPr>
                <w:rFonts w:ascii="Arial" w:hAnsi="Arial" w:cs="Arial"/>
                <w:color w:val="000000" w:themeColor="text1"/>
                <w:sz w:val="22"/>
              </w:rPr>
              <w:t>Character set:</w:t>
            </w:r>
          </w:p>
          <w:p w14:paraId="43E5D609" w14:textId="4DB2C667" w:rsidR="00BA5F7C" w:rsidRPr="00CD41A8" w:rsidRDefault="00BA5F7C" w:rsidP="001C4EC8">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6350DE60" w14:textId="77777777" w:rsidR="00BA5F7C" w:rsidRPr="00CD41A8" w:rsidRDefault="00BA5F7C" w:rsidP="00BA5F7C">
            <w:pPr>
              <w:pStyle w:val="ListParagraph"/>
              <w:numPr>
                <w:ilvl w:val="0"/>
                <w:numId w:val="42"/>
              </w:numPr>
              <w:spacing w:before="100" w:line="240" w:lineRule="auto"/>
              <w:jc w:val="left"/>
              <w:rPr>
                <w:rFonts w:cs="Arial"/>
                <w:color w:val="000000" w:themeColor="text1"/>
                <w:lang w:val="en-SG"/>
              </w:rPr>
            </w:pPr>
            <w:r w:rsidRPr="645ABCF6">
              <w:rPr>
                <w:rFonts w:cs="Arial"/>
                <w:color w:val="000000" w:themeColor="text1"/>
              </w:rPr>
              <w:t>0-9</w:t>
            </w:r>
          </w:p>
          <w:p w14:paraId="306FF12D" w14:textId="77777777" w:rsidR="00BA5F7C" w:rsidRPr="00BA5B58" w:rsidRDefault="00BA5F7C" w:rsidP="00BA5F7C">
            <w:pPr>
              <w:pStyle w:val="ListParagraph"/>
              <w:numPr>
                <w:ilvl w:val="0"/>
                <w:numId w:val="42"/>
              </w:numPr>
              <w:spacing w:before="100" w:line="240" w:lineRule="auto"/>
              <w:jc w:val="left"/>
              <w:rPr>
                <w:rFonts w:cs="Arial"/>
                <w:color w:val="000000"/>
              </w:rPr>
            </w:pPr>
            <w:r w:rsidRPr="645ABCF6">
              <w:rPr>
                <w:rFonts w:cs="Arial"/>
                <w:color w:val="000000" w:themeColor="text1"/>
              </w:rPr>
              <w:t>-</w:t>
            </w:r>
            <w:r>
              <w:rPr>
                <w:rFonts w:eastAsiaTheme="minorEastAsia" w:cs="Arial" w:hint="eastAsia"/>
                <w:color w:val="000000" w:themeColor="text1"/>
                <w:lang w:eastAsia="zh-CN"/>
              </w:rPr>
              <w:t xml:space="preserve"> </w:t>
            </w:r>
          </w:p>
          <w:p w14:paraId="0F10CF05" w14:textId="5DC83CA0" w:rsidR="000A4617" w:rsidRPr="00BA5F7C" w:rsidRDefault="000A4617" w:rsidP="00CC2CE8">
            <w:pPr>
              <w:widowControl/>
              <w:jc w:val="left"/>
              <w:rPr>
                <w:rFonts w:ascii="Arial" w:hAnsi="Arial" w:cs="Arial"/>
                <w:b/>
                <w:color w:val="000000"/>
                <w:kern w:val="0"/>
                <w:sz w:val="22"/>
              </w:rPr>
            </w:pPr>
          </w:p>
        </w:tc>
        <w:tc>
          <w:tcPr>
            <w:tcW w:w="2885" w:type="dxa"/>
            <w:tcBorders>
              <w:top w:val="nil"/>
              <w:left w:val="nil"/>
              <w:bottom w:val="single" w:sz="4" w:space="0" w:color="auto"/>
              <w:right w:val="single" w:sz="4" w:space="0" w:color="auto"/>
            </w:tcBorders>
            <w:vAlign w:val="center"/>
            <w:hideMark/>
          </w:tcPr>
          <w:p w14:paraId="2D7549B8" w14:textId="77777777" w:rsidR="00D6446C" w:rsidRDefault="000A4617">
            <w:pPr>
              <w:widowControl/>
              <w:jc w:val="left"/>
              <w:rPr>
                <w:rFonts w:ascii="Arial" w:hAnsi="Arial" w:cs="Arial"/>
                <w:color w:val="000000"/>
                <w:kern w:val="0"/>
                <w:sz w:val="22"/>
              </w:rPr>
            </w:pPr>
            <w:r w:rsidRPr="00D27C20">
              <w:rPr>
                <w:rFonts w:ascii="Arial" w:eastAsia="Times New Roman" w:hAnsi="Arial" w:cs="Arial"/>
                <w:color w:val="000000"/>
                <w:kern w:val="0"/>
                <w:sz w:val="22"/>
              </w:rPr>
              <w:t xml:space="preserve">Unique Id for the session, </w:t>
            </w:r>
          </w:p>
          <w:p w14:paraId="3E2B4F20" w14:textId="2A9B49BE" w:rsidR="00D6446C" w:rsidRDefault="00196106">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12E29D14" w14:textId="37763216" w:rsidR="000A4617" w:rsidRPr="00D27C20" w:rsidRDefault="00D6446C">
            <w:pPr>
              <w:widowControl/>
              <w:jc w:val="left"/>
              <w:rPr>
                <w:rFonts w:ascii="Arial" w:eastAsia="Times New Roman" w:hAnsi="Arial" w:cs="Arial"/>
                <w:color w:val="000000"/>
                <w:kern w:val="0"/>
                <w:sz w:val="22"/>
              </w:rPr>
            </w:pPr>
            <w:r w:rsidRPr="00D6446C">
              <w:rPr>
                <w:rFonts w:ascii="Arial" w:eastAsia="Times New Roman" w:hAnsi="Arial" w:cs="Arial" w:hint="eastAsia"/>
                <w:color w:val="000000"/>
                <w:kern w:val="0"/>
                <w:sz w:val="22"/>
              </w:rPr>
              <w:t>2841bf23-efac-471a-a697-2d9d37a847cf</w:t>
            </w:r>
            <w:r w:rsidR="000A4617" w:rsidRPr="00D27C20">
              <w:rPr>
                <w:rFonts w:ascii="Arial" w:eastAsia="Times New Roman" w:hAnsi="Arial" w:cs="Arial"/>
                <w:color w:val="000000"/>
                <w:kern w:val="0"/>
                <w:sz w:val="22"/>
              </w:rPr>
              <w:t xml:space="preserve"> </w:t>
            </w:r>
          </w:p>
        </w:tc>
      </w:tr>
      <w:tr w:rsidR="000A4617" w:rsidRPr="00D27C20" w14:paraId="3110E293" w14:textId="77777777" w:rsidTr="007F351C">
        <w:trPr>
          <w:trHeight w:val="1104"/>
        </w:trPr>
        <w:tc>
          <w:tcPr>
            <w:tcW w:w="1377" w:type="dxa"/>
            <w:tcBorders>
              <w:top w:val="nil"/>
              <w:left w:val="single" w:sz="4" w:space="0" w:color="auto"/>
              <w:bottom w:val="single" w:sz="4" w:space="0" w:color="auto"/>
              <w:right w:val="single" w:sz="4" w:space="0" w:color="auto"/>
            </w:tcBorders>
            <w:vAlign w:val="center"/>
            <w:hideMark/>
          </w:tcPr>
          <w:p w14:paraId="0BAE9C36" w14:textId="759A2067" w:rsidR="000A4617" w:rsidRPr="00D27C20" w:rsidRDefault="000A4617">
            <w:pPr>
              <w:widowControl/>
              <w:jc w:val="left"/>
              <w:rPr>
                <w:rFonts w:ascii="Arial" w:eastAsia="Times New Roman" w:hAnsi="Arial" w:cs="Arial"/>
                <w:color w:val="000000"/>
                <w:kern w:val="0"/>
                <w:sz w:val="22"/>
              </w:rPr>
            </w:pPr>
            <w:r w:rsidRPr="00D27C20">
              <w:rPr>
                <w:rFonts w:ascii="Arial" w:eastAsia="Times New Roman" w:hAnsi="Arial" w:cs="Arial"/>
                <w:color w:val="000000"/>
                <w:kern w:val="0"/>
                <w:sz w:val="22"/>
              </w:rPr>
              <w:lastRenderedPageBreak/>
              <w:t xml:space="preserve"> </w:t>
            </w:r>
            <w:proofErr w:type="spellStart"/>
            <w:r w:rsidRPr="00D27C20">
              <w:rPr>
                <w:rFonts w:ascii="Arial" w:eastAsia="Times New Roman" w:hAnsi="Arial" w:cs="Arial"/>
                <w:color w:val="000000"/>
                <w:kern w:val="0"/>
                <w:sz w:val="22"/>
              </w:rPr>
              <w:t>url</w:t>
            </w:r>
            <w:proofErr w:type="spellEnd"/>
          </w:p>
        </w:tc>
        <w:tc>
          <w:tcPr>
            <w:tcW w:w="1403" w:type="dxa"/>
            <w:tcBorders>
              <w:top w:val="nil"/>
              <w:left w:val="nil"/>
              <w:bottom w:val="single" w:sz="4" w:space="0" w:color="auto"/>
              <w:right w:val="single" w:sz="4" w:space="0" w:color="auto"/>
            </w:tcBorders>
            <w:vAlign w:val="center"/>
            <w:hideMark/>
          </w:tcPr>
          <w:p w14:paraId="44AB8A20" w14:textId="236D52CA" w:rsidR="000A4617" w:rsidRPr="00D27C20"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F271FD">
              <w:rPr>
                <w:rFonts w:ascii="Arial" w:hAnsi="Arial" w:cs="Arial" w:hint="eastAsia"/>
                <w:color w:val="000000"/>
                <w:kern w:val="0"/>
                <w:sz w:val="22"/>
              </w:rPr>
              <w:t>2</w:t>
            </w:r>
            <w:r w:rsidR="000A4617" w:rsidRPr="00D27C20">
              <w:rPr>
                <w:rFonts w:ascii="Arial" w:eastAsia="Times New Roman" w:hAnsi="Arial" w:cs="Arial"/>
                <w:color w:val="000000"/>
                <w:kern w:val="0"/>
                <w:sz w:val="22"/>
              </w:rPr>
              <w:t>00)</w:t>
            </w:r>
          </w:p>
        </w:tc>
        <w:tc>
          <w:tcPr>
            <w:tcW w:w="4155" w:type="dxa"/>
            <w:tcBorders>
              <w:top w:val="nil"/>
              <w:left w:val="nil"/>
              <w:bottom w:val="single" w:sz="4" w:space="0" w:color="auto"/>
              <w:right w:val="single" w:sz="4" w:space="0" w:color="auto"/>
            </w:tcBorders>
            <w:vAlign w:val="center"/>
            <w:hideMark/>
          </w:tcPr>
          <w:p w14:paraId="03DEC48C" w14:textId="459EA1F2" w:rsidR="000A4617" w:rsidRPr="006646AB" w:rsidRDefault="00897413" w:rsidP="00897413">
            <w:pPr>
              <w:pStyle w:val="ncs-body"/>
              <w:rPr>
                <w:color w:val="000000"/>
              </w:rPr>
            </w:pPr>
            <w:r w:rsidRPr="00684976">
              <w:rPr>
                <w:rFonts w:hint="eastAsia"/>
                <w:szCs w:val="22"/>
              </w:rPr>
              <w:t>Refer to</w:t>
            </w:r>
            <w:r>
              <w:rPr>
                <w:szCs w:val="22"/>
              </w:rPr>
              <w:t xml:space="preserve"> URL stand</w:t>
            </w:r>
            <w:r w:rsidRPr="00897413">
              <w:rPr>
                <w:rStyle w:val="ncs-bodyChar"/>
              </w:rPr>
              <w:t>ard in</w:t>
            </w:r>
            <w:r w:rsidRPr="00897413">
              <w:rPr>
                <w:rStyle w:val="ncs-bodyChar"/>
                <w:rFonts w:hint="eastAsia"/>
              </w:rPr>
              <w:t xml:space="preserve"> </w:t>
            </w:r>
            <w:r w:rsidRPr="00897413">
              <w:rPr>
                <w:rStyle w:val="ncs-bodyChar"/>
              </w:rPr>
              <w:fldChar w:fldCharType="begin"/>
            </w:r>
            <w:r w:rsidRPr="00897413">
              <w:rPr>
                <w:rStyle w:val="ncs-bodyChar"/>
              </w:rPr>
              <w:instrText xml:space="preserve"> </w:instrText>
            </w:r>
            <w:r w:rsidRPr="00897413">
              <w:rPr>
                <w:rStyle w:val="ncs-bodyChar"/>
                <w:rFonts w:hint="eastAsia"/>
              </w:rPr>
              <w:instrText>REF _Ref209359104 \h</w:instrText>
            </w:r>
            <w:r w:rsidRPr="00897413">
              <w:rPr>
                <w:rStyle w:val="ncs-bodyChar"/>
              </w:rPr>
              <w:instrText xml:space="preserve">  \* MERGEFORMAT </w:instrText>
            </w:r>
            <w:r w:rsidRPr="00897413">
              <w:rPr>
                <w:rStyle w:val="ncs-bodyChar"/>
              </w:rPr>
            </w:r>
            <w:r w:rsidRPr="00897413">
              <w:rPr>
                <w:rStyle w:val="ncs-bodyChar"/>
              </w:rPr>
              <w:fldChar w:fldCharType="separate"/>
            </w:r>
            <w:r w:rsidR="00542606" w:rsidRPr="00542606">
              <w:rPr>
                <w:rStyle w:val="ncs-bodyChar"/>
              </w:rPr>
              <w:t>Table 2</w:t>
            </w:r>
            <w:r w:rsidRPr="00897413">
              <w:rPr>
                <w:rStyle w:val="ncs-bodyChar"/>
              </w:rPr>
              <w:fldChar w:fldCharType="end"/>
            </w:r>
            <w:r>
              <w:rPr>
                <w:rStyle w:val="ncs-bodyChar"/>
              </w:rPr>
              <w:t>.</w:t>
            </w:r>
          </w:p>
        </w:tc>
        <w:tc>
          <w:tcPr>
            <w:tcW w:w="2885" w:type="dxa"/>
            <w:tcBorders>
              <w:top w:val="nil"/>
              <w:left w:val="nil"/>
              <w:bottom w:val="single" w:sz="4" w:space="0" w:color="auto"/>
              <w:right w:val="single" w:sz="4" w:space="0" w:color="auto"/>
            </w:tcBorders>
            <w:vAlign w:val="center"/>
            <w:hideMark/>
          </w:tcPr>
          <w:p w14:paraId="61FC9356" w14:textId="77777777" w:rsidR="000A4617" w:rsidRPr="00D6446C" w:rsidRDefault="000A4617">
            <w:pPr>
              <w:widowControl/>
              <w:jc w:val="left"/>
              <w:rPr>
                <w:rFonts w:ascii="Arial" w:hAnsi="Arial" w:cs="Arial"/>
                <w:color w:val="000000"/>
                <w:kern w:val="0"/>
                <w:sz w:val="22"/>
              </w:rPr>
            </w:pPr>
            <w:r w:rsidRPr="00D27C20">
              <w:rPr>
                <w:rFonts w:ascii="Arial" w:eastAsia="Times New Roman" w:hAnsi="Arial" w:cs="Arial"/>
                <w:color w:val="000000"/>
                <w:kern w:val="0"/>
                <w:sz w:val="22"/>
              </w:rPr>
              <w:t>Streaming URL for requested video.</w:t>
            </w:r>
          </w:p>
          <w:p w14:paraId="07BFD901" w14:textId="77777777" w:rsidR="00817F46" w:rsidRDefault="00D6446C">
            <w:pPr>
              <w:widowControl/>
              <w:jc w:val="left"/>
              <w:rPr>
                <w:rFonts w:ascii="Arial" w:eastAsia="Times New Roman" w:hAnsi="Arial" w:cs="Arial"/>
                <w:color w:val="000000"/>
                <w:kern w:val="0"/>
                <w:sz w:val="22"/>
              </w:rPr>
            </w:pPr>
            <w:proofErr w:type="spellStart"/>
            <w:r w:rsidRPr="00D6446C">
              <w:rPr>
                <w:rFonts w:ascii="Arial" w:eastAsia="Times New Roman" w:hAnsi="Arial" w:cs="Arial"/>
                <w:color w:val="000000"/>
                <w:kern w:val="0"/>
                <w:sz w:val="22"/>
              </w:rPr>
              <w:t>E</w:t>
            </w:r>
            <w:r w:rsidR="00817F46">
              <w:rPr>
                <w:rFonts w:ascii="Arial" w:eastAsia="Times New Roman" w:hAnsi="Arial" w:cs="Arial"/>
                <w:color w:val="000000"/>
                <w:kern w:val="0"/>
                <w:sz w:val="22"/>
              </w:rPr>
              <w:t>.g</w:t>
            </w:r>
            <w:proofErr w:type="spellEnd"/>
            <w:r w:rsidR="00817F46">
              <w:rPr>
                <w:rFonts w:ascii="Arial" w:eastAsia="Times New Roman" w:hAnsi="Arial" w:cs="Arial"/>
                <w:color w:val="000000"/>
                <w:kern w:val="0"/>
                <w:sz w:val="22"/>
              </w:rPr>
              <w:t>:</w:t>
            </w:r>
          </w:p>
          <w:p w14:paraId="1426D6F3" w14:textId="144A76E5" w:rsidR="000A4617" w:rsidRPr="00D6446C" w:rsidRDefault="00D6446C">
            <w:pPr>
              <w:widowControl/>
              <w:jc w:val="left"/>
              <w:rPr>
                <w:rFonts w:ascii="Arial" w:hAnsi="Arial" w:cs="Arial"/>
                <w:color w:val="000000"/>
                <w:kern w:val="0"/>
                <w:sz w:val="22"/>
              </w:rPr>
            </w:pPr>
            <w:r w:rsidRPr="00D6446C">
              <w:rPr>
                <w:rFonts w:ascii="Arial" w:eastAsia="Times New Roman" w:hAnsi="Arial" w:cs="Arial"/>
                <w:color w:val="000000"/>
                <w:kern w:val="0"/>
                <w:sz w:val="22"/>
              </w:rPr>
              <w:t>“</w:t>
            </w:r>
            <w:proofErr w:type="gramStart"/>
            <w:r w:rsidRPr="00D6446C">
              <w:rPr>
                <w:rFonts w:ascii="Arial" w:eastAsia="Times New Roman" w:hAnsi="Arial" w:cs="Arial"/>
                <w:color w:val="000000"/>
                <w:kern w:val="0"/>
                <w:sz w:val="22"/>
              </w:rPr>
              <w:t>streams</w:t>
            </w:r>
            <w:proofErr w:type="gramEnd"/>
            <w:r w:rsidRPr="00D6446C">
              <w:rPr>
                <w:rFonts w:ascii="Arial" w:eastAsia="Times New Roman" w:hAnsi="Arial" w:cs="Arial"/>
                <w:color w:val="000000"/>
                <w:kern w:val="0"/>
                <w:sz w:val="22"/>
              </w:rPr>
              <w:t>://&lt;videoproxy-domain&gt;:&lt;port&gt;/2841bf23-efac-471a-a697-2d9d37a847cf”</w:t>
            </w:r>
          </w:p>
        </w:tc>
      </w:tr>
      <w:tr w:rsidR="000A4617" w:rsidRPr="00D27C20" w14:paraId="45E0EB2B" w14:textId="77777777" w:rsidTr="007F351C">
        <w:trPr>
          <w:trHeight w:val="1104"/>
        </w:trPr>
        <w:tc>
          <w:tcPr>
            <w:tcW w:w="1377" w:type="dxa"/>
            <w:tcBorders>
              <w:top w:val="nil"/>
              <w:left w:val="single" w:sz="4" w:space="0" w:color="auto"/>
              <w:bottom w:val="single" w:sz="4" w:space="0" w:color="auto"/>
              <w:right w:val="single" w:sz="4" w:space="0" w:color="auto"/>
            </w:tcBorders>
            <w:vAlign w:val="center"/>
            <w:hideMark/>
          </w:tcPr>
          <w:p w14:paraId="6FD0E104" w14:textId="77777777" w:rsidR="000A4617" w:rsidRPr="00D27C20" w:rsidRDefault="000A4617">
            <w:pPr>
              <w:widowControl/>
              <w:jc w:val="left"/>
              <w:rPr>
                <w:rFonts w:ascii="Arial" w:eastAsia="Times New Roman" w:hAnsi="Arial" w:cs="Arial"/>
                <w:color w:val="000000"/>
                <w:kern w:val="0"/>
                <w:sz w:val="22"/>
              </w:rPr>
            </w:pPr>
            <w:r w:rsidRPr="00D27C20">
              <w:rPr>
                <w:rFonts w:ascii="Arial" w:eastAsia="Times New Roman" w:hAnsi="Arial" w:cs="Arial"/>
                <w:color w:val="000000"/>
                <w:kern w:val="0"/>
                <w:sz w:val="22"/>
              </w:rPr>
              <w:t>expiry</w:t>
            </w:r>
          </w:p>
        </w:tc>
        <w:tc>
          <w:tcPr>
            <w:tcW w:w="1403" w:type="dxa"/>
            <w:tcBorders>
              <w:top w:val="nil"/>
              <w:left w:val="nil"/>
              <w:bottom w:val="single" w:sz="4" w:space="0" w:color="auto"/>
              <w:right w:val="single" w:sz="4" w:space="0" w:color="auto"/>
            </w:tcBorders>
            <w:vAlign w:val="center"/>
            <w:hideMark/>
          </w:tcPr>
          <w:p w14:paraId="3B553876" w14:textId="2409516F" w:rsidR="000A4617" w:rsidRPr="00D27C20" w:rsidRDefault="005F7D53">
            <w:pPr>
              <w:widowControl/>
              <w:jc w:val="left"/>
              <w:rPr>
                <w:rFonts w:ascii="Arial" w:eastAsia="Times New Roman" w:hAnsi="Arial" w:cs="Arial"/>
                <w:color w:val="000000"/>
                <w:kern w:val="0"/>
                <w:sz w:val="22"/>
              </w:rPr>
            </w:pPr>
            <w:r>
              <w:rPr>
                <w:rFonts w:ascii="Arial" w:hAnsi="Arial" w:cs="Arial" w:hint="eastAsia"/>
                <w:color w:val="000000"/>
                <w:kern w:val="0"/>
                <w:sz w:val="22"/>
              </w:rPr>
              <w:t>Uint</w:t>
            </w:r>
            <w:r w:rsidR="003E400B">
              <w:rPr>
                <w:rFonts w:ascii="Arial" w:hAnsi="Arial" w:cs="Arial" w:hint="eastAsia"/>
                <w:color w:val="000000"/>
                <w:kern w:val="0"/>
                <w:sz w:val="22"/>
              </w:rPr>
              <w:t>32</w:t>
            </w:r>
          </w:p>
        </w:tc>
        <w:tc>
          <w:tcPr>
            <w:tcW w:w="4155" w:type="dxa"/>
            <w:tcBorders>
              <w:top w:val="nil"/>
              <w:left w:val="nil"/>
              <w:bottom w:val="single" w:sz="4" w:space="0" w:color="auto"/>
              <w:right w:val="single" w:sz="4" w:space="0" w:color="auto"/>
            </w:tcBorders>
            <w:vAlign w:val="center"/>
            <w:hideMark/>
          </w:tcPr>
          <w:p w14:paraId="4F63D0D2" w14:textId="2E6E53AE" w:rsidR="000A4617" w:rsidRPr="00D27C20" w:rsidRDefault="00C6161D">
            <w:pPr>
              <w:widowControl/>
              <w:jc w:val="left"/>
              <w:rPr>
                <w:rFonts w:ascii="Arial" w:eastAsia="Times New Roman" w:hAnsi="Arial" w:cs="Arial"/>
                <w:color w:val="000000"/>
                <w:kern w:val="0"/>
                <w:sz w:val="22"/>
              </w:rPr>
            </w:pPr>
            <w:r w:rsidRPr="00CD41A8">
              <w:rPr>
                <w:rFonts w:ascii="Arial" w:eastAsia="Times New Roman" w:hAnsi="Arial" w:cs="Arial"/>
                <w:color w:val="000000"/>
                <w:kern w:val="0"/>
                <w:sz w:val="22"/>
              </w:rPr>
              <w:t xml:space="preserve">1 - </w:t>
            </w:r>
            <w:r w:rsidR="006F5FB9">
              <w:rPr>
                <w:rFonts w:ascii="Arial" w:eastAsia="Times New Roman" w:hAnsi="Arial" w:cs="Arial"/>
                <w:color w:val="000000"/>
                <w:kern w:val="0"/>
                <w:sz w:val="22"/>
              </w:rPr>
              <w:t>MAX_UINT32</w:t>
            </w:r>
          </w:p>
        </w:tc>
        <w:tc>
          <w:tcPr>
            <w:tcW w:w="2885" w:type="dxa"/>
            <w:tcBorders>
              <w:top w:val="nil"/>
              <w:left w:val="nil"/>
              <w:bottom w:val="single" w:sz="4" w:space="0" w:color="auto"/>
              <w:right w:val="single" w:sz="4" w:space="0" w:color="auto"/>
            </w:tcBorders>
            <w:vAlign w:val="center"/>
            <w:hideMark/>
          </w:tcPr>
          <w:p w14:paraId="0C5650D7" w14:textId="77777777" w:rsidR="000A4617" w:rsidRDefault="000A4617">
            <w:pPr>
              <w:widowControl/>
              <w:jc w:val="left"/>
              <w:rPr>
                <w:rFonts w:ascii="Arial" w:hAnsi="Arial" w:cs="Arial"/>
                <w:color w:val="000000"/>
                <w:kern w:val="0"/>
                <w:sz w:val="22"/>
                <w:lang w:val="en-GB"/>
              </w:rPr>
            </w:pPr>
            <w:r w:rsidRPr="00D27C20">
              <w:rPr>
                <w:rFonts w:ascii="Arial" w:eastAsia="Times New Roman" w:hAnsi="Arial" w:cs="Arial"/>
                <w:color w:val="000000"/>
                <w:kern w:val="0"/>
                <w:sz w:val="22"/>
              </w:rPr>
              <w:t xml:space="preserve">Default live time of the URL in milliseconds. The countdown only starts after the streaming has stopped pulling from </w:t>
            </w:r>
            <w:r w:rsidR="005D7407" w:rsidRPr="00971CF2">
              <w:rPr>
                <w:rFonts w:ascii="Arial" w:eastAsia="Times New Roman" w:hAnsi="Arial" w:cs="Arial"/>
                <w:color w:val="000000"/>
                <w:kern w:val="0"/>
                <w:sz w:val="22"/>
                <w:lang w:val="en-GB"/>
              </w:rPr>
              <w:t>Video Proxy</w:t>
            </w:r>
            <w:r w:rsidR="003764B0">
              <w:rPr>
                <w:rFonts w:ascii="Arial" w:eastAsia="Times New Roman" w:hAnsi="Arial" w:cs="Arial"/>
                <w:color w:val="000000"/>
                <w:kern w:val="0"/>
                <w:sz w:val="22"/>
                <w:lang w:val="en-GB"/>
              </w:rPr>
              <w:t>.</w:t>
            </w:r>
          </w:p>
          <w:p w14:paraId="434EECD8" w14:textId="6667F5A9" w:rsidR="000A4617" w:rsidRPr="0037124E" w:rsidRDefault="0037124E">
            <w:pPr>
              <w:widowControl/>
              <w:jc w:val="left"/>
              <w:rPr>
                <w:rFonts w:ascii="Arial" w:hAnsi="Arial" w:cs="Arial"/>
                <w:color w:val="000000"/>
                <w:kern w:val="0"/>
                <w:sz w:val="22"/>
              </w:rPr>
            </w:pPr>
            <w:r w:rsidRPr="00D27C20">
              <w:rPr>
                <w:rFonts w:ascii="Arial" w:eastAsia="Times New Roman" w:hAnsi="Arial" w:cs="Arial"/>
                <w:color w:val="000000"/>
                <w:kern w:val="0"/>
                <w:sz w:val="22"/>
              </w:rPr>
              <w:t>Default value is 600,000</w:t>
            </w:r>
          </w:p>
        </w:tc>
      </w:tr>
    </w:tbl>
    <w:p w14:paraId="7F78702B" w14:textId="05678528" w:rsidR="00954352" w:rsidRPr="00C006BF" w:rsidRDefault="00954352" w:rsidP="00C006BF">
      <w:pPr>
        <w:jc w:val="left"/>
        <w:rPr>
          <w:rFonts w:cs="Arial"/>
          <w:color w:val="000000" w:themeColor="text1"/>
          <w:lang w:val="en-SG"/>
        </w:rPr>
      </w:pPr>
    </w:p>
    <w:p w14:paraId="23FCCBEE" w14:textId="77777777" w:rsidR="00CF1183" w:rsidRDefault="00CF1183" w:rsidP="00CF1183">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21A9B492" w14:textId="2BBA0646" w:rsidR="00B93BAD" w:rsidRDefault="00B93BAD">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 404.</w:t>
      </w:r>
    </w:p>
    <w:p w14:paraId="04EA7255" w14:textId="6312792C" w:rsidR="00B93BAD" w:rsidRPr="00415C3D" w:rsidRDefault="00B93BAD">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00542606" w:rsidRPr="00542606">
        <w:t xml:space="preserve">Table </w:t>
      </w:r>
      <w:r w:rsidR="00542606"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21B898DA" w14:textId="45A7A5DB" w:rsidR="00B93BAD" w:rsidRPr="00962B6F" w:rsidRDefault="00B93BAD" w:rsidP="00B93BAD">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00542606" w:rsidRPr="000C1740">
        <w:rPr>
          <w:b/>
        </w:rPr>
        <w:t xml:space="preserve">Table </w:t>
      </w:r>
      <w:r w:rsidR="00542606">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2"/>
        <w:gridCol w:w="2153"/>
        <w:gridCol w:w="2250"/>
        <w:gridCol w:w="3286"/>
      </w:tblGrid>
      <w:tr w:rsidR="00CA14C3" w:rsidRPr="00962B6F" w14:paraId="4F9F37F0" w14:textId="77777777" w:rsidTr="00163F60">
        <w:tc>
          <w:tcPr>
            <w:tcW w:w="1352" w:type="dxa"/>
          </w:tcPr>
          <w:p w14:paraId="3E9BB0B4" w14:textId="77777777" w:rsidR="00CA14C3" w:rsidRPr="00962B6F" w:rsidRDefault="00CA14C3" w:rsidP="00EC2B2B">
            <w:pPr>
              <w:pStyle w:val="ncs-body"/>
              <w:jc w:val="left"/>
              <w:rPr>
                <w:rFonts w:eastAsia="Arial"/>
              </w:rPr>
            </w:pPr>
            <w:r>
              <w:rPr>
                <w:rFonts w:eastAsia="Arial"/>
              </w:rPr>
              <w:t>HTTP Status Code</w:t>
            </w:r>
          </w:p>
        </w:tc>
        <w:tc>
          <w:tcPr>
            <w:tcW w:w="2153" w:type="dxa"/>
          </w:tcPr>
          <w:p w14:paraId="75D6B511" w14:textId="77777777" w:rsidR="00CA14C3" w:rsidRPr="00962B6F" w:rsidRDefault="00CA14C3" w:rsidP="00EC2B2B">
            <w:pPr>
              <w:pStyle w:val="ncs-body"/>
              <w:jc w:val="left"/>
            </w:pPr>
            <w:r>
              <w:t>Error Code</w:t>
            </w:r>
          </w:p>
        </w:tc>
        <w:tc>
          <w:tcPr>
            <w:tcW w:w="2250" w:type="dxa"/>
          </w:tcPr>
          <w:p w14:paraId="0E2417AF" w14:textId="57F86116" w:rsidR="00CA14C3" w:rsidRDefault="00CA14C3" w:rsidP="00EC2B2B">
            <w:pPr>
              <w:pStyle w:val="ncs-body"/>
              <w:jc w:val="left"/>
            </w:pPr>
            <w:r>
              <w:t>Params</w:t>
            </w:r>
          </w:p>
        </w:tc>
        <w:tc>
          <w:tcPr>
            <w:tcW w:w="3286" w:type="dxa"/>
          </w:tcPr>
          <w:p w14:paraId="48ED388C" w14:textId="77777777" w:rsidR="00CA14C3" w:rsidRPr="00962B6F" w:rsidRDefault="00CA14C3" w:rsidP="00EC2B2B">
            <w:pPr>
              <w:pStyle w:val="ncs-body"/>
              <w:jc w:val="left"/>
            </w:pPr>
            <w:r>
              <w:t>Description</w:t>
            </w:r>
          </w:p>
        </w:tc>
      </w:tr>
      <w:tr w:rsidR="00CA14C3" w:rsidRPr="00962B6F" w14:paraId="4C868EAC" w14:textId="77777777" w:rsidTr="00163F60">
        <w:tc>
          <w:tcPr>
            <w:tcW w:w="1352" w:type="dxa"/>
            <w:vMerge w:val="restart"/>
          </w:tcPr>
          <w:p w14:paraId="3920FEB0" w14:textId="3F29812A" w:rsidR="00CA14C3" w:rsidRDefault="00CA14C3" w:rsidP="00EC2B2B">
            <w:pPr>
              <w:pStyle w:val="ncs-body"/>
              <w:jc w:val="left"/>
              <w:rPr>
                <w:rFonts w:eastAsiaTheme="minorEastAsia"/>
                <w:lang w:eastAsia="zh-CN"/>
              </w:rPr>
            </w:pPr>
            <w:r>
              <w:rPr>
                <w:rFonts w:eastAsiaTheme="minorEastAsia" w:hint="eastAsia"/>
                <w:lang w:eastAsia="zh-CN"/>
              </w:rPr>
              <w:t>400</w:t>
            </w:r>
          </w:p>
        </w:tc>
        <w:tc>
          <w:tcPr>
            <w:tcW w:w="2153" w:type="dxa"/>
          </w:tcPr>
          <w:p w14:paraId="41D76CE5" w14:textId="5D2430B4" w:rsidR="00CA14C3" w:rsidRDefault="00CA14C3" w:rsidP="00EC2B2B">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Pr="00E757EC">
              <w:rPr>
                <w:color w:val="000000"/>
              </w:rPr>
              <w:t>channel</w:t>
            </w:r>
            <w:r>
              <w:rPr>
                <w:rFonts w:eastAsiaTheme="minorEastAsia" w:hint="eastAsia"/>
                <w:color w:val="000000"/>
                <w:lang w:eastAsia="zh-CN"/>
              </w:rPr>
              <w:t>-i</w:t>
            </w:r>
            <w:r w:rsidRPr="00E757EC">
              <w:rPr>
                <w:color w:val="000000"/>
              </w:rPr>
              <w:t>d</w:t>
            </w:r>
          </w:p>
        </w:tc>
        <w:tc>
          <w:tcPr>
            <w:tcW w:w="2250" w:type="dxa"/>
          </w:tcPr>
          <w:p w14:paraId="3DDEDB52" w14:textId="77777777" w:rsidR="00CA14C3" w:rsidRDefault="00CA14C3" w:rsidP="00EC2B2B">
            <w:pPr>
              <w:pStyle w:val="ncs-body"/>
              <w:jc w:val="left"/>
              <w:rPr>
                <w:rFonts w:eastAsiaTheme="minorEastAsia"/>
                <w:color w:val="000000"/>
                <w:lang w:eastAsia="zh-CN"/>
              </w:rPr>
            </w:pPr>
          </w:p>
        </w:tc>
        <w:tc>
          <w:tcPr>
            <w:tcW w:w="3286" w:type="dxa"/>
          </w:tcPr>
          <w:p w14:paraId="0079678F" w14:textId="0DC53C6A" w:rsidR="00CA14C3" w:rsidRPr="00962B6F" w:rsidRDefault="00CA14C3" w:rsidP="00EC2B2B">
            <w:pPr>
              <w:pStyle w:val="ncs-body"/>
              <w:jc w:val="left"/>
            </w:pPr>
            <w:r>
              <w:rPr>
                <w:rFonts w:eastAsiaTheme="minorEastAsia"/>
                <w:color w:val="000000"/>
                <w:lang w:eastAsia="zh-CN"/>
              </w:rPr>
              <w:t>‘</w:t>
            </w:r>
            <w:proofErr w:type="spellStart"/>
            <w:proofErr w:type="gramStart"/>
            <w:r w:rsidRPr="00E757EC">
              <w:rPr>
                <w:color w:val="000000"/>
              </w:rPr>
              <w:t>channelId</w:t>
            </w:r>
            <w:proofErr w:type="spellEnd"/>
            <w:r>
              <w:rPr>
                <w:rFonts w:eastAsiaTheme="minorEastAsia"/>
                <w:color w:val="000000"/>
                <w:lang w:eastAsia="zh-CN"/>
              </w:rPr>
              <w:t>‘</w:t>
            </w:r>
            <w:r w:rsidRPr="003C6A92">
              <w:rPr>
                <w:rFonts w:eastAsiaTheme="minorEastAsia" w:hint="eastAsia"/>
                <w:lang w:eastAsia="zh-CN"/>
              </w:rPr>
              <w:t xml:space="preserve"> is</w:t>
            </w:r>
            <w:proofErr w:type="gramEnd"/>
            <w:r w:rsidRPr="003C6A92">
              <w:rPr>
                <w:rFonts w:eastAsiaTheme="minorEastAsia" w:hint="eastAsia"/>
                <w:lang w:eastAsia="zh-CN"/>
              </w:rPr>
              <w:t xml:space="preserve"> required and must be a non-empty string.</w:t>
            </w:r>
          </w:p>
        </w:tc>
      </w:tr>
      <w:tr w:rsidR="00CA14C3" w:rsidRPr="00962B6F" w14:paraId="0453D28C" w14:textId="77777777" w:rsidTr="00163F60">
        <w:tc>
          <w:tcPr>
            <w:tcW w:w="1352" w:type="dxa"/>
            <w:vMerge/>
          </w:tcPr>
          <w:p w14:paraId="18B9C822" w14:textId="77777777" w:rsidR="00CA14C3" w:rsidRDefault="00CA14C3" w:rsidP="00EC2B2B">
            <w:pPr>
              <w:pStyle w:val="ncs-body"/>
              <w:jc w:val="left"/>
              <w:rPr>
                <w:rFonts w:eastAsiaTheme="minorEastAsia"/>
                <w:lang w:eastAsia="zh-CN"/>
              </w:rPr>
            </w:pPr>
          </w:p>
        </w:tc>
        <w:tc>
          <w:tcPr>
            <w:tcW w:w="2153" w:type="dxa"/>
          </w:tcPr>
          <w:p w14:paraId="2A3F8AFB" w14:textId="0F1F4DE3" w:rsidR="00CA14C3" w:rsidRDefault="00CA14C3" w:rsidP="00EC2B2B">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Pr="00EE609C">
              <w:rPr>
                <w:color w:val="000000"/>
              </w:rPr>
              <w:t>stream</w:t>
            </w:r>
            <w:r>
              <w:rPr>
                <w:rFonts w:eastAsiaTheme="minorEastAsia" w:hint="eastAsia"/>
                <w:color w:val="000000"/>
                <w:lang w:eastAsia="zh-CN"/>
              </w:rPr>
              <w:t>-i</w:t>
            </w:r>
            <w:r w:rsidRPr="00EE609C">
              <w:rPr>
                <w:color w:val="000000"/>
              </w:rPr>
              <w:t>d</w:t>
            </w:r>
          </w:p>
        </w:tc>
        <w:tc>
          <w:tcPr>
            <w:tcW w:w="2250" w:type="dxa"/>
          </w:tcPr>
          <w:p w14:paraId="0F4F10B0" w14:textId="77777777" w:rsidR="00CA14C3" w:rsidRDefault="00CA14C3" w:rsidP="00EC2B2B">
            <w:pPr>
              <w:pStyle w:val="ncs-body"/>
              <w:jc w:val="left"/>
              <w:rPr>
                <w:rFonts w:eastAsiaTheme="minorEastAsia"/>
                <w:color w:val="000000"/>
                <w:lang w:eastAsia="zh-CN"/>
              </w:rPr>
            </w:pPr>
          </w:p>
        </w:tc>
        <w:tc>
          <w:tcPr>
            <w:tcW w:w="3286" w:type="dxa"/>
          </w:tcPr>
          <w:p w14:paraId="62C395B9" w14:textId="376E871B" w:rsidR="00CA14C3" w:rsidRPr="00962B6F" w:rsidRDefault="00CA14C3" w:rsidP="00EC2B2B">
            <w:pPr>
              <w:pStyle w:val="ncs-body"/>
              <w:jc w:val="left"/>
            </w:pPr>
            <w:r>
              <w:rPr>
                <w:rFonts w:eastAsiaTheme="minorEastAsia"/>
                <w:color w:val="000000"/>
                <w:lang w:eastAsia="zh-CN"/>
              </w:rPr>
              <w:t>‘</w:t>
            </w:r>
            <w:proofErr w:type="spellStart"/>
            <w:proofErr w:type="gramStart"/>
            <w:r w:rsidRPr="00EE609C">
              <w:rPr>
                <w:color w:val="000000"/>
              </w:rPr>
              <w:t>streamId</w:t>
            </w:r>
            <w:proofErr w:type="spellEnd"/>
            <w:r>
              <w:rPr>
                <w:rFonts w:eastAsiaTheme="minorEastAsia"/>
                <w:color w:val="000000"/>
                <w:lang w:eastAsia="zh-CN"/>
              </w:rPr>
              <w:t>‘</w:t>
            </w:r>
            <w:r w:rsidRPr="003C6A92">
              <w:rPr>
                <w:rFonts w:eastAsiaTheme="minorEastAsia" w:hint="eastAsia"/>
                <w:lang w:eastAsia="zh-CN"/>
              </w:rPr>
              <w:t xml:space="preserve"> </w:t>
            </w:r>
            <w:r w:rsidR="00641615">
              <w:rPr>
                <w:rFonts w:eastAsiaTheme="minorEastAsia"/>
                <w:lang w:eastAsia="zh-CN"/>
              </w:rPr>
              <w:t>passed</w:t>
            </w:r>
            <w:proofErr w:type="gramEnd"/>
            <w:r w:rsidRPr="003C6A92">
              <w:rPr>
                <w:rFonts w:eastAsiaTheme="minorEastAsia" w:hint="eastAsia"/>
                <w:lang w:eastAsia="zh-CN"/>
              </w:rPr>
              <w:t xml:space="preserve"> </w:t>
            </w:r>
            <w:r w:rsidR="00641615">
              <w:rPr>
                <w:rFonts w:eastAsiaTheme="minorEastAsia"/>
                <w:lang w:eastAsia="zh-CN"/>
              </w:rPr>
              <w:t>but out of range.</w:t>
            </w:r>
          </w:p>
        </w:tc>
      </w:tr>
      <w:tr w:rsidR="00CA14C3" w:rsidRPr="00962B6F" w14:paraId="5ACF0AB2" w14:textId="77777777" w:rsidTr="00163F60">
        <w:tc>
          <w:tcPr>
            <w:tcW w:w="1352" w:type="dxa"/>
            <w:vMerge/>
          </w:tcPr>
          <w:p w14:paraId="0C31F4E3" w14:textId="77777777" w:rsidR="00CA14C3" w:rsidRDefault="00CA14C3" w:rsidP="00EC2B2B">
            <w:pPr>
              <w:pStyle w:val="ncs-body"/>
              <w:jc w:val="left"/>
              <w:rPr>
                <w:rFonts w:eastAsiaTheme="minorEastAsia"/>
                <w:lang w:eastAsia="zh-CN"/>
              </w:rPr>
            </w:pPr>
          </w:p>
        </w:tc>
        <w:tc>
          <w:tcPr>
            <w:tcW w:w="2153" w:type="dxa"/>
          </w:tcPr>
          <w:p w14:paraId="738C6D65" w14:textId="6CF4DE41" w:rsidR="00CA14C3" w:rsidRDefault="00CA14C3" w:rsidP="00EC2B2B">
            <w:pPr>
              <w:pStyle w:val="ncs-body"/>
              <w:jc w:val="left"/>
              <w:rPr>
                <w:rFonts w:eastAsiaTheme="minorEastAsia"/>
                <w:lang w:eastAsia="zh-CN"/>
              </w:rPr>
            </w:pPr>
            <w:r>
              <w:rPr>
                <w:rFonts w:eastAsiaTheme="minorEastAsia"/>
                <w:lang w:eastAsia="zh-CN"/>
              </w:rPr>
              <w:t>exceeded-stream-limit</w:t>
            </w:r>
          </w:p>
        </w:tc>
        <w:tc>
          <w:tcPr>
            <w:tcW w:w="2250" w:type="dxa"/>
          </w:tcPr>
          <w:p w14:paraId="1A8C432E" w14:textId="05C45F9C" w:rsidR="00CA14C3" w:rsidRDefault="00BE7743" w:rsidP="00EC2B2B">
            <w:pPr>
              <w:pStyle w:val="ncs-body"/>
              <w:jc w:val="left"/>
              <w:rPr>
                <w:rFonts w:eastAsiaTheme="minorEastAsia"/>
                <w:color w:val="000000"/>
                <w:lang w:eastAsia="zh-CN"/>
              </w:rPr>
            </w:pPr>
            <w:r>
              <w:rPr>
                <w:rFonts w:eastAsiaTheme="minorEastAsia"/>
                <w:color w:val="000000"/>
                <w:lang w:eastAsia="zh-CN"/>
              </w:rPr>
              <w:t xml:space="preserve">limit: </w:t>
            </w:r>
            <w:r w:rsidR="00AC5697">
              <w:rPr>
                <w:rFonts w:eastAsiaTheme="minorEastAsia"/>
                <w:color w:val="000000"/>
                <w:lang w:eastAsia="zh-CN"/>
              </w:rPr>
              <w:t>Uint16</w:t>
            </w:r>
          </w:p>
        </w:tc>
        <w:tc>
          <w:tcPr>
            <w:tcW w:w="3286" w:type="dxa"/>
          </w:tcPr>
          <w:p w14:paraId="21162CB8" w14:textId="77777777" w:rsidR="00CA14C3" w:rsidRDefault="001567E1" w:rsidP="00EC2B2B">
            <w:pPr>
              <w:pStyle w:val="ncs-body"/>
              <w:jc w:val="left"/>
              <w:rPr>
                <w:rFonts w:eastAsiaTheme="minorEastAsia"/>
                <w:color w:val="000000"/>
                <w:lang w:eastAsia="zh-CN"/>
              </w:rPr>
            </w:pPr>
            <w:r>
              <w:rPr>
                <w:rFonts w:eastAsiaTheme="minorEastAsia"/>
                <w:color w:val="000000"/>
                <w:lang w:eastAsia="zh-CN"/>
              </w:rPr>
              <w:t xml:space="preserve">The number of concurrent </w:t>
            </w:r>
            <w:r w:rsidR="00067702">
              <w:rPr>
                <w:rFonts w:eastAsiaTheme="minorEastAsia"/>
                <w:color w:val="000000"/>
                <w:lang w:eastAsia="zh-CN"/>
              </w:rPr>
              <w:t>stream</w:t>
            </w:r>
            <w:r w:rsidR="007452FD">
              <w:rPr>
                <w:rFonts w:eastAsiaTheme="minorEastAsia"/>
                <w:color w:val="000000"/>
                <w:lang w:eastAsia="zh-CN"/>
              </w:rPr>
              <w:t>s exceeded the given quota.</w:t>
            </w:r>
          </w:p>
          <w:p w14:paraId="0F4FE22A" w14:textId="77777777" w:rsidR="00337825" w:rsidRDefault="00337825" w:rsidP="00EC2B2B">
            <w:pPr>
              <w:pStyle w:val="ncs-body"/>
              <w:jc w:val="left"/>
              <w:rPr>
                <w:rFonts w:eastAsiaTheme="minorEastAsia"/>
                <w:color w:val="000000"/>
                <w:lang w:eastAsia="zh-CN"/>
              </w:rPr>
            </w:pPr>
          </w:p>
          <w:p w14:paraId="332C3AC0" w14:textId="77777777" w:rsidR="000C3C8C" w:rsidRDefault="000C3C8C" w:rsidP="00EC2B2B">
            <w:pPr>
              <w:pStyle w:val="ncs-body"/>
              <w:jc w:val="left"/>
              <w:rPr>
                <w:rFonts w:eastAsiaTheme="minorEastAsia"/>
                <w:color w:val="000000"/>
                <w:lang w:eastAsia="zh-CN"/>
              </w:rPr>
            </w:pPr>
            <w:r>
              <w:rPr>
                <w:rFonts w:eastAsiaTheme="minorEastAsia"/>
                <w:color w:val="000000"/>
                <w:lang w:eastAsia="zh-CN"/>
              </w:rPr>
              <w:t>Params:</w:t>
            </w:r>
          </w:p>
          <w:p w14:paraId="77D944A7" w14:textId="77777777" w:rsidR="000C3C8C" w:rsidRDefault="000C3C8C" w:rsidP="00EC2B2B">
            <w:pPr>
              <w:pStyle w:val="ncs-body"/>
              <w:jc w:val="left"/>
              <w:rPr>
                <w:rFonts w:eastAsiaTheme="minorEastAsia"/>
                <w:color w:val="000000"/>
                <w:lang w:eastAsia="zh-CN"/>
              </w:rPr>
            </w:pPr>
            <w:r>
              <w:rPr>
                <w:rFonts w:eastAsiaTheme="minorEastAsia"/>
                <w:color w:val="000000"/>
                <w:lang w:eastAsia="zh-CN"/>
              </w:rPr>
              <w:t xml:space="preserve">limit: </w:t>
            </w:r>
            <w:r w:rsidR="003B1856">
              <w:rPr>
                <w:rFonts w:eastAsiaTheme="minorEastAsia"/>
                <w:color w:val="000000"/>
                <w:lang w:eastAsia="zh-CN"/>
              </w:rPr>
              <w:t>The quota given.</w:t>
            </w:r>
          </w:p>
          <w:p w14:paraId="45D7A155" w14:textId="77777777" w:rsidR="00ED150A" w:rsidRDefault="00ED150A" w:rsidP="00EC2B2B">
            <w:pPr>
              <w:pStyle w:val="ncs-body"/>
              <w:jc w:val="left"/>
              <w:rPr>
                <w:rFonts w:eastAsiaTheme="minorEastAsia"/>
                <w:color w:val="000000"/>
                <w:lang w:eastAsia="zh-CN"/>
              </w:rPr>
            </w:pPr>
          </w:p>
          <w:p w14:paraId="6D4DC016" w14:textId="63F944F8" w:rsidR="00ED150A" w:rsidRDefault="00ED150A" w:rsidP="00EC2B2B">
            <w:pPr>
              <w:pStyle w:val="ncs-body"/>
              <w:jc w:val="left"/>
              <w:rPr>
                <w:rFonts w:eastAsiaTheme="minorEastAsia"/>
                <w:color w:val="000000"/>
                <w:lang w:eastAsia="zh-CN"/>
              </w:rPr>
            </w:pPr>
            <w:r>
              <w:rPr>
                <w:rFonts w:eastAsiaTheme="minorEastAsia"/>
                <w:color w:val="000000"/>
                <w:lang w:eastAsia="zh-CN"/>
              </w:rPr>
              <w:t>Suggested message:</w:t>
            </w:r>
            <w:r w:rsidR="00F12DF3">
              <w:rPr>
                <w:rFonts w:eastAsiaTheme="minorEastAsia"/>
                <w:color w:val="000000"/>
                <w:lang w:eastAsia="zh-CN"/>
              </w:rPr>
              <w:t xml:space="preserve"> Exceeded stream limit {}</w:t>
            </w:r>
            <w:r w:rsidR="008D6AD5">
              <w:rPr>
                <w:rFonts w:eastAsiaTheme="minorEastAsia"/>
                <w:color w:val="000000"/>
                <w:lang w:eastAsia="zh-CN"/>
              </w:rPr>
              <w:t>.</w:t>
            </w:r>
          </w:p>
        </w:tc>
      </w:tr>
      <w:tr w:rsidR="00CA14C3" w:rsidRPr="008F7ECB" w14:paraId="4D68C5D4" w14:textId="77777777" w:rsidTr="00163F60">
        <w:tc>
          <w:tcPr>
            <w:tcW w:w="1352" w:type="dxa"/>
            <w:vMerge w:val="restart"/>
          </w:tcPr>
          <w:p w14:paraId="1984239A" w14:textId="77777777" w:rsidR="00CA14C3" w:rsidRDefault="00CA14C3" w:rsidP="00EC2B2B">
            <w:pPr>
              <w:pStyle w:val="ncs-body"/>
              <w:jc w:val="left"/>
              <w:rPr>
                <w:rFonts w:eastAsiaTheme="minorEastAsia"/>
                <w:lang w:eastAsia="zh-CN"/>
              </w:rPr>
            </w:pPr>
            <w:r>
              <w:rPr>
                <w:rFonts w:eastAsiaTheme="minorEastAsia" w:hint="eastAsia"/>
                <w:lang w:eastAsia="zh-CN"/>
              </w:rPr>
              <w:lastRenderedPageBreak/>
              <w:t>404</w:t>
            </w:r>
          </w:p>
        </w:tc>
        <w:tc>
          <w:tcPr>
            <w:tcW w:w="2153" w:type="dxa"/>
          </w:tcPr>
          <w:p w14:paraId="7D568529" w14:textId="77777777" w:rsidR="00CA14C3" w:rsidRDefault="00CA14C3" w:rsidP="00EC2B2B">
            <w:pPr>
              <w:pStyle w:val="ncs-body"/>
              <w:jc w:val="left"/>
              <w:rPr>
                <w:rFonts w:eastAsiaTheme="minorEastAsia"/>
                <w:lang w:eastAsia="zh-CN"/>
              </w:rPr>
            </w:pPr>
            <w:r w:rsidRPr="000640BB">
              <w:rPr>
                <w:rFonts w:eastAsiaTheme="minorEastAsia" w:hint="eastAsia"/>
                <w:lang w:eastAsia="zh-CN"/>
              </w:rPr>
              <w:t>channel-not-found</w:t>
            </w:r>
          </w:p>
        </w:tc>
        <w:tc>
          <w:tcPr>
            <w:tcW w:w="2250" w:type="dxa"/>
          </w:tcPr>
          <w:p w14:paraId="44278591" w14:textId="77777777" w:rsidR="00CA14C3" w:rsidRDefault="00CA14C3" w:rsidP="00EC2B2B">
            <w:pPr>
              <w:pStyle w:val="ncs-body"/>
              <w:jc w:val="left"/>
              <w:rPr>
                <w:rFonts w:eastAsiaTheme="minorEastAsia"/>
                <w:lang w:eastAsia="zh-CN"/>
              </w:rPr>
            </w:pPr>
          </w:p>
        </w:tc>
        <w:tc>
          <w:tcPr>
            <w:tcW w:w="3286" w:type="dxa"/>
          </w:tcPr>
          <w:p w14:paraId="7B3F7B43" w14:textId="77777777" w:rsidR="00CA14C3" w:rsidRPr="008F7ECB" w:rsidRDefault="00CA14C3" w:rsidP="00EC2B2B">
            <w:pPr>
              <w:pStyle w:val="ncs-body"/>
              <w:jc w:val="left"/>
              <w:rPr>
                <w:rFonts w:eastAsiaTheme="minorEastAsia"/>
                <w:lang w:eastAsia="zh-CN"/>
              </w:rPr>
            </w:pPr>
            <w:r>
              <w:rPr>
                <w:rFonts w:eastAsiaTheme="minorEastAsia" w:hint="eastAsia"/>
                <w:lang w:eastAsia="zh-CN"/>
              </w:rPr>
              <w:t>Can not find the channel</w:t>
            </w:r>
          </w:p>
        </w:tc>
      </w:tr>
      <w:tr w:rsidR="00CA14C3" w:rsidRPr="00AE5D75" w14:paraId="365AA09C" w14:textId="77777777" w:rsidTr="00163F60">
        <w:tc>
          <w:tcPr>
            <w:tcW w:w="1352" w:type="dxa"/>
            <w:vMerge/>
          </w:tcPr>
          <w:p w14:paraId="3F2F82B7" w14:textId="77777777" w:rsidR="00CA14C3" w:rsidRDefault="00CA14C3" w:rsidP="00EC2B2B">
            <w:pPr>
              <w:pStyle w:val="ncs-body"/>
              <w:jc w:val="left"/>
              <w:rPr>
                <w:rFonts w:eastAsiaTheme="minorEastAsia"/>
                <w:lang w:eastAsia="zh-CN"/>
              </w:rPr>
            </w:pPr>
          </w:p>
        </w:tc>
        <w:tc>
          <w:tcPr>
            <w:tcW w:w="2153" w:type="dxa"/>
          </w:tcPr>
          <w:p w14:paraId="1CB6730F" w14:textId="3FFF4B40" w:rsidR="00CA14C3" w:rsidRDefault="00CA14C3" w:rsidP="00EC2B2B">
            <w:pPr>
              <w:pStyle w:val="ncs-body"/>
              <w:jc w:val="left"/>
              <w:rPr>
                <w:rFonts w:eastAsiaTheme="minorEastAsia"/>
                <w:lang w:eastAsia="zh-CN"/>
              </w:rPr>
            </w:pPr>
            <w:r w:rsidRPr="00C6161D">
              <w:rPr>
                <w:rFonts w:eastAsiaTheme="minorEastAsia" w:hint="eastAsia"/>
                <w:lang w:eastAsia="zh-CN"/>
              </w:rPr>
              <w:t>stream-not-found</w:t>
            </w:r>
          </w:p>
        </w:tc>
        <w:tc>
          <w:tcPr>
            <w:tcW w:w="2250" w:type="dxa"/>
          </w:tcPr>
          <w:p w14:paraId="42C3FE8F" w14:textId="77777777" w:rsidR="00CA14C3" w:rsidRDefault="00CA14C3" w:rsidP="00EC2B2B">
            <w:pPr>
              <w:pStyle w:val="ncs-body"/>
              <w:jc w:val="left"/>
              <w:rPr>
                <w:rFonts w:eastAsiaTheme="minorEastAsia"/>
                <w:lang w:eastAsia="zh-CN"/>
              </w:rPr>
            </w:pPr>
          </w:p>
        </w:tc>
        <w:tc>
          <w:tcPr>
            <w:tcW w:w="3286" w:type="dxa"/>
          </w:tcPr>
          <w:p w14:paraId="1E68D25B" w14:textId="11252DD3" w:rsidR="00CA14C3" w:rsidRPr="00AE5D75" w:rsidRDefault="00CA14C3" w:rsidP="00EC2B2B">
            <w:pPr>
              <w:pStyle w:val="ncs-body"/>
              <w:jc w:val="left"/>
              <w:rPr>
                <w:rFonts w:eastAsiaTheme="minorEastAsia"/>
                <w:lang w:eastAsia="zh-CN"/>
              </w:rPr>
            </w:pPr>
            <w:r>
              <w:rPr>
                <w:rFonts w:eastAsiaTheme="minorEastAsia" w:hint="eastAsia"/>
                <w:lang w:eastAsia="zh-CN"/>
              </w:rPr>
              <w:t>Can not find the stream</w:t>
            </w:r>
          </w:p>
        </w:tc>
      </w:tr>
    </w:tbl>
    <w:p w14:paraId="48210529" w14:textId="77777777" w:rsidR="009C4719" w:rsidRPr="00C6161D" w:rsidRDefault="009C4719" w:rsidP="00CC2CE8">
      <w:pPr>
        <w:jc w:val="left"/>
        <w:rPr>
          <w:rFonts w:ascii="Arial" w:hAnsi="Arial" w:cs="Arial"/>
          <w:sz w:val="22"/>
          <w:lang w:val="en-SG"/>
        </w:rPr>
      </w:pPr>
    </w:p>
    <w:p w14:paraId="0C353B3E" w14:textId="77777777" w:rsidR="000A4617" w:rsidRPr="00976094" w:rsidRDefault="000A4617" w:rsidP="00CC2CE8">
      <w:pPr>
        <w:pStyle w:val="Heading3"/>
        <w:jc w:val="left"/>
        <w:rPr>
          <w:rFonts w:eastAsia="Arial"/>
          <w:b/>
          <w:color w:val="000000" w:themeColor="text1"/>
        </w:rPr>
      </w:pPr>
      <w:bookmarkStart w:id="313" w:name="_Toc212542675"/>
      <w:bookmarkStart w:id="314" w:name="_Toc216180149"/>
      <w:r w:rsidRPr="00976094">
        <w:rPr>
          <w:rFonts w:eastAsia="Arial"/>
          <w:b/>
          <w:color w:val="000000" w:themeColor="text1"/>
        </w:rPr>
        <w:t>Request Live Video Stream (WebRTC)</w:t>
      </w:r>
      <w:bookmarkEnd w:id="313"/>
      <w:bookmarkEnd w:id="314"/>
    </w:p>
    <w:p w14:paraId="0B183871" w14:textId="7AED2C09" w:rsidR="006D4DC4" w:rsidRPr="00515E7B" w:rsidRDefault="006D4DC4" w:rsidP="001C4EC8">
      <w:pPr>
        <w:pStyle w:val="ListParagraph"/>
        <w:numPr>
          <w:ilvl w:val="0"/>
          <w:numId w:val="55"/>
        </w:numPr>
        <w:jc w:val="left"/>
        <w:rPr>
          <w:rFonts w:cs="Arial"/>
          <w:color w:val="000000" w:themeColor="text1"/>
        </w:rPr>
      </w:pPr>
      <w:r w:rsidRPr="00561346">
        <w:rPr>
          <w:rFonts w:eastAsia="Arial"/>
          <w:color w:val="000000" w:themeColor="text1"/>
          <w:lang w:val="en-SG"/>
        </w:rPr>
        <w:t xml:space="preserve">This message is sent when </w:t>
      </w:r>
      <w:r w:rsidR="005E637B">
        <w:rPr>
          <w:rFonts w:eastAsia="Arial"/>
          <w:color w:val="000000" w:themeColor="text1"/>
          <w:lang w:val="en-SG"/>
        </w:rPr>
        <w:t>C3</w:t>
      </w:r>
      <w:r w:rsidRPr="00561346">
        <w:rPr>
          <w:rFonts w:eastAsia="Arial"/>
          <w:color w:val="000000" w:themeColor="text1"/>
          <w:lang w:val="en-SG"/>
        </w:rPr>
        <w:t xml:space="preserve"> requests a live stream (</w:t>
      </w:r>
      <w:r w:rsidR="000408F8">
        <w:rPr>
          <w:rFonts w:eastAsia="Arial"/>
          <w:color w:val="000000" w:themeColor="text1"/>
          <w:lang w:val="en-SG"/>
        </w:rPr>
        <w:t>WebRTC</w:t>
      </w:r>
      <w:r w:rsidRPr="00561346">
        <w:rPr>
          <w:rFonts w:eastAsia="Arial"/>
          <w:color w:val="000000" w:themeColor="text1"/>
          <w:lang w:val="en-SG"/>
        </w:rPr>
        <w:t>)</w:t>
      </w:r>
      <w:r w:rsidRPr="00515E7B">
        <w:rPr>
          <w:rFonts w:eastAsia="Arial" w:cs="Arial"/>
          <w:color w:val="000000" w:themeColor="text1"/>
          <w:lang w:val="en-SG"/>
        </w:rPr>
        <w:t>.</w:t>
      </w:r>
    </w:p>
    <w:p w14:paraId="77476F42" w14:textId="77777777" w:rsidR="006D4DC4" w:rsidRPr="008B0E06" w:rsidRDefault="006D4DC4" w:rsidP="008B0E06">
      <w:pPr>
        <w:pStyle w:val="ListParagraph"/>
        <w:numPr>
          <w:ilvl w:val="0"/>
          <w:numId w:val="55"/>
        </w:numPr>
        <w:jc w:val="left"/>
        <w:rPr>
          <w:rFonts w:eastAsia="Arial" w:cs="Arial"/>
          <w:color w:val="000000" w:themeColor="text1"/>
        </w:rPr>
      </w:pPr>
      <w:r w:rsidRPr="00D96679">
        <w:rPr>
          <w:rFonts w:eastAsia="Arial" w:cs="Arial"/>
          <w:color w:val="000000" w:themeColor="text1"/>
          <w:lang w:val="en-SG"/>
        </w:rPr>
        <w:t>Request:</w:t>
      </w:r>
    </w:p>
    <w:p w14:paraId="1DD36EE2" w14:textId="77777777" w:rsidR="006D4DC4" w:rsidRPr="00196A4B" w:rsidRDefault="006D4DC4" w:rsidP="00196A4B">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Pr="00B65CA7">
        <w:rPr>
          <w:rFonts w:eastAsia="Arial" w:cs="Arial"/>
          <w:color w:val="000000" w:themeColor="text1"/>
          <w:lang w:val="en-SG"/>
        </w:rPr>
        <w:t>POST</w:t>
      </w:r>
    </w:p>
    <w:p w14:paraId="5F513F22" w14:textId="203189E2" w:rsidR="00196A4B" w:rsidRPr="00196A4B" w:rsidRDefault="00712F3E" w:rsidP="00196A4B">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006D4DC4" w:rsidRPr="00196A4B">
        <w:rPr>
          <w:rFonts w:eastAsia="Arial" w:cs="Arial"/>
          <w:color w:val="000000" w:themeColor="text1"/>
          <w:lang w:val="en-SG"/>
        </w:rPr>
        <w:t xml:space="preserve">: </w:t>
      </w:r>
      <w:r w:rsidR="001F5B97">
        <w:rPr>
          <w:rFonts w:eastAsiaTheme="minorEastAsia" w:cs="Arial" w:hint="eastAsia"/>
          <w:color w:val="000000" w:themeColor="text1"/>
          <w:lang w:val="en-SG" w:eastAsia="zh-CN"/>
        </w:rPr>
        <w:t>sen</w:t>
      </w:r>
      <w:r w:rsidR="00D32EDA">
        <w:rPr>
          <w:rFonts w:eastAsiaTheme="minorEastAsia" w:cs="Arial" w:hint="eastAsia"/>
          <w:color w:val="000000" w:themeColor="text1"/>
          <w:lang w:val="en-SG" w:eastAsia="zh-CN"/>
        </w:rPr>
        <w:t>sor</w:t>
      </w:r>
      <w:r w:rsidR="006D4DC4" w:rsidRPr="00196A4B">
        <w:rPr>
          <w:rFonts w:eastAsia="Arial" w:cs="Arial"/>
          <w:color w:val="000000" w:themeColor="text1"/>
          <w:lang w:val="en-SG"/>
        </w:rPr>
        <w:t>/</w:t>
      </w:r>
      <w:r w:rsidR="00F31161">
        <w:rPr>
          <w:rFonts w:eastAsia="Arial" w:cs="Arial"/>
          <w:color w:val="000000" w:themeColor="text1"/>
          <w:lang w:val="en-SG"/>
        </w:rPr>
        <w:t>streams/</w:t>
      </w:r>
      <w:r w:rsidR="00EA7C2D">
        <w:rPr>
          <w:rFonts w:eastAsiaTheme="minorEastAsia" w:cs="Arial" w:hint="eastAsia"/>
          <w:color w:val="000000" w:themeColor="text1"/>
          <w:lang w:val="en-SG" w:eastAsia="zh-CN"/>
        </w:rPr>
        <w:t>l</w:t>
      </w:r>
      <w:r w:rsidR="006D4DC4" w:rsidRPr="00196A4B">
        <w:rPr>
          <w:rFonts w:eastAsia="Arial" w:cs="Arial"/>
          <w:color w:val="000000" w:themeColor="text1"/>
          <w:lang w:val="en-SG"/>
        </w:rPr>
        <w:t>ive</w:t>
      </w:r>
      <w:r w:rsidR="0058149F">
        <w:rPr>
          <w:rFonts w:eastAsia="Arial" w:cs="Arial"/>
          <w:color w:val="000000" w:themeColor="text1"/>
          <w:lang w:val="en-SG"/>
        </w:rPr>
        <w:t>/</w:t>
      </w:r>
      <w:proofErr w:type="spellStart"/>
      <w:r w:rsidR="00F31161">
        <w:rPr>
          <w:rFonts w:eastAsia="Arial" w:cs="Arial"/>
          <w:color w:val="000000" w:themeColor="text1"/>
          <w:lang w:val="en-SG"/>
        </w:rPr>
        <w:t>rtc</w:t>
      </w:r>
      <w:proofErr w:type="spellEnd"/>
    </w:p>
    <w:p w14:paraId="236F342C" w14:textId="0718D933" w:rsidR="006D4DC4" w:rsidRPr="00196A4B" w:rsidRDefault="006D4DC4" w:rsidP="00196A4B">
      <w:pPr>
        <w:pStyle w:val="ListParagraph"/>
        <w:numPr>
          <w:ilvl w:val="0"/>
          <w:numId w:val="42"/>
        </w:numPr>
        <w:jc w:val="left"/>
        <w:rPr>
          <w:rFonts w:eastAsia="Arial" w:cs="Arial"/>
          <w:color w:val="000000" w:themeColor="text1"/>
          <w:lang w:val="en-SG"/>
        </w:rPr>
      </w:pPr>
      <w:r>
        <w:rPr>
          <w:rFonts w:eastAsia="Arial" w:cs="Arial"/>
          <w:color w:val="000000" w:themeColor="text1"/>
          <w:lang w:val="en-SG"/>
        </w:rPr>
        <w:t>Body:</w:t>
      </w:r>
    </w:p>
    <w:tbl>
      <w:tblPr>
        <w:tblW w:w="9423" w:type="dxa"/>
        <w:tblLayout w:type="fixed"/>
        <w:tblLook w:val="04A0" w:firstRow="1" w:lastRow="0" w:firstColumn="1" w:lastColumn="0" w:noHBand="0" w:noVBand="1"/>
      </w:tblPr>
      <w:tblGrid>
        <w:gridCol w:w="1268"/>
        <w:gridCol w:w="1247"/>
        <w:gridCol w:w="1350"/>
        <w:gridCol w:w="2700"/>
        <w:gridCol w:w="2858"/>
      </w:tblGrid>
      <w:tr w:rsidR="00312357" w:rsidRPr="00EE609C" w14:paraId="1E503072" w14:textId="77777777" w:rsidTr="1CD2449D">
        <w:trPr>
          <w:trHeight w:val="748"/>
        </w:trPr>
        <w:tc>
          <w:tcPr>
            <w:tcW w:w="1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2C17D5" w14:textId="77777777" w:rsidR="00312357" w:rsidRPr="00EE609C" w:rsidRDefault="00312357" w:rsidP="00CC2CE8">
            <w:pPr>
              <w:widowControl/>
              <w:jc w:val="left"/>
              <w:rPr>
                <w:rFonts w:ascii="Arial" w:eastAsia="Times New Roman" w:hAnsi="Arial" w:cs="Arial"/>
                <w:b/>
                <w:bCs/>
                <w:color w:val="000000"/>
                <w:kern w:val="0"/>
                <w:sz w:val="22"/>
              </w:rPr>
            </w:pPr>
            <w:r w:rsidRPr="00EE609C">
              <w:rPr>
                <w:rFonts w:ascii="Arial" w:eastAsia="Times New Roman" w:hAnsi="Arial" w:cs="Arial"/>
                <w:b/>
                <w:bCs/>
                <w:color w:val="000000"/>
                <w:kern w:val="0"/>
                <w:sz w:val="22"/>
              </w:rPr>
              <w:t xml:space="preserve">Field </w:t>
            </w:r>
            <w:r w:rsidRPr="00EE609C">
              <w:rPr>
                <w:rFonts w:ascii="Arial" w:eastAsia="Times New Roman" w:hAnsi="Arial" w:cs="Arial"/>
                <w:b/>
                <w:bCs/>
                <w:color w:val="000000"/>
                <w:kern w:val="0"/>
                <w:sz w:val="22"/>
              </w:rPr>
              <w:br/>
              <w:t>Name</w:t>
            </w:r>
          </w:p>
        </w:tc>
        <w:tc>
          <w:tcPr>
            <w:tcW w:w="124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89B0E9C" w14:textId="77777777" w:rsidR="00312357" w:rsidRPr="00EE609C" w:rsidRDefault="00312357" w:rsidP="00CC2CE8">
            <w:pPr>
              <w:widowControl/>
              <w:jc w:val="left"/>
              <w:rPr>
                <w:rFonts w:ascii="Arial" w:eastAsia="Times New Roman" w:hAnsi="Arial" w:cs="Arial"/>
                <w:b/>
                <w:bCs/>
                <w:color w:val="000000"/>
                <w:kern w:val="0"/>
                <w:sz w:val="22"/>
              </w:rPr>
            </w:pPr>
            <w:r w:rsidRPr="00EE609C">
              <w:rPr>
                <w:rFonts w:ascii="Arial" w:eastAsia="Times New Roman" w:hAnsi="Arial" w:cs="Arial"/>
                <w:b/>
                <w:bCs/>
                <w:color w:val="000000"/>
                <w:kern w:val="0"/>
                <w:sz w:val="22"/>
              </w:rPr>
              <w:t xml:space="preserve">Data </w:t>
            </w:r>
            <w:r w:rsidRPr="00EE609C">
              <w:rPr>
                <w:rFonts w:ascii="Arial" w:eastAsia="Times New Roman" w:hAnsi="Arial" w:cs="Arial"/>
                <w:b/>
                <w:bCs/>
                <w:color w:val="000000"/>
                <w:kern w:val="0"/>
                <w:sz w:val="22"/>
              </w:rPr>
              <w:br/>
              <w:t xml:space="preserve">Type </w:t>
            </w:r>
          </w:p>
        </w:tc>
        <w:tc>
          <w:tcPr>
            <w:tcW w:w="135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F8C5467" w14:textId="77777777" w:rsidR="00312357" w:rsidRPr="00EE609C" w:rsidRDefault="00312357" w:rsidP="00CC2CE8">
            <w:pPr>
              <w:widowControl/>
              <w:jc w:val="left"/>
              <w:rPr>
                <w:rFonts w:ascii="Arial" w:eastAsia="Times New Roman" w:hAnsi="Arial" w:cs="Arial"/>
                <w:b/>
                <w:bCs/>
                <w:color w:val="000000"/>
                <w:kern w:val="0"/>
                <w:sz w:val="22"/>
              </w:rPr>
            </w:pPr>
            <w:r w:rsidRPr="00EE609C">
              <w:rPr>
                <w:rFonts w:ascii="Arial" w:eastAsia="Times New Roman" w:hAnsi="Arial" w:cs="Arial"/>
                <w:b/>
                <w:bCs/>
                <w:color w:val="000000"/>
                <w:kern w:val="0"/>
                <w:sz w:val="22"/>
              </w:rPr>
              <w:t xml:space="preserve">Mandatory </w:t>
            </w:r>
          </w:p>
        </w:tc>
        <w:tc>
          <w:tcPr>
            <w:tcW w:w="27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58EFC89" w14:textId="77777777" w:rsidR="00312357" w:rsidRPr="00EE609C" w:rsidRDefault="00312357" w:rsidP="00CC2CE8">
            <w:pPr>
              <w:widowControl/>
              <w:jc w:val="left"/>
              <w:rPr>
                <w:rFonts w:ascii="Arial" w:eastAsia="Times New Roman" w:hAnsi="Arial" w:cs="Arial"/>
                <w:b/>
                <w:bCs/>
                <w:color w:val="000000"/>
                <w:kern w:val="0"/>
                <w:sz w:val="22"/>
              </w:rPr>
            </w:pPr>
            <w:r w:rsidRPr="00EE609C">
              <w:rPr>
                <w:rFonts w:ascii="Arial" w:eastAsia="Times New Roman" w:hAnsi="Arial" w:cs="Arial"/>
                <w:b/>
                <w:bCs/>
                <w:color w:val="000000"/>
                <w:kern w:val="0"/>
                <w:sz w:val="22"/>
              </w:rPr>
              <w:t>Allowed values</w:t>
            </w:r>
          </w:p>
        </w:tc>
        <w:tc>
          <w:tcPr>
            <w:tcW w:w="285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97AFD32" w14:textId="77777777" w:rsidR="00312357" w:rsidRPr="00EE609C" w:rsidRDefault="00312357" w:rsidP="00CC2CE8">
            <w:pPr>
              <w:widowControl/>
              <w:jc w:val="left"/>
              <w:rPr>
                <w:rFonts w:ascii="Arial" w:eastAsia="Times New Roman" w:hAnsi="Arial" w:cs="Arial"/>
                <w:b/>
                <w:bCs/>
                <w:color w:val="000000"/>
                <w:kern w:val="0"/>
                <w:sz w:val="22"/>
              </w:rPr>
            </w:pPr>
            <w:r w:rsidRPr="00EE609C">
              <w:rPr>
                <w:rFonts w:ascii="Arial" w:eastAsia="Times New Roman" w:hAnsi="Arial" w:cs="Arial"/>
                <w:b/>
                <w:bCs/>
                <w:color w:val="000000"/>
                <w:kern w:val="0"/>
                <w:sz w:val="22"/>
              </w:rPr>
              <w:t>Description</w:t>
            </w:r>
          </w:p>
        </w:tc>
      </w:tr>
      <w:tr w:rsidR="00312357" w:rsidRPr="00EE609C" w14:paraId="256D4FFF" w14:textId="77777777" w:rsidTr="001D458E">
        <w:trPr>
          <w:trHeight w:val="748"/>
        </w:trPr>
        <w:tc>
          <w:tcPr>
            <w:tcW w:w="1268" w:type="dxa"/>
            <w:tcBorders>
              <w:top w:val="nil"/>
              <w:left w:val="single" w:sz="4" w:space="0" w:color="auto"/>
              <w:bottom w:val="single" w:sz="4" w:space="0" w:color="auto"/>
              <w:right w:val="single" w:sz="4" w:space="0" w:color="auto"/>
            </w:tcBorders>
            <w:vAlign w:val="center"/>
            <w:hideMark/>
          </w:tcPr>
          <w:p w14:paraId="1F9A5276" w14:textId="77777777" w:rsidR="00312357" w:rsidRPr="00EE609C" w:rsidRDefault="00312357" w:rsidP="00CC2CE8">
            <w:pPr>
              <w:widowControl/>
              <w:jc w:val="left"/>
              <w:rPr>
                <w:rFonts w:ascii="Arial" w:eastAsia="Times New Roman" w:hAnsi="Arial" w:cs="Arial"/>
                <w:color w:val="000000"/>
                <w:kern w:val="0"/>
                <w:sz w:val="22"/>
              </w:rPr>
            </w:pPr>
            <w:proofErr w:type="spellStart"/>
            <w:r w:rsidRPr="00EE609C">
              <w:rPr>
                <w:rFonts w:ascii="Arial" w:eastAsia="Times New Roman" w:hAnsi="Arial" w:cs="Arial"/>
                <w:color w:val="000000"/>
                <w:kern w:val="0"/>
                <w:sz w:val="22"/>
              </w:rPr>
              <w:t>channelId</w:t>
            </w:r>
            <w:proofErr w:type="spellEnd"/>
            <w:r w:rsidRPr="00EE609C">
              <w:rPr>
                <w:rFonts w:ascii="Arial" w:eastAsia="Times New Roman" w:hAnsi="Arial" w:cs="Arial"/>
                <w:color w:val="000000"/>
                <w:kern w:val="0"/>
                <w:sz w:val="22"/>
              </w:rPr>
              <w:t> </w:t>
            </w:r>
          </w:p>
        </w:tc>
        <w:tc>
          <w:tcPr>
            <w:tcW w:w="1247" w:type="dxa"/>
            <w:tcBorders>
              <w:top w:val="nil"/>
              <w:left w:val="nil"/>
              <w:bottom w:val="single" w:sz="4" w:space="0" w:color="auto"/>
              <w:right w:val="single" w:sz="4" w:space="0" w:color="auto"/>
            </w:tcBorders>
            <w:vAlign w:val="center"/>
            <w:hideMark/>
          </w:tcPr>
          <w:p w14:paraId="7E5A29CB" w14:textId="0D764C72" w:rsidR="00312357" w:rsidRPr="00EE609C"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312357" w:rsidRPr="00EE609C">
              <w:rPr>
                <w:rFonts w:ascii="Arial" w:eastAsia="Times New Roman" w:hAnsi="Arial" w:cs="Arial"/>
                <w:color w:val="000000"/>
                <w:kern w:val="0"/>
                <w:sz w:val="22"/>
              </w:rPr>
              <w:t>32)</w:t>
            </w:r>
          </w:p>
        </w:tc>
        <w:tc>
          <w:tcPr>
            <w:tcW w:w="1350" w:type="dxa"/>
            <w:tcBorders>
              <w:top w:val="nil"/>
              <w:left w:val="nil"/>
              <w:bottom w:val="single" w:sz="4" w:space="0" w:color="auto"/>
              <w:right w:val="single" w:sz="4" w:space="0" w:color="auto"/>
            </w:tcBorders>
            <w:vAlign w:val="center"/>
            <w:hideMark/>
          </w:tcPr>
          <w:p w14:paraId="64024209" w14:textId="77777777" w:rsidR="00312357" w:rsidRPr="00EE609C" w:rsidRDefault="00312357" w:rsidP="00CC2CE8">
            <w:pPr>
              <w:widowControl/>
              <w:jc w:val="left"/>
              <w:rPr>
                <w:rFonts w:ascii="Arial" w:eastAsia="Times New Roman" w:hAnsi="Arial" w:cs="Arial"/>
                <w:color w:val="000000"/>
                <w:kern w:val="0"/>
                <w:sz w:val="22"/>
              </w:rPr>
            </w:pPr>
            <w:r w:rsidRPr="00EE609C">
              <w:rPr>
                <w:rFonts w:ascii="Arial" w:eastAsia="Times New Roman" w:hAnsi="Arial" w:cs="Arial"/>
                <w:color w:val="000000"/>
                <w:kern w:val="0"/>
                <w:sz w:val="22"/>
              </w:rPr>
              <w:t>Yes</w:t>
            </w:r>
          </w:p>
        </w:tc>
        <w:tc>
          <w:tcPr>
            <w:tcW w:w="2700" w:type="dxa"/>
            <w:tcBorders>
              <w:top w:val="nil"/>
              <w:left w:val="nil"/>
              <w:bottom w:val="single" w:sz="4" w:space="0" w:color="auto"/>
              <w:right w:val="single" w:sz="4" w:space="0" w:color="auto"/>
            </w:tcBorders>
            <w:vAlign w:val="center"/>
            <w:hideMark/>
          </w:tcPr>
          <w:p w14:paraId="57468F78" w14:textId="77777777" w:rsidR="001B4676" w:rsidRPr="00CD41A8" w:rsidRDefault="001B4676" w:rsidP="001B4676">
            <w:pPr>
              <w:widowControl/>
              <w:spacing w:before="100"/>
              <w:jc w:val="left"/>
              <w:rPr>
                <w:rFonts w:ascii="Arial" w:hAnsi="Arial" w:cs="Arial"/>
                <w:color w:val="000000" w:themeColor="text1"/>
                <w:sz w:val="22"/>
              </w:rPr>
            </w:pPr>
            <w:r w:rsidRPr="645ABCF6">
              <w:rPr>
                <w:rFonts w:ascii="Arial" w:hAnsi="Arial" w:cs="Arial"/>
                <w:color w:val="000000" w:themeColor="text1"/>
                <w:sz w:val="22"/>
              </w:rPr>
              <w:t>Character set:</w:t>
            </w:r>
          </w:p>
          <w:p w14:paraId="5869762D" w14:textId="316A653E" w:rsidR="001B4676" w:rsidRPr="00CD41A8" w:rsidRDefault="001B4676" w:rsidP="00F30264">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45AC45AF" w14:textId="66D05B97" w:rsidR="00312357" w:rsidRPr="001B4676" w:rsidRDefault="001B4676" w:rsidP="000E49D2">
            <w:pPr>
              <w:pStyle w:val="ListParagraph"/>
              <w:numPr>
                <w:ilvl w:val="0"/>
                <w:numId w:val="42"/>
              </w:numPr>
              <w:spacing w:before="100" w:line="240" w:lineRule="auto"/>
              <w:jc w:val="left"/>
              <w:rPr>
                <w:rFonts w:cs="Arial"/>
                <w:b/>
                <w:color w:val="000000"/>
              </w:rPr>
            </w:pPr>
            <w:r w:rsidRPr="645ABCF6">
              <w:rPr>
                <w:rFonts w:cs="Arial"/>
                <w:color w:val="000000" w:themeColor="text1"/>
              </w:rPr>
              <w:t>0-9</w:t>
            </w:r>
          </w:p>
        </w:tc>
        <w:tc>
          <w:tcPr>
            <w:tcW w:w="2858" w:type="dxa"/>
            <w:tcBorders>
              <w:top w:val="nil"/>
              <w:left w:val="nil"/>
              <w:bottom w:val="single" w:sz="4" w:space="0" w:color="auto"/>
              <w:right w:val="single" w:sz="4" w:space="0" w:color="auto"/>
            </w:tcBorders>
            <w:vAlign w:val="center"/>
            <w:hideMark/>
          </w:tcPr>
          <w:p w14:paraId="7CA5A09C" w14:textId="04C731B9" w:rsidR="00312357" w:rsidRDefault="00312357">
            <w:pPr>
              <w:widowControl/>
              <w:jc w:val="left"/>
              <w:rPr>
                <w:rFonts w:ascii="Arial" w:hAnsi="Arial" w:cs="Arial"/>
                <w:color w:val="000000"/>
                <w:kern w:val="0"/>
                <w:sz w:val="22"/>
              </w:rPr>
            </w:pPr>
            <w:r w:rsidRPr="00EE609C">
              <w:rPr>
                <w:rFonts w:ascii="Arial" w:eastAsia="Times New Roman" w:hAnsi="Arial" w:cs="Arial"/>
                <w:color w:val="000000"/>
                <w:kern w:val="0"/>
                <w:sz w:val="22"/>
              </w:rPr>
              <w:t xml:space="preserve">Channel ID, a </w:t>
            </w:r>
            <w:r w:rsidR="008732F1">
              <w:rPr>
                <w:rFonts w:ascii="Arial" w:eastAsia="Times New Roman" w:hAnsi="Arial" w:cs="Arial"/>
                <w:color w:val="000000"/>
                <w:kern w:val="0"/>
                <w:sz w:val="22"/>
              </w:rPr>
              <w:t>UUID</w:t>
            </w:r>
          </w:p>
          <w:p w14:paraId="1AE7A0F9" w14:textId="2AE06E73" w:rsidR="00EA7C2D" w:rsidRDefault="00196106">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7CFA326C" w14:textId="41DCFF29" w:rsidR="00312357" w:rsidRPr="00EA7C2D" w:rsidRDefault="00EA7C2D">
            <w:pPr>
              <w:widowControl/>
              <w:jc w:val="left"/>
              <w:rPr>
                <w:rFonts w:ascii="Arial" w:hAnsi="Arial" w:cs="Arial"/>
                <w:color w:val="000000"/>
                <w:kern w:val="0"/>
                <w:sz w:val="22"/>
              </w:rPr>
            </w:pPr>
            <w:r w:rsidRPr="00EA7C2D">
              <w:rPr>
                <w:rFonts w:ascii="Arial" w:hAnsi="Arial" w:cs="Arial" w:hint="eastAsia"/>
                <w:color w:val="000000"/>
                <w:kern w:val="0"/>
                <w:sz w:val="22"/>
              </w:rPr>
              <w:t>52d86f9b83a1ac82743ae642fe4cb800</w:t>
            </w:r>
          </w:p>
        </w:tc>
      </w:tr>
      <w:tr w:rsidR="00312357" w:rsidRPr="00EE609C" w14:paraId="23D9201F" w14:textId="77777777" w:rsidTr="001D458E">
        <w:trPr>
          <w:trHeight w:val="390"/>
        </w:trPr>
        <w:tc>
          <w:tcPr>
            <w:tcW w:w="1268" w:type="dxa"/>
            <w:tcBorders>
              <w:top w:val="nil"/>
              <w:left w:val="single" w:sz="4" w:space="0" w:color="auto"/>
              <w:bottom w:val="single" w:sz="4" w:space="0" w:color="auto"/>
              <w:right w:val="single" w:sz="4" w:space="0" w:color="auto"/>
            </w:tcBorders>
            <w:vAlign w:val="center"/>
            <w:hideMark/>
          </w:tcPr>
          <w:p w14:paraId="5BDFB76F" w14:textId="77777777" w:rsidR="00312357" w:rsidRPr="00EE609C" w:rsidRDefault="00312357" w:rsidP="00CC2CE8">
            <w:pPr>
              <w:widowControl/>
              <w:jc w:val="left"/>
              <w:rPr>
                <w:rFonts w:ascii="Arial" w:eastAsia="Times New Roman" w:hAnsi="Arial" w:cs="Arial"/>
                <w:color w:val="000000"/>
                <w:kern w:val="0"/>
                <w:sz w:val="22"/>
              </w:rPr>
            </w:pPr>
            <w:proofErr w:type="spellStart"/>
            <w:r w:rsidRPr="00EE609C">
              <w:rPr>
                <w:rFonts w:ascii="Arial" w:eastAsia="Times New Roman" w:hAnsi="Arial" w:cs="Arial"/>
                <w:color w:val="000000"/>
                <w:kern w:val="0"/>
                <w:sz w:val="22"/>
              </w:rPr>
              <w:t>streamId</w:t>
            </w:r>
            <w:proofErr w:type="spellEnd"/>
            <w:r w:rsidRPr="00EE609C">
              <w:rPr>
                <w:rFonts w:ascii="Arial" w:eastAsia="Times New Roman" w:hAnsi="Arial" w:cs="Arial"/>
                <w:color w:val="000000"/>
                <w:kern w:val="0"/>
                <w:sz w:val="22"/>
              </w:rPr>
              <w:t xml:space="preserve"> </w:t>
            </w:r>
          </w:p>
        </w:tc>
        <w:tc>
          <w:tcPr>
            <w:tcW w:w="1247" w:type="dxa"/>
            <w:tcBorders>
              <w:top w:val="nil"/>
              <w:left w:val="nil"/>
              <w:bottom w:val="single" w:sz="4" w:space="0" w:color="auto"/>
              <w:right w:val="single" w:sz="4" w:space="0" w:color="auto"/>
            </w:tcBorders>
            <w:vAlign w:val="center"/>
            <w:hideMark/>
          </w:tcPr>
          <w:p w14:paraId="308D1642" w14:textId="57FDF3EF" w:rsidR="00312357" w:rsidRPr="00EE609C" w:rsidRDefault="369E3B9C">
            <w:pPr>
              <w:widowControl/>
              <w:jc w:val="left"/>
              <w:rPr>
                <w:rFonts w:ascii="Arial" w:eastAsia="Times New Roman" w:hAnsi="Arial" w:cs="Arial"/>
                <w:color w:val="000000"/>
                <w:kern w:val="0"/>
                <w:sz w:val="22"/>
              </w:rPr>
            </w:pPr>
            <w:r w:rsidRPr="1CD2449D">
              <w:rPr>
                <w:rFonts w:ascii="Arial" w:hAnsi="Arial" w:cs="Arial"/>
                <w:color w:val="000000"/>
                <w:kern w:val="0"/>
                <w:sz w:val="22"/>
              </w:rPr>
              <w:t>Uint</w:t>
            </w:r>
            <w:r w:rsidR="00965720">
              <w:rPr>
                <w:rFonts w:ascii="Arial" w:hAnsi="Arial" w:cs="Arial" w:hint="eastAsia"/>
                <w:color w:val="000000"/>
                <w:kern w:val="0"/>
                <w:sz w:val="22"/>
              </w:rPr>
              <w:t>32</w:t>
            </w:r>
          </w:p>
        </w:tc>
        <w:tc>
          <w:tcPr>
            <w:tcW w:w="1350" w:type="dxa"/>
            <w:tcBorders>
              <w:top w:val="nil"/>
              <w:left w:val="nil"/>
              <w:bottom w:val="single" w:sz="4" w:space="0" w:color="auto"/>
              <w:right w:val="single" w:sz="4" w:space="0" w:color="auto"/>
            </w:tcBorders>
            <w:vAlign w:val="center"/>
            <w:hideMark/>
          </w:tcPr>
          <w:p w14:paraId="2F9BC243" w14:textId="6E4874B5" w:rsidR="00312357" w:rsidRPr="00EE609C" w:rsidRDefault="00700860" w:rsidP="00CC2CE8">
            <w:pPr>
              <w:widowControl/>
              <w:jc w:val="left"/>
              <w:rPr>
                <w:rFonts w:ascii="Arial" w:eastAsia="Times New Roman" w:hAnsi="Arial" w:cs="Arial"/>
                <w:color w:val="000000"/>
                <w:kern w:val="0"/>
                <w:sz w:val="22"/>
              </w:rPr>
            </w:pPr>
            <w:r>
              <w:rPr>
                <w:rFonts w:ascii="Arial" w:eastAsia="Times New Roman" w:hAnsi="Arial" w:cs="Arial"/>
                <w:color w:val="000000"/>
                <w:kern w:val="0"/>
                <w:sz w:val="22"/>
              </w:rPr>
              <w:t>No</w:t>
            </w:r>
            <w:r w:rsidR="00312357" w:rsidRPr="00EE609C">
              <w:rPr>
                <w:rFonts w:ascii="Arial" w:eastAsia="Times New Roman" w:hAnsi="Arial" w:cs="Arial"/>
                <w:color w:val="000000"/>
                <w:kern w:val="0"/>
                <w:sz w:val="22"/>
              </w:rPr>
              <w:t xml:space="preserve"> </w:t>
            </w:r>
          </w:p>
        </w:tc>
        <w:tc>
          <w:tcPr>
            <w:tcW w:w="2700" w:type="dxa"/>
            <w:tcBorders>
              <w:top w:val="nil"/>
              <w:left w:val="nil"/>
              <w:bottom w:val="single" w:sz="4" w:space="0" w:color="auto"/>
              <w:right w:val="single" w:sz="4" w:space="0" w:color="auto"/>
            </w:tcBorders>
            <w:vAlign w:val="center"/>
            <w:hideMark/>
          </w:tcPr>
          <w:p w14:paraId="0578477B" w14:textId="28E8ACBB" w:rsidR="00312357" w:rsidRPr="00EE609C" w:rsidRDefault="00312357" w:rsidP="00CC2CE8">
            <w:pPr>
              <w:widowControl/>
              <w:jc w:val="left"/>
              <w:rPr>
                <w:rFonts w:ascii="Arial" w:eastAsia="Times New Roman" w:hAnsi="Arial" w:cs="Arial"/>
                <w:b/>
                <w:bCs/>
                <w:color w:val="000000"/>
                <w:kern w:val="0"/>
                <w:sz w:val="22"/>
              </w:rPr>
            </w:pPr>
            <w:r w:rsidRPr="001D14AD">
              <w:rPr>
                <w:rFonts w:ascii="Arial" w:hAnsi="Arial" w:cs="Arial"/>
                <w:color w:val="000000"/>
                <w:kern w:val="0"/>
                <w:sz w:val="22"/>
              </w:rPr>
              <w:t xml:space="preserve">0 - </w:t>
            </w:r>
            <w:r w:rsidR="00965720" w:rsidRPr="001D14AD">
              <w:rPr>
                <w:rFonts w:ascii="Arial" w:hAnsi="Arial" w:cs="Arial"/>
                <w:color w:val="000000"/>
                <w:kern w:val="0"/>
                <w:sz w:val="22"/>
              </w:rPr>
              <w:t>MAX_UINT32</w:t>
            </w:r>
            <w:r w:rsidRPr="00EE609C">
              <w:rPr>
                <w:rFonts w:ascii="Arial" w:eastAsia="Times New Roman" w:hAnsi="Arial" w:cs="Arial"/>
                <w:color w:val="000000"/>
                <w:kern w:val="0"/>
                <w:sz w:val="22"/>
              </w:rPr>
              <w:t xml:space="preserve">  </w:t>
            </w:r>
          </w:p>
        </w:tc>
        <w:tc>
          <w:tcPr>
            <w:tcW w:w="2858" w:type="dxa"/>
            <w:tcBorders>
              <w:top w:val="nil"/>
              <w:left w:val="nil"/>
              <w:bottom w:val="single" w:sz="4" w:space="0" w:color="auto"/>
              <w:right w:val="single" w:sz="4" w:space="0" w:color="auto"/>
            </w:tcBorders>
            <w:vAlign w:val="center"/>
            <w:hideMark/>
          </w:tcPr>
          <w:p w14:paraId="414F3735" w14:textId="77777777" w:rsidR="00312357" w:rsidRDefault="00312357">
            <w:pPr>
              <w:widowControl/>
              <w:jc w:val="left"/>
              <w:rPr>
                <w:rFonts w:ascii="Arial" w:eastAsia="Times New Roman" w:hAnsi="Arial" w:cs="Arial"/>
                <w:color w:val="000000"/>
                <w:kern w:val="0"/>
                <w:sz w:val="22"/>
              </w:rPr>
            </w:pPr>
            <w:r w:rsidRPr="00EE609C">
              <w:rPr>
                <w:rFonts w:ascii="Arial" w:eastAsia="Times New Roman" w:hAnsi="Arial" w:cs="Arial"/>
                <w:color w:val="000000"/>
                <w:kern w:val="0"/>
                <w:sz w:val="22"/>
              </w:rPr>
              <w:t>Stream ID to choose a stream profile.</w:t>
            </w:r>
            <w:r>
              <w:rPr>
                <w:rFonts w:ascii="Arial" w:eastAsia="Times New Roman" w:hAnsi="Arial" w:cs="Arial"/>
                <w:color w:val="000000"/>
                <w:kern w:val="0"/>
                <w:sz w:val="22"/>
              </w:rPr>
              <w:t xml:space="preserve"> Refer to the Camera profile.</w:t>
            </w:r>
          </w:p>
          <w:p w14:paraId="505FDCFD" w14:textId="77777777" w:rsidR="00700860" w:rsidRDefault="00700860">
            <w:pPr>
              <w:widowControl/>
              <w:jc w:val="left"/>
              <w:rPr>
                <w:rFonts w:ascii="Arial" w:eastAsia="Times New Roman" w:hAnsi="Arial" w:cs="Arial"/>
                <w:color w:val="000000"/>
                <w:kern w:val="0"/>
                <w:sz w:val="22"/>
              </w:rPr>
            </w:pPr>
          </w:p>
          <w:p w14:paraId="725AE391" w14:textId="65930697" w:rsidR="00312357" w:rsidRPr="00EE609C" w:rsidRDefault="00700860">
            <w:pPr>
              <w:widowControl/>
              <w:jc w:val="left"/>
              <w:rPr>
                <w:rFonts w:ascii="Arial" w:eastAsia="Times New Roman" w:hAnsi="Arial" w:cs="Arial"/>
                <w:color w:val="000000"/>
                <w:kern w:val="0"/>
                <w:sz w:val="22"/>
              </w:rPr>
            </w:pPr>
            <w:r>
              <w:rPr>
                <w:rFonts w:ascii="Arial" w:eastAsia="Times New Roman" w:hAnsi="Arial" w:cs="Arial"/>
                <w:color w:val="000000"/>
                <w:kern w:val="0"/>
                <w:sz w:val="22"/>
              </w:rPr>
              <w:t>Default</w:t>
            </w:r>
            <w:r w:rsidR="00876E49">
              <w:rPr>
                <w:rFonts w:ascii="Arial" w:eastAsia="Times New Roman" w:hAnsi="Arial" w:cs="Arial"/>
                <w:color w:val="000000"/>
                <w:kern w:val="0"/>
                <w:sz w:val="22"/>
              </w:rPr>
              <w:t>:</w:t>
            </w:r>
            <w:r>
              <w:rPr>
                <w:rFonts w:ascii="Arial" w:eastAsia="Times New Roman" w:hAnsi="Arial" w:cs="Arial"/>
                <w:color w:val="000000"/>
                <w:kern w:val="0"/>
                <w:sz w:val="22"/>
              </w:rPr>
              <w:t xml:space="preserve"> 0.</w:t>
            </w:r>
          </w:p>
        </w:tc>
      </w:tr>
      <w:tr w:rsidR="008C66A8" w:rsidRPr="00EE609C" w14:paraId="4FB6F527" w14:textId="77777777" w:rsidTr="001D458E">
        <w:trPr>
          <w:trHeight w:val="390"/>
        </w:trPr>
        <w:tc>
          <w:tcPr>
            <w:tcW w:w="1268" w:type="dxa"/>
            <w:tcBorders>
              <w:top w:val="nil"/>
              <w:left w:val="single" w:sz="4" w:space="0" w:color="auto"/>
              <w:bottom w:val="single" w:sz="4" w:space="0" w:color="auto"/>
              <w:right w:val="single" w:sz="4" w:space="0" w:color="auto"/>
            </w:tcBorders>
            <w:vAlign w:val="center"/>
            <w:hideMark/>
          </w:tcPr>
          <w:p w14:paraId="3B163FBA" w14:textId="5F068B03" w:rsidR="005D4245" w:rsidRPr="00EE609C" w:rsidRDefault="005D4245" w:rsidP="00CC2CE8">
            <w:pPr>
              <w:widowControl/>
              <w:jc w:val="left"/>
              <w:rPr>
                <w:rFonts w:ascii="Arial" w:eastAsia="Times New Roman" w:hAnsi="Arial" w:cs="Arial"/>
                <w:color w:val="000000"/>
                <w:kern w:val="0"/>
                <w:sz w:val="22"/>
              </w:rPr>
            </w:pPr>
            <w:proofErr w:type="spellStart"/>
            <w:r w:rsidRPr="00C356B4">
              <w:rPr>
                <w:rFonts w:ascii="Arial" w:eastAsia="Times New Roman" w:hAnsi="Arial" w:cs="Arial"/>
                <w:color w:val="000000"/>
                <w:kern w:val="0"/>
                <w:sz w:val="22"/>
                <w:lang w:val="en-SG"/>
              </w:rPr>
              <w:t>sdp</w:t>
            </w:r>
            <w:proofErr w:type="spellEnd"/>
          </w:p>
        </w:tc>
        <w:tc>
          <w:tcPr>
            <w:tcW w:w="1247" w:type="dxa"/>
            <w:tcBorders>
              <w:top w:val="nil"/>
              <w:left w:val="nil"/>
              <w:bottom w:val="single" w:sz="4" w:space="0" w:color="auto"/>
              <w:right w:val="single" w:sz="4" w:space="0" w:color="auto"/>
            </w:tcBorders>
            <w:vAlign w:val="center"/>
            <w:hideMark/>
          </w:tcPr>
          <w:p w14:paraId="5F9786D4" w14:textId="67BFB41B" w:rsidR="005D4245" w:rsidRPr="003B1AD1" w:rsidRDefault="005D4245" w:rsidP="005D4245">
            <w:pPr>
              <w:widowControl/>
              <w:jc w:val="left"/>
              <w:rPr>
                <w:rFonts w:ascii="Arial" w:hAnsi="Arial" w:cs="Arial"/>
                <w:color w:val="000000"/>
                <w:kern w:val="0"/>
                <w:sz w:val="22"/>
              </w:rPr>
            </w:pPr>
            <w:r w:rsidRPr="00C356B4">
              <w:rPr>
                <w:rFonts w:ascii="Arial" w:eastAsia="Times New Roman" w:hAnsi="Arial" w:cs="Arial"/>
                <w:color w:val="000000"/>
                <w:kern w:val="0"/>
                <w:sz w:val="22"/>
                <w:lang w:val="en-SG"/>
              </w:rPr>
              <w:t>String</w:t>
            </w:r>
          </w:p>
        </w:tc>
        <w:tc>
          <w:tcPr>
            <w:tcW w:w="1350" w:type="dxa"/>
            <w:tcBorders>
              <w:top w:val="nil"/>
              <w:left w:val="nil"/>
              <w:bottom w:val="single" w:sz="4" w:space="0" w:color="auto"/>
              <w:right w:val="single" w:sz="4" w:space="0" w:color="auto"/>
            </w:tcBorders>
            <w:vAlign w:val="center"/>
            <w:hideMark/>
          </w:tcPr>
          <w:p w14:paraId="531C5F10" w14:textId="061BF852" w:rsidR="005D4245" w:rsidRPr="00EE609C" w:rsidRDefault="005D4245" w:rsidP="00CC2CE8">
            <w:pPr>
              <w:widowControl/>
              <w:jc w:val="left"/>
              <w:rPr>
                <w:rFonts w:ascii="Arial" w:eastAsia="Times New Roman" w:hAnsi="Arial" w:cs="Arial"/>
                <w:color w:val="000000"/>
                <w:kern w:val="0"/>
                <w:sz w:val="22"/>
              </w:rPr>
            </w:pPr>
            <w:r w:rsidRPr="00C356B4">
              <w:rPr>
                <w:rFonts w:ascii="Arial" w:eastAsia="Times New Roman" w:hAnsi="Arial" w:cs="Arial"/>
                <w:color w:val="000000"/>
                <w:kern w:val="0"/>
                <w:sz w:val="22"/>
              </w:rPr>
              <w:t>Yes</w:t>
            </w:r>
          </w:p>
        </w:tc>
        <w:tc>
          <w:tcPr>
            <w:tcW w:w="2700" w:type="dxa"/>
            <w:tcBorders>
              <w:top w:val="nil"/>
              <w:left w:val="nil"/>
              <w:bottom w:val="single" w:sz="4" w:space="0" w:color="auto"/>
              <w:right w:val="single" w:sz="4" w:space="0" w:color="auto"/>
            </w:tcBorders>
            <w:vAlign w:val="center"/>
            <w:hideMark/>
          </w:tcPr>
          <w:p w14:paraId="708C577E" w14:textId="419A6827" w:rsidR="003B1AD1" w:rsidRPr="00EC6C91" w:rsidRDefault="003B1AD1" w:rsidP="003B1AD1">
            <w:pPr>
              <w:widowControl/>
              <w:jc w:val="left"/>
              <w:rPr>
                <w:rFonts w:ascii="Arial" w:eastAsia="Times New Roman" w:hAnsi="Arial" w:cs="Arial"/>
                <w:color w:val="000000"/>
                <w:kern w:val="0"/>
                <w:sz w:val="22"/>
              </w:rPr>
            </w:pPr>
            <w:r w:rsidRPr="00C73C0B">
              <w:rPr>
                <w:rFonts w:ascii="Arial" w:eastAsia="Times New Roman" w:hAnsi="Arial" w:cs="Arial" w:hint="eastAsia"/>
                <w:color w:val="000000"/>
                <w:kern w:val="0"/>
                <w:sz w:val="22"/>
              </w:rPr>
              <w:t xml:space="preserve">Refer to </w:t>
            </w:r>
            <w:r w:rsidR="0072015D">
              <w:rPr>
                <w:rFonts w:ascii="Arial" w:eastAsia="Times New Roman" w:hAnsi="Arial" w:cs="Arial"/>
                <w:color w:val="000000"/>
                <w:kern w:val="0"/>
                <w:sz w:val="22"/>
              </w:rPr>
              <w:fldChar w:fldCharType="begin"/>
            </w:r>
            <w:r w:rsidR="0072015D">
              <w:rPr>
                <w:rFonts w:ascii="Arial" w:eastAsia="Times New Roman" w:hAnsi="Arial" w:cs="Arial"/>
                <w:color w:val="000000"/>
                <w:kern w:val="0"/>
                <w:sz w:val="22"/>
              </w:rPr>
              <w:instrText xml:space="preserve"> </w:instrText>
            </w:r>
            <w:r w:rsidR="0072015D">
              <w:rPr>
                <w:rFonts w:ascii="Arial" w:eastAsia="Times New Roman" w:hAnsi="Arial" w:cs="Arial" w:hint="eastAsia"/>
                <w:color w:val="000000"/>
                <w:kern w:val="0"/>
                <w:sz w:val="22"/>
              </w:rPr>
              <w:instrText>REF _Ref209359104 \h</w:instrText>
            </w:r>
            <w:r w:rsidR="0072015D">
              <w:rPr>
                <w:rFonts w:ascii="Arial" w:eastAsia="Times New Roman" w:hAnsi="Arial" w:cs="Arial"/>
                <w:color w:val="000000"/>
                <w:kern w:val="0"/>
                <w:sz w:val="22"/>
              </w:rPr>
              <w:instrText xml:space="preserve">  \* MERGEFORMAT </w:instrText>
            </w:r>
            <w:r w:rsidR="0072015D">
              <w:rPr>
                <w:rFonts w:ascii="Arial" w:eastAsia="Times New Roman" w:hAnsi="Arial" w:cs="Arial"/>
                <w:color w:val="000000"/>
                <w:kern w:val="0"/>
                <w:sz w:val="22"/>
              </w:rPr>
            </w:r>
            <w:r w:rsidR="0072015D">
              <w:rPr>
                <w:rFonts w:ascii="Arial" w:eastAsia="Times New Roman" w:hAnsi="Arial" w:cs="Arial"/>
                <w:color w:val="000000"/>
                <w:kern w:val="0"/>
                <w:sz w:val="22"/>
              </w:rPr>
              <w:fldChar w:fldCharType="separate"/>
            </w:r>
            <w:r w:rsidR="00542606" w:rsidRPr="00542606">
              <w:rPr>
                <w:rFonts w:ascii="Arial" w:eastAsia="Times New Roman" w:hAnsi="Arial" w:cs="Arial"/>
                <w:color w:val="000000"/>
                <w:kern w:val="0"/>
                <w:sz w:val="22"/>
              </w:rPr>
              <w:t>Table</w:t>
            </w:r>
            <w:r w:rsidR="00542606" w:rsidRPr="00542606">
              <w:t xml:space="preserve"> </w:t>
            </w:r>
            <w:r w:rsidR="00542606" w:rsidRPr="00542606">
              <w:rPr>
                <w:rFonts w:ascii="Arial" w:eastAsia="Times New Roman" w:hAnsi="Arial" w:cs="Arial"/>
                <w:color w:val="000000"/>
                <w:kern w:val="0"/>
                <w:sz w:val="22"/>
              </w:rPr>
              <w:t>2</w:t>
            </w:r>
            <w:r w:rsidR="0072015D">
              <w:rPr>
                <w:rFonts w:ascii="Arial" w:eastAsia="Times New Roman" w:hAnsi="Arial" w:cs="Arial"/>
                <w:color w:val="000000"/>
                <w:kern w:val="0"/>
                <w:sz w:val="22"/>
              </w:rPr>
              <w:fldChar w:fldCharType="end"/>
            </w:r>
          </w:p>
          <w:p w14:paraId="0277BFCF" w14:textId="16910EC7" w:rsidR="005D4245" w:rsidRPr="00EC6C91" w:rsidRDefault="005D4245" w:rsidP="00C73C0B">
            <w:pPr>
              <w:widowControl/>
              <w:jc w:val="left"/>
              <w:rPr>
                <w:rFonts w:ascii="Arial" w:eastAsia="Times New Roman" w:hAnsi="Arial" w:cs="Arial"/>
                <w:color w:val="000000"/>
                <w:kern w:val="0"/>
                <w:sz w:val="22"/>
              </w:rPr>
            </w:pPr>
          </w:p>
        </w:tc>
        <w:tc>
          <w:tcPr>
            <w:tcW w:w="2858" w:type="dxa"/>
            <w:tcBorders>
              <w:top w:val="nil"/>
              <w:left w:val="nil"/>
              <w:bottom w:val="single" w:sz="4" w:space="0" w:color="auto"/>
              <w:right w:val="single" w:sz="4" w:space="0" w:color="auto"/>
            </w:tcBorders>
            <w:vAlign w:val="center"/>
            <w:hideMark/>
          </w:tcPr>
          <w:p w14:paraId="4C823162" w14:textId="3FE67A1A" w:rsidR="00AF1402" w:rsidRDefault="005D4245" w:rsidP="00B5560F">
            <w:pPr>
              <w:widowControl/>
              <w:jc w:val="left"/>
              <w:rPr>
                <w:rFonts w:ascii="Arial" w:hAnsi="Arial" w:cs="Arial"/>
                <w:color w:val="000000"/>
                <w:kern w:val="0"/>
                <w:sz w:val="22"/>
              </w:rPr>
            </w:pPr>
            <w:r w:rsidRPr="00C356B4">
              <w:rPr>
                <w:rFonts w:ascii="Arial" w:eastAsia="Times New Roman" w:hAnsi="Arial" w:cs="Arial"/>
                <w:color w:val="000000"/>
                <w:kern w:val="0"/>
                <w:sz w:val="22"/>
                <w:lang w:val="en-SG"/>
              </w:rPr>
              <w:t xml:space="preserve">Session Description </w:t>
            </w:r>
            <w:r w:rsidR="00C75DBC">
              <w:rPr>
                <w:rFonts w:ascii="Arial" w:eastAsia="Times New Roman" w:hAnsi="Arial" w:cs="Arial"/>
                <w:color w:val="000000"/>
                <w:kern w:val="0"/>
                <w:sz w:val="22"/>
                <w:lang w:val="en-SG"/>
              </w:rPr>
              <w:t>P</w:t>
            </w:r>
            <w:r w:rsidRPr="00C356B4">
              <w:rPr>
                <w:rFonts w:ascii="Arial" w:eastAsia="Times New Roman" w:hAnsi="Arial" w:cs="Arial"/>
                <w:color w:val="000000"/>
                <w:kern w:val="0"/>
                <w:sz w:val="22"/>
                <w:lang w:val="en-SG"/>
              </w:rPr>
              <w:t>rotocol</w:t>
            </w:r>
            <w:r w:rsidR="00956B21">
              <w:rPr>
                <w:rFonts w:ascii="Arial" w:hAnsi="Arial" w:cs="Arial" w:hint="eastAsia"/>
                <w:color w:val="000000"/>
                <w:kern w:val="0"/>
                <w:sz w:val="22"/>
                <w:lang w:val="en-SG"/>
              </w:rPr>
              <w:t>.</w:t>
            </w:r>
          </w:p>
          <w:p w14:paraId="47061741" w14:textId="07C15A5C" w:rsidR="00D8694B" w:rsidRPr="00956B21" w:rsidRDefault="00D8694B" w:rsidP="00B5560F">
            <w:pPr>
              <w:widowControl/>
              <w:jc w:val="left"/>
              <w:rPr>
                <w:rFonts w:ascii="Arial" w:hAnsi="Arial" w:cs="Arial"/>
                <w:color w:val="000000"/>
                <w:kern w:val="0"/>
                <w:sz w:val="22"/>
              </w:rPr>
            </w:pPr>
          </w:p>
        </w:tc>
      </w:tr>
    </w:tbl>
    <w:p w14:paraId="2FC62A18" w14:textId="77777777" w:rsidR="0018594D" w:rsidRDefault="0018594D" w:rsidP="00F96147">
      <w:pPr>
        <w:ind w:left="360"/>
        <w:jc w:val="left"/>
      </w:pPr>
    </w:p>
    <w:p w14:paraId="4C48C067" w14:textId="0C8C883C" w:rsidR="000A4617" w:rsidRPr="00F60D50" w:rsidRDefault="000A4617" w:rsidP="00F60D50">
      <w:pPr>
        <w:pStyle w:val="ncs-body"/>
      </w:pPr>
      <w:r w:rsidRPr="00F60D50">
        <w:t xml:space="preserve">Upon receiving this message from C3, Video Proxy will generate its own SDP and send it back to C3 to establish the connection between both </w:t>
      </w:r>
      <w:proofErr w:type="gramStart"/>
      <w:r w:rsidRPr="00F60D50">
        <w:t>system</w:t>
      </w:r>
      <w:proofErr w:type="gramEnd"/>
      <w:r w:rsidRPr="00F60D50">
        <w:t xml:space="preserve"> through one of their mentioned </w:t>
      </w:r>
      <w:r w:rsidR="00190E33">
        <w:t>ICE</w:t>
      </w:r>
      <w:r w:rsidRPr="00F60D50">
        <w:t xml:space="preserve"> candidates inside the SDP.</w:t>
      </w:r>
    </w:p>
    <w:p w14:paraId="16DE1111" w14:textId="77777777" w:rsidR="00502EE5" w:rsidRPr="00F60D50" w:rsidRDefault="00502EE5" w:rsidP="00F60D50">
      <w:pPr>
        <w:jc w:val="left"/>
      </w:pPr>
    </w:p>
    <w:p w14:paraId="03D9096F" w14:textId="0E755242" w:rsidR="002A6FA3" w:rsidRPr="001C4EC8" w:rsidRDefault="002A6FA3" w:rsidP="001C4EC8">
      <w:pPr>
        <w:pStyle w:val="ListParagraph"/>
        <w:numPr>
          <w:ilvl w:val="0"/>
          <w:numId w:val="55"/>
        </w:numPr>
        <w:jc w:val="left"/>
        <w:rPr>
          <w:rFonts w:eastAsia="Arial" w:cs="Arial"/>
          <w:color w:val="000000" w:themeColor="text1"/>
        </w:rPr>
      </w:pPr>
      <w:r w:rsidRPr="00D1451F">
        <w:rPr>
          <w:rFonts w:eastAsia="Arial" w:cs="Arial"/>
          <w:color w:val="000000" w:themeColor="text1"/>
          <w:lang w:val="en-SG"/>
        </w:rPr>
        <w:t>Response:</w:t>
      </w:r>
    </w:p>
    <w:p w14:paraId="610E56A2" w14:textId="77777777" w:rsidR="007E04AB" w:rsidRDefault="004B71D7" w:rsidP="003B08A7">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t>Successful:</w:t>
      </w:r>
    </w:p>
    <w:p w14:paraId="7E1E75C4" w14:textId="005B1C81" w:rsidR="007E04AB" w:rsidRDefault="007E04AB" w:rsidP="003B08A7">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w:t>
      </w:r>
      <w:r w:rsidR="00EB39B3">
        <w:rPr>
          <w:rFonts w:eastAsia="Arial" w:cs="Arial"/>
          <w:color w:val="000000" w:themeColor="text1"/>
          <w:lang w:val="en-SG"/>
        </w:rPr>
        <w:t>1</w:t>
      </w:r>
      <w:r>
        <w:rPr>
          <w:rFonts w:eastAsia="Arial" w:cs="Arial"/>
          <w:color w:val="000000" w:themeColor="text1"/>
          <w:lang w:val="en-SG"/>
        </w:rPr>
        <w:t>.</w:t>
      </w:r>
    </w:p>
    <w:p w14:paraId="7198D623" w14:textId="77777777" w:rsidR="000A4617" w:rsidRPr="00D96679" w:rsidRDefault="002A6FA3" w:rsidP="007E04AB">
      <w:pPr>
        <w:pStyle w:val="ListParagraph"/>
        <w:numPr>
          <w:ilvl w:val="1"/>
          <w:numId w:val="42"/>
        </w:numPr>
        <w:jc w:val="left"/>
        <w:rPr>
          <w:rFonts w:eastAsia="Arial" w:cs="Arial"/>
          <w:color w:val="000000" w:themeColor="text1"/>
          <w:lang w:val="en-SG"/>
        </w:rPr>
      </w:pPr>
      <w:r>
        <w:rPr>
          <w:rFonts w:eastAsia="Arial" w:cs="Arial"/>
          <w:color w:val="000000" w:themeColor="text1"/>
          <w:lang w:val="en-SG"/>
        </w:rPr>
        <w:t>Body:</w:t>
      </w:r>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1184"/>
        <w:gridCol w:w="1418"/>
        <w:gridCol w:w="3240"/>
        <w:gridCol w:w="3193"/>
      </w:tblGrid>
      <w:tr w:rsidR="000A4617" w:rsidRPr="005900CA" w14:paraId="6230F459" w14:textId="77777777" w:rsidTr="0048095B">
        <w:trPr>
          <w:trHeight w:val="300"/>
        </w:trPr>
        <w:tc>
          <w:tcPr>
            <w:tcW w:w="118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45" w:type="dxa"/>
              <w:left w:w="105" w:type="dxa"/>
              <w:right w:w="75" w:type="dxa"/>
            </w:tcMar>
          </w:tcPr>
          <w:p w14:paraId="5369ECBD" w14:textId="77777777" w:rsidR="000A4617" w:rsidRPr="005900CA" w:rsidRDefault="000A4617" w:rsidP="00CC2CE8">
            <w:pPr>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Field Name</w:t>
            </w:r>
          </w:p>
        </w:tc>
        <w:tc>
          <w:tcPr>
            <w:tcW w:w="141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45" w:type="dxa"/>
              <w:left w:w="105" w:type="dxa"/>
              <w:right w:w="75" w:type="dxa"/>
            </w:tcMar>
          </w:tcPr>
          <w:p w14:paraId="21ABFF81" w14:textId="7DE26DCC" w:rsidR="000A4617" w:rsidRPr="005900CA" w:rsidRDefault="0076519A" w:rsidP="00CC2CE8">
            <w:pPr>
              <w:jc w:val="left"/>
              <w:rPr>
                <w:rFonts w:ascii="Arial" w:eastAsia="Arial" w:hAnsi="Arial" w:cs="Arial"/>
                <w:b/>
                <w:bCs/>
                <w:color w:val="000000" w:themeColor="text1"/>
                <w:sz w:val="22"/>
                <w:szCs w:val="22"/>
                <w:lang w:val="en-US"/>
              </w:rPr>
            </w:pPr>
            <w:r>
              <w:rPr>
                <w:rFonts w:ascii="Arial" w:eastAsia="Arial" w:hAnsi="Arial" w:cs="Arial"/>
                <w:b/>
                <w:bCs/>
                <w:color w:val="000000" w:themeColor="text1"/>
                <w:sz w:val="22"/>
                <w:szCs w:val="22"/>
                <w:lang w:val="en-US"/>
              </w:rPr>
              <w:t xml:space="preserve">Data </w:t>
            </w:r>
            <w:r w:rsidR="000A4617" w:rsidRPr="005900CA">
              <w:rPr>
                <w:rFonts w:ascii="Arial" w:eastAsia="Arial" w:hAnsi="Arial" w:cs="Arial"/>
                <w:b/>
                <w:bCs/>
                <w:color w:val="000000" w:themeColor="text1"/>
                <w:sz w:val="22"/>
                <w:szCs w:val="22"/>
                <w:lang w:val="en-US"/>
              </w:rPr>
              <w:t>Type</w:t>
            </w:r>
          </w:p>
        </w:tc>
        <w:tc>
          <w:tcPr>
            <w:tcW w:w="324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45" w:type="dxa"/>
              <w:left w:w="105" w:type="dxa"/>
              <w:right w:w="75" w:type="dxa"/>
            </w:tcMar>
          </w:tcPr>
          <w:p w14:paraId="5E75C078" w14:textId="77777777" w:rsidR="000A4617" w:rsidRPr="005900CA" w:rsidRDefault="000A4617"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Allowed Values</w:t>
            </w:r>
          </w:p>
        </w:tc>
        <w:tc>
          <w:tcPr>
            <w:tcW w:w="319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45" w:type="dxa"/>
              <w:left w:w="105" w:type="dxa"/>
              <w:right w:w="75" w:type="dxa"/>
            </w:tcMar>
          </w:tcPr>
          <w:p w14:paraId="666595CE" w14:textId="77777777" w:rsidR="000A4617" w:rsidRPr="005900CA" w:rsidRDefault="000A4617" w:rsidP="00CC2CE8">
            <w:pPr>
              <w:ind w:left="1"/>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Description</w:t>
            </w:r>
          </w:p>
        </w:tc>
      </w:tr>
      <w:tr w:rsidR="000A4617" w:rsidRPr="005900CA" w14:paraId="1E12DBB5" w14:textId="77777777" w:rsidTr="00FE771A">
        <w:trPr>
          <w:trHeight w:val="471"/>
        </w:trPr>
        <w:tc>
          <w:tcPr>
            <w:tcW w:w="1184"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8BF6E35" w14:textId="77777777" w:rsidR="000A4617" w:rsidRDefault="000A4617">
            <w:pPr>
              <w:pStyle w:val="Text"/>
              <w:spacing w:before="60" w:after="60"/>
              <w:jc w:val="left"/>
              <w:rPr>
                <w:rFonts w:eastAsia="Arial" w:cs="Arial"/>
                <w:color w:val="000000" w:themeColor="text1"/>
                <w:sz w:val="22"/>
                <w:szCs w:val="22"/>
              </w:rPr>
            </w:pPr>
            <w:proofErr w:type="spellStart"/>
            <w:r>
              <w:rPr>
                <w:rFonts w:cs="Arial"/>
                <w:color w:val="000000"/>
                <w:sz w:val="22"/>
                <w:szCs w:val="22"/>
              </w:rPr>
              <w:t>sessionId</w:t>
            </w:r>
            <w:proofErr w:type="spellEnd"/>
          </w:p>
        </w:tc>
        <w:tc>
          <w:tcPr>
            <w:tcW w:w="141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2F3A18D" w14:textId="5EB95FAE" w:rsidR="000A4617" w:rsidRDefault="005C21EF">
            <w:pPr>
              <w:pStyle w:val="Text"/>
              <w:spacing w:before="60" w:after="60"/>
              <w:jc w:val="left"/>
              <w:rPr>
                <w:rFonts w:eastAsia="Arial" w:cs="Arial"/>
                <w:color w:val="000000" w:themeColor="text1"/>
                <w:sz w:val="22"/>
                <w:szCs w:val="22"/>
              </w:rPr>
            </w:pPr>
            <w:proofErr w:type="gramStart"/>
            <w:r>
              <w:rPr>
                <w:rFonts w:cs="Arial"/>
                <w:color w:val="000000"/>
                <w:sz w:val="22"/>
                <w:szCs w:val="22"/>
                <w:lang w:val="en-SG"/>
              </w:rPr>
              <w:t>String(</w:t>
            </w:r>
            <w:proofErr w:type="gramEnd"/>
            <w:r w:rsidR="000A4617">
              <w:rPr>
                <w:rFonts w:cs="Arial"/>
                <w:color w:val="000000"/>
                <w:sz w:val="22"/>
                <w:szCs w:val="22"/>
                <w:lang w:val="en-SG"/>
              </w:rPr>
              <w:t>36)</w:t>
            </w:r>
          </w:p>
        </w:tc>
        <w:tc>
          <w:tcPr>
            <w:tcW w:w="324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56B40B2" w14:textId="77777777" w:rsidR="003739BD" w:rsidRPr="00CD41A8" w:rsidRDefault="003739BD" w:rsidP="003739BD">
            <w:pPr>
              <w:widowControl/>
              <w:spacing w:before="100"/>
              <w:jc w:val="left"/>
              <w:rPr>
                <w:rFonts w:ascii="Arial" w:hAnsi="Arial" w:cs="Arial"/>
                <w:color w:val="000000" w:themeColor="text1"/>
                <w:sz w:val="22"/>
              </w:rPr>
            </w:pPr>
            <w:r w:rsidRPr="645ABCF6">
              <w:rPr>
                <w:rFonts w:ascii="Arial" w:hAnsi="Arial" w:cs="Arial"/>
                <w:color w:val="000000" w:themeColor="text1"/>
                <w:sz w:val="22"/>
              </w:rPr>
              <w:t>Character set:</w:t>
            </w:r>
          </w:p>
          <w:p w14:paraId="797E2A72" w14:textId="67BD11A9" w:rsidR="003739BD" w:rsidRPr="00CD41A8" w:rsidRDefault="003739BD" w:rsidP="00F30264">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782F5D62" w14:textId="77777777" w:rsidR="003739BD" w:rsidRPr="00CD41A8" w:rsidRDefault="003739BD" w:rsidP="003739BD">
            <w:pPr>
              <w:pStyle w:val="ListParagraph"/>
              <w:numPr>
                <w:ilvl w:val="0"/>
                <w:numId w:val="42"/>
              </w:numPr>
              <w:spacing w:before="100" w:line="240" w:lineRule="auto"/>
              <w:jc w:val="left"/>
              <w:rPr>
                <w:rFonts w:cs="Arial"/>
                <w:color w:val="000000" w:themeColor="text1"/>
              </w:rPr>
            </w:pPr>
            <w:r w:rsidRPr="645ABCF6">
              <w:rPr>
                <w:rFonts w:cs="Arial"/>
                <w:color w:val="000000" w:themeColor="text1"/>
              </w:rPr>
              <w:t>0-9</w:t>
            </w:r>
          </w:p>
          <w:p w14:paraId="47895DD6" w14:textId="551CE04F" w:rsidR="000A4617" w:rsidRPr="003739BD" w:rsidRDefault="003739BD" w:rsidP="003739BD">
            <w:pPr>
              <w:pStyle w:val="ListParagraph"/>
              <w:numPr>
                <w:ilvl w:val="0"/>
                <w:numId w:val="42"/>
              </w:numPr>
              <w:spacing w:before="100" w:line="240" w:lineRule="auto"/>
              <w:jc w:val="left"/>
              <w:rPr>
                <w:rFonts w:eastAsiaTheme="minorEastAsia" w:cs="Arial"/>
                <w:color w:val="000000"/>
              </w:rPr>
            </w:pPr>
            <w:r w:rsidRPr="645ABCF6">
              <w:rPr>
                <w:rFonts w:cs="Arial"/>
                <w:color w:val="000000" w:themeColor="text1"/>
              </w:rPr>
              <w:lastRenderedPageBreak/>
              <w:t>-</w:t>
            </w:r>
            <w:r>
              <w:rPr>
                <w:rFonts w:eastAsiaTheme="minorEastAsia" w:cs="Arial" w:hint="eastAsia"/>
                <w:color w:val="000000" w:themeColor="text1"/>
                <w:lang w:eastAsia="zh-CN"/>
              </w:rPr>
              <w:t xml:space="preserve"> </w:t>
            </w:r>
          </w:p>
        </w:tc>
        <w:tc>
          <w:tcPr>
            <w:tcW w:w="319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8632426" w14:textId="77777777" w:rsidR="003739BD" w:rsidRDefault="000A4617" w:rsidP="003739BD">
            <w:pPr>
              <w:pStyle w:val="Text"/>
              <w:spacing w:before="60" w:after="60"/>
              <w:jc w:val="left"/>
              <w:rPr>
                <w:rFonts w:eastAsiaTheme="minorEastAsia" w:cs="Arial"/>
                <w:color w:val="000000"/>
                <w:sz w:val="22"/>
                <w:szCs w:val="22"/>
                <w:lang w:eastAsia="zh-CN"/>
              </w:rPr>
            </w:pPr>
            <w:r>
              <w:rPr>
                <w:rFonts w:cs="Arial"/>
                <w:color w:val="000000"/>
                <w:sz w:val="22"/>
                <w:szCs w:val="22"/>
              </w:rPr>
              <w:lastRenderedPageBreak/>
              <w:t xml:space="preserve">Unique Id for the session, </w:t>
            </w:r>
          </w:p>
          <w:p w14:paraId="34ED5518" w14:textId="77777777" w:rsidR="002A626B" w:rsidRDefault="002A626B" w:rsidP="003739BD">
            <w:pPr>
              <w:pStyle w:val="Text"/>
              <w:spacing w:before="60" w:after="60"/>
              <w:jc w:val="left"/>
              <w:rPr>
                <w:rFonts w:cs="Arial"/>
                <w:color w:val="000000"/>
                <w:sz w:val="22"/>
                <w:szCs w:val="22"/>
              </w:rPr>
            </w:pPr>
          </w:p>
          <w:p w14:paraId="09F556E1" w14:textId="6961E9FF" w:rsidR="003739BD" w:rsidRDefault="00196106" w:rsidP="003739BD">
            <w:pPr>
              <w:pStyle w:val="Text"/>
              <w:spacing w:before="60" w:after="60"/>
              <w:jc w:val="left"/>
              <w:rPr>
                <w:rFonts w:eastAsiaTheme="minorEastAsia" w:cs="Arial"/>
                <w:color w:val="000000"/>
                <w:sz w:val="22"/>
                <w:szCs w:val="22"/>
                <w:lang w:eastAsia="zh-CN"/>
              </w:rPr>
            </w:pPr>
            <w:proofErr w:type="spellStart"/>
            <w:r>
              <w:rPr>
                <w:rFonts w:cs="Arial"/>
                <w:color w:val="000000"/>
                <w:sz w:val="22"/>
                <w:szCs w:val="22"/>
              </w:rPr>
              <w:t>E.g</w:t>
            </w:r>
            <w:proofErr w:type="spellEnd"/>
            <w:r>
              <w:rPr>
                <w:rFonts w:eastAsiaTheme="minorEastAsia" w:cs="Arial"/>
                <w:color w:val="000000"/>
                <w:sz w:val="22"/>
                <w:szCs w:val="22"/>
              </w:rPr>
              <w:t>:</w:t>
            </w:r>
          </w:p>
          <w:p w14:paraId="7BE1BCBF" w14:textId="2412997B" w:rsidR="000A4617" w:rsidRPr="00FE771A" w:rsidRDefault="003739BD">
            <w:pPr>
              <w:pStyle w:val="Text"/>
              <w:spacing w:before="60" w:after="60"/>
              <w:jc w:val="left"/>
              <w:rPr>
                <w:rFonts w:eastAsiaTheme="minorEastAsia" w:cs="Arial"/>
                <w:color w:val="000000" w:themeColor="text1"/>
                <w:sz w:val="22"/>
                <w:szCs w:val="22"/>
                <w:lang w:eastAsia="zh-CN"/>
              </w:rPr>
            </w:pPr>
            <w:r>
              <w:rPr>
                <w:rFonts w:cs="Arial"/>
                <w:color w:val="000000"/>
                <w:sz w:val="22"/>
                <w:szCs w:val="22"/>
                <w:lang w:val="pt-PT"/>
              </w:rPr>
              <w:lastRenderedPageBreak/>
              <w:t>2841bf23-efac-471a-a697-2d9d37a847cf</w:t>
            </w:r>
          </w:p>
        </w:tc>
      </w:tr>
      <w:tr w:rsidR="00F93B1B" w:rsidRPr="005900CA" w14:paraId="7C5A1EF3" w14:textId="77777777" w:rsidTr="00EF1BFB">
        <w:trPr>
          <w:trHeight w:val="300"/>
        </w:trPr>
        <w:tc>
          <w:tcPr>
            <w:tcW w:w="1184"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B35BD57" w14:textId="10D85850" w:rsidR="00F93B1B" w:rsidRDefault="00F93B1B" w:rsidP="00F93B1B">
            <w:pPr>
              <w:pStyle w:val="Text"/>
              <w:spacing w:before="60" w:after="60"/>
              <w:jc w:val="left"/>
              <w:rPr>
                <w:rFonts w:cs="Arial"/>
                <w:color w:val="000000"/>
                <w:sz w:val="22"/>
              </w:rPr>
            </w:pPr>
            <w:r w:rsidRPr="00D27C20">
              <w:rPr>
                <w:rFonts w:cs="Arial"/>
                <w:color w:val="000000"/>
                <w:sz w:val="22"/>
              </w:rPr>
              <w:lastRenderedPageBreak/>
              <w:t xml:space="preserve"> </w:t>
            </w:r>
            <w:proofErr w:type="spellStart"/>
            <w:r w:rsidRPr="00D27C20">
              <w:rPr>
                <w:rFonts w:cs="Arial"/>
                <w:color w:val="000000"/>
                <w:sz w:val="22"/>
              </w:rPr>
              <w:t>url</w:t>
            </w:r>
            <w:proofErr w:type="spellEnd"/>
          </w:p>
        </w:tc>
        <w:tc>
          <w:tcPr>
            <w:tcW w:w="141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7ADA014" w14:textId="264FCDFD" w:rsidR="00F93B1B" w:rsidRDefault="005C21EF" w:rsidP="00F93B1B">
            <w:pPr>
              <w:pStyle w:val="Text"/>
              <w:spacing w:before="60" w:after="60"/>
              <w:jc w:val="left"/>
              <w:rPr>
                <w:rFonts w:cs="Arial"/>
                <w:color w:val="000000"/>
                <w:sz w:val="22"/>
              </w:rPr>
            </w:pPr>
            <w:proofErr w:type="gramStart"/>
            <w:r>
              <w:rPr>
                <w:rFonts w:cs="Arial"/>
                <w:color w:val="000000"/>
                <w:sz w:val="22"/>
              </w:rPr>
              <w:t>String(</w:t>
            </w:r>
            <w:proofErr w:type="gramEnd"/>
            <w:r w:rsidR="00F93B1B">
              <w:rPr>
                <w:rFonts w:cs="Arial" w:hint="eastAsia"/>
                <w:color w:val="000000"/>
                <w:sz w:val="22"/>
              </w:rPr>
              <w:t>2</w:t>
            </w:r>
            <w:r w:rsidR="00F93B1B" w:rsidRPr="00D27C20">
              <w:rPr>
                <w:rFonts w:cs="Arial"/>
                <w:color w:val="000000"/>
                <w:sz w:val="22"/>
              </w:rPr>
              <w:t>00)</w:t>
            </w:r>
          </w:p>
        </w:tc>
        <w:tc>
          <w:tcPr>
            <w:tcW w:w="324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AE2E135" w14:textId="380E0178" w:rsidR="00F93B1B" w:rsidRPr="007C0FE6" w:rsidRDefault="00897413" w:rsidP="00897413">
            <w:pPr>
              <w:pStyle w:val="ncs-body"/>
              <w:rPr>
                <w:color w:val="000000"/>
              </w:rPr>
            </w:pPr>
            <w:r w:rsidRPr="00684976">
              <w:rPr>
                <w:rFonts w:hint="eastAsia"/>
                <w:szCs w:val="22"/>
              </w:rPr>
              <w:t>Refer to</w:t>
            </w:r>
            <w:r>
              <w:rPr>
                <w:szCs w:val="22"/>
              </w:rPr>
              <w:t xml:space="preserve"> URL stand</w:t>
            </w:r>
            <w:r w:rsidRPr="00897413">
              <w:rPr>
                <w:rStyle w:val="ncs-bodyChar"/>
              </w:rPr>
              <w:t>ard in</w:t>
            </w:r>
            <w:r w:rsidRPr="00897413">
              <w:rPr>
                <w:rStyle w:val="ncs-bodyChar"/>
                <w:rFonts w:hint="eastAsia"/>
              </w:rPr>
              <w:t xml:space="preserve"> </w:t>
            </w:r>
            <w:r w:rsidRPr="00897413">
              <w:rPr>
                <w:rStyle w:val="ncs-bodyChar"/>
              </w:rPr>
              <w:fldChar w:fldCharType="begin"/>
            </w:r>
            <w:r w:rsidRPr="00897413">
              <w:rPr>
                <w:rStyle w:val="ncs-bodyChar"/>
              </w:rPr>
              <w:instrText xml:space="preserve"> </w:instrText>
            </w:r>
            <w:r w:rsidRPr="00897413">
              <w:rPr>
                <w:rStyle w:val="ncs-bodyChar"/>
                <w:rFonts w:hint="eastAsia"/>
              </w:rPr>
              <w:instrText>REF _Ref209359104 \h</w:instrText>
            </w:r>
            <w:r w:rsidRPr="00897413">
              <w:rPr>
                <w:rStyle w:val="ncs-bodyChar"/>
              </w:rPr>
              <w:instrText xml:space="preserve">  \* MERGEFORMAT </w:instrText>
            </w:r>
            <w:r w:rsidRPr="00897413">
              <w:rPr>
                <w:rStyle w:val="ncs-bodyChar"/>
              </w:rPr>
            </w:r>
            <w:r w:rsidRPr="00897413">
              <w:rPr>
                <w:rStyle w:val="ncs-bodyChar"/>
              </w:rPr>
              <w:fldChar w:fldCharType="separate"/>
            </w:r>
            <w:r w:rsidR="00542606" w:rsidRPr="00542606">
              <w:rPr>
                <w:rStyle w:val="ncs-bodyChar"/>
              </w:rPr>
              <w:t>Table 2</w:t>
            </w:r>
            <w:r w:rsidRPr="00897413">
              <w:rPr>
                <w:rStyle w:val="ncs-bodyChar"/>
              </w:rPr>
              <w:fldChar w:fldCharType="end"/>
            </w:r>
            <w:r>
              <w:rPr>
                <w:rStyle w:val="ncs-bodyChar"/>
              </w:rPr>
              <w:t>.</w:t>
            </w:r>
          </w:p>
        </w:tc>
        <w:tc>
          <w:tcPr>
            <w:tcW w:w="319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6ADCD74" w14:textId="77777777" w:rsidR="00F93B1B" w:rsidRDefault="00F93B1B" w:rsidP="00F93B1B">
            <w:pPr>
              <w:pStyle w:val="Text"/>
              <w:spacing w:before="60" w:after="60"/>
              <w:jc w:val="left"/>
              <w:rPr>
                <w:rFonts w:eastAsiaTheme="minorEastAsia" w:cs="Arial"/>
                <w:color w:val="000000"/>
                <w:sz w:val="22"/>
                <w:lang w:eastAsia="zh-CN"/>
              </w:rPr>
            </w:pPr>
            <w:r w:rsidRPr="00D27C20">
              <w:rPr>
                <w:rFonts w:cs="Arial"/>
                <w:color w:val="000000"/>
                <w:sz w:val="22"/>
              </w:rPr>
              <w:t>Streaming URL for requested video.</w:t>
            </w:r>
          </w:p>
          <w:p w14:paraId="6953395D" w14:textId="77777777" w:rsidR="00A34313" w:rsidRDefault="00A34313" w:rsidP="00F93B1B">
            <w:pPr>
              <w:pStyle w:val="Text"/>
              <w:spacing w:before="60" w:after="60"/>
              <w:jc w:val="left"/>
              <w:rPr>
                <w:rFonts w:eastAsiaTheme="minorEastAsia" w:cs="Arial"/>
                <w:color w:val="000000"/>
                <w:sz w:val="22"/>
                <w:lang w:eastAsia="zh-CN"/>
              </w:rPr>
            </w:pPr>
          </w:p>
          <w:p w14:paraId="0CE65BBD" w14:textId="551CF3FA" w:rsidR="00F93B1B" w:rsidRPr="00FE771A" w:rsidRDefault="00F93B1B" w:rsidP="00F93B1B">
            <w:pPr>
              <w:pStyle w:val="Text"/>
              <w:spacing w:before="60" w:after="60"/>
              <w:jc w:val="left"/>
              <w:rPr>
                <w:rFonts w:eastAsiaTheme="minorEastAsia" w:cs="Arial"/>
                <w:color w:val="000000"/>
                <w:sz w:val="22"/>
                <w:lang w:eastAsia="zh-CN"/>
              </w:rPr>
            </w:pPr>
            <w:proofErr w:type="spellStart"/>
            <w:r w:rsidRPr="00FE771A">
              <w:rPr>
                <w:rFonts w:eastAsiaTheme="minorEastAsia" w:cs="Arial" w:hint="eastAsia"/>
                <w:color w:val="000000"/>
                <w:sz w:val="22"/>
                <w:lang w:eastAsia="zh-CN"/>
              </w:rPr>
              <w:t>E</w:t>
            </w:r>
            <w:r w:rsidR="002A626B">
              <w:rPr>
                <w:rFonts w:eastAsiaTheme="minorEastAsia" w:cs="Arial"/>
                <w:color w:val="000000"/>
                <w:sz w:val="22"/>
                <w:lang w:eastAsia="zh-CN"/>
              </w:rPr>
              <w:t>.g</w:t>
            </w:r>
            <w:proofErr w:type="spellEnd"/>
            <w:r w:rsidR="002A626B">
              <w:rPr>
                <w:rFonts w:eastAsiaTheme="minorEastAsia" w:cs="Arial"/>
                <w:color w:val="000000"/>
                <w:sz w:val="22"/>
                <w:lang w:eastAsia="zh-CN"/>
              </w:rPr>
              <w:t xml:space="preserve">: </w:t>
            </w:r>
            <w:r w:rsidRPr="00FE771A">
              <w:rPr>
                <w:rFonts w:eastAsiaTheme="minorEastAsia" w:cs="Arial" w:hint="eastAsia"/>
                <w:color w:val="000000"/>
                <w:sz w:val="22"/>
                <w:lang w:eastAsia="zh-CN"/>
              </w:rPr>
              <w:t>“</w:t>
            </w:r>
            <w:r w:rsidRPr="00FE771A">
              <w:rPr>
                <w:rFonts w:eastAsiaTheme="minorEastAsia" w:cs="Arial" w:hint="eastAsia"/>
                <w:color w:val="000000"/>
                <w:sz w:val="22"/>
                <w:lang w:eastAsia="zh-CN"/>
              </w:rPr>
              <w:t>streams://&lt;videoproxy-domain&gt;:&lt;port&gt;/2841bf23-efac-471a-a697-2d9d37a847cf</w:t>
            </w:r>
            <w:r w:rsidRPr="00FE771A">
              <w:rPr>
                <w:rFonts w:eastAsiaTheme="minorEastAsia" w:cs="Arial" w:hint="eastAsia"/>
                <w:color w:val="000000"/>
                <w:sz w:val="22"/>
                <w:lang w:eastAsia="zh-CN"/>
              </w:rPr>
              <w:t>”</w:t>
            </w:r>
          </w:p>
        </w:tc>
      </w:tr>
      <w:tr w:rsidR="001D06B3" w:rsidRPr="005900CA" w14:paraId="721FBFDB" w14:textId="77777777" w:rsidTr="00EF1BFB">
        <w:trPr>
          <w:trHeight w:val="300"/>
        </w:trPr>
        <w:tc>
          <w:tcPr>
            <w:tcW w:w="1184"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868D4D2" w14:textId="10EC56F8" w:rsidR="001D06B3" w:rsidRPr="00D27C20" w:rsidRDefault="001D06B3" w:rsidP="001D06B3">
            <w:pPr>
              <w:pStyle w:val="Text"/>
              <w:spacing w:before="60" w:after="60"/>
              <w:jc w:val="left"/>
              <w:rPr>
                <w:rFonts w:cs="Arial"/>
                <w:color w:val="000000"/>
                <w:sz w:val="22"/>
              </w:rPr>
            </w:pPr>
            <w:r>
              <w:rPr>
                <w:rFonts w:cs="Arial"/>
                <w:color w:val="000000"/>
                <w:sz w:val="22"/>
                <w:szCs w:val="22"/>
              </w:rPr>
              <w:t>expiry</w:t>
            </w:r>
          </w:p>
        </w:tc>
        <w:tc>
          <w:tcPr>
            <w:tcW w:w="141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8B96F27" w14:textId="55D11C3E" w:rsidR="001D06B3" w:rsidRPr="00D27C20" w:rsidRDefault="001D06B3" w:rsidP="001D06B3">
            <w:pPr>
              <w:pStyle w:val="Text"/>
              <w:spacing w:before="60" w:after="60"/>
              <w:jc w:val="left"/>
              <w:rPr>
                <w:rFonts w:cs="Arial"/>
                <w:color w:val="000000"/>
                <w:sz w:val="22"/>
              </w:rPr>
            </w:pPr>
            <w:r>
              <w:rPr>
                <w:rFonts w:cs="Arial" w:hint="eastAsia"/>
                <w:color w:val="000000"/>
                <w:sz w:val="22"/>
              </w:rPr>
              <w:t>U</w:t>
            </w:r>
            <w:r>
              <w:rPr>
                <w:rFonts w:eastAsiaTheme="minorEastAsia" w:cs="Arial" w:hint="eastAsia"/>
                <w:color w:val="000000"/>
                <w:sz w:val="22"/>
                <w:lang w:eastAsia="zh-CN"/>
              </w:rPr>
              <w:t>in</w:t>
            </w:r>
            <w:r>
              <w:rPr>
                <w:rFonts w:cs="Arial" w:hint="eastAsia"/>
                <w:color w:val="000000"/>
                <w:sz w:val="22"/>
              </w:rPr>
              <w:t>t32</w:t>
            </w:r>
          </w:p>
        </w:tc>
        <w:tc>
          <w:tcPr>
            <w:tcW w:w="324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CEA168B" w14:textId="5235608C" w:rsidR="001D06B3" w:rsidRPr="007C0FE6" w:rsidRDefault="001D06B3" w:rsidP="00230FDD">
            <w:pPr>
              <w:pStyle w:val="Text"/>
              <w:spacing w:before="60" w:after="60"/>
              <w:jc w:val="left"/>
              <w:rPr>
                <w:rFonts w:cs="Arial"/>
                <w:color w:val="000000" w:themeColor="text1"/>
                <w:sz w:val="22"/>
              </w:rPr>
            </w:pPr>
            <w:r w:rsidRPr="00CD41A8">
              <w:rPr>
                <w:rFonts w:cs="Arial"/>
                <w:color w:val="000000"/>
                <w:sz w:val="22"/>
              </w:rPr>
              <w:t xml:space="preserve">1 - </w:t>
            </w:r>
            <w:r>
              <w:rPr>
                <w:rFonts w:cs="Arial"/>
                <w:color w:val="000000"/>
                <w:sz w:val="22"/>
              </w:rPr>
              <w:t>MAX_UINT32</w:t>
            </w:r>
          </w:p>
        </w:tc>
        <w:tc>
          <w:tcPr>
            <w:tcW w:w="319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4C5B585" w14:textId="77777777" w:rsidR="001D06B3" w:rsidRDefault="001D06B3" w:rsidP="001D06B3">
            <w:pPr>
              <w:pStyle w:val="Text"/>
              <w:spacing w:before="60" w:after="60"/>
              <w:jc w:val="left"/>
              <w:rPr>
                <w:rFonts w:eastAsiaTheme="minorEastAsia" w:cs="Arial"/>
                <w:color w:val="000000"/>
                <w:sz w:val="22"/>
                <w:szCs w:val="22"/>
                <w:lang w:eastAsia="zh-CN"/>
              </w:rPr>
            </w:pPr>
            <w:r>
              <w:rPr>
                <w:rFonts w:cs="Arial"/>
                <w:color w:val="000000"/>
                <w:sz w:val="22"/>
                <w:szCs w:val="22"/>
              </w:rPr>
              <w:t xml:space="preserve">Default live time of the URL in milliseconds. The countdown only starts after the streaming has stopped pulling from Video Proxy. </w:t>
            </w:r>
          </w:p>
          <w:p w14:paraId="2B6F9123" w14:textId="0FD1A748" w:rsidR="001D06B3" w:rsidRPr="00D27C20" w:rsidRDefault="001D06B3" w:rsidP="001D06B3">
            <w:pPr>
              <w:pStyle w:val="Text"/>
              <w:spacing w:before="60" w:after="60"/>
              <w:jc w:val="left"/>
              <w:rPr>
                <w:rFonts w:cs="Arial"/>
                <w:color w:val="000000"/>
                <w:sz w:val="22"/>
              </w:rPr>
            </w:pPr>
            <w:r>
              <w:rPr>
                <w:rFonts w:cs="Arial"/>
                <w:color w:val="000000"/>
                <w:sz w:val="22"/>
                <w:szCs w:val="22"/>
              </w:rPr>
              <w:t>Default value is 600,000</w:t>
            </w:r>
          </w:p>
        </w:tc>
      </w:tr>
      <w:tr w:rsidR="001D06B3" w:rsidRPr="005900CA" w14:paraId="23766301" w14:textId="77777777" w:rsidTr="00EF1BFB">
        <w:trPr>
          <w:trHeight w:val="300"/>
        </w:trPr>
        <w:tc>
          <w:tcPr>
            <w:tcW w:w="1184"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4836D05" w14:textId="6BC74A09" w:rsidR="001D06B3" w:rsidRPr="001D06B3" w:rsidRDefault="001D06B3" w:rsidP="001D06B3">
            <w:pPr>
              <w:pStyle w:val="Text"/>
              <w:spacing w:before="60" w:after="60"/>
              <w:jc w:val="left"/>
              <w:rPr>
                <w:rFonts w:eastAsiaTheme="minorEastAsia" w:cs="Arial"/>
                <w:color w:val="000000" w:themeColor="text1"/>
                <w:sz w:val="22"/>
                <w:szCs w:val="22"/>
                <w:lang w:eastAsia="zh-CN"/>
              </w:rPr>
            </w:pPr>
            <w:proofErr w:type="spellStart"/>
            <w:r>
              <w:rPr>
                <w:rFonts w:eastAsiaTheme="minorEastAsia" w:cs="Arial" w:hint="eastAsia"/>
                <w:color w:val="000000" w:themeColor="text1"/>
                <w:sz w:val="22"/>
                <w:szCs w:val="22"/>
                <w:lang w:eastAsia="zh-CN"/>
              </w:rPr>
              <w:t>sdp</w:t>
            </w:r>
            <w:proofErr w:type="spellEnd"/>
          </w:p>
        </w:tc>
        <w:tc>
          <w:tcPr>
            <w:tcW w:w="141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0FA307B" w14:textId="54C6B4CB" w:rsidR="001D06B3" w:rsidRPr="001D06B3" w:rsidRDefault="001D06B3" w:rsidP="001D06B3">
            <w:pPr>
              <w:pStyle w:val="Text"/>
              <w:spacing w:before="60" w:after="60"/>
              <w:jc w:val="left"/>
              <w:rPr>
                <w:rFonts w:eastAsiaTheme="minorEastAsia" w:cs="Arial"/>
                <w:color w:val="000000" w:themeColor="text1"/>
                <w:sz w:val="22"/>
                <w:szCs w:val="22"/>
                <w:lang w:eastAsia="zh-CN"/>
              </w:rPr>
            </w:pPr>
            <w:r>
              <w:rPr>
                <w:rFonts w:eastAsiaTheme="minorEastAsia" w:cs="Arial" w:hint="eastAsia"/>
                <w:color w:val="000000" w:themeColor="text1"/>
                <w:sz w:val="22"/>
                <w:szCs w:val="22"/>
                <w:lang w:eastAsia="zh-CN"/>
              </w:rPr>
              <w:t>String</w:t>
            </w:r>
          </w:p>
        </w:tc>
        <w:tc>
          <w:tcPr>
            <w:tcW w:w="324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922CC75" w14:textId="61B25B80" w:rsidR="001D06B3" w:rsidRPr="00C75DBC" w:rsidRDefault="00E23744" w:rsidP="00C75DBC">
            <w:pPr>
              <w:widowControl/>
              <w:spacing w:before="0"/>
              <w:jc w:val="left"/>
              <w:rPr>
                <w:rFonts w:ascii="Arial" w:eastAsia="Arial" w:hAnsi="Arial" w:cs="Arial"/>
                <w:color w:val="000000"/>
                <w:sz w:val="22"/>
                <w:szCs w:val="22"/>
                <w:lang w:val="en-US"/>
              </w:rPr>
            </w:pPr>
            <w:r w:rsidRPr="00C73C0B">
              <w:rPr>
                <w:rFonts w:ascii="Arial" w:hAnsi="Arial" w:cs="Arial" w:hint="eastAsia"/>
                <w:color w:val="000000"/>
                <w:sz w:val="22"/>
              </w:rPr>
              <w:t xml:space="preserve">Refer to </w:t>
            </w:r>
            <w:r>
              <w:rPr>
                <w:rFonts w:ascii="Arial" w:hAnsi="Arial" w:cs="Arial"/>
                <w:color w:val="000000"/>
                <w:sz w:val="22"/>
              </w:rPr>
              <w:fldChar w:fldCharType="begin"/>
            </w:r>
            <w:r>
              <w:rPr>
                <w:rFonts w:ascii="Arial" w:hAnsi="Arial" w:cs="Arial"/>
                <w:color w:val="000000"/>
                <w:sz w:val="22"/>
              </w:rPr>
              <w:instrText xml:space="preserve"> </w:instrText>
            </w:r>
            <w:r>
              <w:rPr>
                <w:rFonts w:ascii="Arial" w:hAnsi="Arial" w:cs="Arial" w:hint="eastAsia"/>
                <w:color w:val="000000"/>
                <w:sz w:val="22"/>
              </w:rPr>
              <w:instrText>REF _Ref209359104 \h</w:instrText>
            </w:r>
            <w:r>
              <w:rPr>
                <w:rFonts w:ascii="Arial" w:hAnsi="Arial" w:cs="Arial"/>
                <w:color w:val="000000"/>
                <w:sz w:val="22"/>
              </w:rPr>
              <w:instrText xml:space="preserve">  \* MERGEFORMAT </w:instrText>
            </w:r>
            <w:r>
              <w:rPr>
                <w:rFonts w:ascii="Arial" w:hAnsi="Arial" w:cs="Arial"/>
                <w:color w:val="000000"/>
                <w:sz w:val="22"/>
              </w:rPr>
            </w:r>
            <w:r>
              <w:rPr>
                <w:rFonts w:ascii="Arial" w:hAnsi="Arial" w:cs="Arial"/>
                <w:color w:val="000000"/>
                <w:sz w:val="22"/>
              </w:rPr>
              <w:fldChar w:fldCharType="separate"/>
            </w:r>
            <w:r w:rsidR="00542606" w:rsidRPr="00542606">
              <w:rPr>
                <w:rFonts w:ascii="Arial" w:hAnsi="Arial" w:cs="Arial"/>
                <w:color w:val="000000"/>
                <w:sz w:val="22"/>
              </w:rPr>
              <w:t>Table</w:t>
            </w:r>
            <w:r w:rsidR="00542606" w:rsidRPr="00542606">
              <w:t xml:space="preserve"> </w:t>
            </w:r>
            <w:r w:rsidR="00542606" w:rsidRPr="00542606">
              <w:rPr>
                <w:rFonts w:ascii="Arial" w:hAnsi="Arial" w:cs="Arial"/>
                <w:color w:val="000000"/>
                <w:sz w:val="22"/>
              </w:rPr>
              <w:t>2</w:t>
            </w:r>
            <w:r>
              <w:rPr>
                <w:rFonts w:ascii="Arial" w:hAnsi="Arial" w:cs="Arial"/>
                <w:color w:val="000000"/>
                <w:sz w:val="22"/>
              </w:rPr>
              <w:fldChar w:fldCharType="end"/>
            </w:r>
          </w:p>
        </w:tc>
        <w:tc>
          <w:tcPr>
            <w:tcW w:w="319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70A5BF4" w14:textId="1A19CAFF" w:rsidR="001D06B3" w:rsidRPr="00FE771A" w:rsidRDefault="00033884" w:rsidP="001D06B3">
            <w:pPr>
              <w:pStyle w:val="Text"/>
              <w:spacing w:before="60" w:after="60"/>
              <w:jc w:val="left"/>
              <w:rPr>
                <w:rFonts w:eastAsiaTheme="minorEastAsia" w:cs="Arial"/>
                <w:color w:val="000000" w:themeColor="text1"/>
                <w:sz w:val="22"/>
                <w:szCs w:val="22"/>
                <w:lang w:eastAsia="zh-CN"/>
              </w:rPr>
            </w:pPr>
            <w:r>
              <w:rPr>
                <w:rFonts w:eastAsiaTheme="minorEastAsia" w:cs="Arial"/>
                <w:color w:val="000000" w:themeColor="text1"/>
                <w:kern w:val="2"/>
                <w:sz w:val="22"/>
                <w:szCs w:val="22"/>
                <w:lang w:eastAsia="zh-CN"/>
              </w:rPr>
              <w:t>Session Descri</w:t>
            </w:r>
            <w:r w:rsidR="00C75DBC">
              <w:rPr>
                <w:rFonts w:eastAsiaTheme="minorEastAsia" w:cs="Arial"/>
                <w:color w:val="000000" w:themeColor="text1"/>
                <w:kern w:val="2"/>
                <w:sz w:val="22"/>
                <w:szCs w:val="22"/>
                <w:lang w:eastAsia="zh-CN"/>
              </w:rPr>
              <w:t>ption Protocol.</w:t>
            </w:r>
          </w:p>
        </w:tc>
      </w:tr>
    </w:tbl>
    <w:p w14:paraId="2B23E7D7" w14:textId="46A40E4A" w:rsidR="005243EE" w:rsidRDefault="005243EE" w:rsidP="00D813DC">
      <w:pPr>
        <w:jc w:val="left"/>
        <w:rPr>
          <w:rFonts w:cs="Arial"/>
          <w:color w:val="000000" w:themeColor="text1"/>
          <w:lang w:val="en-SG"/>
        </w:rPr>
      </w:pPr>
    </w:p>
    <w:p w14:paraId="0C1D2DF0" w14:textId="77777777" w:rsidR="00CF1183" w:rsidRDefault="00CF1183" w:rsidP="00CF1183">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4DD037E4" w14:textId="77777777" w:rsidR="00C75DBC" w:rsidRDefault="00C75DBC">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 404.</w:t>
      </w:r>
    </w:p>
    <w:p w14:paraId="54E0E60D" w14:textId="5531FA07" w:rsidR="00C75DBC" w:rsidRPr="00415C3D" w:rsidRDefault="00C75DBC">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00542606" w:rsidRPr="00542606">
        <w:t xml:space="preserve">Table </w:t>
      </w:r>
      <w:r w:rsidR="00542606"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4F5F1B00" w14:textId="4872BCE9" w:rsidR="00C75DBC" w:rsidRPr="00962B6F" w:rsidRDefault="00C75DBC" w:rsidP="00C75DBC">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00542606" w:rsidRPr="000C1740">
        <w:rPr>
          <w:b/>
        </w:rPr>
        <w:t xml:space="preserve">Table </w:t>
      </w:r>
      <w:r w:rsidR="00542606">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7"/>
        <w:gridCol w:w="1965"/>
        <w:gridCol w:w="2609"/>
        <w:gridCol w:w="3100"/>
      </w:tblGrid>
      <w:tr w:rsidR="00163D39" w:rsidRPr="00962B6F" w14:paraId="7DF9C0F7" w14:textId="77777777" w:rsidTr="00AD0A94">
        <w:tc>
          <w:tcPr>
            <w:tcW w:w="1367" w:type="dxa"/>
          </w:tcPr>
          <w:p w14:paraId="4C2F697D" w14:textId="77777777" w:rsidR="00163D39" w:rsidRPr="00962B6F" w:rsidRDefault="00163D39" w:rsidP="00EC2B2B">
            <w:pPr>
              <w:pStyle w:val="ncs-body"/>
              <w:jc w:val="left"/>
              <w:rPr>
                <w:rFonts w:eastAsia="Arial"/>
              </w:rPr>
            </w:pPr>
            <w:r>
              <w:rPr>
                <w:rFonts w:eastAsia="Arial"/>
              </w:rPr>
              <w:t>HTTP Status Code</w:t>
            </w:r>
          </w:p>
        </w:tc>
        <w:tc>
          <w:tcPr>
            <w:tcW w:w="1965" w:type="dxa"/>
          </w:tcPr>
          <w:p w14:paraId="51EEBD18" w14:textId="77777777" w:rsidR="00163D39" w:rsidRPr="00962B6F" w:rsidRDefault="00163D39" w:rsidP="00EC2B2B">
            <w:pPr>
              <w:pStyle w:val="ncs-body"/>
              <w:jc w:val="left"/>
            </w:pPr>
            <w:r>
              <w:t>Error Code</w:t>
            </w:r>
          </w:p>
        </w:tc>
        <w:tc>
          <w:tcPr>
            <w:tcW w:w="2609" w:type="dxa"/>
          </w:tcPr>
          <w:p w14:paraId="23F206DD" w14:textId="2565AEA2" w:rsidR="00163D39" w:rsidRDefault="00163D39" w:rsidP="00EC2B2B">
            <w:pPr>
              <w:pStyle w:val="ncs-body"/>
              <w:jc w:val="left"/>
            </w:pPr>
            <w:r>
              <w:t>Params</w:t>
            </w:r>
          </w:p>
        </w:tc>
        <w:tc>
          <w:tcPr>
            <w:tcW w:w="3100" w:type="dxa"/>
          </w:tcPr>
          <w:p w14:paraId="4ED93602" w14:textId="735BCDC5" w:rsidR="00163D39" w:rsidRPr="00962B6F" w:rsidRDefault="00163D39" w:rsidP="00EC2B2B">
            <w:pPr>
              <w:pStyle w:val="ncs-body"/>
              <w:jc w:val="left"/>
            </w:pPr>
            <w:r>
              <w:t>Description</w:t>
            </w:r>
          </w:p>
        </w:tc>
      </w:tr>
      <w:tr w:rsidR="00163D39" w:rsidRPr="00962B6F" w14:paraId="085B7218" w14:textId="77777777" w:rsidTr="00AD0A94">
        <w:tc>
          <w:tcPr>
            <w:tcW w:w="1367" w:type="dxa"/>
            <w:vMerge w:val="restart"/>
          </w:tcPr>
          <w:p w14:paraId="716CC68D" w14:textId="77777777" w:rsidR="00163D39" w:rsidRDefault="00163D39" w:rsidP="00EC2B2B">
            <w:pPr>
              <w:pStyle w:val="ncs-body"/>
              <w:jc w:val="left"/>
              <w:rPr>
                <w:rFonts w:eastAsiaTheme="minorEastAsia"/>
                <w:lang w:eastAsia="zh-CN"/>
              </w:rPr>
            </w:pPr>
            <w:r>
              <w:rPr>
                <w:rFonts w:eastAsiaTheme="minorEastAsia" w:hint="eastAsia"/>
                <w:lang w:eastAsia="zh-CN"/>
              </w:rPr>
              <w:t>400</w:t>
            </w:r>
          </w:p>
        </w:tc>
        <w:tc>
          <w:tcPr>
            <w:tcW w:w="1965" w:type="dxa"/>
          </w:tcPr>
          <w:p w14:paraId="750A151E" w14:textId="4F360312" w:rsidR="00163D39" w:rsidRDefault="00163D39" w:rsidP="00EC2B2B">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Pr="00E757EC">
              <w:rPr>
                <w:color w:val="000000"/>
              </w:rPr>
              <w:t>channel</w:t>
            </w:r>
            <w:r>
              <w:rPr>
                <w:rFonts w:eastAsiaTheme="minorEastAsia" w:hint="eastAsia"/>
                <w:color w:val="000000"/>
                <w:lang w:eastAsia="zh-CN"/>
              </w:rPr>
              <w:t>-i</w:t>
            </w:r>
            <w:r w:rsidRPr="00E757EC">
              <w:rPr>
                <w:color w:val="000000"/>
              </w:rPr>
              <w:t>d</w:t>
            </w:r>
          </w:p>
        </w:tc>
        <w:tc>
          <w:tcPr>
            <w:tcW w:w="2609" w:type="dxa"/>
          </w:tcPr>
          <w:p w14:paraId="58ADBC95" w14:textId="77777777" w:rsidR="00163D39" w:rsidRPr="00E757EC" w:rsidRDefault="00163D39" w:rsidP="00EC2B2B">
            <w:pPr>
              <w:pStyle w:val="ncs-body"/>
              <w:jc w:val="left"/>
              <w:rPr>
                <w:color w:val="000000"/>
              </w:rPr>
            </w:pPr>
          </w:p>
        </w:tc>
        <w:tc>
          <w:tcPr>
            <w:tcW w:w="3100" w:type="dxa"/>
          </w:tcPr>
          <w:p w14:paraId="1ED91085" w14:textId="23C85D3D" w:rsidR="00163D39" w:rsidRPr="00962B6F" w:rsidRDefault="00163D39" w:rsidP="00EC2B2B">
            <w:pPr>
              <w:pStyle w:val="ncs-body"/>
              <w:jc w:val="left"/>
            </w:pPr>
            <w:proofErr w:type="spellStart"/>
            <w:r w:rsidRPr="00E757EC">
              <w:rPr>
                <w:color w:val="000000"/>
              </w:rPr>
              <w:t>channelId</w:t>
            </w:r>
            <w:proofErr w:type="spellEnd"/>
            <w:r w:rsidRPr="003C6A92">
              <w:rPr>
                <w:rFonts w:eastAsiaTheme="minorEastAsia" w:hint="eastAsia"/>
                <w:lang w:eastAsia="zh-CN"/>
              </w:rPr>
              <w:t xml:space="preserve"> is required and must be a non-empty string.</w:t>
            </w:r>
          </w:p>
        </w:tc>
      </w:tr>
      <w:tr w:rsidR="00163D39" w:rsidRPr="00962B6F" w14:paraId="3A240811" w14:textId="77777777" w:rsidTr="00AD0A94">
        <w:tc>
          <w:tcPr>
            <w:tcW w:w="1367" w:type="dxa"/>
            <w:vMerge/>
          </w:tcPr>
          <w:p w14:paraId="46286D90" w14:textId="77777777" w:rsidR="00163D39" w:rsidRDefault="00163D39" w:rsidP="00EC2B2B">
            <w:pPr>
              <w:pStyle w:val="ncs-body"/>
              <w:jc w:val="left"/>
              <w:rPr>
                <w:rFonts w:eastAsiaTheme="minorEastAsia"/>
                <w:lang w:eastAsia="zh-CN"/>
              </w:rPr>
            </w:pPr>
          </w:p>
        </w:tc>
        <w:tc>
          <w:tcPr>
            <w:tcW w:w="1965" w:type="dxa"/>
          </w:tcPr>
          <w:p w14:paraId="180015D7" w14:textId="7A02C407" w:rsidR="00163D39" w:rsidRDefault="00163D39" w:rsidP="00EC2B2B">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Pr="00EE609C">
              <w:rPr>
                <w:color w:val="000000"/>
              </w:rPr>
              <w:t>stream</w:t>
            </w:r>
            <w:r>
              <w:rPr>
                <w:rFonts w:eastAsiaTheme="minorEastAsia" w:hint="eastAsia"/>
                <w:color w:val="000000"/>
                <w:lang w:eastAsia="zh-CN"/>
              </w:rPr>
              <w:t>-i</w:t>
            </w:r>
            <w:r w:rsidRPr="00EE609C">
              <w:rPr>
                <w:color w:val="000000"/>
              </w:rPr>
              <w:t>d</w:t>
            </w:r>
          </w:p>
        </w:tc>
        <w:tc>
          <w:tcPr>
            <w:tcW w:w="2609" w:type="dxa"/>
          </w:tcPr>
          <w:p w14:paraId="47CC2587" w14:textId="77777777" w:rsidR="00163D39" w:rsidRPr="00EE609C" w:rsidRDefault="00163D39" w:rsidP="00EC2B2B">
            <w:pPr>
              <w:pStyle w:val="ncs-body"/>
              <w:jc w:val="left"/>
              <w:rPr>
                <w:color w:val="000000"/>
              </w:rPr>
            </w:pPr>
          </w:p>
        </w:tc>
        <w:tc>
          <w:tcPr>
            <w:tcW w:w="3100" w:type="dxa"/>
          </w:tcPr>
          <w:p w14:paraId="56529B7E" w14:textId="6B39EE26" w:rsidR="00163D39" w:rsidRPr="00962B6F" w:rsidRDefault="000E49D2" w:rsidP="00EC2B2B">
            <w:pPr>
              <w:pStyle w:val="ncs-body"/>
              <w:jc w:val="left"/>
            </w:pPr>
            <w:r>
              <w:rPr>
                <w:rFonts w:eastAsiaTheme="minorEastAsia"/>
                <w:color w:val="000000"/>
                <w:lang w:eastAsia="zh-CN"/>
              </w:rPr>
              <w:t>‘</w:t>
            </w:r>
            <w:proofErr w:type="spellStart"/>
            <w:proofErr w:type="gramStart"/>
            <w:r w:rsidRPr="00EE609C">
              <w:rPr>
                <w:color w:val="000000"/>
              </w:rPr>
              <w:t>streamId</w:t>
            </w:r>
            <w:proofErr w:type="spellEnd"/>
            <w:r>
              <w:rPr>
                <w:rFonts w:eastAsiaTheme="minorEastAsia"/>
                <w:color w:val="000000"/>
                <w:lang w:eastAsia="zh-CN"/>
              </w:rPr>
              <w:t>‘</w:t>
            </w:r>
            <w:r w:rsidRPr="003C6A92">
              <w:rPr>
                <w:rFonts w:eastAsiaTheme="minorEastAsia" w:hint="eastAsia"/>
                <w:lang w:eastAsia="zh-CN"/>
              </w:rPr>
              <w:t xml:space="preserve"> </w:t>
            </w:r>
            <w:r>
              <w:rPr>
                <w:rFonts w:eastAsiaTheme="minorEastAsia"/>
                <w:lang w:eastAsia="zh-CN"/>
              </w:rPr>
              <w:t>passed</w:t>
            </w:r>
            <w:proofErr w:type="gramEnd"/>
            <w:r w:rsidRPr="003C6A92">
              <w:rPr>
                <w:rFonts w:eastAsiaTheme="minorEastAsia" w:hint="eastAsia"/>
                <w:lang w:eastAsia="zh-CN"/>
              </w:rPr>
              <w:t xml:space="preserve"> </w:t>
            </w:r>
            <w:r>
              <w:rPr>
                <w:rFonts w:eastAsiaTheme="minorEastAsia"/>
                <w:lang w:eastAsia="zh-CN"/>
              </w:rPr>
              <w:t>but out of range.</w:t>
            </w:r>
          </w:p>
        </w:tc>
      </w:tr>
      <w:tr w:rsidR="00163D39" w:rsidRPr="00A7671C" w14:paraId="25440D33" w14:textId="77777777" w:rsidTr="00AD0A94">
        <w:tc>
          <w:tcPr>
            <w:tcW w:w="1367" w:type="dxa"/>
            <w:vMerge/>
          </w:tcPr>
          <w:p w14:paraId="6B81579D" w14:textId="77777777" w:rsidR="00163D39" w:rsidRDefault="00163D39" w:rsidP="00EC2B2B">
            <w:pPr>
              <w:pStyle w:val="ncs-body"/>
              <w:jc w:val="left"/>
              <w:rPr>
                <w:rFonts w:eastAsiaTheme="minorEastAsia"/>
                <w:lang w:eastAsia="zh-CN"/>
              </w:rPr>
            </w:pPr>
          </w:p>
        </w:tc>
        <w:tc>
          <w:tcPr>
            <w:tcW w:w="1965" w:type="dxa"/>
          </w:tcPr>
          <w:p w14:paraId="5C0B18F2" w14:textId="73E2E52C" w:rsidR="00163D39" w:rsidRDefault="00163D39" w:rsidP="00EC2B2B">
            <w:pPr>
              <w:pStyle w:val="ncs-body"/>
              <w:jc w:val="left"/>
              <w:rPr>
                <w:rFonts w:eastAsiaTheme="minorEastAsia"/>
                <w:lang w:eastAsia="zh-CN"/>
              </w:rPr>
            </w:pPr>
            <w:r>
              <w:rPr>
                <w:rFonts w:eastAsiaTheme="minorEastAsia"/>
                <w:lang w:eastAsia="zh-CN"/>
              </w:rPr>
              <w:t>I</w:t>
            </w:r>
            <w:r>
              <w:rPr>
                <w:rFonts w:eastAsiaTheme="minorEastAsia" w:hint="eastAsia"/>
                <w:lang w:eastAsia="zh-CN"/>
              </w:rPr>
              <w:t>nvalid-</w:t>
            </w:r>
            <w:proofErr w:type="spellStart"/>
            <w:r>
              <w:rPr>
                <w:rFonts w:eastAsiaTheme="minorEastAsia" w:hint="eastAsia"/>
                <w:lang w:eastAsia="zh-CN"/>
              </w:rPr>
              <w:t>sdp</w:t>
            </w:r>
            <w:proofErr w:type="spellEnd"/>
          </w:p>
        </w:tc>
        <w:tc>
          <w:tcPr>
            <w:tcW w:w="2609" w:type="dxa"/>
          </w:tcPr>
          <w:p w14:paraId="4818C780" w14:textId="77777777" w:rsidR="00163D39" w:rsidRDefault="00163D39" w:rsidP="00EC2B2B">
            <w:pPr>
              <w:pStyle w:val="ncs-body"/>
              <w:jc w:val="left"/>
              <w:rPr>
                <w:rFonts w:eastAsiaTheme="minorEastAsia"/>
                <w:color w:val="000000"/>
                <w:lang w:eastAsia="zh-CN"/>
              </w:rPr>
            </w:pPr>
          </w:p>
        </w:tc>
        <w:tc>
          <w:tcPr>
            <w:tcW w:w="3100" w:type="dxa"/>
          </w:tcPr>
          <w:p w14:paraId="30C8DFF2" w14:textId="4B9FAF66" w:rsidR="00163D39" w:rsidRPr="00EE609C" w:rsidRDefault="00163D39" w:rsidP="00EC2B2B">
            <w:pPr>
              <w:pStyle w:val="ncs-body"/>
              <w:jc w:val="left"/>
              <w:rPr>
                <w:color w:val="000000"/>
              </w:rPr>
            </w:pPr>
            <w:proofErr w:type="spellStart"/>
            <w:r>
              <w:rPr>
                <w:rFonts w:eastAsiaTheme="minorEastAsia" w:hint="eastAsia"/>
                <w:color w:val="000000"/>
                <w:lang w:eastAsia="zh-CN"/>
              </w:rPr>
              <w:t>sdp</w:t>
            </w:r>
            <w:proofErr w:type="spellEnd"/>
            <w:r w:rsidRPr="003C6A92">
              <w:rPr>
                <w:rFonts w:eastAsiaTheme="minorEastAsia" w:hint="eastAsia"/>
                <w:lang w:eastAsia="zh-CN"/>
              </w:rPr>
              <w:t xml:space="preserve"> is required and </w:t>
            </w:r>
            <w:proofErr w:type="spellStart"/>
            <w:r>
              <w:rPr>
                <w:rFonts w:eastAsiaTheme="minorEastAsia" w:hint="eastAsia"/>
                <w:lang w:eastAsia="zh-CN"/>
              </w:rPr>
              <w:t>can not</w:t>
            </w:r>
            <w:proofErr w:type="spellEnd"/>
            <w:r w:rsidRPr="003C6A92">
              <w:rPr>
                <w:rFonts w:eastAsiaTheme="minorEastAsia" w:hint="eastAsia"/>
                <w:lang w:eastAsia="zh-CN"/>
              </w:rPr>
              <w:t xml:space="preserve"> be </w:t>
            </w:r>
            <w:r>
              <w:rPr>
                <w:rFonts w:eastAsiaTheme="minorEastAsia" w:hint="eastAsia"/>
                <w:lang w:eastAsia="zh-CN"/>
              </w:rPr>
              <w:t>null</w:t>
            </w:r>
            <w:r w:rsidRPr="003C6A92">
              <w:rPr>
                <w:rFonts w:eastAsiaTheme="minorEastAsia" w:hint="eastAsia"/>
                <w:lang w:eastAsia="zh-CN"/>
              </w:rPr>
              <w:t>.</w:t>
            </w:r>
          </w:p>
        </w:tc>
      </w:tr>
      <w:tr w:rsidR="00163D39" w:rsidRPr="00A7671C" w14:paraId="3E7E796F" w14:textId="77777777" w:rsidTr="00AD0A94">
        <w:tc>
          <w:tcPr>
            <w:tcW w:w="1367" w:type="dxa"/>
            <w:vMerge/>
          </w:tcPr>
          <w:p w14:paraId="69EF8322" w14:textId="77777777" w:rsidR="00163D39" w:rsidRDefault="00163D39" w:rsidP="00163D39">
            <w:pPr>
              <w:pStyle w:val="ncs-body"/>
              <w:jc w:val="left"/>
              <w:rPr>
                <w:rFonts w:eastAsiaTheme="minorEastAsia"/>
                <w:lang w:eastAsia="zh-CN"/>
              </w:rPr>
            </w:pPr>
          </w:p>
        </w:tc>
        <w:tc>
          <w:tcPr>
            <w:tcW w:w="1965" w:type="dxa"/>
          </w:tcPr>
          <w:p w14:paraId="24869AF3" w14:textId="20D56198" w:rsidR="00163D39" w:rsidRDefault="00163D39" w:rsidP="00163D39">
            <w:pPr>
              <w:pStyle w:val="ncs-body"/>
              <w:jc w:val="left"/>
              <w:rPr>
                <w:rFonts w:eastAsiaTheme="minorEastAsia"/>
                <w:lang w:eastAsia="zh-CN"/>
              </w:rPr>
            </w:pPr>
            <w:r>
              <w:rPr>
                <w:rFonts w:eastAsiaTheme="minorEastAsia"/>
                <w:lang w:eastAsia="zh-CN"/>
              </w:rPr>
              <w:t>exceeded-stream-limit</w:t>
            </w:r>
          </w:p>
        </w:tc>
        <w:tc>
          <w:tcPr>
            <w:tcW w:w="2609" w:type="dxa"/>
          </w:tcPr>
          <w:p w14:paraId="2A75A55F" w14:textId="350DD345" w:rsidR="00163D39" w:rsidRDefault="00163D39" w:rsidP="00163D39">
            <w:pPr>
              <w:pStyle w:val="ncs-body"/>
              <w:jc w:val="left"/>
              <w:rPr>
                <w:rFonts w:eastAsiaTheme="minorEastAsia"/>
                <w:color w:val="000000"/>
                <w:lang w:eastAsia="zh-CN"/>
              </w:rPr>
            </w:pPr>
            <w:r>
              <w:rPr>
                <w:rFonts w:eastAsiaTheme="minorEastAsia"/>
                <w:color w:val="000000"/>
                <w:lang w:eastAsia="zh-CN"/>
              </w:rPr>
              <w:t>limit: Uint16</w:t>
            </w:r>
          </w:p>
        </w:tc>
        <w:tc>
          <w:tcPr>
            <w:tcW w:w="3100" w:type="dxa"/>
          </w:tcPr>
          <w:p w14:paraId="6E6EC9BE" w14:textId="77777777" w:rsidR="00163D39" w:rsidRDefault="00163D39" w:rsidP="00163D39">
            <w:pPr>
              <w:pStyle w:val="ncs-body"/>
              <w:jc w:val="left"/>
              <w:rPr>
                <w:rFonts w:eastAsiaTheme="minorEastAsia"/>
                <w:color w:val="000000"/>
                <w:lang w:eastAsia="zh-CN"/>
              </w:rPr>
            </w:pPr>
            <w:r>
              <w:rPr>
                <w:rFonts w:eastAsiaTheme="minorEastAsia"/>
                <w:color w:val="000000"/>
                <w:lang w:eastAsia="zh-CN"/>
              </w:rPr>
              <w:t>The number of concurrent streams exceeded the given quota.</w:t>
            </w:r>
          </w:p>
          <w:p w14:paraId="2B3E6966" w14:textId="77777777" w:rsidR="00163D39" w:rsidRDefault="00163D39" w:rsidP="00163D39">
            <w:pPr>
              <w:pStyle w:val="ncs-body"/>
              <w:jc w:val="left"/>
              <w:rPr>
                <w:rFonts w:eastAsiaTheme="minorEastAsia"/>
                <w:color w:val="000000"/>
                <w:lang w:eastAsia="zh-CN"/>
              </w:rPr>
            </w:pPr>
          </w:p>
          <w:p w14:paraId="145E2CC6" w14:textId="77777777" w:rsidR="00163D39" w:rsidRDefault="00163D39" w:rsidP="00163D39">
            <w:pPr>
              <w:pStyle w:val="ncs-body"/>
              <w:jc w:val="left"/>
              <w:rPr>
                <w:rFonts w:eastAsiaTheme="minorEastAsia"/>
                <w:color w:val="000000"/>
                <w:lang w:eastAsia="zh-CN"/>
              </w:rPr>
            </w:pPr>
            <w:r>
              <w:rPr>
                <w:rFonts w:eastAsiaTheme="minorEastAsia"/>
                <w:color w:val="000000"/>
                <w:lang w:eastAsia="zh-CN"/>
              </w:rPr>
              <w:lastRenderedPageBreak/>
              <w:t>Params:</w:t>
            </w:r>
          </w:p>
          <w:p w14:paraId="7BE85CAD" w14:textId="77777777" w:rsidR="00163D39" w:rsidRDefault="00163D39" w:rsidP="00163D39">
            <w:pPr>
              <w:pStyle w:val="ncs-body"/>
              <w:jc w:val="left"/>
              <w:rPr>
                <w:rFonts w:eastAsiaTheme="minorEastAsia"/>
                <w:color w:val="000000"/>
                <w:lang w:eastAsia="zh-CN"/>
              </w:rPr>
            </w:pPr>
            <w:r>
              <w:rPr>
                <w:rFonts w:eastAsiaTheme="minorEastAsia"/>
                <w:color w:val="000000"/>
                <w:lang w:eastAsia="zh-CN"/>
              </w:rPr>
              <w:t>limit: The quota given.</w:t>
            </w:r>
          </w:p>
          <w:p w14:paraId="1C385442" w14:textId="77777777" w:rsidR="00163D39" w:rsidRDefault="00163D39" w:rsidP="00163D39">
            <w:pPr>
              <w:pStyle w:val="ncs-body"/>
              <w:jc w:val="left"/>
              <w:rPr>
                <w:rFonts w:eastAsiaTheme="minorEastAsia"/>
                <w:color w:val="000000"/>
                <w:lang w:eastAsia="zh-CN"/>
              </w:rPr>
            </w:pPr>
          </w:p>
          <w:p w14:paraId="5AF32FD2" w14:textId="380521BF" w:rsidR="00163D39" w:rsidRDefault="00163D39" w:rsidP="00163D39">
            <w:pPr>
              <w:pStyle w:val="ncs-body"/>
              <w:jc w:val="left"/>
              <w:rPr>
                <w:rFonts w:eastAsiaTheme="minorEastAsia"/>
                <w:color w:val="000000"/>
                <w:lang w:eastAsia="zh-CN"/>
              </w:rPr>
            </w:pPr>
            <w:r>
              <w:rPr>
                <w:rFonts w:eastAsiaTheme="minorEastAsia"/>
                <w:color w:val="000000"/>
                <w:lang w:eastAsia="zh-CN"/>
              </w:rPr>
              <w:t>Suggested message: Exceeded stream limit {}.</w:t>
            </w:r>
          </w:p>
        </w:tc>
      </w:tr>
      <w:tr w:rsidR="00163D39" w:rsidRPr="008F7ECB" w14:paraId="10C9897B" w14:textId="77777777" w:rsidTr="00AD0A94">
        <w:tc>
          <w:tcPr>
            <w:tcW w:w="1367" w:type="dxa"/>
            <w:vMerge w:val="restart"/>
          </w:tcPr>
          <w:p w14:paraId="13563F1B" w14:textId="77777777" w:rsidR="00163D39" w:rsidRDefault="00163D39" w:rsidP="00163D39">
            <w:pPr>
              <w:pStyle w:val="ncs-body"/>
              <w:jc w:val="left"/>
              <w:rPr>
                <w:rFonts w:eastAsiaTheme="minorEastAsia"/>
                <w:lang w:eastAsia="zh-CN"/>
              </w:rPr>
            </w:pPr>
            <w:r>
              <w:rPr>
                <w:rFonts w:eastAsiaTheme="minorEastAsia" w:hint="eastAsia"/>
                <w:lang w:eastAsia="zh-CN"/>
              </w:rPr>
              <w:lastRenderedPageBreak/>
              <w:t>404</w:t>
            </w:r>
          </w:p>
        </w:tc>
        <w:tc>
          <w:tcPr>
            <w:tcW w:w="1965" w:type="dxa"/>
          </w:tcPr>
          <w:p w14:paraId="6EBFBADC" w14:textId="77777777" w:rsidR="00163D39" w:rsidRDefault="00163D39" w:rsidP="00163D39">
            <w:pPr>
              <w:pStyle w:val="ncs-body"/>
              <w:jc w:val="left"/>
              <w:rPr>
                <w:rFonts w:eastAsiaTheme="minorEastAsia"/>
                <w:lang w:eastAsia="zh-CN"/>
              </w:rPr>
            </w:pPr>
            <w:r w:rsidRPr="000640BB">
              <w:rPr>
                <w:rFonts w:eastAsiaTheme="minorEastAsia" w:hint="eastAsia"/>
                <w:lang w:eastAsia="zh-CN"/>
              </w:rPr>
              <w:t>channel-not-found</w:t>
            </w:r>
          </w:p>
        </w:tc>
        <w:tc>
          <w:tcPr>
            <w:tcW w:w="2609" w:type="dxa"/>
          </w:tcPr>
          <w:p w14:paraId="73F253EE" w14:textId="77777777" w:rsidR="00163D39" w:rsidRDefault="00163D39" w:rsidP="00163D39">
            <w:pPr>
              <w:pStyle w:val="ncs-body"/>
              <w:jc w:val="left"/>
              <w:rPr>
                <w:rFonts w:eastAsiaTheme="minorEastAsia"/>
                <w:lang w:eastAsia="zh-CN"/>
              </w:rPr>
            </w:pPr>
          </w:p>
        </w:tc>
        <w:tc>
          <w:tcPr>
            <w:tcW w:w="3100" w:type="dxa"/>
          </w:tcPr>
          <w:p w14:paraId="4C7071C6" w14:textId="6AFC811E" w:rsidR="00163D39" w:rsidRPr="008F7ECB" w:rsidRDefault="00163D39" w:rsidP="00163D39">
            <w:pPr>
              <w:pStyle w:val="ncs-body"/>
              <w:jc w:val="left"/>
              <w:rPr>
                <w:rFonts w:eastAsiaTheme="minorEastAsia"/>
                <w:lang w:eastAsia="zh-CN"/>
              </w:rPr>
            </w:pPr>
            <w:r>
              <w:rPr>
                <w:rFonts w:eastAsiaTheme="minorEastAsia" w:hint="eastAsia"/>
                <w:lang w:eastAsia="zh-CN"/>
              </w:rPr>
              <w:t>Can not find the channel</w:t>
            </w:r>
            <w:r>
              <w:rPr>
                <w:rFonts w:eastAsiaTheme="minorEastAsia"/>
                <w:lang w:eastAsia="zh-CN"/>
              </w:rPr>
              <w:t>.</w:t>
            </w:r>
          </w:p>
        </w:tc>
      </w:tr>
      <w:tr w:rsidR="00163D39" w:rsidRPr="00AE5D75" w14:paraId="01B0CF2C" w14:textId="77777777" w:rsidTr="00AD0A94">
        <w:tc>
          <w:tcPr>
            <w:tcW w:w="1367" w:type="dxa"/>
            <w:vMerge/>
          </w:tcPr>
          <w:p w14:paraId="251F18FD" w14:textId="77777777" w:rsidR="00163D39" w:rsidRDefault="00163D39" w:rsidP="00163D39">
            <w:pPr>
              <w:pStyle w:val="ncs-body"/>
              <w:jc w:val="left"/>
              <w:rPr>
                <w:rFonts w:eastAsiaTheme="minorEastAsia"/>
                <w:lang w:eastAsia="zh-CN"/>
              </w:rPr>
            </w:pPr>
          </w:p>
        </w:tc>
        <w:tc>
          <w:tcPr>
            <w:tcW w:w="1965" w:type="dxa"/>
          </w:tcPr>
          <w:p w14:paraId="350E5A7B" w14:textId="77777777" w:rsidR="00163D39" w:rsidRDefault="00163D39" w:rsidP="00163D39">
            <w:pPr>
              <w:pStyle w:val="ncs-body"/>
              <w:jc w:val="left"/>
              <w:rPr>
                <w:rFonts w:eastAsiaTheme="minorEastAsia"/>
                <w:lang w:eastAsia="zh-CN"/>
              </w:rPr>
            </w:pPr>
            <w:r w:rsidRPr="00C6161D">
              <w:rPr>
                <w:rFonts w:eastAsiaTheme="minorEastAsia" w:hint="eastAsia"/>
                <w:lang w:eastAsia="zh-CN"/>
              </w:rPr>
              <w:t>stream-not-found</w:t>
            </w:r>
          </w:p>
        </w:tc>
        <w:tc>
          <w:tcPr>
            <w:tcW w:w="2609" w:type="dxa"/>
          </w:tcPr>
          <w:p w14:paraId="33DCE2D0" w14:textId="77777777" w:rsidR="00163D39" w:rsidRDefault="00163D39" w:rsidP="00163D39">
            <w:pPr>
              <w:pStyle w:val="ncs-body"/>
              <w:jc w:val="left"/>
              <w:rPr>
                <w:rFonts w:eastAsiaTheme="minorEastAsia"/>
                <w:lang w:eastAsia="zh-CN"/>
              </w:rPr>
            </w:pPr>
          </w:p>
        </w:tc>
        <w:tc>
          <w:tcPr>
            <w:tcW w:w="3100" w:type="dxa"/>
          </w:tcPr>
          <w:p w14:paraId="02B1FFD9" w14:textId="2720E423" w:rsidR="00163D39" w:rsidRPr="00AE5D75" w:rsidRDefault="00163D39" w:rsidP="00163D39">
            <w:pPr>
              <w:pStyle w:val="ncs-body"/>
              <w:jc w:val="left"/>
              <w:rPr>
                <w:rFonts w:eastAsiaTheme="minorEastAsia"/>
                <w:lang w:eastAsia="zh-CN"/>
              </w:rPr>
            </w:pPr>
            <w:r>
              <w:rPr>
                <w:rFonts w:eastAsiaTheme="minorEastAsia" w:hint="eastAsia"/>
                <w:lang w:eastAsia="zh-CN"/>
              </w:rPr>
              <w:t>Can not find the stream</w:t>
            </w:r>
            <w:r>
              <w:rPr>
                <w:rFonts w:eastAsiaTheme="minorEastAsia"/>
                <w:lang w:eastAsia="zh-CN"/>
              </w:rPr>
              <w:t>.</w:t>
            </w:r>
          </w:p>
        </w:tc>
      </w:tr>
    </w:tbl>
    <w:p w14:paraId="0F69A690" w14:textId="77777777" w:rsidR="005243EE" w:rsidRPr="00D904BC" w:rsidRDefault="005243EE" w:rsidP="00742332">
      <w:pPr>
        <w:pStyle w:val="ncs-body"/>
      </w:pPr>
    </w:p>
    <w:p w14:paraId="4D34E3B0" w14:textId="77777777" w:rsidR="00793892" w:rsidRPr="00976094" w:rsidRDefault="00793892" w:rsidP="00CC2CE8">
      <w:pPr>
        <w:pStyle w:val="ncs-h3"/>
        <w:jc w:val="left"/>
        <w:rPr>
          <w:rFonts w:eastAsia="Arial"/>
          <w:b/>
        </w:rPr>
      </w:pPr>
      <w:bookmarkStart w:id="315" w:name="_Toc212542676"/>
      <w:bookmarkStart w:id="316" w:name="_Toc216180150"/>
      <w:r w:rsidRPr="00976094">
        <w:rPr>
          <w:rFonts w:eastAsia="Arial"/>
          <w:b/>
        </w:rPr>
        <w:t>Request Playback Video Stream (RTSP)</w:t>
      </w:r>
      <w:bookmarkEnd w:id="315"/>
      <w:bookmarkEnd w:id="316"/>
    </w:p>
    <w:p w14:paraId="78CB77A2" w14:textId="6D893CBC" w:rsidR="00504349" w:rsidRPr="00515E7B" w:rsidRDefault="00504349" w:rsidP="00B56395">
      <w:pPr>
        <w:pStyle w:val="ListParagraph"/>
        <w:numPr>
          <w:ilvl w:val="0"/>
          <w:numId w:val="56"/>
        </w:numPr>
        <w:jc w:val="left"/>
        <w:rPr>
          <w:rFonts w:cs="Arial"/>
          <w:color w:val="000000" w:themeColor="text1"/>
        </w:rPr>
      </w:pPr>
      <w:r w:rsidRPr="00561346">
        <w:rPr>
          <w:rFonts w:eastAsia="Arial"/>
          <w:color w:val="000000" w:themeColor="text1"/>
          <w:lang w:val="en-SG"/>
        </w:rPr>
        <w:t xml:space="preserve">This message is sent when </w:t>
      </w:r>
      <w:r>
        <w:rPr>
          <w:rFonts w:eastAsia="Arial"/>
          <w:color w:val="000000" w:themeColor="text1"/>
          <w:lang w:val="en-SG"/>
        </w:rPr>
        <w:t>C3</w:t>
      </w:r>
      <w:r w:rsidRPr="00561346">
        <w:rPr>
          <w:rFonts w:eastAsia="Arial"/>
          <w:color w:val="000000" w:themeColor="text1"/>
          <w:lang w:val="en-SG"/>
        </w:rPr>
        <w:t xml:space="preserve"> requests a </w:t>
      </w:r>
      <w:r w:rsidRPr="005900CA">
        <w:rPr>
          <w:rFonts w:eastAsia="Arial"/>
          <w:color w:val="000000" w:themeColor="text1"/>
          <w:szCs w:val="22"/>
        </w:rPr>
        <w:t>Playback Video Stream</w:t>
      </w:r>
      <w:r w:rsidRPr="00561346">
        <w:rPr>
          <w:rFonts w:eastAsia="Arial"/>
          <w:color w:val="000000" w:themeColor="text1"/>
          <w:lang w:val="en-SG"/>
        </w:rPr>
        <w:t xml:space="preserve"> (</w:t>
      </w:r>
      <w:r w:rsidR="008275A3">
        <w:rPr>
          <w:rFonts w:eastAsia="Arial"/>
        </w:rPr>
        <w:t>RTSP</w:t>
      </w:r>
      <w:r w:rsidRPr="00561346">
        <w:rPr>
          <w:rFonts w:eastAsia="Arial"/>
          <w:color w:val="000000" w:themeColor="text1"/>
          <w:lang w:val="en-SG"/>
        </w:rPr>
        <w:t>)</w:t>
      </w:r>
      <w:r w:rsidRPr="00515E7B">
        <w:rPr>
          <w:rFonts w:eastAsia="Arial" w:cs="Arial"/>
          <w:color w:val="000000" w:themeColor="text1"/>
          <w:lang w:val="en-SG"/>
        </w:rPr>
        <w:t xml:space="preserve">. </w:t>
      </w:r>
    </w:p>
    <w:p w14:paraId="30B982E1" w14:textId="77777777" w:rsidR="00504349" w:rsidRPr="00561047" w:rsidRDefault="00504349" w:rsidP="00561047">
      <w:pPr>
        <w:pStyle w:val="ListParagraph"/>
        <w:numPr>
          <w:ilvl w:val="0"/>
          <w:numId w:val="56"/>
        </w:numPr>
        <w:jc w:val="left"/>
        <w:rPr>
          <w:rFonts w:eastAsia="Arial" w:cs="Arial"/>
          <w:color w:val="000000" w:themeColor="text1"/>
        </w:rPr>
      </w:pPr>
      <w:r w:rsidRPr="00D96679">
        <w:rPr>
          <w:rFonts w:eastAsia="Arial" w:cs="Arial"/>
          <w:color w:val="000000" w:themeColor="text1"/>
          <w:lang w:val="en-SG"/>
        </w:rPr>
        <w:t>Request:</w:t>
      </w:r>
    </w:p>
    <w:p w14:paraId="57DEC37C" w14:textId="77777777" w:rsidR="00504349" w:rsidRPr="00561047" w:rsidRDefault="00504349" w:rsidP="00561047">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Pr="00B65CA7">
        <w:rPr>
          <w:rFonts w:eastAsia="Arial" w:cs="Arial"/>
          <w:color w:val="000000" w:themeColor="text1"/>
          <w:lang w:val="en-SG"/>
        </w:rPr>
        <w:t>POST</w:t>
      </w:r>
    </w:p>
    <w:p w14:paraId="17FE4C68" w14:textId="28720B89" w:rsidR="00504349" w:rsidRPr="009960AC" w:rsidRDefault="00712F3E" w:rsidP="0056104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00504349" w:rsidRPr="00561047">
        <w:rPr>
          <w:rFonts w:eastAsia="Arial" w:cs="Arial"/>
          <w:color w:val="000000" w:themeColor="text1"/>
          <w:lang w:val="en-SG"/>
        </w:rPr>
        <w:t xml:space="preserve">: </w:t>
      </w:r>
      <w:r w:rsidR="00A04AAC">
        <w:rPr>
          <w:rFonts w:eastAsiaTheme="minorEastAsia" w:cs="Arial" w:hint="eastAsia"/>
          <w:color w:val="000000" w:themeColor="text1"/>
          <w:lang w:val="en-SG" w:eastAsia="zh-CN"/>
        </w:rPr>
        <w:t>sensor</w:t>
      </w:r>
      <w:r w:rsidR="00504349" w:rsidRPr="00561047">
        <w:rPr>
          <w:rFonts w:eastAsia="Arial" w:cs="Arial"/>
          <w:color w:val="000000" w:themeColor="text1"/>
          <w:lang w:val="en-SG"/>
        </w:rPr>
        <w:t>/</w:t>
      </w:r>
      <w:r w:rsidR="00E546B0">
        <w:rPr>
          <w:rFonts w:eastAsia="Arial" w:cs="Arial"/>
          <w:color w:val="000000" w:themeColor="text1"/>
          <w:lang w:val="en-SG"/>
        </w:rPr>
        <w:t>streams/</w:t>
      </w:r>
      <w:r w:rsidR="006E1332">
        <w:rPr>
          <w:rFonts w:eastAsiaTheme="minorEastAsia" w:cs="Arial"/>
          <w:color w:val="000000" w:themeColor="text1"/>
          <w:lang w:val="en-SG" w:eastAsia="zh-CN"/>
        </w:rPr>
        <w:t>playback</w:t>
      </w:r>
    </w:p>
    <w:p w14:paraId="11C5FBE3" w14:textId="77777777" w:rsidR="00504349" w:rsidRPr="00561047" w:rsidRDefault="00504349" w:rsidP="0056104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Body:</w:t>
      </w:r>
    </w:p>
    <w:tbl>
      <w:tblPr>
        <w:tblW w:w="9885" w:type="dxa"/>
        <w:tblLook w:val="04A0" w:firstRow="1" w:lastRow="0" w:firstColumn="1" w:lastColumn="0" w:noHBand="0" w:noVBand="1"/>
      </w:tblPr>
      <w:tblGrid>
        <w:gridCol w:w="1268"/>
        <w:gridCol w:w="1182"/>
        <w:gridCol w:w="1329"/>
        <w:gridCol w:w="2121"/>
        <w:gridCol w:w="3985"/>
      </w:tblGrid>
      <w:tr w:rsidR="00AD13C7" w:rsidRPr="0083763D" w14:paraId="5406A9F1" w14:textId="77777777" w:rsidTr="00F43F5E">
        <w:trPr>
          <w:trHeight w:val="817"/>
        </w:trPr>
        <w:tc>
          <w:tcPr>
            <w:tcW w:w="1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3D0BAB" w14:textId="77777777" w:rsidR="0083763D" w:rsidRPr="0083763D" w:rsidRDefault="0083763D" w:rsidP="00CC2CE8">
            <w:pPr>
              <w:widowControl/>
              <w:jc w:val="left"/>
              <w:rPr>
                <w:rFonts w:ascii="Arial" w:eastAsia="Times New Roman" w:hAnsi="Arial" w:cs="Arial"/>
                <w:b/>
                <w:bCs/>
                <w:color w:val="000000"/>
                <w:kern w:val="0"/>
                <w:sz w:val="22"/>
              </w:rPr>
            </w:pPr>
            <w:r w:rsidRPr="0083763D">
              <w:rPr>
                <w:rFonts w:ascii="Arial" w:eastAsia="Times New Roman" w:hAnsi="Arial" w:cs="Arial"/>
                <w:b/>
                <w:bCs/>
                <w:color w:val="000000"/>
                <w:kern w:val="0"/>
                <w:sz w:val="22"/>
              </w:rPr>
              <w:t xml:space="preserve">Field </w:t>
            </w:r>
            <w:r w:rsidRPr="0083763D">
              <w:rPr>
                <w:rFonts w:ascii="Arial" w:eastAsia="Times New Roman" w:hAnsi="Arial" w:cs="Arial"/>
                <w:b/>
                <w:bCs/>
                <w:color w:val="000000"/>
                <w:kern w:val="0"/>
                <w:sz w:val="22"/>
              </w:rPr>
              <w:br/>
              <w:t>Name</w:t>
            </w:r>
          </w:p>
        </w:tc>
        <w:tc>
          <w:tcPr>
            <w:tcW w:w="118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EF56482" w14:textId="77777777" w:rsidR="0083763D" w:rsidRPr="0083763D" w:rsidRDefault="0083763D" w:rsidP="00CC2CE8">
            <w:pPr>
              <w:widowControl/>
              <w:jc w:val="left"/>
              <w:rPr>
                <w:rFonts w:ascii="Arial" w:eastAsia="Times New Roman" w:hAnsi="Arial" w:cs="Arial"/>
                <w:b/>
                <w:bCs/>
                <w:color w:val="000000"/>
                <w:kern w:val="0"/>
                <w:sz w:val="22"/>
              </w:rPr>
            </w:pPr>
            <w:r w:rsidRPr="0083763D">
              <w:rPr>
                <w:rFonts w:ascii="Arial" w:eastAsia="Times New Roman" w:hAnsi="Arial" w:cs="Arial"/>
                <w:b/>
                <w:bCs/>
                <w:color w:val="000000"/>
                <w:kern w:val="0"/>
                <w:sz w:val="22"/>
              </w:rPr>
              <w:t xml:space="preserve">Data </w:t>
            </w:r>
            <w:r w:rsidRPr="0083763D">
              <w:rPr>
                <w:rFonts w:ascii="Arial" w:eastAsia="Times New Roman" w:hAnsi="Arial" w:cs="Arial"/>
                <w:b/>
                <w:bCs/>
                <w:color w:val="000000"/>
                <w:kern w:val="0"/>
                <w:sz w:val="22"/>
              </w:rPr>
              <w:br/>
              <w:t xml:space="preserve">Type </w:t>
            </w:r>
          </w:p>
        </w:tc>
        <w:tc>
          <w:tcPr>
            <w:tcW w:w="132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71D95D8" w14:textId="77777777" w:rsidR="0083763D" w:rsidRPr="0083763D" w:rsidRDefault="0083763D" w:rsidP="00CC2CE8">
            <w:pPr>
              <w:widowControl/>
              <w:jc w:val="left"/>
              <w:rPr>
                <w:rFonts w:ascii="Arial" w:eastAsia="Times New Roman" w:hAnsi="Arial" w:cs="Arial"/>
                <w:b/>
                <w:bCs/>
                <w:color w:val="000000"/>
                <w:kern w:val="0"/>
                <w:sz w:val="22"/>
              </w:rPr>
            </w:pPr>
            <w:r w:rsidRPr="0083763D">
              <w:rPr>
                <w:rFonts w:ascii="Arial" w:eastAsia="Times New Roman" w:hAnsi="Arial" w:cs="Arial"/>
                <w:b/>
                <w:bCs/>
                <w:color w:val="000000"/>
                <w:kern w:val="0"/>
                <w:sz w:val="22"/>
              </w:rPr>
              <w:t xml:space="preserve">Mandatory </w:t>
            </w:r>
          </w:p>
        </w:tc>
        <w:tc>
          <w:tcPr>
            <w:tcW w:w="212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50A740E" w14:textId="77777777" w:rsidR="0083763D" w:rsidRPr="0083763D" w:rsidRDefault="0083763D" w:rsidP="00CC2CE8">
            <w:pPr>
              <w:widowControl/>
              <w:jc w:val="left"/>
              <w:rPr>
                <w:rFonts w:ascii="Arial" w:eastAsia="Times New Roman" w:hAnsi="Arial" w:cs="Arial"/>
                <w:b/>
                <w:bCs/>
                <w:color w:val="000000"/>
                <w:kern w:val="0"/>
                <w:sz w:val="22"/>
              </w:rPr>
            </w:pPr>
            <w:r w:rsidRPr="0083763D">
              <w:rPr>
                <w:rFonts w:ascii="Arial" w:eastAsia="Times New Roman" w:hAnsi="Arial" w:cs="Arial"/>
                <w:b/>
                <w:bCs/>
                <w:color w:val="000000"/>
                <w:kern w:val="0"/>
                <w:sz w:val="22"/>
              </w:rPr>
              <w:t>Allowed values</w:t>
            </w:r>
          </w:p>
        </w:tc>
        <w:tc>
          <w:tcPr>
            <w:tcW w:w="398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D132F34" w14:textId="77777777" w:rsidR="0083763D" w:rsidRPr="0083763D" w:rsidRDefault="0083763D" w:rsidP="00CC2CE8">
            <w:pPr>
              <w:widowControl/>
              <w:jc w:val="left"/>
              <w:rPr>
                <w:rFonts w:ascii="Arial" w:eastAsia="Times New Roman" w:hAnsi="Arial" w:cs="Arial"/>
                <w:b/>
                <w:bCs/>
                <w:color w:val="000000"/>
                <w:kern w:val="0"/>
                <w:sz w:val="22"/>
              </w:rPr>
            </w:pPr>
            <w:r w:rsidRPr="0083763D">
              <w:rPr>
                <w:rFonts w:ascii="Arial" w:eastAsia="Times New Roman" w:hAnsi="Arial" w:cs="Arial"/>
                <w:b/>
                <w:bCs/>
                <w:color w:val="000000"/>
                <w:kern w:val="0"/>
                <w:sz w:val="22"/>
              </w:rPr>
              <w:t>Description</w:t>
            </w:r>
          </w:p>
        </w:tc>
      </w:tr>
      <w:tr w:rsidR="00AD13C7" w:rsidRPr="0083763D" w14:paraId="5E1176CF" w14:textId="77777777" w:rsidTr="00F43F5E">
        <w:trPr>
          <w:trHeight w:val="817"/>
        </w:trPr>
        <w:tc>
          <w:tcPr>
            <w:tcW w:w="1268" w:type="dxa"/>
            <w:tcBorders>
              <w:top w:val="nil"/>
              <w:left w:val="single" w:sz="4" w:space="0" w:color="auto"/>
              <w:bottom w:val="single" w:sz="4" w:space="0" w:color="auto"/>
              <w:right w:val="single" w:sz="4" w:space="0" w:color="auto"/>
            </w:tcBorders>
            <w:vAlign w:val="center"/>
            <w:hideMark/>
          </w:tcPr>
          <w:p w14:paraId="54B11452" w14:textId="77777777" w:rsidR="0083763D" w:rsidRPr="0083763D" w:rsidRDefault="0083763D" w:rsidP="00791811">
            <w:pPr>
              <w:widowControl/>
              <w:jc w:val="left"/>
              <w:rPr>
                <w:rFonts w:ascii="Arial" w:eastAsia="Times New Roman" w:hAnsi="Arial" w:cs="Arial"/>
                <w:color w:val="000000"/>
                <w:kern w:val="0"/>
                <w:sz w:val="22"/>
              </w:rPr>
            </w:pPr>
            <w:proofErr w:type="spellStart"/>
            <w:r w:rsidRPr="0083763D">
              <w:rPr>
                <w:rFonts w:ascii="Arial" w:eastAsia="Times New Roman" w:hAnsi="Arial" w:cs="Arial"/>
                <w:color w:val="000000"/>
                <w:kern w:val="0"/>
                <w:sz w:val="22"/>
                <w:lang w:val="en-SG"/>
              </w:rPr>
              <w:t>channelId</w:t>
            </w:r>
            <w:proofErr w:type="spellEnd"/>
            <w:r w:rsidRPr="0083763D">
              <w:rPr>
                <w:rFonts w:ascii="Arial" w:eastAsia="Times New Roman" w:hAnsi="Arial" w:cs="Arial"/>
                <w:color w:val="000000"/>
                <w:kern w:val="0"/>
                <w:sz w:val="22"/>
                <w:lang w:val="en-SG"/>
              </w:rPr>
              <w:t> </w:t>
            </w:r>
          </w:p>
        </w:tc>
        <w:tc>
          <w:tcPr>
            <w:tcW w:w="1182" w:type="dxa"/>
            <w:tcBorders>
              <w:top w:val="nil"/>
              <w:left w:val="nil"/>
              <w:bottom w:val="single" w:sz="4" w:space="0" w:color="auto"/>
              <w:right w:val="single" w:sz="4" w:space="0" w:color="auto"/>
            </w:tcBorders>
            <w:vAlign w:val="center"/>
            <w:hideMark/>
          </w:tcPr>
          <w:p w14:paraId="28655F3D" w14:textId="0E961EFD" w:rsidR="0083763D" w:rsidRPr="0083763D" w:rsidRDefault="005C21EF" w:rsidP="0083763D">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lang w:val="en-SG"/>
              </w:rPr>
              <w:t>String(</w:t>
            </w:r>
            <w:proofErr w:type="gramEnd"/>
            <w:r w:rsidR="0083763D" w:rsidRPr="0083763D">
              <w:rPr>
                <w:rFonts w:ascii="Arial" w:eastAsia="Times New Roman" w:hAnsi="Arial" w:cs="Arial"/>
                <w:color w:val="000000"/>
                <w:kern w:val="0"/>
                <w:sz w:val="22"/>
                <w:lang w:val="en-SG"/>
              </w:rPr>
              <w:t>32)</w:t>
            </w:r>
          </w:p>
        </w:tc>
        <w:tc>
          <w:tcPr>
            <w:tcW w:w="1329" w:type="dxa"/>
            <w:tcBorders>
              <w:top w:val="nil"/>
              <w:left w:val="nil"/>
              <w:bottom w:val="single" w:sz="4" w:space="0" w:color="auto"/>
              <w:right w:val="single" w:sz="4" w:space="0" w:color="auto"/>
            </w:tcBorders>
            <w:vAlign w:val="center"/>
            <w:hideMark/>
          </w:tcPr>
          <w:p w14:paraId="54036BA5" w14:textId="77777777" w:rsidR="0083763D" w:rsidRPr="0083763D" w:rsidRDefault="0083763D" w:rsidP="00791811">
            <w:pPr>
              <w:widowControl/>
              <w:jc w:val="left"/>
              <w:rPr>
                <w:rFonts w:ascii="Arial" w:eastAsia="Times New Roman" w:hAnsi="Arial" w:cs="Arial"/>
                <w:color w:val="000000"/>
                <w:kern w:val="0"/>
                <w:sz w:val="22"/>
              </w:rPr>
            </w:pPr>
            <w:r w:rsidRPr="0083763D">
              <w:rPr>
                <w:rFonts w:ascii="Arial" w:eastAsia="Times New Roman" w:hAnsi="Arial" w:cs="Arial"/>
                <w:color w:val="000000"/>
                <w:kern w:val="0"/>
                <w:sz w:val="22"/>
              </w:rPr>
              <w:t>Yes</w:t>
            </w:r>
          </w:p>
        </w:tc>
        <w:tc>
          <w:tcPr>
            <w:tcW w:w="2121" w:type="dxa"/>
            <w:tcBorders>
              <w:top w:val="nil"/>
              <w:left w:val="nil"/>
              <w:bottom w:val="single" w:sz="4" w:space="0" w:color="auto"/>
              <w:right w:val="single" w:sz="4" w:space="0" w:color="auto"/>
            </w:tcBorders>
            <w:vAlign w:val="center"/>
            <w:hideMark/>
          </w:tcPr>
          <w:p w14:paraId="103969C0" w14:textId="77777777" w:rsidR="00791811" w:rsidRPr="00CD41A8" w:rsidRDefault="00791811" w:rsidP="00791811">
            <w:pPr>
              <w:widowControl/>
              <w:spacing w:before="100"/>
              <w:jc w:val="left"/>
              <w:rPr>
                <w:rFonts w:ascii="Arial" w:hAnsi="Arial" w:cs="Arial"/>
                <w:color w:val="000000" w:themeColor="text1"/>
                <w:sz w:val="22"/>
              </w:rPr>
            </w:pPr>
            <w:r w:rsidRPr="645ABCF6">
              <w:rPr>
                <w:rFonts w:ascii="Arial" w:hAnsi="Arial" w:cs="Arial"/>
                <w:color w:val="000000" w:themeColor="text1"/>
                <w:sz w:val="22"/>
              </w:rPr>
              <w:t>Character set:</w:t>
            </w:r>
          </w:p>
          <w:p w14:paraId="1A91E7C4" w14:textId="0529E3AE" w:rsidR="00791811" w:rsidRPr="00CD41A8" w:rsidRDefault="00791811" w:rsidP="00F30264">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22457388" w14:textId="4F97A229" w:rsidR="0083763D" w:rsidRPr="0083763D" w:rsidRDefault="00791811" w:rsidP="00F43F5E">
            <w:pPr>
              <w:pStyle w:val="ListParagraph"/>
              <w:numPr>
                <w:ilvl w:val="0"/>
                <w:numId w:val="42"/>
              </w:numPr>
              <w:spacing w:before="100" w:line="240" w:lineRule="auto"/>
              <w:jc w:val="left"/>
              <w:rPr>
                <w:rFonts w:cs="Arial"/>
                <w:b/>
                <w:bCs/>
                <w:color w:val="000000"/>
              </w:rPr>
            </w:pPr>
            <w:r w:rsidRPr="645ABCF6">
              <w:rPr>
                <w:rFonts w:cs="Arial"/>
                <w:color w:val="000000" w:themeColor="text1"/>
              </w:rPr>
              <w:t>0-9</w:t>
            </w:r>
          </w:p>
        </w:tc>
        <w:tc>
          <w:tcPr>
            <w:tcW w:w="3985" w:type="dxa"/>
            <w:tcBorders>
              <w:top w:val="nil"/>
              <w:left w:val="nil"/>
              <w:bottom w:val="single" w:sz="4" w:space="0" w:color="auto"/>
              <w:right w:val="single" w:sz="4" w:space="0" w:color="auto"/>
            </w:tcBorders>
            <w:vAlign w:val="center"/>
            <w:hideMark/>
          </w:tcPr>
          <w:p w14:paraId="7CFBADD7" w14:textId="0AC1D32F" w:rsidR="00791811" w:rsidRDefault="00791811" w:rsidP="00791811">
            <w:pPr>
              <w:widowControl/>
              <w:jc w:val="left"/>
              <w:rPr>
                <w:rFonts w:ascii="Arial" w:hAnsi="Arial" w:cs="Arial"/>
                <w:color w:val="000000"/>
                <w:kern w:val="0"/>
                <w:sz w:val="22"/>
              </w:rPr>
            </w:pPr>
            <w:r w:rsidRPr="00E757EC">
              <w:rPr>
                <w:rFonts w:ascii="Arial" w:eastAsia="Times New Roman" w:hAnsi="Arial" w:cs="Arial"/>
                <w:color w:val="000000"/>
                <w:kern w:val="0"/>
                <w:sz w:val="22"/>
              </w:rPr>
              <w:t xml:space="preserve">Channel ID, a </w:t>
            </w:r>
            <w:r w:rsidR="008732F1">
              <w:rPr>
                <w:rFonts w:ascii="Arial" w:eastAsia="Times New Roman" w:hAnsi="Arial" w:cs="Arial"/>
                <w:color w:val="000000"/>
                <w:kern w:val="0"/>
                <w:sz w:val="22"/>
              </w:rPr>
              <w:t>UUID</w:t>
            </w:r>
          </w:p>
          <w:p w14:paraId="5E49034B" w14:textId="734C28D0" w:rsidR="00791811" w:rsidRDefault="00196106" w:rsidP="00791811">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5D6DF309" w14:textId="32104D8E" w:rsidR="0083763D" w:rsidRPr="0083763D" w:rsidRDefault="00791811" w:rsidP="0083763D">
            <w:pPr>
              <w:widowControl/>
              <w:jc w:val="left"/>
              <w:rPr>
                <w:rFonts w:ascii="Arial" w:eastAsia="Times New Roman" w:hAnsi="Arial" w:cs="Arial"/>
                <w:color w:val="000000"/>
                <w:kern w:val="0"/>
                <w:sz w:val="22"/>
              </w:rPr>
            </w:pPr>
            <w:r w:rsidRPr="00E1352E">
              <w:rPr>
                <w:rFonts w:ascii="Arial" w:eastAsia="Times New Roman" w:hAnsi="Arial" w:cs="Arial"/>
                <w:color w:val="000000"/>
                <w:kern w:val="0"/>
                <w:sz w:val="22"/>
              </w:rPr>
              <w:t>52d86f9b83a1ac82743ae642fe4cb800</w:t>
            </w:r>
          </w:p>
        </w:tc>
      </w:tr>
      <w:tr w:rsidR="00AD13C7" w:rsidRPr="0083763D" w14:paraId="1AB2F8B9" w14:textId="77777777" w:rsidTr="00F43F5E">
        <w:trPr>
          <w:trHeight w:val="426"/>
        </w:trPr>
        <w:tc>
          <w:tcPr>
            <w:tcW w:w="1268" w:type="dxa"/>
            <w:tcBorders>
              <w:top w:val="nil"/>
              <w:left w:val="single" w:sz="4" w:space="0" w:color="auto"/>
              <w:bottom w:val="single" w:sz="4" w:space="0" w:color="auto"/>
              <w:right w:val="single" w:sz="4" w:space="0" w:color="auto"/>
            </w:tcBorders>
            <w:vAlign w:val="center"/>
            <w:hideMark/>
          </w:tcPr>
          <w:p w14:paraId="195C1D2A" w14:textId="77777777" w:rsidR="0083763D" w:rsidRPr="0083763D" w:rsidRDefault="0083763D" w:rsidP="0083763D">
            <w:pPr>
              <w:widowControl/>
              <w:jc w:val="left"/>
              <w:rPr>
                <w:rFonts w:ascii="Arial" w:eastAsia="Times New Roman" w:hAnsi="Arial" w:cs="Arial"/>
                <w:color w:val="000000"/>
                <w:kern w:val="0"/>
                <w:sz w:val="22"/>
              </w:rPr>
            </w:pPr>
            <w:proofErr w:type="spellStart"/>
            <w:r w:rsidRPr="0083763D">
              <w:rPr>
                <w:rFonts w:ascii="Arial" w:eastAsia="Times New Roman" w:hAnsi="Arial" w:cs="Arial"/>
                <w:color w:val="000000"/>
                <w:kern w:val="0"/>
                <w:sz w:val="22"/>
                <w:lang w:val="en-GB"/>
              </w:rPr>
              <w:t>streamId</w:t>
            </w:r>
            <w:proofErr w:type="spellEnd"/>
          </w:p>
        </w:tc>
        <w:tc>
          <w:tcPr>
            <w:tcW w:w="1182" w:type="dxa"/>
            <w:tcBorders>
              <w:top w:val="nil"/>
              <w:left w:val="nil"/>
              <w:bottom w:val="single" w:sz="4" w:space="0" w:color="auto"/>
              <w:right w:val="single" w:sz="4" w:space="0" w:color="auto"/>
            </w:tcBorders>
            <w:vAlign w:val="center"/>
            <w:hideMark/>
          </w:tcPr>
          <w:p w14:paraId="7DD790CC" w14:textId="71EB8DA6" w:rsidR="0083763D" w:rsidRPr="007C64EF" w:rsidRDefault="369E3B9C" w:rsidP="00F07641">
            <w:pPr>
              <w:widowControl/>
              <w:rPr>
                <w:rFonts w:ascii="Arial" w:hAnsi="Arial" w:cs="Arial"/>
                <w:color w:val="000000"/>
                <w:kern w:val="0"/>
                <w:sz w:val="22"/>
              </w:rPr>
            </w:pPr>
            <w:r w:rsidRPr="1CD2449D">
              <w:rPr>
                <w:rFonts w:ascii="Arial" w:hAnsi="Arial" w:cs="Arial"/>
                <w:color w:val="000000"/>
                <w:kern w:val="0"/>
                <w:sz w:val="22"/>
                <w:lang w:val="en-GB"/>
              </w:rPr>
              <w:t>Uint</w:t>
            </w:r>
            <w:r w:rsidR="00965720">
              <w:rPr>
                <w:rFonts w:ascii="Arial" w:hAnsi="Arial" w:cs="Arial" w:hint="eastAsia"/>
                <w:color w:val="000000"/>
                <w:kern w:val="0"/>
                <w:sz w:val="22"/>
                <w:lang w:val="en-GB"/>
              </w:rPr>
              <w:t>32</w:t>
            </w:r>
          </w:p>
        </w:tc>
        <w:tc>
          <w:tcPr>
            <w:tcW w:w="1329" w:type="dxa"/>
            <w:tcBorders>
              <w:top w:val="nil"/>
              <w:left w:val="nil"/>
              <w:bottom w:val="single" w:sz="4" w:space="0" w:color="auto"/>
              <w:right w:val="single" w:sz="4" w:space="0" w:color="auto"/>
            </w:tcBorders>
            <w:vAlign w:val="center"/>
            <w:hideMark/>
          </w:tcPr>
          <w:p w14:paraId="51DAD952" w14:textId="6ADAEA77" w:rsidR="0083763D" w:rsidRPr="0083763D" w:rsidRDefault="00F43F5E" w:rsidP="00CC2CE8">
            <w:pPr>
              <w:widowControl/>
              <w:jc w:val="left"/>
              <w:rPr>
                <w:rFonts w:ascii="Arial" w:eastAsia="Times New Roman" w:hAnsi="Arial" w:cs="Arial"/>
                <w:color w:val="000000"/>
                <w:kern w:val="0"/>
                <w:sz w:val="22"/>
              </w:rPr>
            </w:pPr>
            <w:r>
              <w:rPr>
                <w:rFonts w:ascii="Arial" w:eastAsia="Times New Roman" w:hAnsi="Arial" w:cs="Arial"/>
                <w:color w:val="000000"/>
                <w:kern w:val="0"/>
                <w:sz w:val="22"/>
              </w:rPr>
              <w:t>No</w:t>
            </w:r>
          </w:p>
        </w:tc>
        <w:tc>
          <w:tcPr>
            <w:tcW w:w="2121" w:type="dxa"/>
            <w:tcBorders>
              <w:top w:val="nil"/>
              <w:left w:val="nil"/>
              <w:bottom w:val="single" w:sz="4" w:space="0" w:color="auto"/>
              <w:right w:val="single" w:sz="4" w:space="0" w:color="auto"/>
            </w:tcBorders>
            <w:vAlign w:val="center"/>
            <w:hideMark/>
          </w:tcPr>
          <w:p w14:paraId="53CFF854" w14:textId="71F97C5C" w:rsidR="0083763D" w:rsidRPr="0083763D" w:rsidRDefault="0083763D" w:rsidP="00CC2CE8">
            <w:pPr>
              <w:widowControl/>
              <w:jc w:val="left"/>
              <w:rPr>
                <w:rFonts w:ascii="Arial" w:eastAsia="Times New Roman" w:hAnsi="Arial" w:cs="Arial"/>
                <w:color w:val="000000"/>
                <w:kern w:val="0"/>
                <w:sz w:val="22"/>
              </w:rPr>
            </w:pPr>
            <w:r w:rsidRPr="0083763D">
              <w:rPr>
                <w:rFonts w:ascii="Arial" w:eastAsia="Times New Roman" w:hAnsi="Arial" w:cs="Arial"/>
                <w:color w:val="000000"/>
                <w:kern w:val="0"/>
                <w:sz w:val="22"/>
                <w:lang w:val="en-GB"/>
              </w:rPr>
              <w:t>0 -</w:t>
            </w:r>
            <w:r w:rsidRPr="0083763D">
              <w:rPr>
                <w:rFonts w:ascii="Arial" w:eastAsia="Times New Roman" w:hAnsi="Arial" w:cs="Arial"/>
                <w:color w:val="333333"/>
                <w:kern w:val="0"/>
                <w:sz w:val="22"/>
                <w:lang w:val="en-GB"/>
              </w:rPr>
              <w:t xml:space="preserve"> </w:t>
            </w:r>
            <w:r w:rsidR="00965720" w:rsidRPr="00965720">
              <w:rPr>
                <w:rFonts w:ascii="Arial" w:eastAsia="Times New Roman" w:hAnsi="Arial" w:cs="Arial" w:hint="eastAsia"/>
                <w:color w:val="000000"/>
                <w:kern w:val="0"/>
                <w:sz w:val="22"/>
                <w:lang w:val="en-GB"/>
              </w:rPr>
              <w:t>MAX_UINT32</w:t>
            </w:r>
          </w:p>
        </w:tc>
        <w:tc>
          <w:tcPr>
            <w:tcW w:w="3985" w:type="dxa"/>
            <w:tcBorders>
              <w:top w:val="nil"/>
              <w:left w:val="nil"/>
              <w:bottom w:val="single" w:sz="4" w:space="0" w:color="auto"/>
              <w:right w:val="single" w:sz="4" w:space="0" w:color="auto"/>
            </w:tcBorders>
            <w:vAlign w:val="center"/>
            <w:hideMark/>
          </w:tcPr>
          <w:p w14:paraId="21A14585" w14:textId="77777777" w:rsidR="0083763D" w:rsidRDefault="0083763D" w:rsidP="0083763D">
            <w:pPr>
              <w:widowControl/>
              <w:jc w:val="left"/>
              <w:rPr>
                <w:rFonts w:ascii="Arial" w:eastAsia="Times New Roman" w:hAnsi="Arial" w:cs="Arial"/>
                <w:color w:val="000000"/>
                <w:kern w:val="0"/>
                <w:sz w:val="22"/>
                <w:lang w:val="en-GB"/>
              </w:rPr>
            </w:pPr>
            <w:r w:rsidRPr="0083763D">
              <w:rPr>
                <w:rFonts w:ascii="Arial" w:eastAsia="Times New Roman" w:hAnsi="Arial" w:cs="Arial"/>
                <w:color w:val="000000"/>
                <w:kern w:val="0"/>
                <w:sz w:val="22"/>
                <w:lang w:val="en-GB"/>
              </w:rPr>
              <w:t>Stream ID to choose a stream profile.</w:t>
            </w:r>
          </w:p>
          <w:p w14:paraId="45DFA957" w14:textId="77777777" w:rsidR="00F43F5E" w:rsidRDefault="00F43F5E" w:rsidP="0083763D">
            <w:pPr>
              <w:widowControl/>
              <w:jc w:val="left"/>
              <w:rPr>
                <w:rFonts w:ascii="Arial" w:eastAsia="Times New Roman" w:hAnsi="Arial" w:cs="Arial"/>
                <w:color w:val="000000"/>
                <w:kern w:val="0"/>
                <w:sz w:val="22"/>
                <w:lang w:val="en-GB"/>
              </w:rPr>
            </w:pPr>
          </w:p>
          <w:p w14:paraId="6C768AAD" w14:textId="35F5A40F" w:rsidR="0083763D" w:rsidRPr="0083763D" w:rsidRDefault="00F43F5E" w:rsidP="0083763D">
            <w:pPr>
              <w:widowControl/>
              <w:jc w:val="left"/>
              <w:rPr>
                <w:rFonts w:ascii="Arial" w:eastAsia="Times New Roman" w:hAnsi="Arial" w:cs="Arial"/>
                <w:color w:val="000000"/>
                <w:kern w:val="0"/>
                <w:sz w:val="22"/>
              </w:rPr>
            </w:pPr>
            <w:r>
              <w:rPr>
                <w:rFonts w:ascii="Arial" w:eastAsia="Times New Roman" w:hAnsi="Arial" w:cs="Arial"/>
                <w:color w:val="000000"/>
                <w:kern w:val="0"/>
                <w:sz w:val="22"/>
                <w:lang w:val="en-GB"/>
              </w:rPr>
              <w:t>Default</w:t>
            </w:r>
            <w:r w:rsidR="00876E49">
              <w:rPr>
                <w:rFonts w:ascii="Arial" w:eastAsia="Times New Roman" w:hAnsi="Arial" w:cs="Arial"/>
                <w:color w:val="000000"/>
                <w:kern w:val="0"/>
                <w:sz w:val="22"/>
                <w:lang w:val="en-GB"/>
              </w:rPr>
              <w:t>:</w:t>
            </w:r>
            <w:r>
              <w:rPr>
                <w:rFonts w:ascii="Arial" w:eastAsia="Times New Roman" w:hAnsi="Arial" w:cs="Arial"/>
                <w:color w:val="000000"/>
                <w:kern w:val="0"/>
                <w:sz w:val="22"/>
                <w:lang w:val="en-GB"/>
              </w:rPr>
              <w:t xml:space="preserve"> 0.</w:t>
            </w:r>
          </w:p>
        </w:tc>
      </w:tr>
      <w:tr w:rsidR="00AD13C7" w:rsidRPr="0083763D" w14:paraId="7389A564" w14:textId="77777777" w:rsidTr="00F43F5E">
        <w:trPr>
          <w:trHeight w:val="817"/>
        </w:trPr>
        <w:tc>
          <w:tcPr>
            <w:tcW w:w="1268" w:type="dxa"/>
            <w:tcBorders>
              <w:top w:val="nil"/>
              <w:left w:val="single" w:sz="4" w:space="0" w:color="auto"/>
              <w:bottom w:val="single" w:sz="4" w:space="0" w:color="auto"/>
              <w:right w:val="single" w:sz="4" w:space="0" w:color="auto"/>
            </w:tcBorders>
            <w:vAlign w:val="center"/>
            <w:hideMark/>
          </w:tcPr>
          <w:p w14:paraId="5EFC9E02" w14:textId="715E4CCD" w:rsidR="0083763D" w:rsidRPr="0083763D" w:rsidRDefault="0044514D" w:rsidP="00CC2CE8">
            <w:pPr>
              <w:widowControl/>
              <w:jc w:val="left"/>
              <w:rPr>
                <w:rFonts w:ascii="Arial" w:eastAsia="Times New Roman" w:hAnsi="Arial" w:cs="Arial"/>
                <w:color w:val="000000"/>
                <w:kern w:val="0"/>
                <w:sz w:val="22"/>
              </w:rPr>
            </w:pPr>
            <w:r>
              <w:rPr>
                <w:rFonts w:ascii="Arial" w:eastAsia="Times New Roman" w:hAnsi="Arial" w:cs="Arial"/>
                <w:color w:val="000000"/>
                <w:kern w:val="0"/>
                <w:sz w:val="22"/>
              </w:rPr>
              <w:t>start</w:t>
            </w:r>
            <w:r w:rsidR="0083763D" w:rsidRPr="0083763D">
              <w:rPr>
                <w:rFonts w:ascii="Arial" w:eastAsia="Times New Roman" w:hAnsi="Arial" w:cs="Arial"/>
                <w:color w:val="000000"/>
                <w:kern w:val="0"/>
                <w:sz w:val="22"/>
              </w:rPr>
              <w:t xml:space="preserve">  </w:t>
            </w:r>
          </w:p>
        </w:tc>
        <w:tc>
          <w:tcPr>
            <w:tcW w:w="1182" w:type="dxa"/>
            <w:tcBorders>
              <w:top w:val="nil"/>
              <w:left w:val="nil"/>
              <w:bottom w:val="single" w:sz="4" w:space="0" w:color="auto"/>
              <w:right w:val="single" w:sz="4" w:space="0" w:color="auto"/>
            </w:tcBorders>
            <w:vAlign w:val="center"/>
            <w:hideMark/>
          </w:tcPr>
          <w:p w14:paraId="1C469389" w14:textId="06651D0C" w:rsidR="0083763D" w:rsidRPr="0083763D" w:rsidRDefault="004464C8" w:rsidP="0083763D">
            <w:pPr>
              <w:widowControl/>
              <w:jc w:val="left"/>
              <w:rPr>
                <w:rFonts w:ascii="Arial" w:eastAsia="Times New Roman" w:hAnsi="Arial" w:cs="Arial"/>
                <w:color w:val="000000"/>
                <w:kern w:val="0"/>
                <w:sz w:val="22"/>
              </w:rPr>
            </w:pPr>
            <w:r>
              <w:rPr>
                <w:rFonts w:ascii="Arial" w:hAnsi="Arial" w:cs="Arial" w:hint="eastAsia"/>
                <w:color w:val="000000"/>
                <w:kern w:val="0"/>
                <w:sz w:val="22"/>
              </w:rPr>
              <w:t>Int64</w:t>
            </w:r>
          </w:p>
        </w:tc>
        <w:tc>
          <w:tcPr>
            <w:tcW w:w="1329" w:type="dxa"/>
            <w:tcBorders>
              <w:top w:val="nil"/>
              <w:left w:val="nil"/>
              <w:bottom w:val="single" w:sz="4" w:space="0" w:color="auto"/>
              <w:right w:val="single" w:sz="4" w:space="0" w:color="auto"/>
            </w:tcBorders>
            <w:vAlign w:val="center"/>
            <w:hideMark/>
          </w:tcPr>
          <w:p w14:paraId="5A96BC52" w14:textId="77777777" w:rsidR="0083763D" w:rsidRPr="0083763D" w:rsidRDefault="0083763D" w:rsidP="00CC2CE8">
            <w:pPr>
              <w:widowControl/>
              <w:jc w:val="left"/>
              <w:rPr>
                <w:rFonts w:ascii="Arial" w:eastAsia="Times New Roman" w:hAnsi="Arial" w:cs="Arial"/>
                <w:color w:val="000000"/>
                <w:kern w:val="0"/>
                <w:sz w:val="22"/>
              </w:rPr>
            </w:pPr>
            <w:r w:rsidRPr="0083763D">
              <w:rPr>
                <w:rFonts w:ascii="Arial" w:eastAsia="Times New Roman" w:hAnsi="Arial" w:cs="Arial"/>
                <w:color w:val="000000"/>
                <w:kern w:val="0"/>
                <w:sz w:val="22"/>
              </w:rPr>
              <w:t>Yes</w:t>
            </w:r>
          </w:p>
        </w:tc>
        <w:tc>
          <w:tcPr>
            <w:tcW w:w="2121" w:type="dxa"/>
            <w:tcBorders>
              <w:top w:val="nil"/>
              <w:left w:val="nil"/>
              <w:bottom w:val="single" w:sz="4" w:space="0" w:color="auto"/>
              <w:right w:val="single" w:sz="4" w:space="0" w:color="auto"/>
            </w:tcBorders>
            <w:vAlign w:val="center"/>
            <w:hideMark/>
          </w:tcPr>
          <w:p w14:paraId="63C36F8D" w14:textId="7FAE36C2" w:rsidR="0083763D" w:rsidRPr="0083763D" w:rsidRDefault="00DF7B30" w:rsidP="00CC2CE8">
            <w:pPr>
              <w:widowControl/>
              <w:jc w:val="left"/>
              <w:rPr>
                <w:rFonts w:ascii="Arial" w:eastAsia="Times New Roman" w:hAnsi="Arial" w:cs="Arial"/>
                <w:b/>
                <w:bCs/>
                <w:color w:val="000000"/>
                <w:kern w:val="0"/>
                <w:sz w:val="22"/>
              </w:rPr>
            </w:pPr>
            <w:r w:rsidRPr="00E8410C">
              <w:rPr>
                <w:rFonts w:ascii="Arial" w:eastAsia="Times New Roman" w:hAnsi="Arial" w:cs="Arial" w:hint="eastAsia"/>
                <w:color w:val="000000"/>
                <w:kern w:val="0"/>
                <w:sz w:val="22"/>
              </w:rPr>
              <w:t>0 - MAX_INT64</w:t>
            </w:r>
          </w:p>
        </w:tc>
        <w:tc>
          <w:tcPr>
            <w:tcW w:w="3985" w:type="dxa"/>
            <w:tcBorders>
              <w:top w:val="nil"/>
              <w:left w:val="nil"/>
              <w:bottom w:val="single" w:sz="4" w:space="0" w:color="auto"/>
              <w:right w:val="single" w:sz="4" w:space="0" w:color="auto"/>
            </w:tcBorders>
            <w:vAlign w:val="center"/>
            <w:hideMark/>
          </w:tcPr>
          <w:p w14:paraId="2269A9C1" w14:textId="76A0AAAF" w:rsidR="0083763D" w:rsidRDefault="0083763D" w:rsidP="0083763D">
            <w:pPr>
              <w:widowControl/>
              <w:jc w:val="left"/>
              <w:rPr>
                <w:rFonts w:ascii="Arial" w:hAnsi="Arial" w:cs="Arial"/>
                <w:color w:val="000000"/>
                <w:kern w:val="0"/>
                <w:sz w:val="22"/>
                <w:lang w:val="en-GB"/>
              </w:rPr>
            </w:pPr>
            <w:r w:rsidRPr="0083763D">
              <w:rPr>
                <w:rFonts w:ascii="Arial" w:eastAsia="Times New Roman" w:hAnsi="Arial" w:cs="Arial"/>
                <w:color w:val="000000"/>
                <w:kern w:val="0"/>
                <w:sz w:val="22"/>
                <w:lang w:val="en-GB"/>
              </w:rPr>
              <w:t xml:space="preserve">Start time of the video, Epoch Time in </w:t>
            </w:r>
            <w:ins w:id="317" w:author="Robert James Andrews  (NCS)" w:date="2025-11-25T10:51:00Z" w16du:dateUtc="2025-11-25T02:51:00Z">
              <w:r w:rsidR="00C31AEC" w:rsidRPr="00C31AEC">
                <w:rPr>
                  <w:rFonts w:ascii="Arial" w:eastAsia="Times New Roman" w:hAnsi="Arial" w:cs="Arial"/>
                  <w:color w:val="000000"/>
                  <w:kern w:val="0"/>
                  <w:sz w:val="22"/>
                  <w:lang w:val="en-GB"/>
                </w:rPr>
                <w:t>milliseconds</w:t>
              </w:r>
            </w:ins>
            <w:del w:id="318" w:author="Robert James Andrews  (NCS)" w:date="2025-11-25T10:51:00Z" w16du:dateUtc="2025-11-25T02:51:00Z">
              <w:r w:rsidRPr="0083763D" w:rsidDel="00C31AEC">
                <w:rPr>
                  <w:rFonts w:ascii="Arial" w:eastAsia="Times New Roman" w:hAnsi="Arial" w:cs="Arial"/>
                  <w:color w:val="000000"/>
                  <w:kern w:val="0"/>
                  <w:sz w:val="22"/>
                  <w:lang w:val="en-GB"/>
                </w:rPr>
                <w:delText>seconds</w:delText>
              </w:r>
            </w:del>
            <w:r w:rsidRPr="0083763D">
              <w:rPr>
                <w:rFonts w:ascii="Arial" w:eastAsia="Times New Roman" w:hAnsi="Arial" w:cs="Arial"/>
                <w:color w:val="000000"/>
                <w:kern w:val="0"/>
                <w:sz w:val="22"/>
                <w:lang w:val="en-GB"/>
              </w:rPr>
              <w:t xml:space="preserve">. </w:t>
            </w:r>
          </w:p>
          <w:p w14:paraId="6FFA4162" w14:textId="4D6400F2" w:rsidR="004D361E" w:rsidRDefault="00196106" w:rsidP="0083763D">
            <w:pPr>
              <w:widowControl/>
              <w:jc w:val="left"/>
              <w:rPr>
                <w:rFonts w:ascii="Arial" w:hAnsi="Arial" w:cs="Arial"/>
                <w:color w:val="000000"/>
                <w:kern w:val="0"/>
                <w:sz w:val="22"/>
                <w:lang w:val="en-GB"/>
              </w:rPr>
            </w:pPr>
            <w:proofErr w:type="spellStart"/>
            <w:r>
              <w:rPr>
                <w:rFonts w:ascii="Arial" w:hAnsi="Arial" w:cs="Arial" w:hint="eastAsia"/>
                <w:color w:val="000000"/>
                <w:kern w:val="0"/>
                <w:sz w:val="22"/>
                <w:lang w:val="en-GB"/>
              </w:rPr>
              <w:t>E.g</w:t>
            </w:r>
            <w:proofErr w:type="spellEnd"/>
            <w:r>
              <w:rPr>
                <w:rFonts w:ascii="Arial" w:hAnsi="Arial" w:cs="Arial" w:hint="eastAsia"/>
                <w:color w:val="000000"/>
                <w:kern w:val="0"/>
                <w:sz w:val="22"/>
                <w:lang w:val="en-GB"/>
              </w:rPr>
              <w:t>:</w:t>
            </w:r>
          </w:p>
          <w:p w14:paraId="5B9B654A" w14:textId="7CB8D619" w:rsidR="0083763D" w:rsidRPr="004D361E" w:rsidRDefault="004D361E" w:rsidP="0083763D">
            <w:pPr>
              <w:widowControl/>
              <w:jc w:val="left"/>
              <w:rPr>
                <w:rFonts w:ascii="Arial" w:hAnsi="Arial" w:cs="Arial"/>
                <w:color w:val="000000"/>
                <w:kern w:val="0"/>
                <w:sz w:val="22"/>
              </w:rPr>
            </w:pPr>
            <w:r w:rsidRPr="004D361E">
              <w:rPr>
                <w:rFonts w:ascii="Arial" w:hAnsi="Arial" w:cs="Arial" w:hint="eastAsia"/>
                <w:color w:val="000000"/>
                <w:kern w:val="0"/>
                <w:sz w:val="22"/>
              </w:rPr>
              <w:t>1749626843</w:t>
            </w:r>
            <w:ins w:id="319" w:author="Robert James Andrews  (NCS)" w:date="2025-11-25T10:55:00Z" w16du:dateUtc="2025-11-25T02:55:00Z">
              <w:r w:rsidR="00F87B40">
                <w:rPr>
                  <w:rFonts w:ascii="Arial" w:hAnsi="Arial" w:cs="Arial"/>
                  <w:color w:val="000000"/>
                  <w:kern w:val="0"/>
                  <w:sz w:val="22"/>
                </w:rPr>
                <w:t>000</w:t>
              </w:r>
            </w:ins>
          </w:p>
        </w:tc>
      </w:tr>
      <w:tr w:rsidR="00AD13C7" w:rsidRPr="0083763D" w14:paraId="7F07DD91" w14:textId="77777777" w:rsidTr="00F43F5E">
        <w:trPr>
          <w:trHeight w:val="1226"/>
        </w:trPr>
        <w:tc>
          <w:tcPr>
            <w:tcW w:w="1268" w:type="dxa"/>
            <w:tcBorders>
              <w:top w:val="nil"/>
              <w:left w:val="single" w:sz="4" w:space="0" w:color="auto"/>
              <w:bottom w:val="single" w:sz="4" w:space="0" w:color="auto"/>
              <w:right w:val="single" w:sz="4" w:space="0" w:color="auto"/>
            </w:tcBorders>
            <w:vAlign w:val="center"/>
            <w:hideMark/>
          </w:tcPr>
          <w:p w14:paraId="029AE18C" w14:textId="77777777" w:rsidR="0083763D" w:rsidRPr="0083763D" w:rsidRDefault="0083763D" w:rsidP="00CC2CE8">
            <w:pPr>
              <w:widowControl/>
              <w:jc w:val="left"/>
              <w:rPr>
                <w:rFonts w:ascii="Arial" w:eastAsia="Times New Roman" w:hAnsi="Arial" w:cs="Arial"/>
                <w:color w:val="000000"/>
                <w:kern w:val="0"/>
                <w:sz w:val="22"/>
              </w:rPr>
            </w:pPr>
            <w:r w:rsidRPr="0083763D">
              <w:rPr>
                <w:rFonts w:ascii="Arial" w:eastAsia="Times New Roman" w:hAnsi="Arial" w:cs="Arial"/>
                <w:color w:val="000000"/>
                <w:kern w:val="0"/>
                <w:sz w:val="22"/>
              </w:rPr>
              <w:t xml:space="preserve">end  </w:t>
            </w:r>
          </w:p>
        </w:tc>
        <w:tc>
          <w:tcPr>
            <w:tcW w:w="1182" w:type="dxa"/>
            <w:tcBorders>
              <w:top w:val="nil"/>
              <w:left w:val="nil"/>
              <w:bottom w:val="single" w:sz="4" w:space="0" w:color="auto"/>
              <w:right w:val="single" w:sz="4" w:space="0" w:color="auto"/>
            </w:tcBorders>
            <w:vAlign w:val="center"/>
            <w:hideMark/>
          </w:tcPr>
          <w:p w14:paraId="0ACB60D9" w14:textId="62578B19" w:rsidR="0083763D" w:rsidRPr="0083763D" w:rsidRDefault="004464C8" w:rsidP="0083763D">
            <w:pPr>
              <w:widowControl/>
              <w:jc w:val="left"/>
              <w:rPr>
                <w:rFonts w:ascii="Arial" w:eastAsia="Times New Roman" w:hAnsi="Arial" w:cs="Arial"/>
                <w:color w:val="000000"/>
                <w:kern w:val="0"/>
                <w:sz w:val="22"/>
              </w:rPr>
            </w:pPr>
            <w:r>
              <w:rPr>
                <w:rFonts w:ascii="Arial" w:hAnsi="Arial" w:cs="Arial" w:hint="eastAsia"/>
                <w:color w:val="000000"/>
                <w:kern w:val="0"/>
                <w:sz w:val="22"/>
              </w:rPr>
              <w:t>Int64</w:t>
            </w:r>
          </w:p>
        </w:tc>
        <w:tc>
          <w:tcPr>
            <w:tcW w:w="1329" w:type="dxa"/>
            <w:tcBorders>
              <w:top w:val="nil"/>
              <w:left w:val="nil"/>
              <w:bottom w:val="single" w:sz="4" w:space="0" w:color="auto"/>
              <w:right w:val="single" w:sz="4" w:space="0" w:color="auto"/>
            </w:tcBorders>
            <w:vAlign w:val="center"/>
            <w:hideMark/>
          </w:tcPr>
          <w:p w14:paraId="374F2606" w14:textId="77777777" w:rsidR="0083763D" w:rsidRPr="0083763D" w:rsidRDefault="0083763D" w:rsidP="00CC2CE8">
            <w:pPr>
              <w:widowControl/>
              <w:jc w:val="left"/>
              <w:rPr>
                <w:rFonts w:ascii="Arial" w:eastAsia="Times New Roman" w:hAnsi="Arial" w:cs="Arial"/>
                <w:color w:val="000000"/>
                <w:kern w:val="0"/>
                <w:sz w:val="22"/>
              </w:rPr>
            </w:pPr>
            <w:r w:rsidRPr="0083763D">
              <w:rPr>
                <w:rFonts w:ascii="Arial" w:eastAsia="Times New Roman" w:hAnsi="Arial" w:cs="Arial"/>
                <w:color w:val="000000"/>
                <w:kern w:val="0"/>
                <w:sz w:val="22"/>
              </w:rPr>
              <w:t>Yes</w:t>
            </w:r>
          </w:p>
        </w:tc>
        <w:tc>
          <w:tcPr>
            <w:tcW w:w="2121" w:type="dxa"/>
            <w:tcBorders>
              <w:top w:val="nil"/>
              <w:left w:val="nil"/>
              <w:bottom w:val="single" w:sz="4" w:space="0" w:color="auto"/>
              <w:right w:val="single" w:sz="4" w:space="0" w:color="auto"/>
            </w:tcBorders>
            <w:vAlign w:val="center"/>
            <w:hideMark/>
          </w:tcPr>
          <w:p w14:paraId="72727FB2" w14:textId="5977AB22" w:rsidR="0083763D" w:rsidRPr="0083763D" w:rsidRDefault="00DF7B30" w:rsidP="00CC2CE8">
            <w:pPr>
              <w:widowControl/>
              <w:jc w:val="left"/>
              <w:rPr>
                <w:rFonts w:ascii="Arial" w:eastAsia="Times New Roman" w:hAnsi="Arial" w:cs="Arial"/>
                <w:b/>
                <w:bCs/>
                <w:color w:val="000000"/>
                <w:kern w:val="0"/>
                <w:sz w:val="22"/>
              </w:rPr>
            </w:pPr>
            <w:r w:rsidRPr="00E8410C">
              <w:rPr>
                <w:rFonts w:ascii="Arial" w:eastAsia="Times New Roman" w:hAnsi="Arial" w:cs="Arial" w:hint="eastAsia"/>
                <w:color w:val="000000"/>
                <w:kern w:val="0"/>
                <w:sz w:val="22"/>
              </w:rPr>
              <w:t>0 - MAX_INT64</w:t>
            </w:r>
          </w:p>
        </w:tc>
        <w:tc>
          <w:tcPr>
            <w:tcW w:w="3985" w:type="dxa"/>
            <w:tcBorders>
              <w:top w:val="nil"/>
              <w:left w:val="nil"/>
              <w:bottom w:val="single" w:sz="4" w:space="0" w:color="auto"/>
              <w:right w:val="single" w:sz="4" w:space="0" w:color="auto"/>
            </w:tcBorders>
            <w:vAlign w:val="center"/>
            <w:hideMark/>
          </w:tcPr>
          <w:p w14:paraId="05E82528" w14:textId="06E79548" w:rsidR="0083763D" w:rsidRDefault="0083763D" w:rsidP="00CC2CE8">
            <w:pPr>
              <w:widowControl/>
              <w:jc w:val="left"/>
              <w:rPr>
                <w:rFonts w:ascii="Arial" w:hAnsi="Arial" w:cs="Arial"/>
                <w:color w:val="000000"/>
                <w:kern w:val="0"/>
                <w:sz w:val="22"/>
                <w:lang w:val="en-GB"/>
              </w:rPr>
            </w:pPr>
            <w:r w:rsidRPr="0083763D">
              <w:rPr>
                <w:rFonts w:ascii="Arial" w:eastAsia="Times New Roman" w:hAnsi="Arial" w:cs="Arial"/>
                <w:color w:val="000000"/>
                <w:kern w:val="0"/>
                <w:sz w:val="22"/>
                <w:lang w:val="en-GB"/>
              </w:rPr>
              <w:t xml:space="preserve">End time of the video, Epoch Time in </w:t>
            </w:r>
            <w:ins w:id="320" w:author="Tom Shen (NCS)" w:date="2025-12-09T13:28:00Z" w16du:dateUtc="2025-12-09T05:28:00Z">
              <w:r w:rsidR="00067051">
                <w:rPr>
                  <w:rFonts w:ascii="Arial" w:eastAsia="Times New Roman" w:hAnsi="Arial" w:cs="Arial"/>
                  <w:color w:val="000000"/>
                  <w:kern w:val="0"/>
                  <w:sz w:val="22"/>
                  <w:lang w:val="en-GB"/>
                </w:rPr>
                <w:t>milli</w:t>
              </w:r>
            </w:ins>
            <w:r w:rsidRPr="0083763D">
              <w:rPr>
                <w:rFonts w:ascii="Arial" w:eastAsia="Times New Roman" w:hAnsi="Arial" w:cs="Arial"/>
                <w:color w:val="000000"/>
                <w:kern w:val="0"/>
                <w:sz w:val="22"/>
                <w:lang w:val="en-GB"/>
              </w:rPr>
              <w:t>seconds. System allows 1hour max duration.</w:t>
            </w:r>
          </w:p>
          <w:p w14:paraId="5F9DA49F" w14:textId="5D9129C2" w:rsidR="004D361E" w:rsidRDefault="00196106" w:rsidP="00CC2CE8">
            <w:pPr>
              <w:widowControl/>
              <w:jc w:val="left"/>
              <w:rPr>
                <w:rFonts w:ascii="Arial" w:hAnsi="Arial" w:cs="Arial"/>
                <w:color w:val="000000"/>
                <w:kern w:val="0"/>
                <w:sz w:val="22"/>
                <w:lang w:val="en-GB"/>
              </w:rPr>
            </w:pPr>
            <w:proofErr w:type="spellStart"/>
            <w:r>
              <w:rPr>
                <w:rFonts w:ascii="Arial" w:hAnsi="Arial" w:cs="Arial" w:hint="eastAsia"/>
                <w:color w:val="000000"/>
                <w:kern w:val="0"/>
                <w:sz w:val="22"/>
                <w:lang w:val="en-GB"/>
              </w:rPr>
              <w:t>E.g</w:t>
            </w:r>
            <w:proofErr w:type="spellEnd"/>
            <w:r>
              <w:rPr>
                <w:rFonts w:ascii="Arial" w:hAnsi="Arial" w:cs="Arial" w:hint="eastAsia"/>
                <w:color w:val="000000"/>
                <w:kern w:val="0"/>
                <w:sz w:val="22"/>
                <w:lang w:val="en-GB"/>
              </w:rPr>
              <w:t>:</w:t>
            </w:r>
          </w:p>
          <w:p w14:paraId="2D99C42E" w14:textId="1C6664AF" w:rsidR="0083763D" w:rsidRPr="004D361E" w:rsidRDefault="004D361E" w:rsidP="00CC2CE8">
            <w:pPr>
              <w:widowControl/>
              <w:jc w:val="left"/>
              <w:rPr>
                <w:rFonts w:ascii="Arial" w:hAnsi="Arial" w:cs="Arial"/>
                <w:color w:val="000000"/>
                <w:kern w:val="0"/>
                <w:sz w:val="22"/>
              </w:rPr>
            </w:pPr>
            <w:r w:rsidRPr="004D361E">
              <w:rPr>
                <w:rFonts w:ascii="Arial" w:hAnsi="Arial" w:cs="Arial" w:hint="eastAsia"/>
                <w:color w:val="000000"/>
                <w:kern w:val="0"/>
                <w:sz w:val="22"/>
              </w:rPr>
              <w:t>1749630443</w:t>
            </w:r>
            <w:ins w:id="321" w:author="Robert James Andrews  (NCS)" w:date="2025-11-25T10:55:00Z" w16du:dateUtc="2025-11-25T02:55:00Z">
              <w:r w:rsidR="00F87B40">
                <w:rPr>
                  <w:rFonts w:ascii="Arial" w:hAnsi="Arial" w:cs="Arial"/>
                  <w:color w:val="000000"/>
                  <w:kern w:val="0"/>
                  <w:sz w:val="22"/>
                </w:rPr>
                <w:t>000</w:t>
              </w:r>
            </w:ins>
          </w:p>
        </w:tc>
      </w:tr>
    </w:tbl>
    <w:p w14:paraId="2806248B" w14:textId="77777777" w:rsidR="00793892" w:rsidRDefault="00793892" w:rsidP="00CC2CE8">
      <w:pPr>
        <w:widowControl/>
        <w:spacing w:line="360" w:lineRule="auto"/>
        <w:jc w:val="left"/>
        <w:rPr>
          <w:rFonts w:ascii="Arial" w:eastAsia="Arial" w:hAnsi="Arial" w:cs="Arial"/>
          <w:color w:val="000000" w:themeColor="text1"/>
          <w:sz w:val="22"/>
          <w:lang w:val="en-GB"/>
        </w:rPr>
      </w:pPr>
    </w:p>
    <w:p w14:paraId="45EC81CC" w14:textId="623CDFAA" w:rsidR="00793892" w:rsidRPr="00DE20CE" w:rsidRDefault="00793892" w:rsidP="00CC2CE8">
      <w:pPr>
        <w:widowControl/>
        <w:spacing w:line="360" w:lineRule="auto"/>
        <w:jc w:val="left"/>
        <w:rPr>
          <w:rFonts w:ascii="Arial" w:eastAsia="Arial" w:hAnsi="Arial" w:cs="Arial"/>
          <w:color w:val="000000" w:themeColor="text1"/>
          <w:sz w:val="22"/>
          <w:lang w:val="en-GB"/>
        </w:rPr>
      </w:pPr>
      <w:r w:rsidRPr="3DCB99DC">
        <w:rPr>
          <w:rFonts w:ascii="Arial" w:eastAsia="Arial" w:hAnsi="Arial" w:cs="Arial"/>
          <w:color w:val="000000" w:themeColor="text1"/>
          <w:sz w:val="22"/>
          <w:lang w:val="en-GB"/>
        </w:rPr>
        <w:t xml:space="preserve">Upon receiving this message, Video Proxy will </w:t>
      </w:r>
      <w:r>
        <w:rPr>
          <w:rFonts w:ascii="Arial" w:eastAsia="Arial" w:hAnsi="Arial" w:cs="Arial"/>
          <w:color w:val="000000" w:themeColor="text1"/>
          <w:sz w:val="22"/>
          <w:lang w:val="en-GB"/>
        </w:rPr>
        <w:t>create a streaming session</w:t>
      </w:r>
      <w:r w:rsidRPr="3DCB99DC">
        <w:rPr>
          <w:rFonts w:ascii="Arial" w:eastAsia="Arial" w:hAnsi="Arial" w:cs="Arial"/>
          <w:color w:val="000000" w:themeColor="text1"/>
          <w:sz w:val="22"/>
          <w:lang w:val="en-GB"/>
        </w:rPr>
        <w:t>.</w:t>
      </w:r>
    </w:p>
    <w:p w14:paraId="443C8A9D" w14:textId="6FED8034" w:rsidR="003D485F" w:rsidRPr="00B56395" w:rsidRDefault="003D485F" w:rsidP="00B56395">
      <w:pPr>
        <w:pStyle w:val="ListParagraph"/>
        <w:numPr>
          <w:ilvl w:val="0"/>
          <w:numId w:val="56"/>
        </w:numPr>
        <w:jc w:val="left"/>
        <w:rPr>
          <w:rFonts w:eastAsia="Arial" w:cs="Arial"/>
          <w:color w:val="000000" w:themeColor="text1"/>
        </w:rPr>
      </w:pPr>
      <w:r w:rsidRPr="00D1451F">
        <w:rPr>
          <w:rFonts w:eastAsia="Arial" w:cs="Arial"/>
          <w:color w:val="000000" w:themeColor="text1"/>
          <w:lang w:val="en-SG"/>
        </w:rPr>
        <w:t>Response:</w:t>
      </w:r>
    </w:p>
    <w:p w14:paraId="28548286" w14:textId="77777777" w:rsidR="007E04AB" w:rsidRDefault="00A3690F" w:rsidP="003B08A7">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lastRenderedPageBreak/>
        <w:t>Successful:</w:t>
      </w:r>
    </w:p>
    <w:p w14:paraId="4D200F0B" w14:textId="07409EC1" w:rsidR="007E04AB" w:rsidRDefault="007E04AB" w:rsidP="003B08A7">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w:t>
      </w:r>
      <w:r w:rsidR="008A4902">
        <w:rPr>
          <w:rFonts w:eastAsia="Arial" w:cs="Arial"/>
          <w:color w:val="000000" w:themeColor="text1"/>
          <w:lang w:val="en-SG"/>
        </w:rPr>
        <w:t>1</w:t>
      </w:r>
      <w:r>
        <w:rPr>
          <w:rFonts w:eastAsia="Arial" w:cs="Arial"/>
          <w:color w:val="000000" w:themeColor="text1"/>
          <w:lang w:val="en-SG"/>
        </w:rPr>
        <w:t>.</w:t>
      </w:r>
    </w:p>
    <w:p w14:paraId="61EDF3F5" w14:textId="77777777" w:rsidR="003D485F" w:rsidRPr="00D96679" w:rsidRDefault="003D485F" w:rsidP="007E04AB">
      <w:pPr>
        <w:pStyle w:val="ListParagraph"/>
        <w:numPr>
          <w:ilvl w:val="1"/>
          <w:numId w:val="42"/>
        </w:numPr>
        <w:jc w:val="left"/>
        <w:rPr>
          <w:rFonts w:eastAsia="Arial" w:cs="Arial"/>
          <w:color w:val="000000" w:themeColor="text1"/>
          <w:lang w:val="en-SG"/>
        </w:rPr>
      </w:pPr>
      <w:r>
        <w:rPr>
          <w:rFonts w:eastAsia="Arial" w:cs="Arial"/>
          <w:color w:val="000000" w:themeColor="text1"/>
          <w:lang w:val="en-SG"/>
        </w:rPr>
        <w:t>Body:</w:t>
      </w:r>
    </w:p>
    <w:tbl>
      <w:tblPr>
        <w:tblStyle w:val="TableGrid"/>
        <w:tblW w:w="9150" w:type="dxa"/>
        <w:tblInd w:w="2" w:type="dxa"/>
        <w:tblLayout w:type="fixed"/>
        <w:tblLook w:val="06A0" w:firstRow="1" w:lastRow="0" w:firstColumn="1" w:lastColumn="0" w:noHBand="1" w:noVBand="1"/>
      </w:tblPr>
      <w:tblGrid>
        <w:gridCol w:w="1160"/>
        <w:gridCol w:w="1100"/>
        <w:gridCol w:w="3888"/>
        <w:gridCol w:w="3002"/>
      </w:tblGrid>
      <w:tr w:rsidR="00793892" w14:paraId="3F2ACE08" w14:textId="77777777" w:rsidTr="0048095B">
        <w:trPr>
          <w:trHeight w:val="300"/>
        </w:trPr>
        <w:tc>
          <w:tcPr>
            <w:tcW w:w="11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45" w:type="dxa"/>
              <w:left w:w="105" w:type="dxa"/>
              <w:right w:w="75" w:type="dxa"/>
            </w:tcMar>
          </w:tcPr>
          <w:p w14:paraId="535767E3" w14:textId="77777777" w:rsidR="00793892" w:rsidRDefault="00793892" w:rsidP="00CC2CE8">
            <w:pPr>
              <w:jc w:val="left"/>
            </w:pPr>
            <w:r w:rsidRPr="3DCB99DC">
              <w:rPr>
                <w:rFonts w:ascii="Arial" w:eastAsia="Arial" w:hAnsi="Arial" w:cs="Arial"/>
                <w:b/>
                <w:bCs/>
                <w:color w:val="000000" w:themeColor="text1"/>
                <w:sz w:val="22"/>
                <w:szCs w:val="22"/>
              </w:rPr>
              <w:t>Field Name</w:t>
            </w:r>
          </w:p>
        </w:tc>
        <w:tc>
          <w:tcPr>
            <w:tcW w:w="11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45" w:type="dxa"/>
              <w:left w:w="105" w:type="dxa"/>
              <w:right w:w="75" w:type="dxa"/>
            </w:tcMar>
          </w:tcPr>
          <w:p w14:paraId="5B395C7C" w14:textId="37A1AE03" w:rsidR="00793892" w:rsidRDefault="00A70FBF" w:rsidP="00CC2CE8">
            <w:pPr>
              <w:jc w:val="left"/>
            </w:pPr>
            <w:r>
              <w:rPr>
                <w:rFonts w:ascii="Arial" w:eastAsia="Arial" w:hAnsi="Arial" w:cs="Arial"/>
                <w:b/>
                <w:bCs/>
                <w:color w:val="000000" w:themeColor="text1"/>
                <w:sz w:val="22"/>
                <w:szCs w:val="22"/>
              </w:rPr>
              <w:t xml:space="preserve">Data </w:t>
            </w:r>
            <w:r w:rsidR="00793892" w:rsidRPr="3DCB99DC">
              <w:rPr>
                <w:rFonts w:ascii="Arial" w:eastAsia="Arial" w:hAnsi="Arial" w:cs="Arial"/>
                <w:b/>
                <w:bCs/>
                <w:color w:val="000000" w:themeColor="text1"/>
                <w:sz w:val="22"/>
                <w:szCs w:val="22"/>
              </w:rPr>
              <w:t>Type</w:t>
            </w:r>
          </w:p>
        </w:tc>
        <w:tc>
          <w:tcPr>
            <w:tcW w:w="388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45" w:type="dxa"/>
              <w:left w:w="105" w:type="dxa"/>
              <w:right w:w="75" w:type="dxa"/>
            </w:tcMar>
          </w:tcPr>
          <w:p w14:paraId="429DE5E7" w14:textId="77777777" w:rsidR="00793892" w:rsidRDefault="00793892" w:rsidP="00CC2CE8">
            <w:pPr>
              <w:jc w:val="left"/>
            </w:pPr>
            <w:r w:rsidRPr="3DCB99DC">
              <w:rPr>
                <w:rFonts w:ascii="Arial" w:eastAsia="Arial" w:hAnsi="Arial" w:cs="Arial"/>
                <w:b/>
                <w:bCs/>
                <w:color w:val="000000" w:themeColor="text1"/>
                <w:sz w:val="22"/>
                <w:szCs w:val="22"/>
              </w:rPr>
              <w:t>Allowed Values</w:t>
            </w:r>
          </w:p>
        </w:tc>
        <w:tc>
          <w:tcPr>
            <w:tcW w:w="300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45" w:type="dxa"/>
              <w:left w:w="105" w:type="dxa"/>
              <w:right w:w="75" w:type="dxa"/>
            </w:tcMar>
          </w:tcPr>
          <w:p w14:paraId="3E899520" w14:textId="77777777" w:rsidR="00793892" w:rsidRDefault="00793892" w:rsidP="00CC2CE8">
            <w:pPr>
              <w:ind w:left="1"/>
              <w:jc w:val="left"/>
            </w:pPr>
            <w:r w:rsidRPr="3DCB99DC">
              <w:rPr>
                <w:rFonts w:ascii="Arial" w:eastAsia="Arial" w:hAnsi="Arial" w:cs="Arial"/>
                <w:b/>
                <w:bCs/>
                <w:color w:val="000000" w:themeColor="text1"/>
                <w:sz w:val="22"/>
                <w:szCs w:val="22"/>
              </w:rPr>
              <w:t>Description</w:t>
            </w:r>
          </w:p>
        </w:tc>
      </w:tr>
      <w:tr w:rsidR="00793892" w14:paraId="3D3E1028" w14:textId="77777777" w:rsidTr="0054695E">
        <w:trPr>
          <w:trHeight w:val="300"/>
        </w:trPr>
        <w:tc>
          <w:tcPr>
            <w:tcW w:w="1160"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3D93BD12" w14:textId="77777777" w:rsidR="00793892" w:rsidRDefault="00793892">
            <w:pPr>
              <w:spacing w:before="60" w:after="60"/>
              <w:jc w:val="left"/>
            </w:pPr>
            <w:proofErr w:type="spellStart"/>
            <w:r w:rsidRPr="3DCB99DC">
              <w:rPr>
                <w:rFonts w:ascii="Arial" w:eastAsia="Arial" w:hAnsi="Arial" w:cs="Arial"/>
                <w:color w:val="000000" w:themeColor="text1"/>
                <w:sz w:val="22"/>
                <w:szCs w:val="22"/>
                <w:lang w:val="en-GB"/>
              </w:rPr>
              <w:t>sessionId</w:t>
            </w:r>
            <w:proofErr w:type="spellEnd"/>
          </w:p>
        </w:tc>
        <w:tc>
          <w:tcPr>
            <w:tcW w:w="1100"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67C941D0" w14:textId="45CCA31C" w:rsidR="00793892" w:rsidRDefault="005C21EF">
            <w:pPr>
              <w:spacing w:before="60" w:after="60"/>
              <w:jc w:val="left"/>
            </w:pPr>
            <w:proofErr w:type="gramStart"/>
            <w:r>
              <w:rPr>
                <w:rFonts w:ascii="Arial" w:eastAsia="Arial" w:hAnsi="Arial" w:cs="Arial"/>
                <w:color w:val="000000" w:themeColor="text1"/>
                <w:sz w:val="22"/>
                <w:szCs w:val="22"/>
              </w:rPr>
              <w:t>String(</w:t>
            </w:r>
            <w:proofErr w:type="gramEnd"/>
            <w:r w:rsidR="00793892" w:rsidRPr="3DCB99DC">
              <w:rPr>
                <w:rFonts w:ascii="Arial" w:eastAsia="Arial" w:hAnsi="Arial" w:cs="Arial"/>
                <w:color w:val="000000" w:themeColor="text1"/>
                <w:sz w:val="22"/>
                <w:szCs w:val="22"/>
              </w:rPr>
              <w:t>36)</w:t>
            </w:r>
          </w:p>
        </w:tc>
        <w:tc>
          <w:tcPr>
            <w:tcW w:w="388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AEADFA4" w14:textId="77777777" w:rsidR="00F3371A" w:rsidRPr="00CD41A8" w:rsidRDefault="00F3371A" w:rsidP="00F3371A">
            <w:pPr>
              <w:widowControl/>
              <w:spacing w:before="100"/>
              <w:jc w:val="left"/>
              <w:rPr>
                <w:rFonts w:ascii="Arial" w:hAnsi="Arial" w:cs="Arial"/>
                <w:color w:val="000000" w:themeColor="text1"/>
                <w:sz w:val="22"/>
              </w:rPr>
            </w:pPr>
            <w:r w:rsidRPr="645ABCF6">
              <w:rPr>
                <w:rFonts w:ascii="Arial" w:hAnsi="Arial" w:cs="Arial"/>
                <w:color w:val="000000" w:themeColor="text1"/>
                <w:sz w:val="22"/>
              </w:rPr>
              <w:t>Character set:</w:t>
            </w:r>
          </w:p>
          <w:p w14:paraId="6DA524EC" w14:textId="2F6EBE25" w:rsidR="00F3371A" w:rsidRPr="00CD41A8" w:rsidRDefault="00F3371A" w:rsidP="00F30264">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73866E30" w14:textId="77777777" w:rsidR="00F3371A" w:rsidRPr="00CD41A8" w:rsidRDefault="00F3371A" w:rsidP="00F3371A">
            <w:pPr>
              <w:pStyle w:val="ListParagraph"/>
              <w:numPr>
                <w:ilvl w:val="0"/>
                <w:numId w:val="42"/>
              </w:numPr>
              <w:spacing w:before="100" w:line="240" w:lineRule="auto"/>
              <w:jc w:val="left"/>
              <w:rPr>
                <w:rFonts w:cs="Arial"/>
                <w:color w:val="000000" w:themeColor="text1"/>
              </w:rPr>
            </w:pPr>
            <w:r w:rsidRPr="645ABCF6">
              <w:rPr>
                <w:rFonts w:cs="Arial"/>
                <w:color w:val="000000" w:themeColor="text1"/>
              </w:rPr>
              <w:t>0-9</w:t>
            </w:r>
          </w:p>
          <w:p w14:paraId="2EEEC672" w14:textId="2D9B72F3" w:rsidR="00793892" w:rsidRPr="00F3371A" w:rsidRDefault="00F3371A" w:rsidP="00F3371A">
            <w:pPr>
              <w:pStyle w:val="ListParagraph"/>
              <w:numPr>
                <w:ilvl w:val="0"/>
                <w:numId w:val="42"/>
              </w:numPr>
              <w:spacing w:before="100" w:line="240" w:lineRule="auto"/>
              <w:jc w:val="left"/>
              <w:rPr>
                <w:rFonts w:cs="Arial"/>
                <w:color w:val="000000"/>
              </w:rPr>
            </w:pPr>
            <w:r w:rsidRPr="645ABCF6">
              <w:rPr>
                <w:rFonts w:cs="Arial"/>
                <w:color w:val="000000" w:themeColor="text1"/>
              </w:rPr>
              <w:t>-</w:t>
            </w:r>
            <w:r>
              <w:rPr>
                <w:rFonts w:eastAsiaTheme="minorEastAsia" w:cs="Arial" w:hint="eastAsia"/>
                <w:color w:val="000000" w:themeColor="text1"/>
                <w:lang w:eastAsia="zh-CN"/>
              </w:rPr>
              <w:t xml:space="preserve"> </w:t>
            </w:r>
          </w:p>
        </w:tc>
        <w:tc>
          <w:tcPr>
            <w:tcW w:w="3002"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B6224A5" w14:textId="6E3D63B4" w:rsidR="00793892" w:rsidRDefault="00793892">
            <w:pPr>
              <w:spacing w:before="60" w:after="60"/>
              <w:jc w:val="left"/>
              <w:rPr>
                <w:rFonts w:ascii="Arial" w:eastAsiaTheme="minorEastAsia" w:hAnsi="Arial" w:cs="Arial"/>
                <w:color w:val="000000" w:themeColor="text1"/>
                <w:sz w:val="22"/>
                <w:szCs w:val="22"/>
                <w:lang w:val="en-GB"/>
              </w:rPr>
            </w:pPr>
            <w:r w:rsidRPr="3DCB99DC">
              <w:rPr>
                <w:rFonts w:ascii="Arial" w:eastAsia="Arial" w:hAnsi="Arial" w:cs="Arial"/>
                <w:color w:val="000000" w:themeColor="text1"/>
                <w:sz w:val="22"/>
                <w:szCs w:val="22"/>
                <w:lang w:val="en-GB"/>
              </w:rPr>
              <w:t xml:space="preserve">Unique Id for the session, </w:t>
            </w:r>
            <w:proofErr w:type="spellStart"/>
            <w:r w:rsidR="00196106">
              <w:rPr>
                <w:rFonts w:ascii="Arial" w:eastAsia="Arial" w:hAnsi="Arial" w:cs="Arial"/>
                <w:color w:val="000000" w:themeColor="text1"/>
                <w:sz w:val="22"/>
                <w:szCs w:val="22"/>
                <w:lang w:val="en-GB"/>
              </w:rPr>
              <w:t>E.g</w:t>
            </w:r>
            <w:proofErr w:type="spellEnd"/>
            <w:r w:rsidR="00196106">
              <w:rPr>
                <w:rFonts w:ascii="Arial" w:eastAsia="Arial" w:hAnsi="Arial" w:cs="Arial"/>
                <w:color w:val="000000" w:themeColor="text1"/>
                <w:sz w:val="22"/>
                <w:szCs w:val="22"/>
                <w:lang w:val="en-GB"/>
              </w:rPr>
              <w:t>:</w:t>
            </w:r>
          </w:p>
          <w:p w14:paraId="193FBCE3" w14:textId="4F247F78" w:rsidR="00793892" w:rsidRPr="00EE23AD" w:rsidRDefault="00EE23AD">
            <w:pPr>
              <w:spacing w:before="60" w:after="60"/>
              <w:jc w:val="left"/>
              <w:rPr>
                <w:rFonts w:eastAsiaTheme="minorEastAsia"/>
              </w:rPr>
            </w:pPr>
            <w:r w:rsidRPr="3DCB99DC">
              <w:rPr>
                <w:rFonts w:ascii="Arial" w:eastAsia="Arial" w:hAnsi="Arial" w:cs="Arial"/>
                <w:color w:val="000000" w:themeColor="text1"/>
                <w:sz w:val="22"/>
                <w:szCs w:val="22"/>
                <w:lang w:val="pt"/>
              </w:rPr>
              <w:t>2841bf23-efac-471a-a697-2d9d37a847cf</w:t>
            </w:r>
          </w:p>
        </w:tc>
      </w:tr>
      <w:tr w:rsidR="007C0FE6" w14:paraId="129530DF" w14:textId="77777777" w:rsidTr="0054695E">
        <w:trPr>
          <w:trHeight w:val="300"/>
        </w:trPr>
        <w:tc>
          <w:tcPr>
            <w:tcW w:w="1160"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0FE9125" w14:textId="523A1187" w:rsidR="007C0FE6" w:rsidRDefault="007C0FE6" w:rsidP="007C0FE6">
            <w:pPr>
              <w:spacing w:before="60" w:after="60" w:line="259" w:lineRule="auto"/>
              <w:jc w:val="left"/>
              <w:rPr>
                <w:rFonts w:ascii="Arial" w:eastAsia="Arial" w:hAnsi="Arial" w:cs="Arial"/>
                <w:color w:val="000000" w:themeColor="text1"/>
                <w:sz w:val="22"/>
                <w:szCs w:val="22"/>
                <w:lang w:val="en-GB"/>
              </w:rPr>
            </w:pPr>
            <w:r w:rsidRPr="00D27C20">
              <w:rPr>
                <w:rFonts w:ascii="Arial" w:hAnsi="Arial" w:cs="Arial"/>
                <w:color w:val="000000"/>
                <w:sz w:val="22"/>
              </w:rPr>
              <w:t xml:space="preserve"> </w:t>
            </w:r>
            <w:proofErr w:type="spellStart"/>
            <w:r w:rsidRPr="00D27C20">
              <w:rPr>
                <w:rFonts w:ascii="Arial" w:hAnsi="Arial" w:cs="Arial"/>
                <w:color w:val="000000"/>
                <w:sz w:val="22"/>
              </w:rPr>
              <w:t>url</w:t>
            </w:r>
            <w:proofErr w:type="spellEnd"/>
          </w:p>
        </w:tc>
        <w:tc>
          <w:tcPr>
            <w:tcW w:w="1100"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112FE47" w14:textId="5CFABBE8" w:rsidR="007C0FE6" w:rsidRDefault="005C21EF" w:rsidP="007C0FE6">
            <w:pPr>
              <w:spacing w:before="60" w:after="60" w:line="259" w:lineRule="auto"/>
              <w:jc w:val="left"/>
              <w:rPr>
                <w:rFonts w:ascii="Arial" w:eastAsia="Arial" w:hAnsi="Arial" w:cs="Arial"/>
                <w:color w:val="000000" w:themeColor="text1"/>
                <w:sz w:val="22"/>
                <w:szCs w:val="22"/>
                <w:lang w:val="en-GB"/>
              </w:rPr>
            </w:pPr>
            <w:proofErr w:type="gramStart"/>
            <w:r>
              <w:rPr>
                <w:rFonts w:ascii="Arial" w:eastAsia="Arial" w:hAnsi="Arial" w:cs="Arial"/>
                <w:color w:val="000000"/>
                <w:sz w:val="22"/>
              </w:rPr>
              <w:t>String(</w:t>
            </w:r>
            <w:proofErr w:type="gramEnd"/>
            <w:r w:rsidR="007C0FE6">
              <w:rPr>
                <w:rFonts w:ascii="Arial" w:hAnsi="Arial" w:cs="Arial" w:hint="eastAsia"/>
                <w:color w:val="000000"/>
                <w:sz w:val="22"/>
              </w:rPr>
              <w:t>2</w:t>
            </w:r>
            <w:r w:rsidR="007C0FE6" w:rsidRPr="00D27C20">
              <w:rPr>
                <w:rFonts w:ascii="Arial" w:hAnsi="Arial" w:cs="Arial"/>
                <w:color w:val="000000"/>
                <w:sz w:val="22"/>
              </w:rPr>
              <w:t>00</w:t>
            </w:r>
            <w:r w:rsidR="007C0FE6" w:rsidRPr="00D27C20">
              <w:rPr>
                <w:rFonts w:ascii="Arial" w:eastAsia="Arial" w:hAnsi="Arial" w:cs="Arial"/>
                <w:color w:val="000000"/>
                <w:sz w:val="22"/>
              </w:rPr>
              <w:t>)</w:t>
            </w:r>
          </w:p>
        </w:tc>
        <w:tc>
          <w:tcPr>
            <w:tcW w:w="388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20B1A85C" w14:textId="5D095D06" w:rsidR="007C0FE6" w:rsidRPr="007C0FE6" w:rsidRDefault="00897413" w:rsidP="00897413">
            <w:pPr>
              <w:pStyle w:val="ncs-body"/>
              <w:rPr>
                <w:rFonts w:eastAsia="Arial"/>
                <w:color w:val="000000"/>
              </w:rPr>
            </w:pPr>
            <w:r w:rsidRPr="00684976">
              <w:rPr>
                <w:rFonts w:hint="eastAsia"/>
                <w:szCs w:val="22"/>
              </w:rPr>
              <w:t>Refer to</w:t>
            </w:r>
            <w:r>
              <w:rPr>
                <w:szCs w:val="22"/>
              </w:rPr>
              <w:t xml:space="preserve"> URL stand</w:t>
            </w:r>
            <w:r w:rsidRPr="00897413">
              <w:rPr>
                <w:rStyle w:val="ncs-bodyChar"/>
              </w:rPr>
              <w:t>ard in</w:t>
            </w:r>
            <w:r w:rsidRPr="00897413">
              <w:rPr>
                <w:rStyle w:val="ncs-bodyChar"/>
                <w:rFonts w:hint="eastAsia"/>
              </w:rPr>
              <w:t xml:space="preserve"> </w:t>
            </w:r>
            <w:r w:rsidRPr="00897413">
              <w:rPr>
                <w:rStyle w:val="ncs-bodyChar"/>
              </w:rPr>
              <w:fldChar w:fldCharType="begin"/>
            </w:r>
            <w:r w:rsidRPr="00897413">
              <w:rPr>
                <w:rStyle w:val="ncs-bodyChar"/>
              </w:rPr>
              <w:instrText xml:space="preserve"> </w:instrText>
            </w:r>
            <w:r w:rsidRPr="00897413">
              <w:rPr>
                <w:rStyle w:val="ncs-bodyChar"/>
                <w:rFonts w:hint="eastAsia"/>
              </w:rPr>
              <w:instrText>REF _Ref209359104 \h</w:instrText>
            </w:r>
            <w:r w:rsidRPr="00897413">
              <w:rPr>
                <w:rStyle w:val="ncs-bodyChar"/>
              </w:rPr>
              <w:instrText xml:space="preserve">  \* MERGEFORMAT </w:instrText>
            </w:r>
            <w:r w:rsidRPr="00897413">
              <w:rPr>
                <w:rStyle w:val="ncs-bodyChar"/>
              </w:rPr>
            </w:r>
            <w:r w:rsidRPr="00897413">
              <w:rPr>
                <w:rStyle w:val="ncs-bodyChar"/>
              </w:rPr>
              <w:fldChar w:fldCharType="separate"/>
            </w:r>
            <w:r w:rsidR="00542606" w:rsidRPr="00542606">
              <w:rPr>
                <w:rStyle w:val="ncs-bodyChar"/>
              </w:rPr>
              <w:t>Table 2</w:t>
            </w:r>
            <w:r w:rsidRPr="00897413">
              <w:rPr>
                <w:rStyle w:val="ncs-bodyChar"/>
              </w:rPr>
              <w:fldChar w:fldCharType="end"/>
            </w:r>
            <w:r>
              <w:rPr>
                <w:rStyle w:val="ncs-bodyChar"/>
              </w:rPr>
              <w:t>.</w:t>
            </w:r>
          </w:p>
        </w:tc>
        <w:tc>
          <w:tcPr>
            <w:tcW w:w="3002"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9AE3C7E" w14:textId="77777777" w:rsidR="007C0FE6" w:rsidRPr="00EE23AD" w:rsidRDefault="007C0FE6" w:rsidP="007C0FE6">
            <w:pPr>
              <w:spacing w:before="60" w:after="60"/>
              <w:jc w:val="left"/>
              <w:rPr>
                <w:rFonts w:ascii="Arial" w:eastAsiaTheme="minorEastAsia" w:hAnsi="Arial" w:cs="Arial"/>
                <w:sz w:val="22"/>
                <w:szCs w:val="22"/>
                <w:lang w:val="en-GB"/>
              </w:rPr>
            </w:pPr>
            <w:r w:rsidRPr="3DCB99DC">
              <w:rPr>
                <w:rFonts w:ascii="Arial" w:eastAsia="Arial" w:hAnsi="Arial" w:cs="Arial"/>
                <w:sz w:val="22"/>
                <w:szCs w:val="22"/>
                <w:lang w:val="en-GB"/>
              </w:rPr>
              <w:t xml:space="preserve">Streaming URL for requested </w:t>
            </w:r>
            <w:r>
              <w:rPr>
                <w:rFonts w:ascii="Arial" w:eastAsia="Arial" w:hAnsi="Arial" w:cs="Arial"/>
                <w:sz w:val="22"/>
                <w:szCs w:val="22"/>
                <w:lang w:val="en-GB"/>
              </w:rPr>
              <w:t xml:space="preserve">playback </w:t>
            </w:r>
            <w:r w:rsidRPr="3DCB99DC">
              <w:rPr>
                <w:rFonts w:ascii="Arial" w:eastAsia="Arial" w:hAnsi="Arial" w:cs="Arial"/>
                <w:sz w:val="22"/>
                <w:szCs w:val="22"/>
                <w:lang w:val="en-GB"/>
              </w:rPr>
              <w:t>video.</w:t>
            </w:r>
          </w:p>
          <w:p w14:paraId="07AA466B" w14:textId="237039D6" w:rsidR="007C0FE6" w:rsidRPr="00EE23AD" w:rsidRDefault="00196106" w:rsidP="007C0FE6">
            <w:pPr>
              <w:spacing w:before="60" w:after="60"/>
              <w:jc w:val="left"/>
              <w:rPr>
                <w:rFonts w:ascii="Arial" w:eastAsiaTheme="minorEastAsia" w:hAnsi="Arial" w:cs="Arial"/>
                <w:color w:val="000000" w:themeColor="text1"/>
                <w:sz w:val="22"/>
                <w:szCs w:val="22"/>
                <w:lang w:val="en-GB"/>
              </w:rPr>
            </w:pPr>
            <w:proofErr w:type="spellStart"/>
            <w:r>
              <w:rPr>
                <w:rFonts w:ascii="Arial" w:eastAsia="Arial" w:hAnsi="Arial" w:cs="Arial"/>
                <w:color w:val="000000" w:themeColor="text1"/>
                <w:sz w:val="22"/>
                <w:szCs w:val="22"/>
                <w:lang w:val="en-GB"/>
              </w:rPr>
              <w:t>E.g</w:t>
            </w:r>
            <w:proofErr w:type="spellEnd"/>
            <w:r>
              <w:rPr>
                <w:rFonts w:ascii="Arial" w:eastAsia="Arial" w:hAnsi="Arial" w:cs="Arial"/>
                <w:color w:val="000000" w:themeColor="text1"/>
                <w:sz w:val="22"/>
                <w:szCs w:val="22"/>
                <w:lang w:val="en-GB"/>
              </w:rPr>
              <w:t>:</w:t>
            </w:r>
          </w:p>
          <w:p w14:paraId="5A949E99" w14:textId="20AC28E9" w:rsidR="007C0FE6" w:rsidRPr="00EE23AD" w:rsidRDefault="007C0FE6" w:rsidP="007C0FE6">
            <w:pPr>
              <w:spacing w:before="60" w:after="60"/>
              <w:jc w:val="left"/>
              <w:rPr>
                <w:rFonts w:eastAsiaTheme="minorEastAsia"/>
              </w:rPr>
            </w:pPr>
            <w:r w:rsidRPr="00EE23AD">
              <w:rPr>
                <w:rFonts w:ascii="Arial" w:eastAsia="Arial" w:hAnsi="Arial" w:cs="Arial"/>
                <w:color w:val="000000" w:themeColor="text1"/>
                <w:sz w:val="22"/>
                <w:szCs w:val="22"/>
                <w:lang w:val="en-GB"/>
              </w:rPr>
              <w:t>“streams://</w:t>
            </w:r>
            <w:proofErr w:type="spellStart"/>
            <w:r w:rsidRPr="00EE23AD">
              <w:rPr>
                <w:rFonts w:ascii="Arial" w:eastAsia="Arial" w:hAnsi="Arial" w:cs="Arial"/>
                <w:color w:val="000000" w:themeColor="text1"/>
                <w:sz w:val="22"/>
                <w:szCs w:val="22"/>
                <w:lang w:val="en-GB"/>
              </w:rPr>
              <w:t>mmi-domain:port</w:t>
            </w:r>
            <w:proofErr w:type="spellEnd"/>
            <w:r w:rsidRPr="00EE23AD">
              <w:rPr>
                <w:rFonts w:ascii="Arial" w:eastAsia="Arial" w:hAnsi="Arial" w:cs="Arial"/>
                <w:color w:val="000000" w:themeColor="text1"/>
                <w:sz w:val="22"/>
                <w:szCs w:val="22"/>
                <w:lang w:val="en-GB"/>
              </w:rPr>
              <w:t>/2841bf23-efac-471a-a697-2d9d37a847cf”</w:t>
            </w:r>
          </w:p>
        </w:tc>
      </w:tr>
      <w:tr w:rsidR="00793892" w14:paraId="6E5223E5" w14:textId="77777777" w:rsidTr="0054695E">
        <w:trPr>
          <w:trHeight w:val="300"/>
        </w:trPr>
        <w:tc>
          <w:tcPr>
            <w:tcW w:w="1160"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08093F6" w14:textId="77777777" w:rsidR="00793892" w:rsidRDefault="00793892">
            <w:pPr>
              <w:spacing w:before="60" w:after="60"/>
              <w:jc w:val="left"/>
            </w:pPr>
            <w:r w:rsidRPr="3DCB99DC">
              <w:rPr>
                <w:rFonts w:ascii="Arial" w:eastAsia="Arial" w:hAnsi="Arial" w:cs="Arial"/>
                <w:color w:val="000000" w:themeColor="text1"/>
                <w:sz w:val="22"/>
                <w:szCs w:val="22"/>
                <w:lang w:val="en-GB"/>
              </w:rPr>
              <w:t>expiry</w:t>
            </w:r>
          </w:p>
        </w:tc>
        <w:tc>
          <w:tcPr>
            <w:tcW w:w="1100"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FB8F9A4" w14:textId="660A7126" w:rsidR="00793892" w:rsidRDefault="00F3371A">
            <w:pPr>
              <w:spacing w:before="60" w:after="60"/>
              <w:jc w:val="left"/>
            </w:pPr>
            <w:r>
              <w:rPr>
                <w:rFonts w:ascii="Arial" w:hAnsi="Arial" w:cs="Arial" w:hint="eastAsia"/>
                <w:color w:val="000000"/>
                <w:sz w:val="22"/>
              </w:rPr>
              <w:t>U</w:t>
            </w:r>
            <w:r w:rsidR="00AB39FD">
              <w:rPr>
                <w:rFonts w:ascii="Arial" w:eastAsiaTheme="minorEastAsia" w:hAnsi="Arial" w:cs="Arial" w:hint="eastAsia"/>
                <w:color w:val="000000"/>
                <w:sz w:val="22"/>
              </w:rPr>
              <w:t>in</w:t>
            </w:r>
            <w:r>
              <w:rPr>
                <w:rFonts w:ascii="Arial" w:hAnsi="Arial" w:cs="Arial" w:hint="eastAsia"/>
                <w:color w:val="000000"/>
                <w:sz w:val="22"/>
              </w:rPr>
              <w:t>t32</w:t>
            </w:r>
          </w:p>
        </w:tc>
        <w:tc>
          <w:tcPr>
            <w:tcW w:w="388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64DE809" w14:textId="498775FE" w:rsidR="00793892" w:rsidRDefault="00F3371A">
            <w:pPr>
              <w:spacing w:before="60" w:after="60"/>
              <w:jc w:val="left"/>
            </w:pPr>
            <w:r w:rsidRPr="00CD41A8">
              <w:rPr>
                <w:rFonts w:ascii="Arial" w:hAnsi="Arial" w:cs="Arial"/>
                <w:color w:val="000000"/>
                <w:sz w:val="22"/>
              </w:rPr>
              <w:t xml:space="preserve">1 - </w:t>
            </w:r>
            <w:r w:rsidR="006F5FB9">
              <w:rPr>
                <w:rFonts w:ascii="Arial" w:hAnsi="Arial" w:cs="Arial"/>
                <w:color w:val="000000"/>
                <w:sz w:val="22"/>
              </w:rPr>
              <w:t>MAX_UINT32</w:t>
            </w:r>
          </w:p>
        </w:tc>
        <w:tc>
          <w:tcPr>
            <w:tcW w:w="3002"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61CA862" w14:textId="77777777" w:rsidR="00F3371A" w:rsidRDefault="00793892" w:rsidP="00F3371A">
            <w:pPr>
              <w:spacing w:before="60" w:after="60"/>
              <w:jc w:val="left"/>
              <w:rPr>
                <w:rFonts w:ascii="Arial" w:eastAsiaTheme="minorEastAsia" w:hAnsi="Arial" w:cs="Arial"/>
                <w:color w:val="000000" w:themeColor="text1"/>
                <w:sz w:val="22"/>
                <w:szCs w:val="22"/>
                <w:lang w:val="en-GB"/>
              </w:rPr>
            </w:pPr>
            <w:r w:rsidRPr="3DCB99DC">
              <w:rPr>
                <w:rFonts w:ascii="Arial" w:eastAsia="Arial" w:hAnsi="Arial" w:cs="Arial"/>
                <w:color w:val="000000" w:themeColor="text1"/>
                <w:sz w:val="22"/>
                <w:szCs w:val="22"/>
                <w:lang w:val="en-GB"/>
              </w:rPr>
              <w:t xml:space="preserve">Default live time of the URL in milliseconds. The countdown only starts after the streaming has stopped pulling from Video Proxy. </w:t>
            </w:r>
          </w:p>
          <w:p w14:paraId="05CB9650" w14:textId="647473D8" w:rsidR="00793892" w:rsidRPr="00EE23AD" w:rsidRDefault="00F3371A">
            <w:pPr>
              <w:spacing w:before="60" w:after="60"/>
              <w:jc w:val="left"/>
              <w:rPr>
                <w:rFonts w:eastAsiaTheme="minorEastAsia"/>
              </w:rPr>
            </w:pPr>
            <w:r w:rsidRPr="3DCB99DC">
              <w:rPr>
                <w:rFonts w:ascii="Arial" w:eastAsia="Arial" w:hAnsi="Arial" w:cs="Arial"/>
                <w:color w:val="000000" w:themeColor="text1"/>
                <w:sz w:val="22"/>
                <w:szCs w:val="22"/>
                <w:lang w:val="en-GB"/>
              </w:rPr>
              <w:t>Default value is 600,000</w:t>
            </w:r>
          </w:p>
        </w:tc>
      </w:tr>
    </w:tbl>
    <w:p w14:paraId="41CA7481" w14:textId="77777777" w:rsidR="00CF1183" w:rsidRDefault="00CF1183" w:rsidP="00CF1183">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7B607114" w14:textId="77777777" w:rsidR="00F07641" w:rsidRDefault="00F07641">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 404.</w:t>
      </w:r>
    </w:p>
    <w:p w14:paraId="668AE8FA" w14:textId="289028EC" w:rsidR="00F07641" w:rsidRPr="00415C3D" w:rsidRDefault="00F07641">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00542606" w:rsidRPr="00542606">
        <w:t xml:space="preserve">Table </w:t>
      </w:r>
      <w:r w:rsidR="00542606"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323B9A57" w14:textId="7CA62D8A" w:rsidR="00F07641" w:rsidRPr="00962B6F" w:rsidRDefault="00F07641" w:rsidP="00F07641">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00542606" w:rsidRPr="000C1740">
        <w:rPr>
          <w:b/>
        </w:rPr>
        <w:t xml:space="preserve">Table </w:t>
      </w:r>
      <w:r w:rsidR="00542606">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pPr w:leftFromText="180" w:rightFromText="180" w:vertAnchor="text" w:tblpY="1"/>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7"/>
        <w:gridCol w:w="1965"/>
        <w:gridCol w:w="2609"/>
        <w:gridCol w:w="3100"/>
      </w:tblGrid>
      <w:tr w:rsidR="008B1D44" w:rsidRPr="00962B6F" w14:paraId="530255C2" w14:textId="77777777" w:rsidTr="008935A8">
        <w:tc>
          <w:tcPr>
            <w:tcW w:w="1367" w:type="dxa"/>
          </w:tcPr>
          <w:p w14:paraId="6B0BB203" w14:textId="77777777" w:rsidR="008B1D44" w:rsidRPr="00962B6F" w:rsidRDefault="008B1D44" w:rsidP="00406252">
            <w:pPr>
              <w:pStyle w:val="ncs-body"/>
              <w:jc w:val="left"/>
              <w:rPr>
                <w:rFonts w:eastAsia="Arial"/>
              </w:rPr>
            </w:pPr>
            <w:r>
              <w:rPr>
                <w:rFonts w:eastAsia="Arial"/>
              </w:rPr>
              <w:t>HTTP Status Code</w:t>
            </w:r>
          </w:p>
        </w:tc>
        <w:tc>
          <w:tcPr>
            <w:tcW w:w="1965" w:type="dxa"/>
          </w:tcPr>
          <w:p w14:paraId="3AB8FC66" w14:textId="77777777" w:rsidR="008B1D44" w:rsidRPr="00962B6F" w:rsidRDefault="008B1D44" w:rsidP="00406252">
            <w:pPr>
              <w:pStyle w:val="ncs-body"/>
              <w:jc w:val="left"/>
            </w:pPr>
            <w:r>
              <w:t>Error Code</w:t>
            </w:r>
          </w:p>
        </w:tc>
        <w:tc>
          <w:tcPr>
            <w:tcW w:w="2609" w:type="dxa"/>
          </w:tcPr>
          <w:p w14:paraId="74B66112" w14:textId="0198045B" w:rsidR="008B1D44" w:rsidRDefault="008B1D44" w:rsidP="00406252">
            <w:pPr>
              <w:pStyle w:val="ncs-body"/>
              <w:jc w:val="left"/>
            </w:pPr>
            <w:r>
              <w:t>Params</w:t>
            </w:r>
          </w:p>
        </w:tc>
        <w:tc>
          <w:tcPr>
            <w:tcW w:w="3100" w:type="dxa"/>
          </w:tcPr>
          <w:p w14:paraId="65B7B0B1" w14:textId="66480A0C" w:rsidR="008B1D44" w:rsidRPr="00962B6F" w:rsidRDefault="008B1D44" w:rsidP="00406252">
            <w:pPr>
              <w:pStyle w:val="ncs-body"/>
              <w:jc w:val="left"/>
            </w:pPr>
            <w:r>
              <w:t>Description</w:t>
            </w:r>
          </w:p>
        </w:tc>
      </w:tr>
      <w:tr w:rsidR="008B1D44" w:rsidRPr="00962B6F" w14:paraId="78717E4E" w14:textId="77777777" w:rsidTr="008935A8">
        <w:tc>
          <w:tcPr>
            <w:tcW w:w="1367" w:type="dxa"/>
            <w:vMerge w:val="restart"/>
          </w:tcPr>
          <w:p w14:paraId="3BC83077" w14:textId="77777777" w:rsidR="008B1D44" w:rsidRDefault="008B1D44" w:rsidP="00406252">
            <w:pPr>
              <w:pStyle w:val="ncs-body"/>
              <w:jc w:val="left"/>
              <w:rPr>
                <w:rFonts w:eastAsiaTheme="minorEastAsia"/>
                <w:lang w:eastAsia="zh-CN"/>
              </w:rPr>
            </w:pPr>
          </w:p>
        </w:tc>
        <w:tc>
          <w:tcPr>
            <w:tcW w:w="1965" w:type="dxa"/>
          </w:tcPr>
          <w:p w14:paraId="09F82717" w14:textId="14769F60" w:rsidR="008B1D44" w:rsidRDefault="008B1D44" w:rsidP="00406252">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Pr="00E757EC">
              <w:rPr>
                <w:color w:val="000000"/>
              </w:rPr>
              <w:t>channel</w:t>
            </w:r>
            <w:r>
              <w:rPr>
                <w:rFonts w:eastAsiaTheme="minorEastAsia" w:hint="eastAsia"/>
                <w:color w:val="000000"/>
                <w:lang w:eastAsia="zh-CN"/>
              </w:rPr>
              <w:t>-i</w:t>
            </w:r>
            <w:r w:rsidRPr="00E757EC">
              <w:rPr>
                <w:color w:val="000000"/>
              </w:rPr>
              <w:t>d</w:t>
            </w:r>
          </w:p>
        </w:tc>
        <w:tc>
          <w:tcPr>
            <w:tcW w:w="2609" w:type="dxa"/>
          </w:tcPr>
          <w:p w14:paraId="0439686E" w14:textId="77777777" w:rsidR="008B1D44" w:rsidRDefault="008B1D44" w:rsidP="00406252">
            <w:pPr>
              <w:pStyle w:val="ncs-body"/>
              <w:jc w:val="left"/>
              <w:rPr>
                <w:rFonts w:eastAsiaTheme="minorEastAsia"/>
                <w:lang w:eastAsia="zh-CN"/>
              </w:rPr>
            </w:pPr>
          </w:p>
        </w:tc>
        <w:tc>
          <w:tcPr>
            <w:tcW w:w="3100" w:type="dxa"/>
          </w:tcPr>
          <w:p w14:paraId="10005960" w14:textId="61653F47" w:rsidR="008B1D44" w:rsidRPr="00962B6F" w:rsidRDefault="008B1D44" w:rsidP="00406252">
            <w:pPr>
              <w:pStyle w:val="ncs-body"/>
              <w:jc w:val="left"/>
            </w:pPr>
            <w:r>
              <w:rPr>
                <w:rFonts w:eastAsiaTheme="minorEastAsia" w:hint="eastAsia"/>
                <w:lang w:eastAsia="zh-CN"/>
              </w:rPr>
              <w:t>'</w:t>
            </w:r>
            <w:proofErr w:type="spellStart"/>
            <w:r w:rsidRPr="00E757EC">
              <w:rPr>
                <w:color w:val="000000"/>
              </w:rPr>
              <w:t>channelId</w:t>
            </w:r>
            <w:proofErr w:type="spellEnd"/>
            <w:r>
              <w:rPr>
                <w:rFonts w:eastAsiaTheme="minorEastAsia" w:hint="eastAsia"/>
                <w:lang w:eastAsia="zh-CN"/>
              </w:rPr>
              <w:t>'</w:t>
            </w:r>
            <w:r w:rsidRPr="003C6A92">
              <w:rPr>
                <w:rFonts w:eastAsiaTheme="minorEastAsia" w:hint="eastAsia"/>
                <w:lang w:eastAsia="zh-CN"/>
              </w:rPr>
              <w:t xml:space="preserve"> is required and must be a non-empty string.</w:t>
            </w:r>
          </w:p>
        </w:tc>
      </w:tr>
      <w:tr w:rsidR="008B1D44" w:rsidRPr="00962B6F" w14:paraId="1A996B93" w14:textId="77777777" w:rsidTr="008935A8">
        <w:tc>
          <w:tcPr>
            <w:tcW w:w="1367" w:type="dxa"/>
            <w:vMerge/>
          </w:tcPr>
          <w:p w14:paraId="35076CA6" w14:textId="77777777" w:rsidR="008B1D44" w:rsidRDefault="008B1D44" w:rsidP="00406252">
            <w:pPr>
              <w:pStyle w:val="ncs-body"/>
              <w:jc w:val="left"/>
              <w:rPr>
                <w:rFonts w:eastAsiaTheme="minorEastAsia"/>
                <w:lang w:eastAsia="zh-CN"/>
              </w:rPr>
            </w:pPr>
          </w:p>
        </w:tc>
        <w:tc>
          <w:tcPr>
            <w:tcW w:w="1965" w:type="dxa"/>
          </w:tcPr>
          <w:p w14:paraId="78DFEEF3" w14:textId="71EE37CE" w:rsidR="008B1D44" w:rsidRDefault="008B1D44" w:rsidP="00406252">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806B6F">
              <w:rPr>
                <w:rFonts w:eastAsiaTheme="minorEastAsia" w:hint="eastAsia"/>
                <w:color w:val="000000"/>
                <w:lang w:eastAsia="zh-CN"/>
              </w:rPr>
              <w:t>stream</w:t>
            </w:r>
            <w:r>
              <w:rPr>
                <w:rFonts w:eastAsiaTheme="minorEastAsia" w:hint="eastAsia"/>
                <w:color w:val="000000"/>
                <w:lang w:eastAsia="zh-CN"/>
              </w:rPr>
              <w:t>-i</w:t>
            </w:r>
            <w:r>
              <w:rPr>
                <w:rFonts w:eastAsiaTheme="minorEastAsia"/>
                <w:color w:val="000000"/>
                <w:lang w:eastAsia="zh-CN"/>
              </w:rPr>
              <w:t>d</w:t>
            </w:r>
          </w:p>
        </w:tc>
        <w:tc>
          <w:tcPr>
            <w:tcW w:w="2609" w:type="dxa"/>
          </w:tcPr>
          <w:p w14:paraId="77B4FAAC" w14:textId="77777777" w:rsidR="008B1D44" w:rsidRDefault="008B1D44" w:rsidP="00406252">
            <w:pPr>
              <w:pStyle w:val="ncs-body"/>
              <w:jc w:val="left"/>
              <w:rPr>
                <w:rFonts w:eastAsiaTheme="minorEastAsia"/>
                <w:lang w:eastAsia="zh-CN"/>
              </w:rPr>
            </w:pPr>
          </w:p>
        </w:tc>
        <w:tc>
          <w:tcPr>
            <w:tcW w:w="3100" w:type="dxa"/>
          </w:tcPr>
          <w:p w14:paraId="41DEC787" w14:textId="39D0386B" w:rsidR="008B1D44" w:rsidRPr="00962B6F" w:rsidRDefault="00806B6F" w:rsidP="00406252">
            <w:pPr>
              <w:pStyle w:val="ncs-body"/>
              <w:jc w:val="left"/>
            </w:pPr>
            <w:r>
              <w:rPr>
                <w:rFonts w:eastAsiaTheme="minorEastAsia"/>
                <w:color w:val="000000"/>
                <w:lang w:eastAsia="zh-CN"/>
              </w:rPr>
              <w:t>‘</w:t>
            </w:r>
            <w:proofErr w:type="spellStart"/>
            <w:proofErr w:type="gramStart"/>
            <w:r w:rsidRPr="00EE609C">
              <w:rPr>
                <w:color w:val="000000"/>
              </w:rPr>
              <w:t>streamId</w:t>
            </w:r>
            <w:proofErr w:type="spellEnd"/>
            <w:r>
              <w:rPr>
                <w:rFonts w:eastAsiaTheme="minorEastAsia"/>
                <w:color w:val="000000"/>
                <w:lang w:eastAsia="zh-CN"/>
              </w:rPr>
              <w:t>‘</w:t>
            </w:r>
            <w:r w:rsidRPr="003C6A92">
              <w:rPr>
                <w:rFonts w:eastAsiaTheme="minorEastAsia" w:hint="eastAsia"/>
                <w:lang w:eastAsia="zh-CN"/>
              </w:rPr>
              <w:t xml:space="preserve"> </w:t>
            </w:r>
            <w:r>
              <w:rPr>
                <w:rFonts w:eastAsiaTheme="minorEastAsia"/>
                <w:lang w:eastAsia="zh-CN"/>
              </w:rPr>
              <w:t>passed</w:t>
            </w:r>
            <w:proofErr w:type="gramEnd"/>
            <w:r w:rsidRPr="003C6A92">
              <w:rPr>
                <w:rFonts w:eastAsiaTheme="minorEastAsia" w:hint="eastAsia"/>
                <w:lang w:eastAsia="zh-CN"/>
              </w:rPr>
              <w:t xml:space="preserve"> </w:t>
            </w:r>
            <w:r>
              <w:rPr>
                <w:rFonts w:eastAsiaTheme="minorEastAsia"/>
                <w:lang w:eastAsia="zh-CN"/>
              </w:rPr>
              <w:t>but out of range.</w:t>
            </w:r>
          </w:p>
        </w:tc>
      </w:tr>
      <w:tr w:rsidR="008B1D44" w:rsidRPr="00962B6F" w14:paraId="3462C1C5" w14:textId="77777777" w:rsidTr="008935A8">
        <w:tc>
          <w:tcPr>
            <w:tcW w:w="1367" w:type="dxa"/>
            <w:vMerge/>
          </w:tcPr>
          <w:p w14:paraId="0AC09E9A" w14:textId="77777777" w:rsidR="008B1D44" w:rsidRDefault="008B1D44" w:rsidP="00406252">
            <w:pPr>
              <w:pStyle w:val="ncs-body"/>
              <w:jc w:val="left"/>
              <w:rPr>
                <w:rFonts w:eastAsiaTheme="minorEastAsia"/>
                <w:lang w:eastAsia="zh-CN"/>
              </w:rPr>
            </w:pPr>
          </w:p>
        </w:tc>
        <w:tc>
          <w:tcPr>
            <w:tcW w:w="1965" w:type="dxa"/>
          </w:tcPr>
          <w:p w14:paraId="1A913644" w14:textId="6B3BCC01" w:rsidR="008B1D44" w:rsidRDefault="008B1D44" w:rsidP="00406252">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51695C">
              <w:rPr>
                <w:rFonts w:eastAsiaTheme="minorEastAsia"/>
                <w:lang w:eastAsia="zh-CN"/>
              </w:rPr>
              <w:t>start</w:t>
            </w:r>
            <w:r w:rsidR="008E39F0">
              <w:rPr>
                <w:rFonts w:eastAsiaTheme="minorEastAsia"/>
                <w:lang w:eastAsia="zh-CN"/>
              </w:rPr>
              <w:t>-t</w:t>
            </w:r>
            <w:r w:rsidR="005A52EF">
              <w:rPr>
                <w:rFonts w:eastAsiaTheme="minorEastAsia"/>
                <w:lang w:eastAsia="zh-CN"/>
              </w:rPr>
              <w:t>ime</w:t>
            </w:r>
          </w:p>
        </w:tc>
        <w:tc>
          <w:tcPr>
            <w:tcW w:w="2609" w:type="dxa"/>
          </w:tcPr>
          <w:p w14:paraId="2A4AB9C4" w14:textId="77777777" w:rsidR="008B1D44" w:rsidRDefault="008B1D44" w:rsidP="00406252">
            <w:pPr>
              <w:pStyle w:val="ncs-body"/>
              <w:jc w:val="left"/>
              <w:rPr>
                <w:rFonts w:eastAsiaTheme="minorEastAsia"/>
                <w:lang w:eastAsia="zh-CN"/>
              </w:rPr>
            </w:pPr>
          </w:p>
        </w:tc>
        <w:tc>
          <w:tcPr>
            <w:tcW w:w="3100" w:type="dxa"/>
          </w:tcPr>
          <w:p w14:paraId="4FDB8AA5" w14:textId="069558E8" w:rsidR="008B1D44" w:rsidRPr="00962B6F" w:rsidRDefault="0051695C" w:rsidP="00406252">
            <w:pPr>
              <w:pStyle w:val="ncs-body"/>
              <w:jc w:val="left"/>
            </w:pPr>
            <w:r>
              <w:rPr>
                <w:rFonts w:eastAsiaTheme="minorEastAsia"/>
                <w:lang w:eastAsia="zh-CN"/>
              </w:rPr>
              <w:t>‘start’</w:t>
            </w:r>
            <w:r w:rsidR="008B1D44" w:rsidRPr="003C6A92">
              <w:rPr>
                <w:rFonts w:eastAsiaTheme="minorEastAsia" w:hint="eastAsia"/>
                <w:lang w:eastAsia="zh-CN"/>
              </w:rPr>
              <w:t xml:space="preserve"> is required and must be </w:t>
            </w:r>
            <w:r w:rsidR="008B1D44">
              <w:rPr>
                <w:rFonts w:eastAsiaTheme="minorEastAsia" w:hint="eastAsia"/>
                <w:lang w:eastAsia="zh-CN"/>
              </w:rPr>
              <w:t>uint32</w:t>
            </w:r>
            <w:r w:rsidR="008B1D44" w:rsidRPr="003C6A92">
              <w:rPr>
                <w:rFonts w:eastAsiaTheme="minorEastAsia" w:hint="eastAsia"/>
                <w:lang w:eastAsia="zh-CN"/>
              </w:rPr>
              <w:t>.</w:t>
            </w:r>
          </w:p>
        </w:tc>
      </w:tr>
      <w:tr w:rsidR="008B1D44" w:rsidRPr="00962B6F" w14:paraId="1D94CA05" w14:textId="77777777" w:rsidTr="008935A8">
        <w:tc>
          <w:tcPr>
            <w:tcW w:w="1367" w:type="dxa"/>
            <w:vMerge/>
          </w:tcPr>
          <w:p w14:paraId="4BB076A3" w14:textId="77777777" w:rsidR="008B1D44" w:rsidRDefault="008B1D44" w:rsidP="00406252">
            <w:pPr>
              <w:pStyle w:val="ncs-body"/>
              <w:jc w:val="left"/>
              <w:rPr>
                <w:rFonts w:eastAsiaTheme="minorEastAsia"/>
                <w:lang w:eastAsia="zh-CN"/>
              </w:rPr>
            </w:pPr>
          </w:p>
        </w:tc>
        <w:tc>
          <w:tcPr>
            <w:tcW w:w="1965" w:type="dxa"/>
          </w:tcPr>
          <w:p w14:paraId="4BC41D69" w14:textId="36CB131A" w:rsidR="008B1D44" w:rsidRDefault="008B1D44" w:rsidP="00406252">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-end</w:t>
            </w:r>
            <w:r w:rsidR="005A52EF">
              <w:rPr>
                <w:rFonts w:eastAsiaTheme="minorEastAsia"/>
                <w:lang w:eastAsia="zh-CN"/>
              </w:rPr>
              <w:t>-time</w:t>
            </w:r>
          </w:p>
        </w:tc>
        <w:tc>
          <w:tcPr>
            <w:tcW w:w="2609" w:type="dxa"/>
          </w:tcPr>
          <w:p w14:paraId="0648189A" w14:textId="77777777" w:rsidR="008B1D44" w:rsidRDefault="008B1D44" w:rsidP="00406252">
            <w:pPr>
              <w:pStyle w:val="ncs-body"/>
              <w:jc w:val="left"/>
              <w:rPr>
                <w:rFonts w:eastAsiaTheme="minorEastAsia"/>
                <w:lang w:eastAsia="zh-CN"/>
              </w:rPr>
            </w:pPr>
          </w:p>
        </w:tc>
        <w:tc>
          <w:tcPr>
            <w:tcW w:w="3100" w:type="dxa"/>
          </w:tcPr>
          <w:p w14:paraId="3DA928F3" w14:textId="35A4972B" w:rsidR="008B1D44" w:rsidRPr="00962B6F" w:rsidRDefault="008B1D44" w:rsidP="00406252">
            <w:pPr>
              <w:pStyle w:val="ncs-body"/>
              <w:jc w:val="left"/>
            </w:pPr>
            <w:r>
              <w:rPr>
                <w:rFonts w:eastAsiaTheme="minorEastAsia"/>
                <w:lang w:eastAsia="zh-CN"/>
              </w:rPr>
              <w:t>‘</w:t>
            </w:r>
            <w:r>
              <w:rPr>
                <w:rFonts w:eastAsiaTheme="minorEastAsia" w:hint="eastAsia"/>
                <w:lang w:eastAsia="zh-CN"/>
              </w:rPr>
              <w:t>end</w:t>
            </w:r>
            <w:r>
              <w:rPr>
                <w:rFonts w:eastAsiaTheme="minorEastAsia"/>
                <w:lang w:eastAsia="zh-CN"/>
              </w:rPr>
              <w:t>’</w:t>
            </w:r>
            <w:r w:rsidRPr="003C6A92">
              <w:rPr>
                <w:rFonts w:eastAsiaTheme="minorEastAsia" w:hint="eastAsia"/>
                <w:lang w:eastAsia="zh-CN"/>
              </w:rPr>
              <w:t xml:space="preserve"> is required and must be </w:t>
            </w:r>
            <w:r>
              <w:rPr>
                <w:rFonts w:eastAsiaTheme="minorEastAsia" w:hint="eastAsia"/>
                <w:lang w:eastAsia="zh-CN"/>
              </w:rPr>
              <w:t>uint32</w:t>
            </w:r>
            <w:r w:rsidRPr="003C6A92">
              <w:rPr>
                <w:rFonts w:eastAsiaTheme="minorEastAsia" w:hint="eastAsia"/>
                <w:lang w:eastAsia="zh-CN"/>
              </w:rPr>
              <w:t>.</w:t>
            </w:r>
          </w:p>
        </w:tc>
      </w:tr>
      <w:tr w:rsidR="008B1D44" w:rsidRPr="00E90647" w14:paraId="0CA0F4F0" w14:textId="77777777" w:rsidTr="008935A8">
        <w:tc>
          <w:tcPr>
            <w:tcW w:w="1367" w:type="dxa"/>
            <w:vMerge/>
          </w:tcPr>
          <w:p w14:paraId="11CF120B" w14:textId="77777777" w:rsidR="008B1D44" w:rsidRDefault="008B1D44" w:rsidP="00406252">
            <w:pPr>
              <w:pStyle w:val="ncs-body"/>
              <w:jc w:val="left"/>
              <w:rPr>
                <w:rFonts w:eastAsiaTheme="minorEastAsia"/>
                <w:lang w:eastAsia="zh-CN"/>
              </w:rPr>
            </w:pPr>
          </w:p>
        </w:tc>
        <w:tc>
          <w:tcPr>
            <w:tcW w:w="1965" w:type="dxa"/>
          </w:tcPr>
          <w:p w14:paraId="4FF3D7C8" w14:textId="4C3E3E3D" w:rsidR="008B1D44" w:rsidRDefault="00F04322" w:rsidP="00406252">
            <w:pPr>
              <w:pStyle w:val="ncs-body"/>
              <w:jc w:val="left"/>
              <w:rPr>
                <w:rFonts w:eastAsiaTheme="minorEastAsia"/>
                <w:lang w:eastAsia="zh-CN"/>
              </w:rPr>
            </w:pPr>
            <w:r w:rsidRPr="00593F15">
              <w:rPr>
                <w:rFonts w:eastAsiaTheme="minorEastAsia" w:hint="eastAsia"/>
                <w:lang w:eastAsia="zh-CN"/>
              </w:rPr>
              <w:t>start</w:t>
            </w:r>
            <w:r w:rsidR="008B1D44" w:rsidRPr="00593F15">
              <w:rPr>
                <w:rFonts w:eastAsiaTheme="minorEastAsia" w:hint="eastAsia"/>
                <w:lang w:eastAsia="zh-CN"/>
              </w:rPr>
              <w:t>-must-</w:t>
            </w:r>
            <w:r>
              <w:rPr>
                <w:rFonts w:eastAsiaTheme="minorEastAsia"/>
                <w:lang w:eastAsia="zh-CN"/>
              </w:rPr>
              <w:t>be-</w:t>
            </w:r>
            <w:r w:rsidR="008B1D44" w:rsidRPr="00593F15">
              <w:rPr>
                <w:rFonts w:eastAsiaTheme="minorEastAsia" w:hint="eastAsia"/>
                <w:lang w:eastAsia="zh-CN"/>
              </w:rPr>
              <w:t>before-</w:t>
            </w:r>
            <w:r w:rsidR="008B1D44">
              <w:rPr>
                <w:rFonts w:eastAsiaTheme="minorEastAsia" w:hint="eastAsia"/>
                <w:lang w:eastAsia="zh-CN"/>
              </w:rPr>
              <w:t>end</w:t>
            </w:r>
          </w:p>
        </w:tc>
        <w:tc>
          <w:tcPr>
            <w:tcW w:w="2609" w:type="dxa"/>
          </w:tcPr>
          <w:p w14:paraId="18398BC6" w14:textId="7520EE23" w:rsidR="008B1D44" w:rsidRDefault="008B1D44" w:rsidP="00406252">
            <w:pPr>
              <w:pStyle w:val="ncs-body"/>
              <w:jc w:val="left"/>
              <w:rPr>
                <w:rFonts w:eastAsiaTheme="minorEastAsia"/>
                <w:lang w:eastAsia="zh-CN"/>
              </w:rPr>
            </w:pPr>
          </w:p>
        </w:tc>
        <w:tc>
          <w:tcPr>
            <w:tcW w:w="3100" w:type="dxa"/>
          </w:tcPr>
          <w:p w14:paraId="58A9FECD" w14:textId="22B2ACEC" w:rsidR="008B1D44" w:rsidRPr="00E90647" w:rsidRDefault="00F04322" w:rsidP="00406252">
            <w:pPr>
              <w:pStyle w:val="ncs-body"/>
              <w:jc w:val="left"/>
              <w:rPr>
                <w:rFonts w:eastAsiaTheme="minorEastAsia"/>
                <w:lang w:eastAsia="zh-CN"/>
              </w:rPr>
            </w:pPr>
            <w:r>
              <w:rPr>
                <w:rFonts w:eastAsiaTheme="minorEastAsia" w:hint="eastAsia"/>
                <w:lang w:eastAsia="zh-CN"/>
              </w:rPr>
              <w:t xml:space="preserve">Start time must </w:t>
            </w:r>
            <w:r>
              <w:rPr>
                <w:rFonts w:eastAsiaTheme="minorEastAsia"/>
                <w:lang w:eastAsia="zh-CN"/>
              </w:rPr>
              <w:t xml:space="preserve">be </w:t>
            </w:r>
            <w:r>
              <w:rPr>
                <w:rFonts w:eastAsiaTheme="minorEastAsia" w:hint="eastAsia"/>
                <w:lang w:eastAsia="zh-CN"/>
              </w:rPr>
              <w:t>before end time</w:t>
            </w:r>
            <w:r w:rsidR="00EF16ED">
              <w:rPr>
                <w:rFonts w:eastAsiaTheme="minorEastAsia"/>
                <w:lang w:eastAsia="zh-CN"/>
              </w:rPr>
              <w:t>.</w:t>
            </w:r>
          </w:p>
        </w:tc>
      </w:tr>
      <w:tr w:rsidR="008B1D44" w:rsidRPr="00E90647" w14:paraId="65CFEC48" w14:textId="77777777" w:rsidTr="008935A8">
        <w:tc>
          <w:tcPr>
            <w:tcW w:w="1367" w:type="dxa"/>
            <w:vMerge/>
          </w:tcPr>
          <w:p w14:paraId="71735834" w14:textId="77777777" w:rsidR="008B1D44" w:rsidRDefault="008B1D44" w:rsidP="00406252">
            <w:pPr>
              <w:pStyle w:val="ncs-body"/>
              <w:jc w:val="left"/>
              <w:rPr>
                <w:rFonts w:eastAsiaTheme="minorEastAsia"/>
                <w:lang w:eastAsia="zh-CN"/>
              </w:rPr>
            </w:pPr>
          </w:p>
        </w:tc>
        <w:tc>
          <w:tcPr>
            <w:tcW w:w="1965" w:type="dxa"/>
          </w:tcPr>
          <w:p w14:paraId="710BBC7F" w14:textId="6AE7F0D9" w:rsidR="008B1D44" w:rsidRDefault="008B1D44" w:rsidP="00406252">
            <w:pPr>
              <w:pStyle w:val="ncs-body"/>
              <w:jc w:val="left"/>
              <w:rPr>
                <w:rFonts w:eastAsiaTheme="minorEastAsia"/>
                <w:lang w:eastAsia="zh-CN"/>
              </w:rPr>
            </w:pPr>
            <w:r>
              <w:rPr>
                <w:rFonts w:eastAsiaTheme="minorEastAsia"/>
                <w:lang w:eastAsia="zh-CN"/>
              </w:rPr>
              <w:t>exceeded-stream-limit</w:t>
            </w:r>
          </w:p>
        </w:tc>
        <w:tc>
          <w:tcPr>
            <w:tcW w:w="2609" w:type="dxa"/>
          </w:tcPr>
          <w:p w14:paraId="4FC2741C" w14:textId="5F0F9929" w:rsidR="008B1D44" w:rsidRDefault="008B1D44" w:rsidP="00406252">
            <w:pPr>
              <w:pStyle w:val="ncs-body"/>
              <w:jc w:val="left"/>
              <w:rPr>
                <w:rFonts w:eastAsiaTheme="minorEastAsia"/>
                <w:lang w:eastAsia="zh-CN"/>
              </w:rPr>
            </w:pPr>
            <w:r>
              <w:rPr>
                <w:rFonts w:eastAsiaTheme="minorEastAsia"/>
                <w:color w:val="000000"/>
                <w:lang w:eastAsia="zh-CN"/>
              </w:rPr>
              <w:t>limit: Uint16</w:t>
            </w:r>
          </w:p>
        </w:tc>
        <w:tc>
          <w:tcPr>
            <w:tcW w:w="3100" w:type="dxa"/>
          </w:tcPr>
          <w:p w14:paraId="74739C1F" w14:textId="77777777" w:rsidR="008B1D44" w:rsidRDefault="008B1D44" w:rsidP="00406252">
            <w:pPr>
              <w:pStyle w:val="ncs-body"/>
              <w:jc w:val="left"/>
              <w:rPr>
                <w:rFonts w:eastAsiaTheme="minorEastAsia"/>
                <w:color w:val="000000"/>
                <w:lang w:eastAsia="zh-CN"/>
              </w:rPr>
            </w:pPr>
            <w:r>
              <w:rPr>
                <w:rFonts w:eastAsiaTheme="minorEastAsia"/>
                <w:color w:val="000000"/>
                <w:lang w:eastAsia="zh-CN"/>
              </w:rPr>
              <w:t>The number of concurrent streams exceeded the given quota.</w:t>
            </w:r>
          </w:p>
          <w:p w14:paraId="1239567D" w14:textId="77777777" w:rsidR="008B1D44" w:rsidRDefault="008B1D44" w:rsidP="00406252">
            <w:pPr>
              <w:pStyle w:val="ncs-body"/>
              <w:jc w:val="left"/>
              <w:rPr>
                <w:rFonts w:eastAsiaTheme="minorEastAsia"/>
                <w:color w:val="000000"/>
                <w:lang w:eastAsia="zh-CN"/>
              </w:rPr>
            </w:pPr>
          </w:p>
          <w:p w14:paraId="3CB7AB63" w14:textId="77777777" w:rsidR="008B1D44" w:rsidRDefault="008B1D44" w:rsidP="00406252">
            <w:pPr>
              <w:pStyle w:val="ncs-body"/>
              <w:jc w:val="left"/>
              <w:rPr>
                <w:rFonts w:eastAsiaTheme="minorEastAsia"/>
                <w:color w:val="000000"/>
                <w:lang w:eastAsia="zh-CN"/>
              </w:rPr>
            </w:pPr>
            <w:r>
              <w:rPr>
                <w:rFonts w:eastAsiaTheme="minorEastAsia"/>
                <w:color w:val="000000"/>
                <w:lang w:eastAsia="zh-CN"/>
              </w:rPr>
              <w:t>Params:</w:t>
            </w:r>
          </w:p>
          <w:p w14:paraId="6D36D4B9" w14:textId="77777777" w:rsidR="008B1D44" w:rsidRDefault="008B1D44" w:rsidP="00406252">
            <w:pPr>
              <w:pStyle w:val="ncs-body"/>
              <w:jc w:val="left"/>
              <w:rPr>
                <w:rFonts w:eastAsiaTheme="minorEastAsia"/>
                <w:color w:val="000000"/>
                <w:lang w:eastAsia="zh-CN"/>
              </w:rPr>
            </w:pPr>
            <w:r>
              <w:rPr>
                <w:rFonts w:eastAsiaTheme="minorEastAsia"/>
                <w:color w:val="000000"/>
                <w:lang w:eastAsia="zh-CN"/>
              </w:rPr>
              <w:t>limit: The quota given.</w:t>
            </w:r>
          </w:p>
          <w:p w14:paraId="6B8B9C4A" w14:textId="77777777" w:rsidR="008B1D44" w:rsidRDefault="008B1D44" w:rsidP="00406252">
            <w:pPr>
              <w:pStyle w:val="ncs-body"/>
              <w:jc w:val="left"/>
              <w:rPr>
                <w:rFonts w:eastAsiaTheme="minorEastAsia"/>
                <w:color w:val="000000"/>
                <w:lang w:eastAsia="zh-CN"/>
              </w:rPr>
            </w:pPr>
          </w:p>
          <w:p w14:paraId="6A4B4CD8" w14:textId="65F7B00D" w:rsidR="008B1D44" w:rsidRDefault="008B1D44" w:rsidP="00406252">
            <w:pPr>
              <w:pStyle w:val="ncs-body"/>
              <w:jc w:val="left"/>
              <w:rPr>
                <w:rFonts w:eastAsiaTheme="minorEastAsia"/>
                <w:lang w:eastAsia="zh-CN"/>
              </w:rPr>
            </w:pPr>
            <w:r>
              <w:rPr>
                <w:rFonts w:eastAsiaTheme="minorEastAsia"/>
                <w:color w:val="000000"/>
                <w:lang w:eastAsia="zh-CN"/>
              </w:rPr>
              <w:t>Suggested message: Exceeded stream limit {}.</w:t>
            </w:r>
          </w:p>
        </w:tc>
      </w:tr>
      <w:tr w:rsidR="008B1D44" w:rsidRPr="008F7ECB" w14:paraId="3CAE76F8" w14:textId="77777777" w:rsidTr="008935A8">
        <w:tc>
          <w:tcPr>
            <w:tcW w:w="1367" w:type="dxa"/>
            <w:vMerge w:val="restart"/>
          </w:tcPr>
          <w:p w14:paraId="15E15556" w14:textId="77777777" w:rsidR="008B1D44" w:rsidRDefault="008B1D44" w:rsidP="00406252">
            <w:pPr>
              <w:pStyle w:val="ncs-body"/>
              <w:jc w:val="left"/>
              <w:rPr>
                <w:rFonts w:eastAsiaTheme="minorEastAsia"/>
                <w:lang w:eastAsia="zh-CN"/>
              </w:rPr>
            </w:pPr>
            <w:r>
              <w:rPr>
                <w:rFonts w:eastAsiaTheme="minorEastAsia" w:hint="eastAsia"/>
                <w:lang w:eastAsia="zh-CN"/>
              </w:rPr>
              <w:t>404</w:t>
            </w:r>
          </w:p>
        </w:tc>
        <w:tc>
          <w:tcPr>
            <w:tcW w:w="1965" w:type="dxa"/>
          </w:tcPr>
          <w:p w14:paraId="009375ED" w14:textId="77777777" w:rsidR="008B1D44" w:rsidRDefault="008B1D44" w:rsidP="00406252">
            <w:pPr>
              <w:pStyle w:val="ncs-body"/>
              <w:jc w:val="left"/>
              <w:rPr>
                <w:rFonts w:eastAsiaTheme="minorEastAsia"/>
                <w:lang w:eastAsia="zh-CN"/>
              </w:rPr>
            </w:pPr>
            <w:r w:rsidRPr="000640BB">
              <w:rPr>
                <w:rFonts w:eastAsiaTheme="minorEastAsia" w:hint="eastAsia"/>
                <w:lang w:eastAsia="zh-CN"/>
              </w:rPr>
              <w:t>channel-not-found</w:t>
            </w:r>
          </w:p>
        </w:tc>
        <w:tc>
          <w:tcPr>
            <w:tcW w:w="2609" w:type="dxa"/>
          </w:tcPr>
          <w:p w14:paraId="3D169506" w14:textId="77777777" w:rsidR="008B1D44" w:rsidRDefault="008B1D44" w:rsidP="00406252">
            <w:pPr>
              <w:pStyle w:val="ncs-body"/>
              <w:jc w:val="left"/>
              <w:rPr>
                <w:rFonts w:eastAsiaTheme="minorEastAsia"/>
                <w:lang w:eastAsia="zh-CN"/>
              </w:rPr>
            </w:pPr>
          </w:p>
        </w:tc>
        <w:tc>
          <w:tcPr>
            <w:tcW w:w="3100" w:type="dxa"/>
          </w:tcPr>
          <w:p w14:paraId="341FA29F" w14:textId="699610FC" w:rsidR="008B1D44" w:rsidRPr="008F7ECB" w:rsidRDefault="008B1D44" w:rsidP="00406252">
            <w:pPr>
              <w:pStyle w:val="ncs-body"/>
              <w:jc w:val="left"/>
              <w:rPr>
                <w:rFonts w:eastAsiaTheme="minorEastAsia"/>
                <w:lang w:eastAsia="zh-CN"/>
              </w:rPr>
            </w:pPr>
            <w:r>
              <w:rPr>
                <w:rFonts w:eastAsiaTheme="minorEastAsia" w:hint="eastAsia"/>
                <w:lang w:eastAsia="zh-CN"/>
              </w:rPr>
              <w:t>Can not find the channel</w:t>
            </w:r>
          </w:p>
        </w:tc>
      </w:tr>
      <w:tr w:rsidR="008B1D44" w:rsidRPr="00962B6F" w14:paraId="3E012478" w14:textId="77777777" w:rsidTr="008935A8">
        <w:tc>
          <w:tcPr>
            <w:tcW w:w="1367" w:type="dxa"/>
            <w:vMerge/>
          </w:tcPr>
          <w:p w14:paraId="4C6F3562" w14:textId="77777777" w:rsidR="008B1D44" w:rsidRDefault="008B1D44" w:rsidP="00406252">
            <w:pPr>
              <w:pStyle w:val="ncs-body"/>
              <w:jc w:val="left"/>
              <w:rPr>
                <w:rFonts w:eastAsiaTheme="minorEastAsia"/>
                <w:lang w:eastAsia="zh-CN"/>
              </w:rPr>
            </w:pPr>
          </w:p>
        </w:tc>
        <w:tc>
          <w:tcPr>
            <w:tcW w:w="1965" w:type="dxa"/>
          </w:tcPr>
          <w:p w14:paraId="615FC50B" w14:textId="3614527C" w:rsidR="008B1D44" w:rsidRPr="000640BB" w:rsidRDefault="008B1D44" w:rsidP="00406252">
            <w:pPr>
              <w:pStyle w:val="ncs-body"/>
              <w:jc w:val="left"/>
              <w:rPr>
                <w:rFonts w:eastAsiaTheme="minorEastAsia"/>
                <w:lang w:eastAsia="zh-CN"/>
              </w:rPr>
            </w:pPr>
            <w:r>
              <w:rPr>
                <w:rFonts w:eastAsiaTheme="minorEastAsia" w:hint="eastAsia"/>
                <w:lang w:eastAsia="zh-CN"/>
              </w:rPr>
              <w:t>stream-not-found</w:t>
            </w:r>
          </w:p>
        </w:tc>
        <w:tc>
          <w:tcPr>
            <w:tcW w:w="2609" w:type="dxa"/>
          </w:tcPr>
          <w:p w14:paraId="21D8B27B" w14:textId="77777777" w:rsidR="008B1D44" w:rsidRDefault="008B1D44" w:rsidP="00406252">
            <w:pPr>
              <w:pStyle w:val="ncs-body"/>
              <w:jc w:val="left"/>
              <w:rPr>
                <w:rFonts w:eastAsiaTheme="minorEastAsia"/>
                <w:lang w:eastAsia="zh-CN"/>
              </w:rPr>
            </w:pPr>
          </w:p>
        </w:tc>
        <w:tc>
          <w:tcPr>
            <w:tcW w:w="3100" w:type="dxa"/>
          </w:tcPr>
          <w:p w14:paraId="32172C09" w14:textId="706D07FF" w:rsidR="008B1D44" w:rsidRDefault="008B1D44" w:rsidP="00406252">
            <w:pPr>
              <w:pStyle w:val="ncs-body"/>
              <w:jc w:val="left"/>
              <w:rPr>
                <w:rFonts w:eastAsiaTheme="minorEastAsia"/>
                <w:lang w:eastAsia="zh-CN"/>
              </w:rPr>
            </w:pPr>
            <w:r>
              <w:rPr>
                <w:rFonts w:eastAsiaTheme="minorEastAsia" w:hint="eastAsia"/>
                <w:lang w:eastAsia="zh-CN"/>
              </w:rPr>
              <w:t>Can not find the stream</w:t>
            </w:r>
          </w:p>
        </w:tc>
      </w:tr>
      <w:tr w:rsidR="008B1D44" w:rsidRPr="00AE5D75" w14:paraId="088E84C8" w14:textId="77777777" w:rsidTr="008935A8">
        <w:tc>
          <w:tcPr>
            <w:tcW w:w="1367" w:type="dxa"/>
            <w:vMerge/>
          </w:tcPr>
          <w:p w14:paraId="6A4D8C62" w14:textId="77777777" w:rsidR="008B1D44" w:rsidRDefault="008B1D44" w:rsidP="00406252">
            <w:pPr>
              <w:pStyle w:val="ncs-body"/>
              <w:jc w:val="left"/>
              <w:rPr>
                <w:rFonts w:eastAsiaTheme="minorEastAsia"/>
                <w:lang w:eastAsia="zh-CN"/>
              </w:rPr>
            </w:pPr>
          </w:p>
        </w:tc>
        <w:tc>
          <w:tcPr>
            <w:tcW w:w="1965" w:type="dxa"/>
          </w:tcPr>
          <w:p w14:paraId="3C0F7673" w14:textId="0774894C" w:rsidR="008B1D44" w:rsidRDefault="00F04322" w:rsidP="00406252">
            <w:pPr>
              <w:pStyle w:val="ncs-body"/>
              <w:jc w:val="left"/>
              <w:rPr>
                <w:rFonts w:eastAsiaTheme="minorEastAsia"/>
                <w:lang w:eastAsia="zh-CN"/>
              </w:rPr>
            </w:pPr>
            <w:r w:rsidRPr="000640BB">
              <w:rPr>
                <w:rFonts w:eastAsiaTheme="minorEastAsia" w:hint="eastAsia"/>
                <w:lang w:eastAsia="zh-CN"/>
              </w:rPr>
              <w:t>no-record</w:t>
            </w:r>
            <w:r w:rsidR="00AA175D">
              <w:rPr>
                <w:rFonts w:eastAsiaTheme="minorEastAsia"/>
                <w:lang w:eastAsia="zh-CN"/>
              </w:rPr>
              <w:t>ing</w:t>
            </w:r>
          </w:p>
        </w:tc>
        <w:tc>
          <w:tcPr>
            <w:tcW w:w="2609" w:type="dxa"/>
          </w:tcPr>
          <w:p w14:paraId="7E743A0F" w14:textId="77777777" w:rsidR="008B1D44" w:rsidRPr="00B0567F" w:rsidRDefault="008B1D44" w:rsidP="00406252">
            <w:pPr>
              <w:pStyle w:val="ncs-body"/>
              <w:jc w:val="left"/>
              <w:rPr>
                <w:rFonts w:eastAsiaTheme="minorEastAsia"/>
                <w:lang w:eastAsia="zh-CN"/>
              </w:rPr>
            </w:pPr>
          </w:p>
        </w:tc>
        <w:tc>
          <w:tcPr>
            <w:tcW w:w="3100" w:type="dxa"/>
          </w:tcPr>
          <w:p w14:paraId="383FF45E" w14:textId="677E9703" w:rsidR="008B1D44" w:rsidRPr="00AE5D75" w:rsidRDefault="008B1D44" w:rsidP="00406252">
            <w:pPr>
              <w:pStyle w:val="ncs-body"/>
              <w:jc w:val="left"/>
              <w:rPr>
                <w:rFonts w:eastAsiaTheme="minorEastAsia"/>
                <w:lang w:eastAsia="zh-CN"/>
              </w:rPr>
            </w:pPr>
            <w:r w:rsidRPr="00B0567F">
              <w:rPr>
                <w:rFonts w:eastAsiaTheme="minorEastAsia" w:hint="eastAsia"/>
                <w:lang w:eastAsia="zh-CN"/>
              </w:rPr>
              <w:t>The requested channel has no records.</w:t>
            </w:r>
          </w:p>
        </w:tc>
      </w:tr>
    </w:tbl>
    <w:p w14:paraId="3FB7C7EC" w14:textId="24C7981F" w:rsidR="00E503AD" w:rsidRPr="004D73E6" w:rsidRDefault="00406252" w:rsidP="63E4A891">
      <w:pPr>
        <w:pStyle w:val="Body"/>
        <w:jc w:val="left"/>
        <w:rPr>
          <w:rFonts w:eastAsiaTheme="minorEastAsia"/>
          <w:color w:val="000000" w:themeColor="text1"/>
          <w:lang w:eastAsia="zh-CN"/>
        </w:rPr>
      </w:pPr>
      <w:r>
        <w:rPr>
          <w:rFonts w:eastAsiaTheme="minorEastAsia"/>
          <w:color w:val="000000" w:themeColor="text1"/>
          <w:szCs w:val="22"/>
          <w:lang w:eastAsia="zh-CN"/>
        </w:rPr>
        <w:br w:type="textWrapping" w:clear="all"/>
      </w:r>
    </w:p>
    <w:p w14:paraId="6CE9D74B" w14:textId="77777777" w:rsidR="000A4617" w:rsidRPr="00976094" w:rsidRDefault="000A4617" w:rsidP="00CC2CE8">
      <w:pPr>
        <w:pStyle w:val="Heading3"/>
        <w:jc w:val="left"/>
        <w:rPr>
          <w:rFonts w:eastAsia="Arial"/>
          <w:b/>
          <w:color w:val="000000" w:themeColor="text1"/>
        </w:rPr>
      </w:pPr>
      <w:bookmarkStart w:id="322" w:name="_Toc212542677"/>
      <w:bookmarkStart w:id="323" w:name="_Toc216180151"/>
      <w:r w:rsidRPr="00976094">
        <w:rPr>
          <w:rFonts w:eastAsia="Arial"/>
          <w:b/>
          <w:color w:val="000000" w:themeColor="text1"/>
        </w:rPr>
        <w:t>Request Playback Video Stream (WebRTC)</w:t>
      </w:r>
      <w:bookmarkEnd w:id="322"/>
      <w:bookmarkEnd w:id="323"/>
    </w:p>
    <w:p w14:paraId="191112DD" w14:textId="35F2C56D" w:rsidR="00863308" w:rsidRPr="00515E7B" w:rsidRDefault="00863308" w:rsidP="00F30264">
      <w:pPr>
        <w:pStyle w:val="ListParagraph"/>
        <w:numPr>
          <w:ilvl w:val="0"/>
          <w:numId w:val="57"/>
        </w:numPr>
        <w:jc w:val="left"/>
        <w:rPr>
          <w:rFonts w:cs="Arial"/>
          <w:color w:val="000000" w:themeColor="text1"/>
        </w:rPr>
      </w:pPr>
      <w:r w:rsidRPr="00561346">
        <w:rPr>
          <w:rFonts w:eastAsia="Arial"/>
          <w:color w:val="000000" w:themeColor="text1"/>
          <w:lang w:val="en-SG"/>
        </w:rPr>
        <w:t xml:space="preserve">This message is sent when </w:t>
      </w:r>
      <w:r>
        <w:rPr>
          <w:rFonts w:eastAsia="Arial"/>
          <w:color w:val="000000" w:themeColor="text1"/>
          <w:lang w:val="en-SG"/>
        </w:rPr>
        <w:t>C3</w:t>
      </w:r>
      <w:r w:rsidRPr="00561346">
        <w:rPr>
          <w:rFonts w:eastAsia="Arial"/>
          <w:color w:val="000000" w:themeColor="text1"/>
          <w:lang w:val="en-SG"/>
        </w:rPr>
        <w:t xml:space="preserve"> requests a </w:t>
      </w:r>
      <w:r w:rsidR="004E25C6" w:rsidRPr="005900CA">
        <w:rPr>
          <w:rFonts w:eastAsia="Arial"/>
          <w:color w:val="000000" w:themeColor="text1"/>
          <w:szCs w:val="22"/>
        </w:rPr>
        <w:t>Playback Video Stream</w:t>
      </w:r>
      <w:r w:rsidR="004E25C6" w:rsidRPr="00561346">
        <w:rPr>
          <w:rFonts w:eastAsia="Arial"/>
          <w:color w:val="000000" w:themeColor="text1"/>
          <w:lang w:val="en-SG"/>
        </w:rPr>
        <w:t xml:space="preserve"> </w:t>
      </w:r>
      <w:r w:rsidRPr="00561346">
        <w:rPr>
          <w:rFonts w:eastAsia="Arial"/>
          <w:color w:val="000000" w:themeColor="text1"/>
          <w:lang w:val="en-SG"/>
        </w:rPr>
        <w:t>(</w:t>
      </w:r>
      <w:r>
        <w:rPr>
          <w:rFonts w:eastAsia="Arial"/>
          <w:color w:val="000000" w:themeColor="text1"/>
          <w:lang w:val="en-SG"/>
        </w:rPr>
        <w:t>WebRTC</w:t>
      </w:r>
      <w:r w:rsidRPr="00561346">
        <w:rPr>
          <w:rFonts w:eastAsia="Arial"/>
          <w:color w:val="000000" w:themeColor="text1"/>
          <w:lang w:val="en-SG"/>
        </w:rPr>
        <w:t>)</w:t>
      </w:r>
      <w:r w:rsidRPr="00515E7B">
        <w:rPr>
          <w:rFonts w:eastAsia="Arial" w:cs="Arial"/>
          <w:color w:val="000000" w:themeColor="text1"/>
          <w:lang w:val="en-SG"/>
        </w:rPr>
        <w:t xml:space="preserve">. </w:t>
      </w:r>
    </w:p>
    <w:p w14:paraId="056944DB" w14:textId="77777777" w:rsidR="00863308" w:rsidRPr="00561047" w:rsidRDefault="00863308" w:rsidP="00561047">
      <w:pPr>
        <w:pStyle w:val="ListParagraph"/>
        <w:numPr>
          <w:ilvl w:val="0"/>
          <w:numId w:val="57"/>
        </w:numPr>
        <w:jc w:val="left"/>
        <w:rPr>
          <w:rFonts w:eastAsia="Arial" w:cs="Arial"/>
          <w:color w:val="000000" w:themeColor="text1"/>
        </w:rPr>
      </w:pPr>
      <w:r w:rsidRPr="00D96679">
        <w:rPr>
          <w:rFonts w:eastAsia="Arial" w:cs="Arial"/>
          <w:color w:val="000000" w:themeColor="text1"/>
          <w:lang w:val="en-SG"/>
        </w:rPr>
        <w:t>Request:</w:t>
      </w:r>
    </w:p>
    <w:p w14:paraId="328345A0" w14:textId="77777777" w:rsidR="00863308" w:rsidRPr="00561047" w:rsidRDefault="00863308" w:rsidP="00561047">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Pr="00B65CA7">
        <w:rPr>
          <w:rFonts w:eastAsia="Arial" w:cs="Arial"/>
          <w:color w:val="000000" w:themeColor="text1"/>
          <w:lang w:val="en-SG"/>
        </w:rPr>
        <w:t>POST</w:t>
      </w:r>
    </w:p>
    <w:p w14:paraId="7112CA36" w14:textId="3C9731C2" w:rsidR="00863308" w:rsidRPr="009960AC" w:rsidRDefault="00712F3E" w:rsidP="0056104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00863308" w:rsidRPr="00561047">
        <w:rPr>
          <w:rFonts w:eastAsia="Arial" w:cs="Arial"/>
          <w:color w:val="000000" w:themeColor="text1"/>
          <w:lang w:val="en-SG"/>
        </w:rPr>
        <w:t xml:space="preserve">: </w:t>
      </w:r>
      <w:r w:rsidR="00E80C7F" w:rsidRPr="00E80C7F">
        <w:rPr>
          <w:rFonts w:eastAsia="Arial" w:cs="Arial"/>
          <w:color w:val="000000" w:themeColor="text1"/>
        </w:rPr>
        <w:t>sensor/streams/playback</w:t>
      </w:r>
      <w:r w:rsidR="0058149F">
        <w:rPr>
          <w:rFonts w:eastAsia="Arial" w:cs="Arial"/>
          <w:color w:val="000000" w:themeColor="text1"/>
        </w:rPr>
        <w:t>/</w:t>
      </w:r>
      <w:proofErr w:type="spellStart"/>
      <w:r w:rsidR="00E80C7F" w:rsidRPr="00E80C7F">
        <w:rPr>
          <w:rFonts w:eastAsia="Arial" w:cs="Arial"/>
          <w:color w:val="000000" w:themeColor="text1"/>
        </w:rPr>
        <w:t>rtc</w:t>
      </w:r>
      <w:proofErr w:type="spellEnd"/>
    </w:p>
    <w:p w14:paraId="1111FA79" w14:textId="02C5E85D" w:rsidR="00863308" w:rsidRPr="00561047" w:rsidRDefault="00863308" w:rsidP="0056104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Body:</w:t>
      </w:r>
    </w:p>
    <w:tbl>
      <w:tblPr>
        <w:tblW w:w="9440" w:type="dxa"/>
        <w:tblLayout w:type="fixed"/>
        <w:tblLook w:val="04A0" w:firstRow="1" w:lastRow="0" w:firstColumn="1" w:lastColumn="0" w:noHBand="0" w:noVBand="1"/>
      </w:tblPr>
      <w:tblGrid>
        <w:gridCol w:w="1268"/>
        <w:gridCol w:w="857"/>
        <w:gridCol w:w="1329"/>
        <w:gridCol w:w="3201"/>
        <w:gridCol w:w="2785"/>
      </w:tblGrid>
      <w:tr w:rsidR="00297F69" w:rsidRPr="0012692A" w14:paraId="13786AC7" w14:textId="77777777" w:rsidTr="1CD2449D">
        <w:trPr>
          <w:trHeight w:val="727"/>
        </w:trPr>
        <w:tc>
          <w:tcPr>
            <w:tcW w:w="1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068D9F" w14:textId="77777777" w:rsidR="0012692A" w:rsidRPr="0012692A" w:rsidRDefault="0012692A" w:rsidP="00CC2CE8">
            <w:pPr>
              <w:widowControl/>
              <w:jc w:val="left"/>
              <w:rPr>
                <w:rFonts w:ascii="Arial" w:eastAsia="Times New Roman" w:hAnsi="Arial" w:cs="Arial"/>
                <w:b/>
                <w:bCs/>
                <w:color w:val="000000"/>
                <w:kern w:val="0"/>
                <w:sz w:val="22"/>
              </w:rPr>
            </w:pPr>
            <w:r w:rsidRPr="0012692A">
              <w:rPr>
                <w:rFonts w:ascii="Arial" w:eastAsia="Times New Roman" w:hAnsi="Arial" w:cs="Arial"/>
                <w:b/>
                <w:bCs/>
                <w:color w:val="000000"/>
                <w:kern w:val="0"/>
                <w:sz w:val="22"/>
              </w:rPr>
              <w:t xml:space="preserve">Field </w:t>
            </w:r>
            <w:r w:rsidRPr="0012692A">
              <w:rPr>
                <w:rFonts w:ascii="Arial" w:eastAsia="Times New Roman" w:hAnsi="Arial" w:cs="Arial"/>
                <w:b/>
                <w:bCs/>
                <w:color w:val="000000"/>
                <w:kern w:val="0"/>
                <w:sz w:val="22"/>
              </w:rPr>
              <w:br/>
              <w:t>Name</w:t>
            </w:r>
          </w:p>
        </w:tc>
        <w:tc>
          <w:tcPr>
            <w:tcW w:w="85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C73CF86" w14:textId="77777777" w:rsidR="0012692A" w:rsidRPr="0012692A" w:rsidRDefault="0012692A" w:rsidP="00CC2CE8">
            <w:pPr>
              <w:widowControl/>
              <w:jc w:val="left"/>
              <w:rPr>
                <w:rFonts w:ascii="Arial" w:eastAsia="Times New Roman" w:hAnsi="Arial" w:cs="Arial"/>
                <w:b/>
                <w:bCs/>
                <w:color w:val="000000"/>
                <w:kern w:val="0"/>
                <w:sz w:val="22"/>
              </w:rPr>
            </w:pPr>
            <w:r w:rsidRPr="0012692A">
              <w:rPr>
                <w:rFonts w:ascii="Arial" w:eastAsia="Times New Roman" w:hAnsi="Arial" w:cs="Arial"/>
                <w:b/>
                <w:bCs/>
                <w:color w:val="000000"/>
                <w:kern w:val="0"/>
                <w:sz w:val="22"/>
              </w:rPr>
              <w:t xml:space="preserve">Data </w:t>
            </w:r>
            <w:r w:rsidRPr="0012692A">
              <w:rPr>
                <w:rFonts w:ascii="Arial" w:eastAsia="Times New Roman" w:hAnsi="Arial" w:cs="Arial"/>
                <w:b/>
                <w:bCs/>
                <w:color w:val="000000"/>
                <w:kern w:val="0"/>
                <w:sz w:val="22"/>
              </w:rPr>
              <w:br/>
              <w:t xml:space="preserve">Type </w:t>
            </w:r>
          </w:p>
        </w:tc>
        <w:tc>
          <w:tcPr>
            <w:tcW w:w="132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1ED1B74" w14:textId="77777777" w:rsidR="0012692A" w:rsidRPr="0012692A" w:rsidRDefault="0012692A" w:rsidP="00CC2CE8">
            <w:pPr>
              <w:widowControl/>
              <w:jc w:val="left"/>
              <w:rPr>
                <w:rFonts w:ascii="Arial" w:eastAsia="Times New Roman" w:hAnsi="Arial" w:cs="Arial"/>
                <w:b/>
                <w:bCs/>
                <w:color w:val="000000"/>
                <w:kern w:val="0"/>
                <w:sz w:val="22"/>
              </w:rPr>
            </w:pPr>
            <w:r w:rsidRPr="0012692A">
              <w:rPr>
                <w:rFonts w:ascii="Arial" w:eastAsia="Times New Roman" w:hAnsi="Arial" w:cs="Arial"/>
                <w:b/>
                <w:bCs/>
                <w:color w:val="000000"/>
                <w:kern w:val="0"/>
                <w:sz w:val="22"/>
              </w:rPr>
              <w:t xml:space="preserve">Mandatory </w:t>
            </w:r>
          </w:p>
        </w:tc>
        <w:tc>
          <w:tcPr>
            <w:tcW w:w="320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042E777" w14:textId="77777777" w:rsidR="0012692A" w:rsidRPr="0012692A" w:rsidRDefault="0012692A" w:rsidP="00CC2CE8">
            <w:pPr>
              <w:widowControl/>
              <w:jc w:val="left"/>
              <w:rPr>
                <w:rFonts w:ascii="Arial" w:eastAsia="Times New Roman" w:hAnsi="Arial" w:cs="Arial"/>
                <w:b/>
                <w:bCs/>
                <w:color w:val="000000"/>
                <w:kern w:val="0"/>
                <w:sz w:val="22"/>
              </w:rPr>
            </w:pPr>
            <w:r w:rsidRPr="0012692A">
              <w:rPr>
                <w:rFonts w:ascii="Arial" w:eastAsia="Times New Roman" w:hAnsi="Arial" w:cs="Arial"/>
                <w:b/>
                <w:bCs/>
                <w:color w:val="000000"/>
                <w:kern w:val="0"/>
                <w:sz w:val="22"/>
              </w:rPr>
              <w:t>Allowed values</w:t>
            </w:r>
          </w:p>
        </w:tc>
        <w:tc>
          <w:tcPr>
            <w:tcW w:w="278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1B68E28" w14:textId="77777777" w:rsidR="0012692A" w:rsidRPr="0012692A" w:rsidRDefault="0012692A" w:rsidP="00CC2CE8">
            <w:pPr>
              <w:widowControl/>
              <w:jc w:val="left"/>
              <w:rPr>
                <w:rFonts w:ascii="Arial" w:eastAsia="Times New Roman" w:hAnsi="Arial" w:cs="Arial"/>
                <w:b/>
                <w:bCs/>
                <w:color w:val="000000"/>
                <w:kern w:val="0"/>
                <w:sz w:val="22"/>
              </w:rPr>
            </w:pPr>
            <w:r w:rsidRPr="0012692A">
              <w:rPr>
                <w:rFonts w:ascii="Arial" w:eastAsia="Times New Roman" w:hAnsi="Arial" w:cs="Arial"/>
                <w:b/>
                <w:bCs/>
                <w:color w:val="000000"/>
                <w:kern w:val="0"/>
                <w:sz w:val="22"/>
              </w:rPr>
              <w:t>Description</w:t>
            </w:r>
          </w:p>
        </w:tc>
      </w:tr>
      <w:tr w:rsidR="00297F69" w:rsidRPr="0012692A" w14:paraId="74442356" w14:textId="77777777" w:rsidTr="00110DCE">
        <w:trPr>
          <w:trHeight w:val="727"/>
        </w:trPr>
        <w:tc>
          <w:tcPr>
            <w:tcW w:w="1268" w:type="dxa"/>
            <w:tcBorders>
              <w:top w:val="nil"/>
              <w:left w:val="single" w:sz="4" w:space="0" w:color="auto"/>
              <w:bottom w:val="single" w:sz="4" w:space="0" w:color="auto"/>
              <w:right w:val="single" w:sz="4" w:space="0" w:color="auto"/>
            </w:tcBorders>
            <w:vAlign w:val="center"/>
            <w:hideMark/>
          </w:tcPr>
          <w:p w14:paraId="72C38B69" w14:textId="77777777" w:rsidR="0012692A" w:rsidRPr="0012692A" w:rsidRDefault="0012692A" w:rsidP="00726F6A">
            <w:pPr>
              <w:widowControl/>
              <w:jc w:val="left"/>
              <w:rPr>
                <w:rFonts w:ascii="Arial" w:eastAsia="Times New Roman" w:hAnsi="Arial" w:cs="Arial"/>
                <w:color w:val="000000"/>
                <w:kern w:val="0"/>
                <w:sz w:val="22"/>
              </w:rPr>
            </w:pPr>
            <w:proofErr w:type="spellStart"/>
            <w:r w:rsidRPr="0012692A">
              <w:rPr>
                <w:rFonts w:ascii="Arial" w:eastAsia="Times New Roman" w:hAnsi="Arial" w:cs="Arial"/>
                <w:color w:val="000000"/>
                <w:kern w:val="0"/>
                <w:sz w:val="22"/>
                <w:lang w:val="en-SG"/>
              </w:rPr>
              <w:lastRenderedPageBreak/>
              <w:t>channelId</w:t>
            </w:r>
            <w:proofErr w:type="spellEnd"/>
            <w:r w:rsidRPr="0012692A">
              <w:rPr>
                <w:rFonts w:ascii="Arial" w:eastAsia="Times New Roman" w:hAnsi="Arial" w:cs="Arial"/>
                <w:color w:val="000000"/>
                <w:kern w:val="0"/>
                <w:sz w:val="22"/>
                <w:lang w:val="en-SG"/>
              </w:rPr>
              <w:t> </w:t>
            </w:r>
          </w:p>
        </w:tc>
        <w:tc>
          <w:tcPr>
            <w:tcW w:w="857" w:type="dxa"/>
            <w:tcBorders>
              <w:top w:val="nil"/>
              <w:left w:val="nil"/>
              <w:bottom w:val="single" w:sz="4" w:space="0" w:color="auto"/>
              <w:right w:val="single" w:sz="4" w:space="0" w:color="auto"/>
            </w:tcBorders>
            <w:vAlign w:val="center"/>
            <w:hideMark/>
          </w:tcPr>
          <w:p w14:paraId="52C82ACA" w14:textId="3F3093BE" w:rsidR="0012692A" w:rsidRPr="0012692A" w:rsidRDefault="005C21EF" w:rsidP="0012692A">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lang w:val="en-SG"/>
              </w:rPr>
              <w:t>String(</w:t>
            </w:r>
            <w:proofErr w:type="gramEnd"/>
            <w:r w:rsidR="0012692A" w:rsidRPr="0012692A">
              <w:rPr>
                <w:rFonts w:ascii="Arial" w:eastAsia="Times New Roman" w:hAnsi="Arial" w:cs="Arial"/>
                <w:color w:val="000000"/>
                <w:kern w:val="0"/>
                <w:sz w:val="22"/>
                <w:lang w:val="en-SG"/>
              </w:rPr>
              <w:t>32)</w:t>
            </w:r>
          </w:p>
        </w:tc>
        <w:tc>
          <w:tcPr>
            <w:tcW w:w="1329" w:type="dxa"/>
            <w:tcBorders>
              <w:top w:val="nil"/>
              <w:left w:val="nil"/>
              <w:bottom w:val="single" w:sz="4" w:space="0" w:color="auto"/>
              <w:right w:val="single" w:sz="4" w:space="0" w:color="auto"/>
            </w:tcBorders>
            <w:vAlign w:val="center"/>
            <w:hideMark/>
          </w:tcPr>
          <w:p w14:paraId="641E6AA9" w14:textId="77777777" w:rsidR="0012692A" w:rsidRPr="0012692A" w:rsidRDefault="0012692A" w:rsidP="00726F6A">
            <w:pPr>
              <w:widowControl/>
              <w:jc w:val="left"/>
              <w:rPr>
                <w:rFonts w:ascii="Arial" w:eastAsia="Times New Roman" w:hAnsi="Arial" w:cs="Arial"/>
                <w:color w:val="000000"/>
                <w:kern w:val="0"/>
                <w:sz w:val="22"/>
              </w:rPr>
            </w:pPr>
            <w:r w:rsidRPr="0012692A">
              <w:rPr>
                <w:rFonts w:ascii="Arial" w:eastAsia="Times New Roman" w:hAnsi="Arial" w:cs="Arial"/>
                <w:color w:val="000000"/>
                <w:kern w:val="0"/>
                <w:sz w:val="22"/>
              </w:rPr>
              <w:t>Yes</w:t>
            </w:r>
          </w:p>
        </w:tc>
        <w:tc>
          <w:tcPr>
            <w:tcW w:w="3201" w:type="dxa"/>
            <w:tcBorders>
              <w:top w:val="nil"/>
              <w:left w:val="nil"/>
              <w:bottom w:val="single" w:sz="4" w:space="0" w:color="auto"/>
              <w:right w:val="single" w:sz="4" w:space="0" w:color="auto"/>
            </w:tcBorders>
            <w:vAlign w:val="center"/>
            <w:hideMark/>
          </w:tcPr>
          <w:p w14:paraId="115A0AC6" w14:textId="77777777" w:rsidR="00726F6A" w:rsidRPr="00CD41A8" w:rsidRDefault="00726F6A" w:rsidP="00726F6A">
            <w:pPr>
              <w:widowControl/>
              <w:spacing w:before="100"/>
              <w:jc w:val="left"/>
              <w:rPr>
                <w:rFonts w:ascii="Arial" w:hAnsi="Arial" w:cs="Arial"/>
                <w:color w:val="000000" w:themeColor="text1"/>
                <w:sz w:val="22"/>
              </w:rPr>
            </w:pPr>
            <w:r w:rsidRPr="645ABCF6">
              <w:rPr>
                <w:rFonts w:ascii="Arial" w:hAnsi="Arial" w:cs="Arial"/>
                <w:color w:val="000000" w:themeColor="text1"/>
                <w:sz w:val="22"/>
              </w:rPr>
              <w:t>Character set:</w:t>
            </w:r>
          </w:p>
          <w:p w14:paraId="55FEBE4D" w14:textId="4C16ECC6" w:rsidR="00726F6A" w:rsidRPr="00CD41A8" w:rsidRDefault="00726F6A" w:rsidP="00F30264">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7DEEC915" w14:textId="42B6F073" w:rsidR="0012692A" w:rsidRPr="0012692A" w:rsidRDefault="00726F6A" w:rsidP="008935A8">
            <w:pPr>
              <w:pStyle w:val="ListParagraph"/>
              <w:numPr>
                <w:ilvl w:val="0"/>
                <w:numId w:val="42"/>
              </w:numPr>
              <w:spacing w:before="100" w:line="240" w:lineRule="auto"/>
              <w:jc w:val="left"/>
              <w:rPr>
                <w:rFonts w:cs="Arial"/>
                <w:b/>
                <w:bCs/>
                <w:color w:val="000000"/>
              </w:rPr>
            </w:pPr>
            <w:r w:rsidRPr="645ABCF6">
              <w:rPr>
                <w:rFonts w:cs="Arial"/>
                <w:color w:val="000000" w:themeColor="text1"/>
              </w:rPr>
              <w:t>0-9</w:t>
            </w:r>
          </w:p>
        </w:tc>
        <w:tc>
          <w:tcPr>
            <w:tcW w:w="2785" w:type="dxa"/>
            <w:tcBorders>
              <w:top w:val="nil"/>
              <w:left w:val="nil"/>
              <w:bottom w:val="single" w:sz="4" w:space="0" w:color="auto"/>
              <w:right w:val="single" w:sz="4" w:space="0" w:color="auto"/>
            </w:tcBorders>
            <w:vAlign w:val="center"/>
            <w:hideMark/>
          </w:tcPr>
          <w:p w14:paraId="5C18BBD6" w14:textId="7CFC2B49" w:rsidR="00726F6A" w:rsidRDefault="00726F6A" w:rsidP="00726F6A">
            <w:pPr>
              <w:widowControl/>
              <w:jc w:val="left"/>
              <w:rPr>
                <w:rFonts w:ascii="Arial" w:hAnsi="Arial" w:cs="Arial"/>
                <w:color w:val="000000"/>
                <w:kern w:val="0"/>
                <w:sz w:val="22"/>
              </w:rPr>
            </w:pPr>
            <w:r w:rsidRPr="00E757EC">
              <w:rPr>
                <w:rFonts w:ascii="Arial" w:eastAsia="Times New Roman" w:hAnsi="Arial" w:cs="Arial"/>
                <w:color w:val="000000"/>
                <w:kern w:val="0"/>
                <w:sz w:val="22"/>
              </w:rPr>
              <w:t xml:space="preserve">Channel ID, a </w:t>
            </w:r>
            <w:r w:rsidR="008732F1">
              <w:rPr>
                <w:rFonts w:ascii="Arial" w:eastAsia="Times New Roman" w:hAnsi="Arial" w:cs="Arial"/>
                <w:color w:val="000000"/>
                <w:kern w:val="0"/>
                <w:sz w:val="22"/>
              </w:rPr>
              <w:t>UUID</w:t>
            </w:r>
          </w:p>
          <w:p w14:paraId="3BEAD8B5" w14:textId="5421A401" w:rsidR="00726F6A" w:rsidRDefault="00196106" w:rsidP="00726F6A">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4CA515DA" w14:textId="3B887B09" w:rsidR="0012692A" w:rsidRPr="0012692A" w:rsidRDefault="00726F6A" w:rsidP="0012692A">
            <w:pPr>
              <w:widowControl/>
              <w:jc w:val="left"/>
              <w:rPr>
                <w:rFonts w:ascii="Arial" w:eastAsia="Times New Roman" w:hAnsi="Arial" w:cs="Arial"/>
                <w:color w:val="000000"/>
                <w:kern w:val="0"/>
                <w:sz w:val="22"/>
              </w:rPr>
            </w:pPr>
            <w:r w:rsidRPr="00E1352E">
              <w:rPr>
                <w:rFonts w:ascii="Arial" w:eastAsia="Times New Roman" w:hAnsi="Arial" w:cs="Arial"/>
                <w:color w:val="000000"/>
                <w:kern w:val="0"/>
                <w:sz w:val="22"/>
              </w:rPr>
              <w:t>52d86f9b83a1ac82743ae642fe4cb800</w:t>
            </w:r>
          </w:p>
        </w:tc>
      </w:tr>
      <w:tr w:rsidR="00297F69" w:rsidRPr="0012692A" w14:paraId="1A0331A6" w14:textId="77777777" w:rsidTr="00110DCE">
        <w:trPr>
          <w:trHeight w:val="378"/>
        </w:trPr>
        <w:tc>
          <w:tcPr>
            <w:tcW w:w="1268" w:type="dxa"/>
            <w:tcBorders>
              <w:top w:val="nil"/>
              <w:left w:val="single" w:sz="4" w:space="0" w:color="auto"/>
              <w:bottom w:val="single" w:sz="4" w:space="0" w:color="auto"/>
              <w:right w:val="single" w:sz="4" w:space="0" w:color="auto"/>
            </w:tcBorders>
            <w:vAlign w:val="center"/>
            <w:hideMark/>
          </w:tcPr>
          <w:p w14:paraId="6D49864C" w14:textId="77777777" w:rsidR="0012692A" w:rsidRPr="0012692A" w:rsidRDefault="0012692A" w:rsidP="0012692A">
            <w:pPr>
              <w:widowControl/>
              <w:jc w:val="left"/>
              <w:rPr>
                <w:rFonts w:ascii="Arial" w:eastAsia="Times New Roman" w:hAnsi="Arial" w:cs="Arial"/>
                <w:color w:val="000000"/>
                <w:kern w:val="0"/>
                <w:sz w:val="22"/>
              </w:rPr>
            </w:pPr>
            <w:proofErr w:type="spellStart"/>
            <w:r w:rsidRPr="0012692A">
              <w:rPr>
                <w:rFonts w:ascii="Arial" w:eastAsia="Times New Roman" w:hAnsi="Arial" w:cs="Arial"/>
                <w:color w:val="000000"/>
                <w:kern w:val="0"/>
                <w:sz w:val="22"/>
                <w:lang w:val="en-GB"/>
              </w:rPr>
              <w:t>streamId</w:t>
            </w:r>
            <w:proofErr w:type="spellEnd"/>
          </w:p>
        </w:tc>
        <w:tc>
          <w:tcPr>
            <w:tcW w:w="857" w:type="dxa"/>
            <w:tcBorders>
              <w:top w:val="nil"/>
              <w:left w:val="nil"/>
              <w:bottom w:val="single" w:sz="4" w:space="0" w:color="auto"/>
              <w:right w:val="single" w:sz="4" w:space="0" w:color="auto"/>
            </w:tcBorders>
            <w:vAlign w:val="center"/>
            <w:hideMark/>
          </w:tcPr>
          <w:p w14:paraId="38B20A3F" w14:textId="32C95C64" w:rsidR="0012692A" w:rsidRPr="0012692A" w:rsidRDefault="369E3B9C" w:rsidP="0012692A">
            <w:pPr>
              <w:widowControl/>
              <w:jc w:val="left"/>
              <w:rPr>
                <w:rFonts w:ascii="Arial" w:eastAsia="Times New Roman" w:hAnsi="Arial" w:cs="Arial"/>
                <w:color w:val="000000"/>
                <w:kern w:val="0"/>
                <w:sz w:val="22"/>
              </w:rPr>
            </w:pPr>
            <w:r w:rsidRPr="1CD2449D">
              <w:rPr>
                <w:rFonts w:ascii="Arial" w:hAnsi="Arial" w:cs="Arial"/>
                <w:color w:val="000000"/>
                <w:kern w:val="0"/>
                <w:sz w:val="22"/>
              </w:rPr>
              <w:t>Uint</w:t>
            </w:r>
            <w:r w:rsidR="00965720">
              <w:rPr>
                <w:rFonts w:ascii="Arial" w:hAnsi="Arial" w:cs="Arial" w:hint="eastAsia"/>
                <w:color w:val="000000"/>
                <w:kern w:val="0"/>
                <w:sz w:val="22"/>
              </w:rPr>
              <w:t>32</w:t>
            </w:r>
          </w:p>
        </w:tc>
        <w:tc>
          <w:tcPr>
            <w:tcW w:w="1329" w:type="dxa"/>
            <w:tcBorders>
              <w:top w:val="nil"/>
              <w:left w:val="nil"/>
              <w:bottom w:val="single" w:sz="4" w:space="0" w:color="auto"/>
              <w:right w:val="single" w:sz="4" w:space="0" w:color="auto"/>
            </w:tcBorders>
            <w:vAlign w:val="center"/>
            <w:hideMark/>
          </w:tcPr>
          <w:p w14:paraId="213FD773" w14:textId="77777777" w:rsidR="0012692A" w:rsidRPr="0012692A" w:rsidRDefault="0012692A" w:rsidP="00CC2CE8">
            <w:pPr>
              <w:widowControl/>
              <w:jc w:val="left"/>
              <w:rPr>
                <w:rFonts w:ascii="Arial" w:eastAsia="Times New Roman" w:hAnsi="Arial" w:cs="Arial"/>
                <w:color w:val="000000"/>
                <w:kern w:val="0"/>
                <w:sz w:val="22"/>
              </w:rPr>
            </w:pPr>
            <w:r w:rsidRPr="0012692A">
              <w:rPr>
                <w:rFonts w:ascii="Arial" w:eastAsia="Times New Roman" w:hAnsi="Arial" w:cs="Arial"/>
                <w:color w:val="000000"/>
                <w:kern w:val="0"/>
                <w:sz w:val="22"/>
              </w:rPr>
              <w:t>Yes</w:t>
            </w:r>
          </w:p>
        </w:tc>
        <w:tc>
          <w:tcPr>
            <w:tcW w:w="3201" w:type="dxa"/>
            <w:tcBorders>
              <w:top w:val="nil"/>
              <w:left w:val="nil"/>
              <w:bottom w:val="single" w:sz="4" w:space="0" w:color="auto"/>
              <w:right w:val="single" w:sz="4" w:space="0" w:color="auto"/>
            </w:tcBorders>
            <w:vAlign w:val="center"/>
            <w:hideMark/>
          </w:tcPr>
          <w:p w14:paraId="293911F9" w14:textId="6888D496" w:rsidR="0012692A" w:rsidRPr="0012692A" w:rsidRDefault="0012692A" w:rsidP="00CC2CE8">
            <w:pPr>
              <w:widowControl/>
              <w:jc w:val="left"/>
              <w:rPr>
                <w:rFonts w:ascii="Arial" w:eastAsia="Times New Roman" w:hAnsi="Arial" w:cs="Arial"/>
                <w:color w:val="000000"/>
                <w:kern w:val="0"/>
                <w:sz w:val="22"/>
              </w:rPr>
            </w:pPr>
            <w:r w:rsidRPr="0012692A">
              <w:rPr>
                <w:rFonts w:ascii="Arial" w:eastAsia="Times New Roman" w:hAnsi="Arial" w:cs="Arial"/>
                <w:color w:val="000000"/>
                <w:kern w:val="0"/>
                <w:sz w:val="22"/>
                <w:lang w:val="en-GB"/>
              </w:rPr>
              <w:t>0 -</w:t>
            </w:r>
            <w:r w:rsidRPr="0012692A">
              <w:rPr>
                <w:rFonts w:ascii="Arial" w:eastAsia="Times New Roman" w:hAnsi="Arial" w:cs="Arial"/>
                <w:color w:val="333333"/>
                <w:kern w:val="0"/>
                <w:sz w:val="22"/>
                <w:lang w:val="en-GB"/>
              </w:rPr>
              <w:t xml:space="preserve"> </w:t>
            </w:r>
            <w:r w:rsidR="00965720" w:rsidRPr="00965720">
              <w:rPr>
                <w:rFonts w:ascii="Arial" w:eastAsia="Times New Roman" w:hAnsi="Arial" w:cs="Arial" w:hint="eastAsia"/>
                <w:color w:val="000000"/>
                <w:kern w:val="0"/>
                <w:sz w:val="22"/>
                <w:lang w:val="en-GB"/>
              </w:rPr>
              <w:t>MAX_UINT32</w:t>
            </w:r>
          </w:p>
        </w:tc>
        <w:tc>
          <w:tcPr>
            <w:tcW w:w="2785" w:type="dxa"/>
            <w:tcBorders>
              <w:top w:val="nil"/>
              <w:left w:val="nil"/>
              <w:bottom w:val="single" w:sz="4" w:space="0" w:color="auto"/>
              <w:right w:val="single" w:sz="4" w:space="0" w:color="auto"/>
            </w:tcBorders>
            <w:vAlign w:val="center"/>
            <w:hideMark/>
          </w:tcPr>
          <w:p w14:paraId="568BC21F" w14:textId="77777777" w:rsidR="0012692A" w:rsidRDefault="0012692A" w:rsidP="0012692A">
            <w:pPr>
              <w:widowControl/>
              <w:jc w:val="left"/>
              <w:rPr>
                <w:rFonts w:ascii="Arial" w:eastAsia="Times New Roman" w:hAnsi="Arial" w:cs="Arial"/>
                <w:color w:val="000000"/>
                <w:kern w:val="0"/>
                <w:sz w:val="22"/>
                <w:lang w:val="en-GB"/>
              </w:rPr>
            </w:pPr>
            <w:r w:rsidRPr="0012692A">
              <w:rPr>
                <w:rFonts w:ascii="Arial" w:eastAsia="Times New Roman" w:hAnsi="Arial" w:cs="Arial"/>
                <w:color w:val="000000"/>
                <w:kern w:val="0"/>
                <w:sz w:val="22"/>
                <w:lang w:val="en-GB"/>
              </w:rPr>
              <w:t>Stream ID to choose a stream profile.</w:t>
            </w:r>
          </w:p>
          <w:p w14:paraId="688BD401" w14:textId="77777777" w:rsidR="00326E77" w:rsidRDefault="00326E77" w:rsidP="0012692A">
            <w:pPr>
              <w:widowControl/>
              <w:jc w:val="left"/>
              <w:rPr>
                <w:rFonts w:ascii="Arial" w:eastAsia="Times New Roman" w:hAnsi="Arial" w:cs="Arial"/>
                <w:color w:val="000000"/>
                <w:kern w:val="0"/>
                <w:sz w:val="22"/>
                <w:lang w:val="en-GB"/>
              </w:rPr>
            </w:pPr>
          </w:p>
          <w:p w14:paraId="0D7343F8" w14:textId="1EAC5B56" w:rsidR="0012692A" w:rsidRPr="0012692A" w:rsidRDefault="00326E77" w:rsidP="0012692A">
            <w:pPr>
              <w:widowControl/>
              <w:jc w:val="left"/>
              <w:rPr>
                <w:rFonts w:ascii="Arial" w:eastAsia="Times New Roman" w:hAnsi="Arial" w:cs="Arial"/>
                <w:color w:val="000000"/>
                <w:kern w:val="0"/>
                <w:sz w:val="22"/>
              </w:rPr>
            </w:pPr>
            <w:r>
              <w:rPr>
                <w:rFonts w:ascii="Arial" w:eastAsia="Times New Roman" w:hAnsi="Arial" w:cs="Arial"/>
                <w:color w:val="000000"/>
                <w:kern w:val="0"/>
                <w:sz w:val="22"/>
                <w:lang w:val="en-GB"/>
              </w:rPr>
              <w:t>Default</w:t>
            </w:r>
            <w:r w:rsidR="00876E49">
              <w:rPr>
                <w:rFonts w:ascii="Arial" w:eastAsia="Times New Roman" w:hAnsi="Arial" w:cs="Arial"/>
                <w:color w:val="000000"/>
                <w:kern w:val="0"/>
                <w:sz w:val="22"/>
                <w:lang w:val="en-GB"/>
              </w:rPr>
              <w:t>:</w:t>
            </w:r>
            <w:r>
              <w:rPr>
                <w:rFonts w:ascii="Arial" w:eastAsia="Times New Roman" w:hAnsi="Arial" w:cs="Arial"/>
                <w:color w:val="000000"/>
                <w:kern w:val="0"/>
                <w:sz w:val="22"/>
                <w:lang w:val="en-GB"/>
              </w:rPr>
              <w:t xml:space="preserve"> 0.</w:t>
            </w:r>
          </w:p>
        </w:tc>
      </w:tr>
      <w:tr w:rsidR="00297F69" w:rsidRPr="0012692A" w14:paraId="388A847B" w14:textId="77777777" w:rsidTr="00110DCE">
        <w:trPr>
          <w:trHeight w:val="727"/>
        </w:trPr>
        <w:tc>
          <w:tcPr>
            <w:tcW w:w="1268" w:type="dxa"/>
            <w:tcBorders>
              <w:top w:val="nil"/>
              <w:left w:val="single" w:sz="4" w:space="0" w:color="auto"/>
              <w:bottom w:val="single" w:sz="4" w:space="0" w:color="auto"/>
              <w:right w:val="single" w:sz="4" w:space="0" w:color="auto"/>
            </w:tcBorders>
            <w:vAlign w:val="center"/>
            <w:hideMark/>
          </w:tcPr>
          <w:p w14:paraId="07947BC2" w14:textId="34E5A5E7" w:rsidR="0012692A" w:rsidRPr="0012692A" w:rsidRDefault="004933C3" w:rsidP="00CC2CE8">
            <w:pPr>
              <w:widowControl/>
              <w:jc w:val="left"/>
              <w:rPr>
                <w:rFonts w:ascii="Arial" w:eastAsia="Times New Roman" w:hAnsi="Arial" w:cs="Arial"/>
                <w:color w:val="000000"/>
                <w:kern w:val="0"/>
                <w:sz w:val="22"/>
              </w:rPr>
            </w:pPr>
            <w:r>
              <w:rPr>
                <w:rFonts w:ascii="Arial" w:eastAsia="Times New Roman" w:hAnsi="Arial" w:cs="Arial"/>
                <w:color w:val="000000"/>
                <w:kern w:val="0"/>
                <w:sz w:val="22"/>
              </w:rPr>
              <w:t>start</w:t>
            </w:r>
            <w:r w:rsidR="0012692A" w:rsidRPr="0012692A">
              <w:rPr>
                <w:rFonts w:ascii="Arial" w:eastAsia="Times New Roman" w:hAnsi="Arial" w:cs="Arial"/>
                <w:color w:val="000000"/>
                <w:kern w:val="0"/>
                <w:sz w:val="22"/>
              </w:rPr>
              <w:t xml:space="preserve">  </w:t>
            </w:r>
          </w:p>
        </w:tc>
        <w:tc>
          <w:tcPr>
            <w:tcW w:w="857" w:type="dxa"/>
            <w:tcBorders>
              <w:top w:val="nil"/>
              <w:left w:val="nil"/>
              <w:bottom w:val="single" w:sz="4" w:space="0" w:color="auto"/>
              <w:right w:val="single" w:sz="4" w:space="0" w:color="auto"/>
            </w:tcBorders>
            <w:vAlign w:val="center"/>
            <w:hideMark/>
          </w:tcPr>
          <w:p w14:paraId="665C7BC5" w14:textId="75E8B5F8" w:rsidR="0012692A" w:rsidRPr="0012692A" w:rsidRDefault="004464C8" w:rsidP="0012692A">
            <w:pPr>
              <w:widowControl/>
              <w:jc w:val="left"/>
              <w:rPr>
                <w:rFonts w:ascii="Arial" w:eastAsia="Times New Roman" w:hAnsi="Arial" w:cs="Arial"/>
                <w:color w:val="000000"/>
                <w:kern w:val="0"/>
                <w:sz w:val="22"/>
              </w:rPr>
            </w:pPr>
            <w:r>
              <w:rPr>
                <w:rFonts w:ascii="Arial" w:hAnsi="Arial" w:cs="Arial" w:hint="eastAsia"/>
                <w:color w:val="000000"/>
                <w:kern w:val="0"/>
                <w:sz w:val="22"/>
              </w:rPr>
              <w:t>Int64</w:t>
            </w:r>
          </w:p>
        </w:tc>
        <w:tc>
          <w:tcPr>
            <w:tcW w:w="1329" w:type="dxa"/>
            <w:tcBorders>
              <w:top w:val="nil"/>
              <w:left w:val="nil"/>
              <w:bottom w:val="single" w:sz="4" w:space="0" w:color="auto"/>
              <w:right w:val="single" w:sz="4" w:space="0" w:color="auto"/>
            </w:tcBorders>
            <w:vAlign w:val="center"/>
            <w:hideMark/>
          </w:tcPr>
          <w:p w14:paraId="05051A8C" w14:textId="77777777" w:rsidR="0012692A" w:rsidRPr="0012692A" w:rsidRDefault="0012692A" w:rsidP="00CC2CE8">
            <w:pPr>
              <w:widowControl/>
              <w:jc w:val="left"/>
              <w:rPr>
                <w:rFonts w:ascii="Arial" w:eastAsia="Times New Roman" w:hAnsi="Arial" w:cs="Arial"/>
                <w:color w:val="000000"/>
                <w:kern w:val="0"/>
                <w:sz w:val="22"/>
              </w:rPr>
            </w:pPr>
            <w:r w:rsidRPr="0012692A">
              <w:rPr>
                <w:rFonts w:ascii="Arial" w:eastAsia="Times New Roman" w:hAnsi="Arial" w:cs="Arial"/>
                <w:color w:val="000000"/>
                <w:kern w:val="0"/>
                <w:sz w:val="22"/>
              </w:rPr>
              <w:t>Yes</w:t>
            </w:r>
          </w:p>
        </w:tc>
        <w:tc>
          <w:tcPr>
            <w:tcW w:w="3201" w:type="dxa"/>
            <w:tcBorders>
              <w:top w:val="nil"/>
              <w:left w:val="nil"/>
              <w:bottom w:val="single" w:sz="4" w:space="0" w:color="auto"/>
              <w:right w:val="single" w:sz="4" w:space="0" w:color="auto"/>
            </w:tcBorders>
            <w:vAlign w:val="center"/>
            <w:hideMark/>
          </w:tcPr>
          <w:p w14:paraId="2FD82881" w14:textId="5EED1E87" w:rsidR="0012692A" w:rsidRPr="0012692A" w:rsidRDefault="00DF7B30" w:rsidP="00CC2CE8">
            <w:pPr>
              <w:widowControl/>
              <w:jc w:val="left"/>
              <w:rPr>
                <w:rFonts w:ascii="Arial" w:eastAsia="Times New Roman" w:hAnsi="Arial" w:cs="Arial"/>
                <w:color w:val="000000"/>
                <w:kern w:val="0"/>
                <w:sz w:val="22"/>
              </w:rPr>
            </w:pPr>
            <w:r w:rsidRPr="00E8410C">
              <w:rPr>
                <w:rFonts w:ascii="Arial" w:eastAsia="Times New Roman" w:hAnsi="Arial" w:cs="Arial" w:hint="eastAsia"/>
                <w:color w:val="000000"/>
                <w:kern w:val="0"/>
                <w:sz w:val="22"/>
              </w:rPr>
              <w:t>0 - MAX_INT64</w:t>
            </w:r>
          </w:p>
        </w:tc>
        <w:tc>
          <w:tcPr>
            <w:tcW w:w="2785" w:type="dxa"/>
            <w:tcBorders>
              <w:top w:val="nil"/>
              <w:left w:val="nil"/>
              <w:bottom w:val="single" w:sz="4" w:space="0" w:color="auto"/>
              <w:right w:val="single" w:sz="4" w:space="0" w:color="auto"/>
            </w:tcBorders>
            <w:vAlign w:val="center"/>
            <w:hideMark/>
          </w:tcPr>
          <w:p w14:paraId="55C779B0" w14:textId="2BC48B62" w:rsidR="0012692A" w:rsidRDefault="0012692A" w:rsidP="0012692A">
            <w:pPr>
              <w:widowControl/>
              <w:jc w:val="left"/>
              <w:rPr>
                <w:rFonts w:ascii="Arial" w:hAnsi="Arial" w:cs="Arial"/>
                <w:color w:val="000000"/>
                <w:kern w:val="0"/>
                <w:sz w:val="22"/>
                <w:lang w:val="en-GB"/>
              </w:rPr>
            </w:pPr>
            <w:r w:rsidRPr="0012692A">
              <w:rPr>
                <w:rFonts w:ascii="Arial" w:eastAsia="Times New Roman" w:hAnsi="Arial" w:cs="Arial"/>
                <w:color w:val="000000"/>
                <w:kern w:val="0"/>
                <w:sz w:val="22"/>
                <w:lang w:val="en-GB"/>
              </w:rPr>
              <w:t xml:space="preserve">Start time of the video, Epoch Time in </w:t>
            </w:r>
            <w:del w:id="324" w:author="Robert James Andrews  (NCS)" w:date="2025-11-25T10:52:00Z" w16du:dateUtc="2025-11-25T02:52:00Z">
              <w:r w:rsidRPr="0012692A" w:rsidDel="00C31AEC">
                <w:rPr>
                  <w:rFonts w:ascii="Arial" w:eastAsia="Times New Roman" w:hAnsi="Arial" w:cs="Arial"/>
                  <w:color w:val="000000"/>
                  <w:kern w:val="0"/>
                  <w:sz w:val="22"/>
                  <w:lang w:val="en-GB"/>
                </w:rPr>
                <w:delText>seconds</w:delText>
              </w:r>
            </w:del>
            <w:ins w:id="325" w:author="Robert James Andrews  (NCS)" w:date="2025-11-25T10:52:00Z" w16du:dateUtc="2025-11-25T02:52:00Z">
              <w:r w:rsidR="00C31AEC">
                <w:rPr>
                  <w:rFonts w:ascii="Arial" w:eastAsia="Times New Roman" w:hAnsi="Arial" w:cs="Arial"/>
                  <w:color w:val="000000"/>
                  <w:kern w:val="0"/>
                  <w:sz w:val="22"/>
                  <w:lang w:val="en-GB"/>
                </w:rPr>
                <w:t>milliseconds</w:t>
              </w:r>
            </w:ins>
            <w:r w:rsidRPr="0012692A">
              <w:rPr>
                <w:rFonts w:ascii="Arial" w:eastAsia="Times New Roman" w:hAnsi="Arial" w:cs="Arial"/>
                <w:color w:val="000000"/>
                <w:kern w:val="0"/>
                <w:sz w:val="22"/>
                <w:lang w:val="en-GB"/>
              </w:rPr>
              <w:t xml:space="preserve">. </w:t>
            </w:r>
          </w:p>
          <w:p w14:paraId="1517DEAC" w14:textId="305B54F3" w:rsidR="00726F6A" w:rsidRDefault="00196106" w:rsidP="0012692A">
            <w:pPr>
              <w:widowControl/>
              <w:jc w:val="left"/>
              <w:rPr>
                <w:rFonts w:ascii="Arial" w:hAnsi="Arial" w:cs="Arial"/>
                <w:color w:val="000000"/>
                <w:kern w:val="0"/>
                <w:sz w:val="22"/>
                <w:lang w:val="en-GB"/>
              </w:rPr>
            </w:pPr>
            <w:proofErr w:type="spellStart"/>
            <w:r>
              <w:rPr>
                <w:rFonts w:ascii="Arial" w:hAnsi="Arial" w:cs="Arial" w:hint="eastAsia"/>
                <w:color w:val="000000"/>
                <w:kern w:val="0"/>
                <w:sz w:val="22"/>
                <w:lang w:val="en-GB"/>
              </w:rPr>
              <w:t>E.g</w:t>
            </w:r>
            <w:proofErr w:type="spellEnd"/>
            <w:r>
              <w:rPr>
                <w:rFonts w:ascii="Arial" w:hAnsi="Arial" w:cs="Arial" w:hint="eastAsia"/>
                <w:color w:val="000000"/>
                <w:kern w:val="0"/>
                <w:sz w:val="22"/>
                <w:lang w:val="en-GB"/>
              </w:rPr>
              <w:t>:</w:t>
            </w:r>
          </w:p>
          <w:p w14:paraId="1296A6D2" w14:textId="1D11F3B5" w:rsidR="0012692A" w:rsidRPr="00726F6A" w:rsidRDefault="00726F6A" w:rsidP="0012692A">
            <w:pPr>
              <w:widowControl/>
              <w:jc w:val="left"/>
              <w:rPr>
                <w:rFonts w:ascii="Arial" w:hAnsi="Arial" w:cs="Arial"/>
                <w:color w:val="000000"/>
                <w:kern w:val="0"/>
                <w:sz w:val="22"/>
              </w:rPr>
            </w:pPr>
            <w:r w:rsidRPr="0012692A">
              <w:rPr>
                <w:rFonts w:ascii="Arial" w:eastAsia="Times New Roman" w:hAnsi="Arial" w:cs="Arial"/>
                <w:color w:val="000000"/>
                <w:kern w:val="0"/>
                <w:sz w:val="22"/>
                <w:lang w:val="en-GB"/>
              </w:rPr>
              <w:t>1749626843</w:t>
            </w:r>
            <w:ins w:id="326" w:author="Robert James Andrews  (NCS)" w:date="2025-11-25T10:55:00Z" w16du:dateUtc="2025-11-25T02:55:00Z">
              <w:r w:rsidR="00F87B40">
                <w:rPr>
                  <w:rFonts w:ascii="Arial" w:eastAsia="Times New Roman" w:hAnsi="Arial" w:cs="Arial"/>
                  <w:color w:val="000000"/>
                  <w:kern w:val="0"/>
                  <w:sz w:val="22"/>
                  <w:lang w:val="en-GB"/>
                </w:rPr>
                <w:t>000</w:t>
              </w:r>
            </w:ins>
          </w:p>
        </w:tc>
      </w:tr>
      <w:tr w:rsidR="00297F69" w:rsidRPr="0012692A" w14:paraId="67B38279" w14:textId="77777777" w:rsidTr="00110DCE">
        <w:trPr>
          <w:trHeight w:val="1091"/>
        </w:trPr>
        <w:tc>
          <w:tcPr>
            <w:tcW w:w="1268" w:type="dxa"/>
            <w:tcBorders>
              <w:top w:val="nil"/>
              <w:left w:val="single" w:sz="4" w:space="0" w:color="auto"/>
              <w:bottom w:val="single" w:sz="4" w:space="0" w:color="auto"/>
              <w:right w:val="single" w:sz="4" w:space="0" w:color="auto"/>
            </w:tcBorders>
            <w:vAlign w:val="center"/>
            <w:hideMark/>
          </w:tcPr>
          <w:p w14:paraId="35093362" w14:textId="77777777" w:rsidR="0012692A" w:rsidRPr="0012692A" w:rsidRDefault="0012692A" w:rsidP="00CC2CE8">
            <w:pPr>
              <w:widowControl/>
              <w:jc w:val="left"/>
              <w:rPr>
                <w:rFonts w:ascii="Arial" w:eastAsia="Times New Roman" w:hAnsi="Arial" w:cs="Arial"/>
                <w:color w:val="000000"/>
                <w:kern w:val="0"/>
                <w:sz w:val="22"/>
              </w:rPr>
            </w:pPr>
            <w:r w:rsidRPr="0012692A">
              <w:rPr>
                <w:rFonts w:ascii="Arial" w:eastAsia="Times New Roman" w:hAnsi="Arial" w:cs="Arial"/>
                <w:color w:val="000000"/>
                <w:kern w:val="0"/>
                <w:sz w:val="22"/>
              </w:rPr>
              <w:t xml:space="preserve">end  </w:t>
            </w:r>
          </w:p>
        </w:tc>
        <w:tc>
          <w:tcPr>
            <w:tcW w:w="857" w:type="dxa"/>
            <w:tcBorders>
              <w:top w:val="nil"/>
              <w:left w:val="nil"/>
              <w:bottom w:val="single" w:sz="4" w:space="0" w:color="auto"/>
              <w:right w:val="single" w:sz="4" w:space="0" w:color="auto"/>
            </w:tcBorders>
            <w:vAlign w:val="center"/>
            <w:hideMark/>
          </w:tcPr>
          <w:p w14:paraId="3D050221" w14:textId="5AFB9352" w:rsidR="0012692A" w:rsidRPr="0012692A" w:rsidRDefault="004464C8" w:rsidP="0012692A">
            <w:pPr>
              <w:widowControl/>
              <w:jc w:val="left"/>
              <w:rPr>
                <w:rFonts w:ascii="Arial" w:eastAsia="Times New Roman" w:hAnsi="Arial" w:cs="Arial"/>
                <w:color w:val="000000"/>
                <w:kern w:val="0"/>
                <w:sz w:val="22"/>
              </w:rPr>
            </w:pPr>
            <w:r>
              <w:rPr>
                <w:rFonts w:ascii="Arial" w:hAnsi="Arial" w:cs="Arial" w:hint="eastAsia"/>
                <w:color w:val="000000"/>
                <w:kern w:val="0"/>
                <w:sz w:val="22"/>
              </w:rPr>
              <w:t>Int64</w:t>
            </w:r>
          </w:p>
        </w:tc>
        <w:tc>
          <w:tcPr>
            <w:tcW w:w="1329" w:type="dxa"/>
            <w:tcBorders>
              <w:top w:val="nil"/>
              <w:left w:val="nil"/>
              <w:bottom w:val="single" w:sz="4" w:space="0" w:color="auto"/>
              <w:right w:val="single" w:sz="4" w:space="0" w:color="auto"/>
            </w:tcBorders>
            <w:vAlign w:val="center"/>
            <w:hideMark/>
          </w:tcPr>
          <w:p w14:paraId="042F896E" w14:textId="77777777" w:rsidR="0012692A" w:rsidRPr="0012692A" w:rsidRDefault="0012692A" w:rsidP="00CC2CE8">
            <w:pPr>
              <w:widowControl/>
              <w:jc w:val="left"/>
              <w:rPr>
                <w:rFonts w:ascii="Arial" w:eastAsia="Times New Roman" w:hAnsi="Arial" w:cs="Arial"/>
                <w:color w:val="000000"/>
                <w:kern w:val="0"/>
                <w:sz w:val="22"/>
              </w:rPr>
            </w:pPr>
            <w:r w:rsidRPr="0012692A">
              <w:rPr>
                <w:rFonts w:ascii="Arial" w:eastAsia="Times New Roman" w:hAnsi="Arial" w:cs="Arial"/>
                <w:color w:val="000000"/>
                <w:kern w:val="0"/>
                <w:sz w:val="22"/>
              </w:rPr>
              <w:t>Yes</w:t>
            </w:r>
          </w:p>
        </w:tc>
        <w:tc>
          <w:tcPr>
            <w:tcW w:w="3201" w:type="dxa"/>
            <w:tcBorders>
              <w:top w:val="nil"/>
              <w:left w:val="nil"/>
              <w:bottom w:val="single" w:sz="4" w:space="0" w:color="auto"/>
              <w:right w:val="single" w:sz="4" w:space="0" w:color="auto"/>
            </w:tcBorders>
            <w:vAlign w:val="center"/>
            <w:hideMark/>
          </w:tcPr>
          <w:p w14:paraId="2EB7E17B" w14:textId="49B8FF74" w:rsidR="0012692A" w:rsidRPr="0012692A" w:rsidRDefault="00DF7B30" w:rsidP="00CC2CE8">
            <w:pPr>
              <w:widowControl/>
              <w:jc w:val="left"/>
              <w:rPr>
                <w:rFonts w:ascii="Arial" w:eastAsia="Times New Roman" w:hAnsi="Arial" w:cs="Arial"/>
                <w:color w:val="000000"/>
                <w:kern w:val="0"/>
                <w:sz w:val="22"/>
              </w:rPr>
            </w:pPr>
            <w:r w:rsidRPr="00E8410C">
              <w:rPr>
                <w:rFonts w:ascii="Arial" w:eastAsia="Times New Roman" w:hAnsi="Arial" w:cs="Arial" w:hint="eastAsia"/>
                <w:color w:val="000000"/>
                <w:kern w:val="0"/>
                <w:sz w:val="22"/>
              </w:rPr>
              <w:t>0 - MAX_INT64</w:t>
            </w:r>
          </w:p>
        </w:tc>
        <w:tc>
          <w:tcPr>
            <w:tcW w:w="2785" w:type="dxa"/>
            <w:tcBorders>
              <w:top w:val="nil"/>
              <w:left w:val="nil"/>
              <w:bottom w:val="single" w:sz="4" w:space="0" w:color="auto"/>
              <w:right w:val="single" w:sz="4" w:space="0" w:color="auto"/>
            </w:tcBorders>
            <w:vAlign w:val="center"/>
            <w:hideMark/>
          </w:tcPr>
          <w:p w14:paraId="1B5BAF34" w14:textId="319D57D5" w:rsidR="0012692A" w:rsidRDefault="0012692A" w:rsidP="00CC2CE8">
            <w:pPr>
              <w:widowControl/>
              <w:jc w:val="left"/>
              <w:rPr>
                <w:rFonts w:ascii="Arial" w:hAnsi="Arial" w:cs="Arial"/>
                <w:color w:val="000000"/>
                <w:kern w:val="0"/>
                <w:sz w:val="22"/>
                <w:lang w:val="en-GB"/>
              </w:rPr>
            </w:pPr>
            <w:r w:rsidRPr="0012692A">
              <w:rPr>
                <w:rFonts w:ascii="Arial" w:eastAsia="Times New Roman" w:hAnsi="Arial" w:cs="Arial"/>
                <w:color w:val="000000"/>
                <w:kern w:val="0"/>
                <w:sz w:val="22"/>
                <w:lang w:val="en-GB"/>
              </w:rPr>
              <w:t xml:space="preserve">End time of the video, Epoch Time in </w:t>
            </w:r>
            <w:del w:id="327" w:author="Robert James Andrews  (NCS)" w:date="2025-11-25T10:52:00Z" w16du:dateUtc="2025-11-25T02:52:00Z">
              <w:r w:rsidRPr="0012692A" w:rsidDel="00C31AEC">
                <w:rPr>
                  <w:rFonts w:ascii="Arial" w:eastAsia="Times New Roman" w:hAnsi="Arial" w:cs="Arial"/>
                  <w:color w:val="000000"/>
                  <w:kern w:val="0"/>
                  <w:sz w:val="22"/>
                  <w:lang w:val="en-GB"/>
                </w:rPr>
                <w:delText>seconds</w:delText>
              </w:r>
            </w:del>
            <w:ins w:id="328" w:author="Robert James Andrews  (NCS)" w:date="2025-11-25T10:52:00Z" w16du:dateUtc="2025-11-25T02:52:00Z">
              <w:r w:rsidR="00C31AEC">
                <w:rPr>
                  <w:rFonts w:ascii="Arial" w:eastAsia="Times New Roman" w:hAnsi="Arial" w:cs="Arial"/>
                  <w:color w:val="000000"/>
                  <w:kern w:val="0"/>
                  <w:sz w:val="22"/>
                  <w:lang w:val="en-GB"/>
                </w:rPr>
                <w:t>milliseconds</w:t>
              </w:r>
            </w:ins>
            <w:r w:rsidRPr="0012692A">
              <w:rPr>
                <w:rFonts w:ascii="Arial" w:eastAsia="Times New Roman" w:hAnsi="Arial" w:cs="Arial"/>
                <w:color w:val="000000"/>
                <w:kern w:val="0"/>
                <w:sz w:val="22"/>
                <w:lang w:val="en-GB"/>
              </w:rPr>
              <w:t xml:space="preserve">. System allows </w:t>
            </w:r>
            <w:r w:rsidR="009421F8" w:rsidRPr="0012692A">
              <w:rPr>
                <w:rFonts w:ascii="Arial" w:eastAsia="Times New Roman" w:hAnsi="Arial" w:cs="Arial"/>
                <w:color w:val="000000"/>
                <w:kern w:val="0"/>
                <w:sz w:val="22"/>
                <w:lang w:val="en-GB"/>
              </w:rPr>
              <w:t>1</w:t>
            </w:r>
            <w:r w:rsidR="009421F8">
              <w:rPr>
                <w:rFonts w:ascii="Arial" w:eastAsia="Times New Roman" w:hAnsi="Arial" w:cs="Arial"/>
                <w:color w:val="000000"/>
                <w:kern w:val="0"/>
                <w:sz w:val="22"/>
                <w:lang w:val="en-GB"/>
              </w:rPr>
              <w:t>-hour</w:t>
            </w:r>
            <w:r w:rsidRPr="0012692A">
              <w:rPr>
                <w:rFonts w:ascii="Arial" w:eastAsia="Times New Roman" w:hAnsi="Arial" w:cs="Arial"/>
                <w:color w:val="000000"/>
                <w:kern w:val="0"/>
                <w:sz w:val="22"/>
                <w:lang w:val="en-GB"/>
              </w:rPr>
              <w:t xml:space="preserve"> max duration.</w:t>
            </w:r>
          </w:p>
          <w:p w14:paraId="6F4C581C" w14:textId="5B0A6C9D" w:rsidR="00726F6A" w:rsidRDefault="00196106" w:rsidP="00CC2CE8">
            <w:pPr>
              <w:widowControl/>
              <w:jc w:val="left"/>
              <w:rPr>
                <w:rFonts w:ascii="Arial" w:hAnsi="Arial" w:cs="Arial"/>
                <w:color w:val="000000"/>
                <w:kern w:val="0"/>
                <w:sz w:val="22"/>
                <w:lang w:val="en-GB"/>
              </w:rPr>
            </w:pPr>
            <w:proofErr w:type="spellStart"/>
            <w:r>
              <w:rPr>
                <w:rFonts w:ascii="Arial" w:hAnsi="Arial" w:cs="Arial" w:hint="eastAsia"/>
                <w:color w:val="000000"/>
                <w:kern w:val="0"/>
                <w:sz w:val="22"/>
                <w:lang w:val="en-GB"/>
              </w:rPr>
              <w:t>E.g</w:t>
            </w:r>
            <w:proofErr w:type="spellEnd"/>
            <w:r>
              <w:rPr>
                <w:rFonts w:ascii="Arial" w:hAnsi="Arial" w:cs="Arial" w:hint="eastAsia"/>
                <w:color w:val="000000"/>
                <w:kern w:val="0"/>
                <w:sz w:val="22"/>
                <w:lang w:val="en-GB"/>
              </w:rPr>
              <w:t>:</w:t>
            </w:r>
          </w:p>
          <w:p w14:paraId="5F51FF14" w14:textId="5FF7A85D" w:rsidR="0012692A" w:rsidRPr="00726F6A" w:rsidRDefault="00726F6A" w:rsidP="00CC2CE8">
            <w:pPr>
              <w:widowControl/>
              <w:jc w:val="left"/>
              <w:rPr>
                <w:rFonts w:ascii="Arial" w:hAnsi="Arial" w:cs="Arial"/>
                <w:color w:val="000000"/>
                <w:kern w:val="0"/>
                <w:sz w:val="22"/>
              </w:rPr>
            </w:pPr>
            <w:r w:rsidRPr="0012692A">
              <w:rPr>
                <w:rFonts w:ascii="Arial" w:eastAsia="Times New Roman" w:hAnsi="Arial" w:cs="Arial"/>
                <w:color w:val="000000"/>
                <w:kern w:val="0"/>
                <w:sz w:val="22"/>
                <w:lang w:val="en-GB"/>
              </w:rPr>
              <w:t>1749626843</w:t>
            </w:r>
            <w:ins w:id="329" w:author="Robert James Andrews  (NCS)" w:date="2025-11-25T10:55:00Z" w16du:dateUtc="2025-11-25T02:55:00Z">
              <w:r w:rsidR="00F87B40">
                <w:rPr>
                  <w:rFonts w:ascii="Arial" w:eastAsia="Times New Roman" w:hAnsi="Arial" w:cs="Arial"/>
                  <w:color w:val="000000"/>
                  <w:kern w:val="0"/>
                  <w:sz w:val="22"/>
                  <w:lang w:val="en-GB"/>
                </w:rPr>
                <w:t>000</w:t>
              </w:r>
            </w:ins>
          </w:p>
        </w:tc>
      </w:tr>
      <w:tr w:rsidR="00DA0695" w:rsidRPr="0012692A" w14:paraId="056B50A2" w14:textId="77777777" w:rsidTr="00110DCE">
        <w:trPr>
          <w:trHeight w:val="378"/>
        </w:trPr>
        <w:tc>
          <w:tcPr>
            <w:tcW w:w="1268" w:type="dxa"/>
            <w:tcBorders>
              <w:top w:val="nil"/>
              <w:left w:val="single" w:sz="4" w:space="0" w:color="auto"/>
              <w:bottom w:val="single" w:sz="4" w:space="0" w:color="auto"/>
              <w:right w:val="single" w:sz="4" w:space="0" w:color="auto"/>
            </w:tcBorders>
            <w:vAlign w:val="center"/>
            <w:hideMark/>
          </w:tcPr>
          <w:p w14:paraId="6CA13E7C" w14:textId="77777777" w:rsidR="00DA0695" w:rsidRPr="0012692A" w:rsidRDefault="00DA0695" w:rsidP="00DA0695">
            <w:pPr>
              <w:widowControl/>
              <w:jc w:val="left"/>
              <w:rPr>
                <w:rFonts w:ascii="Arial" w:eastAsia="Times New Roman" w:hAnsi="Arial" w:cs="Arial"/>
                <w:color w:val="000000"/>
                <w:kern w:val="0"/>
                <w:sz w:val="22"/>
              </w:rPr>
            </w:pPr>
            <w:proofErr w:type="spellStart"/>
            <w:r w:rsidRPr="0012692A">
              <w:rPr>
                <w:rFonts w:ascii="Arial" w:eastAsia="Times New Roman" w:hAnsi="Arial" w:cs="Arial"/>
                <w:color w:val="000000"/>
                <w:kern w:val="0"/>
                <w:sz w:val="22"/>
                <w:lang w:val="en-GB"/>
              </w:rPr>
              <w:t>sdp</w:t>
            </w:r>
            <w:proofErr w:type="spellEnd"/>
          </w:p>
        </w:tc>
        <w:tc>
          <w:tcPr>
            <w:tcW w:w="857" w:type="dxa"/>
            <w:tcBorders>
              <w:top w:val="nil"/>
              <w:left w:val="nil"/>
              <w:bottom w:val="single" w:sz="4" w:space="0" w:color="auto"/>
              <w:right w:val="single" w:sz="4" w:space="0" w:color="auto"/>
            </w:tcBorders>
            <w:vAlign w:val="center"/>
            <w:hideMark/>
          </w:tcPr>
          <w:p w14:paraId="00E715C9" w14:textId="3977DAD1" w:rsidR="00DA0695" w:rsidRPr="002A08E9" w:rsidRDefault="00DA0695" w:rsidP="00DA0695">
            <w:pPr>
              <w:widowControl/>
              <w:jc w:val="left"/>
              <w:rPr>
                <w:rFonts w:ascii="Arial" w:hAnsi="Arial" w:cs="Arial"/>
                <w:color w:val="000000"/>
                <w:kern w:val="0"/>
                <w:sz w:val="22"/>
              </w:rPr>
            </w:pPr>
            <w:r w:rsidRPr="0012692A">
              <w:rPr>
                <w:rFonts w:ascii="Arial" w:eastAsia="Times New Roman" w:hAnsi="Arial" w:cs="Arial"/>
                <w:color w:val="000000"/>
                <w:kern w:val="0"/>
                <w:sz w:val="22"/>
                <w:lang w:val="en-GB"/>
              </w:rPr>
              <w:t>String</w:t>
            </w:r>
          </w:p>
        </w:tc>
        <w:tc>
          <w:tcPr>
            <w:tcW w:w="1329" w:type="dxa"/>
            <w:tcBorders>
              <w:top w:val="nil"/>
              <w:left w:val="nil"/>
              <w:bottom w:val="single" w:sz="4" w:space="0" w:color="auto"/>
              <w:right w:val="single" w:sz="4" w:space="0" w:color="auto"/>
            </w:tcBorders>
            <w:vAlign w:val="center"/>
            <w:hideMark/>
          </w:tcPr>
          <w:p w14:paraId="3C3B6183" w14:textId="77777777" w:rsidR="00DA0695" w:rsidRPr="0012692A" w:rsidRDefault="00DA0695" w:rsidP="00DA0695">
            <w:pPr>
              <w:widowControl/>
              <w:jc w:val="left"/>
              <w:rPr>
                <w:rFonts w:ascii="Arial" w:eastAsia="Times New Roman" w:hAnsi="Arial" w:cs="Arial"/>
                <w:color w:val="000000"/>
                <w:kern w:val="0"/>
                <w:sz w:val="22"/>
              </w:rPr>
            </w:pPr>
            <w:r w:rsidRPr="0012692A">
              <w:rPr>
                <w:rFonts w:ascii="Arial" w:eastAsia="Times New Roman" w:hAnsi="Arial" w:cs="Arial"/>
                <w:color w:val="000000"/>
                <w:kern w:val="0"/>
                <w:sz w:val="22"/>
              </w:rPr>
              <w:t>Yes</w:t>
            </w:r>
          </w:p>
        </w:tc>
        <w:tc>
          <w:tcPr>
            <w:tcW w:w="3201" w:type="dxa"/>
            <w:tcBorders>
              <w:top w:val="nil"/>
              <w:left w:val="nil"/>
              <w:bottom w:val="single" w:sz="4" w:space="0" w:color="auto"/>
              <w:right w:val="single" w:sz="4" w:space="0" w:color="auto"/>
            </w:tcBorders>
            <w:vAlign w:val="center"/>
            <w:hideMark/>
          </w:tcPr>
          <w:p w14:paraId="4D18BFD9" w14:textId="0077ADD3" w:rsidR="00DA0695" w:rsidRPr="00DC646A" w:rsidRDefault="0072015D" w:rsidP="00DA0695">
            <w:pPr>
              <w:pStyle w:val="ncs-body"/>
              <w:rPr>
                <w:rFonts w:eastAsia="Arial"/>
                <w:lang w:val="en-SG"/>
              </w:rPr>
            </w:pPr>
            <w:r w:rsidRPr="00C73C0B">
              <w:rPr>
                <w:rFonts w:hint="eastAsia"/>
                <w:color w:val="000000"/>
              </w:rPr>
              <w:t xml:space="preserve">Refer to </w:t>
            </w:r>
            <w:r>
              <w:rPr>
                <w:color w:val="000000"/>
              </w:rPr>
              <w:fldChar w:fldCharType="begin"/>
            </w:r>
            <w:r>
              <w:rPr>
                <w:color w:val="000000"/>
              </w:rPr>
              <w:instrText xml:space="preserve"> </w:instrText>
            </w:r>
            <w:r>
              <w:rPr>
                <w:rFonts w:hint="eastAsia"/>
                <w:color w:val="000000"/>
              </w:rPr>
              <w:instrText>REF _Ref209359104 \h</w:instrText>
            </w:r>
            <w:r>
              <w:rPr>
                <w:color w:val="000000"/>
              </w:rPr>
              <w:instrText xml:space="preserve">  \* MERGEFORMAT </w:instrText>
            </w:r>
            <w:r>
              <w:rPr>
                <w:color w:val="000000"/>
              </w:rPr>
            </w:r>
            <w:r>
              <w:rPr>
                <w:color w:val="000000"/>
              </w:rPr>
              <w:fldChar w:fldCharType="separate"/>
            </w:r>
            <w:r w:rsidR="00542606" w:rsidRPr="00542606">
              <w:rPr>
                <w:color w:val="000000"/>
              </w:rPr>
              <w:t>Table</w:t>
            </w:r>
            <w:r w:rsidR="00542606" w:rsidRPr="00542606">
              <w:t xml:space="preserve"> </w:t>
            </w:r>
            <w:r w:rsidR="00542606" w:rsidRPr="00542606">
              <w:rPr>
                <w:color w:val="000000"/>
              </w:rPr>
              <w:t>2</w:t>
            </w:r>
            <w:r>
              <w:rPr>
                <w:color w:val="000000"/>
              </w:rPr>
              <w:fldChar w:fldCharType="end"/>
            </w:r>
          </w:p>
        </w:tc>
        <w:tc>
          <w:tcPr>
            <w:tcW w:w="2785" w:type="dxa"/>
            <w:tcBorders>
              <w:top w:val="nil"/>
              <w:left w:val="nil"/>
              <w:bottom w:val="single" w:sz="4" w:space="0" w:color="auto"/>
              <w:right w:val="single" w:sz="4" w:space="0" w:color="auto"/>
            </w:tcBorders>
            <w:vAlign w:val="center"/>
            <w:hideMark/>
          </w:tcPr>
          <w:p w14:paraId="4984C44B" w14:textId="18216C2F" w:rsidR="00985B13" w:rsidRPr="004F3065" w:rsidRDefault="00DA0695" w:rsidP="00DA0695">
            <w:pPr>
              <w:widowControl/>
              <w:jc w:val="left"/>
              <w:rPr>
                <w:rFonts w:ascii="Arial" w:hAnsi="Arial" w:cs="Arial"/>
                <w:color w:val="000000"/>
                <w:kern w:val="0"/>
                <w:sz w:val="22"/>
                <w:lang w:val="en-GB"/>
              </w:rPr>
            </w:pPr>
            <w:r w:rsidRPr="0012692A">
              <w:rPr>
                <w:rFonts w:ascii="Arial" w:eastAsia="Times New Roman" w:hAnsi="Arial" w:cs="Arial"/>
                <w:color w:val="000000"/>
                <w:kern w:val="0"/>
                <w:sz w:val="22"/>
                <w:lang w:val="en-GB"/>
              </w:rPr>
              <w:t xml:space="preserve">Session Description </w:t>
            </w:r>
            <w:r w:rsidR="0021439E">
              <w:rPr>
                <w:rFonts w:ascii="Arial" w:eastAsia="Times New Roman" w:hAnsi="Arial" w:cs="Arial"/>
                <w:color w:val="000000"/>
                <w:kern w:val="0"/>
                <w:sz w:val="22"/>
                <w:lang w:val="en-GB"/>
              </w:rPr>
              <w:t>P</w:t>
            </w:r>
            <w:r w:rsidRPr="0012692A">
              <w:rPr>
                <w:rFonts w:ascii="Arial" w:eastAsia="Times New Roman" w:hAnsi="Arial" w:cs="Arial"/>
                <w:color w:val="000000"/>
                <w:kern w:val="0"/>
                <w:sz w:val="22"/>
                <w:lang w:val="en-GB"/>
              </w:rPr>
              <w:t>rotocol</w:t>
            </w:r>
            <w:r w:rsidR="00160F9E">
              <w:rPr>
                <w:rFonts w:ascii="Arial" w:eastAsia="Times New Roman" w:hAnsi="Arial" w:cs="Arial"/>
                <w:color w:val="000000"/>
                <w:kern w:val="0"/>
                <w:sz w:val="22"/>
                <w:lang w:val="en-GB"/>
              </w:rPr>
              <w:t>.</w:t>
            </w:r>
          </w:p>
        </w:tc>
      </w:tr>
    </w:tbl>
    <w:p w14:paraId="1BD68623" w14:textId="41D7CED8" w:rsidR="000A4617" w:rsidRPr="005900CA" w:rsidRDefault="000A4617" w:rsidP="008824AA">
      <w:pPr>
        <w:pStyle w:val="ncs-body"/>
      </w:pPr>
    </w:p>
    <w:p w14:paraId="0FE4A4D7" w14:textId="71BCC97E" w:rsidR="000A4617" w:rsidRDefault="000A4617" w:rsidP="008824AA">
      <w:pPr>
        <w:pStyle w:val="ncs-body"/>
        <w:rPr>
          <w:rFonts w:eastAsiaTheme="minorEastAsia"/>
          <w:lang w:eastAsia="zh-CN"/>
        </w:rPr>
      </w:pPr>
      <w:r w:rsidRPr="3F328434">
        <w:rPr>
          <w:rFonts w:eastAsia="Arial"/>
        </w:rPr>
        <w:t xml:space="preserve">Upon receiving this message, Video Proxy will generate its own SDP and send it back to C3 to establish the connection between both </w:t>
      </w:r>
      <w:proofErr w:type="gramStart"/>
      <w:r w:rsidRPr="3F328434">
        <w:rPr>
          <w:rFonts w:eastAsia="Arial"/>
        </w:rPr>
        <w:t>system</w:t>
      </w:r>
      <w:proofErr w:type="gramEnd"/>
      <w:r w:rsidRPr="3F328434">
        <w:rPr>
          <w:rFonts w:eastAsia="Arial"/>
        </w:rPr>
        <w:t xml:space="preserve"> through one of their mentioned </w:t>
      </w:r>
      <w:r w:rsidR="00230650">
        <w:rPr>
          <w:rFonts w:eastAsia="Arial"/>
        </w:rPr>
        <w:t>ICE</w:t>
      </w:r>
      <w:r w:rsidRPr="3F328434">
        <w:rPr>
          <w:rFonts w:eastAsia="Arial"/>
        </w:rPr>
        <w:t xml:space="preserve"> candidates inside the SDP.</w:t>
      </w:r>
    </w:p>
    <w:p w14:paraId="05A4A9D0" w14:textId="77777777" w:rsidR="00561047" w:rsidRDefault="00561047" w:rsidP="00561047">
      <w:pPr>
        <w:pStyle w:val="Body"/>
        <w:jc w:val="left"/>
        <w:rPr>
          <w:rFonts w:eastAsiaTheme="minorEastAsia"/>
          <w:color w:val="000000" w:themeColor="text1"/>
          <w:lang w:eastAsia="zh-CN"/>
        </w:rPr>
      </w:pPr>
    </w:p>
    <w:p w14:paraId="615DE3E1" w14:textId="1888601A" w:rsidR="00EE0EDF" w:rsidRPr="00561047" w:rsidRDefault="00EE0EDF" w:rsidP="00561047">
      <w:pPr>
        <w:pStyle w:val="Body"/>
        <w:numPr>
          <w:ilvl w:val="0"/>
          <w:numId w:val="57"/>
        </w:numPr>
        <w:jc w:val="left"/>
        <w:rPr>
          <w:rFonts w:eastAsia="Arial"/>
          <w:szCs w:val="22"/>
        </w:rPr>
      </w:pPr>
      <w:r w:rsidRPr="00561047">
        <w:rPr>
          <w:rFonts w:eastAsia="Arial"/>
          <w:color w:val="000000" w:themeColor="text1"/>
          <w:lang w:val="en-SG"/>
        </w:rPr>
        <w:t>Response:</w:t>
      </w:r>
    </w:p>
    <w:p w14:paraId="597CD744" w14:textId="77777777" w:rsidR="007E04AB" w:rsidRDefault="00A3690F" w:rsidP="003B08A7">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t>Successful:</w:t>
      </w:r>
    </w:p>
    <w:p w14:paraId="255B26F8" w14:textId="5FD5CD4B" w:rsidR="007E04AB" w:rsidRDefault="007E04AB" w:rsidP="003B08A7">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w:t>
      </w:r>
      <w:r w:rsidR="003E37C2">
        <w:rPr>
          <w:rFonts w:eastAsia="Arial" w:cs="Arial"/>
          <w:color w:val="000000" w:themeColor="text1"/>
          <w:lang w:val="en-SG"/>
        </w:rPr>
        <w:t>1</w:t>
      </w:r>
      <w:r>
        <w:rPr>
          <w:rFonts w:eastAsia="Arial" w:cs="Arial"/>
          <w:color w:val="000000" w:themeColor="text1"/>
          <w:lang w:val="en-SG"/>
        </w:rPr>
        <w:t>.</w:t>
      </w:r>
    </w:p>
    <w:p w14:paraId="34F2B4B6" w14:textId="77777777" w:rsidR="00EE0EDF" w:rsidRPr="00D96679" w:rsidRDefault="00EE0EDF" w:rsidP="007E04AB">
      <w:pPr>
        <w:pStyle w:val="ListParagraph"/>
        <w:numPr>
          <w:ilvl w:val="1"/>
          <w:numId w:val="42"/>
        </w:numPr>
        <w:jc w:val="left"/>
        <w:rPr>
          <w:rFonts w:eastAsia="Arial" w:cs="Arial"/>
          <w:color w:val="000000" w:themeColor="text1"/>
          <w:lang w:val="en-SG"/>
        </w:rPr>
      </w:pPr>
      <w:r>
        <w:rPr>
          <w:rFonts w:eastAsia="Arial" w:cs="Arial"/>
          <w:color w:val="000000" w:themeColor="text1"/>
          <w:lang w:val="en-SG"/>
        </w:rPr>
        <w:t>Body:</w:t>
      </w:r>
    </w:p>
    <w:tbl>
      <w:tblPr>
        <w:tblStyle w:val="TableGrid"/>
        <w:tblW w:w="9442" w:type="dxa"/>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821"/>
        <w:gridCol w:w="1269"/>
        <w:gridCol w:w="3503"/>
        <w:gridCol w:w="2849"/>
      </w:tblGrid>
      <w:tr w:rsidR="000A4617" w:rsidRPr="005900CA" w14:paraId="386AA199" w14:textId="77777777" w:rsidTr="000A2CBC">
        <w:trPr>
          <w:trHeight w:val="300"/>
        </w:trPr>
        <w:tc>
          <w:tcPr>
            <w:tcW w:w="185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45" w:type="dxa"/>
              <w:left w:w="105" w:type="dxa"/>
              <w:right w:w="75" w:type="dxa"/>
            </w:tcMar>
          </w:tcPr>
          <w:p w14:paraId="0DB93996" w14:textId="77777777" w:rsidR="000A4617" w:rsidRPr="005900CA" w:rsidRDefault="000A4617" w:rsidP="00CC2CE8">
            <w:pPr>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Field Name</w:t>
            </w:r>
          </w:p>
        </w:tc>
        <w:tc>
          <w:tcPr>
            <w:tcW w:w="110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45" w:type="dxa"/>
              <w:left w:w="105" w:type="dxa"/>
              <w:right w:w="75" w:type="dxa"/>
            </w:tcMar>
          </w:tcPr>
          <w:p w14:paraId="15E2F75A" w14:textId="77777777" w:rsidR="000A4617" w:rsidRPr="005900CA" w:rsidRDefault="000A4617"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Type</w:t>
            </w:r>
          </w:p>
        </w:tc>
        <w:tc>
          <w:tcPr>
            <w:tcW w:w="360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45" w:type="dxa"/>
              <w:left w:w="105" w:type="dxa"/>
              <w:right w:w="75" w:type="dxa"/>
            </w:tcMar>
          </w:tcPr>
          <w:p w14:paraId="3F37F297" w14:textId="77777777" w:rsidR="000A4617" w:rsidRPr="005900CA" w:rsidRDefault="000A4617"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Allowed Values</w:t>
            </w:r>
          </w:p>
        </w:tc>
        <w:tc>
          <w:tcPr>
            <w:tcW w:w="287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45" w:type="dxa"/>
              <w:left w:w="105" w:type="dxa"/>
              <w:right w:w="75" w:type="dxa"/>
            </w:tcMar>
          </w:tcPr>
          <w:p w14:paraId="60625BDA" w14:textId="77777777" w:rsidR="000A4617" w:rsidRPr="005900CA" w:rsidRDefault="000A4617" w:rsidP="00CC2CE8">
            <w:pPr>
              <w:ind w:left="1"/>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Description</w:t>
            </w:r>
          </w:p>
        </w:tc>
      </w:tr>
      <w:tr w:rsidR="000A4617" w:rsidRPr="005900CA" w14:paraId="61246F66" w14:textId="77777777" w:rsidTr="000A2CBC">
        <w:trPr>
          <w:trHeight w:val="300"/>
        </w:trPr>
        <w:tc>
          <w:tcPr>
            <w:tcW w:w="1857"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579630B" w14:textId="77777777" w:rsidR="000A4617" w:rsidRDefault="000A4617">
            <w:pPr>
              <w:pStyle w:val="Text"/>
              <w:spacing w:before="60" w:after="60"/>
              <w:jc w:val="left"/>
              <w:rPr>
                <w:rFonts w:eastAsia="Arial" w:cs="Arial"/>
                <w:color w:val="000000" w:themeColor="text1"/>
                <w:sz w:val="22"/>
                <w:szCs w:val="22"/>
              </w:rPr>
            </w:pPr>
            <w:proofErr w:type="spellStart"/>
            <w:r>
              <w:rPr>
                <w:rFonts w:cs="Arial"/>
                <w:color w:val="000000"/>
                <w:sz w:val="22"/>
                <w:szCs w:val="22"/>
              </w:rPr>
              <w:t>sessionId</w:t>
            </w:r>
            <w:proofErr w:type="spellEnd"/>
          </w:p>
        </w:tc>
        <w:tc>
          <w:tcPr>
            <w:tcW w:w="1107"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CD95FD4" w14:textId="47B48470" w:rsidR="000A4617" w:rsidRDefault="005C21EF">
            <w:pPr>
              <w:pStyle w:val="Text"/>
              <w:spacing w:before="60" w:after="60"/>
              <w:jc w:val="left"/>
              <w:rPr>
                <w:rFonts w:eastAsia="Arial" w:cs="Arial"/>
                <w:color w:val="000000" w:themeColor="text1"/>
                <w:sz w:val="22"/>
                <w:szCs w:val="22"/>
              </w:rPr>
            </w:pPr>
            <w:proofErr w:type="gramStart"/>
            <w:r>
              <w:rPr>
                <w:rFonts w:cs="Arial"/>
                <w:color w:val="000000"/>
                <w:sz w:val="22"/>
                <w:szCs w:val="22"/>
                <w:lang w:val="en-SG"/>
              </w:rPr>
              <w:t>String(</w:t>
            </w:r>
            <w:proofErr w:type="gramEnd"/>
            <w:r w:rsidR="000A4617">
              <w:rPr>
                <w:rFonts w:cs="Arial"/>
                <w:color w:val="000000"/>
                <w:sz w:val="22"/>
                <w:szCs w:val="22"/>
                <w:lang w:val="en-SG"/>
              </w:rPr>
              <w:t>36)</w:t>
            </w:r>
          </w:p>
        </w:tc>
        <w:tc>
          <w:tcPr>
            <w:tcW w:w="3605"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CE47709" w14:textId="77777777" w:rsidR="00273F8A" w:rsidRPr="00CD41A8" w:rsidRDefault="00273F8A" w:rsidP="00273F8A">
            <w:pPr>
              <w:widowControl/>
              <w:spacing w:before="100"/>
              <w:jc w:val="left"/>
              <w:rPr>
                <w:rFonts w:ascii="Arial" w:hAnsi="Arial" w:cs="Arial"/>
                <w:color w:val="000000" w:themeColor="text1"/>
                <w:sz w:val="22"/>
              </w:rPr>
            </w:pPr>
            <w:r w:rsidRPr="645ABCF6">
              <w:rPr>
                <w:rFonts w:ascii="Arial" w:hAnsi="Arial" w:cs="Arial"/>
                <w:color w:val="000000" w:themeColor="text1"/>
                <w:sz w:val="22"/>
              </w:rPr>
              <w:t>Character set:</w:t>
            </w:r>
          </w:p>
          <w:p w14:paraId="2B2286B9" w14:textId="28A01CF4" w:rsidR="00273F8A" w:rsidRPr="00CD41A8" w:rsidRDefault="00273F8A" w:rsidP="00F30264">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38213D81" w14:textId="77777777" w:rsidR="00273F8A" w:rsidRPr="002413F0" w:rsidRDefault="00273F8A" w:rsidP="002413F0">
            <w:pPr>
              <w:pStyle w:val="ListParagraph"/>
              <w:numPr>
                <w:ilvl w:val="0"/>
                <w:numId w:val="42"/>
              </w:numPr>
              <w:spacing w:before="100" w:line="240" w:lineRule="auto"/>
              <w:jc w:val="left"/>
              <w:rPr>
                <w:rFonts w:cs="Arial"/>
                <w:color w:val="000000" w:themeColor="text1"/>
              </w:rPr>
            </w:pPr>
            <w:r w:rsidRPr="645ABCF6">
              <w:rPr>
                <w:rFonts w:cs="Arial"/>
                <w:color w:val="000000" w:themeColor="text1"/>
              </w:rPr>
              <w:t>0-9</w:t>
            </w:r>
          </w:p>
          <w:p w14:paraId="6A3E491D" w14:textId="6E414AD0" w:rsidR="000A4617" w:rsidRPr="002413F0" w:rsidRDefault="002413F0" w:rsidP="002413F0">
            <w:pPr>
              <w:pStyle w:val="ListParagraph"/>
              <w:numPr>
                <w:ilvl w:val="0"/>
                <w:numId w:val="42"/>
              </w:numPr>
              <w:spacing w:before="100" w:line="240" w:lineRule="auto"/>
              <w:jc w:val="left"/>
              <w:rPr>
                <w:rFonts w:eastAsia="Arial" w:cs="Arial"/>
                <w:color w:val="000000" w:themeColor="text1"/>
              </w:rPr>
            </w:pPr>
            <w:r>
              <w:rPr>
                <w:rFonts w:eastAsiaTheme="minorEastAsia" w:cs="Arial" w:hint="eastAsia"/>
                <w:color w:val="000000" w:themeColor="text1"/>
                <w:lang w:eastAsia="zh-CN"/>
              </w:rPr>
              <w:t>-</w:t>
            </w:r>
          </w:p>
        </w:tc>
        <w:tc>
          <w:tcPr>
            <w:tcW w:w="287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9CA78D6" w14:textId="77777777" w:rsidR="00640815" w:rsidRDefault="000A4617" w:rsidP="00273F8A">
            <w:pPr>
              <w:pStyle w:val="Text"/>
              <w:spacing w:before="60" w:after="60"/>
              <w:jc w:val="left"/>
              <w:rPr>
                <w:rFonts w:cs="Arial"/>
                <w:color w:val="000000"/>
                <w:sz w:val="22"/>
                <w:szCs w:val="22"/>
              </w:rPr>
            </w:pPr>
            <w:r>
              <w:rPr>
                <w:rFonts w:cs="Arial"/>
                <w:color w:val="000000"/>
                <w:sz w:val="22"/>
                <w:szCs w:val="22"/>
              </w:rPr>
              <w:t xml:space="preserve">Unique Id for the session, </w:t>
            </w:r>
          </w:p>
          <w:p w14:paraId="7AD26387" w14:textId="77777777" w:rsidR="00224450" w:rsidRDefault="00224450" w:rsidP="00273F8A">
            <w:pPr>
              <w:pStyle w:val="Text"/>
              <w:spacing w:before="60" w:after="60"/>
              <w:jc w:val="left"/>
              <w:rPr>
                <w:rFonts w:cs="Arial"/>
                <w:color w:val="000000"/>
                <w:sz w:val="22"/>
                <w:szCs w:val="22"/>
              </w:rPr>
            </w:pPr>
          </w:p>
          <w:p w14:paraId="1787C240" w14:textId="70294895" w:rsidR="00273F8A" w:rsidRDefault="00196106" w:rsidP="00273F8A">
            <w:pPr>
              <w:pStyle w:val="Text"/>
              <w:spacing w:before="60" w:after="60"/>
              <w:jc w:val="left"/>
              <w:rPr>
                <w:rFonts w:eastAsiaTheme="minorEastAsia" w:cs="Arial"/>
                <w:color w:val="000000"/>
                <w:sz w:val="22"/>
                <w:szCs w:val="22"/>
                <w:lang w:eastAsia="zh-CN"/>
              </w:rPr>
            </w:pPr>
            <w:proofErr w:type="spellStart"/>
            <w:r>
              <w:rPr>
                <w:rFonts w:cs="Arial"/>
                <w:color w:val="000000"/>
                <w:sz w:val="22"/>
                <w:szCs w:val="22"/>
              </w:rPr>
              <w:t>E.g</w:t>
            </w:r>
            <w:proofErr w:type="spellEnd"/>
            <w:r>
              <w:rPr>
                <w:rFonts w:eastAsiaTheme="minorEastAsia" w:cs="Arial"/>
                <w:color w:val="000000"/>
                <w:sz w:val="22"/>
                <w:szCs w:val="22"/>
              </w:rPr>
              <w:t>:</w:t>
            </w:r>
          </w:p>
          <w:p w14:paraId="7287DC89" w14:textId="127F8A35" w:rsidR="000A4617" w:rsidRPr="00273F8A" w:rsidRDefault="00273F8A">
            <w:pPr>
              <w:pStyle w:val="Text"/>
              <w:spacing w:before="60" w:after="60"/>
              <w:jc w:val="left"/>
              <w:rPr>
                <w:rFonts w:eastAsiaTheme="minorEastAsia" w:cs="Arial"/>
                <w:color w:val="000000" w:themeColor="text1"/>
                <w:sz w:val="22"/>
                <w:szCs w:val="22"/>
                <w:lang w:eastAsia="zh-CN"/>
              </w:rPr>
            </w:pPr>
            <w:r w:rsidRPr="00273F8A">
              <w:rPr>
                <w:rFonts w:eastAsiaTheme="minorEastAsia" w:cs="Arial" w:hint="eastAsia"/>
                <w:color w:val="000000" w:themeColor="text1"/>
                <w:sz w:val="22"/>
                <w:szCs w:val="22"/>
                <w:lang w:eastAsia="zh-CN"/>
              </w:rPr>
              <w:t>2841bf23-efac-471a-a697-2d9d37a847cf</w:t>
            </w:r>
          </w:p>
        </w:tc>
      </w:tr>
      <w:tr w:rsidR="007C0FE6" w:rsidRPr="005900CA" w14:paraId="7005506D" w14:textId="77777777" w:rsidTr="000A2CBC">
        <w:trPr>
          <w:trHeight w:val="300"/>
        </w:trPr>
        <w:tc>
          <w:tcPr>
            <w:tcW w:w="1857"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A55345D" w14:textId="691A5293" w:rsidR="007C0FE6" w:rsidRPr="3F13C982" w:rsidRDefault="007C0FE6" w:rsidP="007C0FE6">
            <w:pPr>
              <w:pStyle w:val="Text"/>
              <w:spacing w:before="60" w:after="60"/>
              <w:jc w:val="left"/>
              <w:rPr>
                <w:rFonts w:cs="Arial"/>
                <w:color w:val="000000" w:themeColor="text1"/>
                <w:sz w:val="22"/>
              </w:rPr>
            </w:pPr>
            <w:proofErr w:type="spellStart"/>
            <w:r w:rsidRPr="00D27C20">
              <w:rPr>
                <w:rFonts w:cs="Arial"/>
                <w:color w:val="000000"/>
                <w:sz w:val="22"/>
              </w:rPr>
              <w:t>url</w:t>
            </w:r>
            <w:proofErr w:type="spellEnd"/>
          </w:p>
        </w:tc>
        <w:tc>
          <w:tcPr>
            <w:tcW w:w="1107"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1C6B3C4" w14:textId="30C16B71" w:rsidR="007C0FE6" w:rsidRPr="3F13C982" w:rsidRDefault="005C21EF" w:rsidP="007C0FE6">
            <w:pPr>
              <w:pStyle w:val="Text"/>
              <w:spacing w:before="60" w:after="60"/>
              <w:jc w:val="left"/>
              <w:rPr>
                <w:rFonts w:cs="Arial"/>
                <w:color w:val="000000" w:themeColor="text1"/>
                <w:sz w:val="22"/>
              </w:rPr>
            </w:pPr>
            <w:proofErr w:type="gramStart"/>
            <w:r>
              <w:rPr>
                <w:rFonts w:eastAsia="Arial" w:cs="Arial"/>
                <w:color w:val="000000"/>
                <w:sz w:val="22"/>
              </w:rPr>
              <w:t>String(</w:t>
            </w:r>
            <w:proofErr w:type="gramEnd"/>
            <w:r w:rsidR="007C0FE6">
              <w:rPr>
                <w:rFonts w:cs="Arial" w:hint="eastAsia"/>
                <w:color w:val="000000"/>
                <w:sz w:val="22"/>
              </w:rPr>
              <w:t>2</w:t>
            </w:r>
            <w:r w:rsidR="007C0FE6" w:rsidRPr="00D27C20">
              <w:rPr>
                <w:rFonts w:cs="Arial"/>
                <w:color w:val="000000"/>
                <w:sz w:val="22"/>
              </w:rPr>
              <w:t>00</w:t>
            </w:r>
            <w:r w:rsidR="007C0FE6" w:rsidRPr="00D27C20">
              <w:rPr>
                <w:rFonts w:eastAsia="Arial" w:cs="Arial"/>
                <w:color w:val="000000"/>
                <w:sz w:val="22"/>
              </w:rPr>
              <w:t>)</w:t>
            </w:r>
          </w:p>
        </w:tc>
        <w:tc>
          <w:tcPr>
            <w:tcW w:w="3605"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EEB5A31" w14:textId="71393E69" w:rsidR="007C0FE6" w:rsidRPr="007C0FE6" w:rsidRDefault="00897413" w:rsidP="00897413">
            <w:pPr>
              <w:pStyle w:val="ncs-body"/>
              <w:rPr>
                <w:color w:val="000000"/>
              </w:rPr>
            </w:pPr>
            <w:r w:rsidRPr="00684976">
              <w:rPr>
                <w:rFonts w:hint="eastAsia"/>
                <w:szCs w:val="22"/>
              </w:rPr>
              <w:t>Refer to</w:t>
            </w:r>
            <w:r>
              <w:rPr>
                <w:szCs w:val="22"/>
              </w:rPr>
              <w:t xml:space="preserve"> URL stand</w:t>
            </w:r>
            <w:r w:rsidRPr="00897413">
              <w:rPr>
                <w:rStyle w:val="ncs-bodyChar"/>
              </w:rPr>
              <w:t>ard in</w:t>
            </w:r>
            <w:r w:rsidRPr="00897413">
              <w:rPr>
                <w:rStyle w:val="ncs-bodyChar"/>
                <w:rFonts w:hint="eastAsia"/>
              </w:rPr>
              <w:t xml:space="preserve"> </w:t>
            </w:r>
            <w:r w:rsidRPr="00897413">
              <w:rPr>
                <w:rStyle w:val="ncs-bodyChar"/>
              </w:rPr>
              <w:fldChar w:fldCharType="begin"/>
            </w:r>
            <w:r w:rsidRPr="00897413">
              <w:rPr>
                <w:rStyle w:val="ncs-bodyChar"/>
              </w:rPr>
              <w:instrText xml:space="preserve"> </w:instrText>
            </w:r>
            <w:r w:rsidRPr="00897413">
              <w:rPr>
                <w:rStyle w:val="ncs-bodyChar"/>
                <w:rFonts w:hint="eastAsia"/>
              </w:rPr>
              <w:instrText>REF _Ref209359104 \h</w:instrText>
            </w:r>
            <w:r w:rsidRPr="00897413">
              <w:rPr>
                <w:rStyle w:val="ncs-bodyChar"/>
              </w:rPr>
              <w:instrText xml:space="preserve">  \* MERGEFORMAT </w:instrText>
            </w:r>
            <w:r w:rsidRPr="00897413">
              <w:rPr>
                <w:rStyle w:val="ncs-bodyChar"/>
              </w:rPr>
            </w:r>
            <w:r w:rsidRPr="00897413">
              <w:rPr>
                <w:rStyle w:val="ncs-bodyChar"/>
              </w:rPr>
              <w:fldChar w:fldCharType="separate"/>
            </w:r>
            <w:r w:rsidR="00542606" w:rsidRPr="00542606">
              <w:rPr>
                <w:rStyle w:val="ncs-bodyChar"/>
              </w:rPr>
              <w:t>Table 2</w:t>
            </w:r>
            <w:r w:rsidRPr="00897413">
              <w:rPr>
                <w:rStyle w:val="ncs-bodyChar"/>
              </w:rPr>
              <w:fldChar w:fldCharType="end"/>
            </w:r>
            <w:r>
              <w:rPr>
                <w:rStyle w:val="ncs-bodyChar"/>
              </w:rPr>
              <w:t>.</w:t>
            </w:r>
          </w:p>
        </w:tc>
        <w:tc>
          <w:tcPr>
            <w:tcW w:w="287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59FD317" w14:textId="77777777" w:rsidR="007C0FE6" w:rsidRDefault="007C0FE6" w:rsidP="007C0FE6">
            <w:pPr>
              <w:pStyle w:val="Text"/>
              <w:spacing w:before="60" w:after="60"/>
              <w:jc w:val="left"/>
              <w:rPr>
                <w:rFonts w:eastAsiaTheme="minorEastAsia" w:cs="Arial"/>
                <w:sz w:val="22"/>
                <w:szCs w:val="22"/>
                <w:lang w:eastAsia="zh-CN"/>
              </w:rPr>
            </w:pPr>
            <w:r w:rsidRPr="3DCB99DC">
              <w:rPr>
                <w:rFonts w:eastAsia="Arial" w:cs="Arial"/>
                <w:sz w:val="22"/>
                <w:szCs w:val="22"/>
              </w:rPr>
              <w:t xml:space="preserve">Streaming URL for requested </w:t>
            </w:r>
            <w:r>
              <w:rPr>
                <w:rFonts w:eastAsia="Arial" w:cs="Arial"/>
                <w:sz w:val="22"/>
                <w:szCs w:val="22"/>
              </w:rPr>
              <w:t>playback video</w:t>
            </w:r>
            <w:r w:rsidRPr="3DCB99DC">
              <w:rPr>
                <w:rFonts w:eastAsia="Arial" w:cs="Arial"/>
                <w:sz w:val="22"/>
                <w:szCs w:val="22"/>
              </w:rPr>
              <w:t>.</w:t>
            </w:r>
          </w:p>
          <w:p w14:paraId="5A084A59" w14:textId="77777777" w:rsidR="00DE5C13" w:rsidRDefault="00DE5C13" w:rsidP="007C0FE6">
            <w:pPr>
              <w:pStyle w:val="Text"/>
              <w:spacing w:before="60" w:after="60"/>
              <w:jc w:val="left"/>
              <w:rPr>
                <w:rFonts w:eastAsiaTheme="minorEastAsia" w:cs="Arial"/>
                <w:sz w:val="22"/>
                <w:szCs w:val="22"/>
                <w:lang w:eastAsia="zh-CN"/>
              </w:rPr>
            </w:pPr>
          </w:p>
          <w:p w14:paraId="55EFEA88" w14:textId="42B94E94" w:rsidR="007C0FE6" w:rsidRPr="00DE5C13" w:rsidRDefault="00196106" w:rsidP="007C0FE6">
            <w:pPr>
              <w:pStyle w:val="Text"/>
              <w:spacing w:before="60" w:after="60"/>
              <w:jc w:val="left"/>
              <w:rPr>
                <w:rFonts w:eastAsiaTheme="minorEastAsia" w:cs="Arial"/>
                <w:sz w:val="22"/>
                <w:szCs w:val="22"/>
                <w:lang w:eastAsia="zh-CN"/>
              </w:rPr>
            </w:pPr>
            <w:proofErr w:type="spellStart"/>
            <w:r>
              <w:rPr>
                <w:rFonts w:eastAsiaTheme="minorEastAsia" w:cs="Arial" w:hint="eastAsia"/>
                <w:sz w:val="22"/>
                <w:szCs w:val="22"/>
                <w:lang w:eastAsia="zh-CN"/>
              </w:rPr>
              <w:lastRenderedPageBreak/>
              <w:t>E.g</w:t>
            </w:r>
            <w:proofErr w:type="spellEnd"/>
            <w:r>
              <w:rPr>
                <w:rFonts w:eastAsiaTheme="minorEastAsia" w:cs="Arial" w:hint="eastAsia"/>
                <w:sz w:val="22"/>
                <w:szCs w:val="22"/>
                <w:lang w:eastAsia="zh-CN"/>
              </w:rPr>
              <w:t>:</w:t>
            </w:r>
            <w:r w:rsidR="00DE5C13">
              <w:rPr>
                <w:rFonts w:eastAsiaTheme="minorEastAsia" w:cs="Arial"/>
                <w:sz w:val="22"/>
                <w:szCs w:val="22"/>
                <w:lang w:eastAsia="zh-CN"/>
              </w:rPr>
              <w:t xml:space="preserve"> </w:t>
            </w:r>
            <w:r w:rsidR="007C0FE6" w:rsidRPr="00273F8A">
              <w:rPr>
                <w:rFonts w:eastAsiaTheme="minorEastAsia" w:cs="Arial" w:hint="eastAsia"/>
                <w:color w:val="000000" w:themeColor="text1"/>
                <w:sz w:val="22"/>
                <w:lang w:eastAsia="zh-CN"/>
              </w:rPr>
              <w:t>“</w:t>
            </w:r>
            <w:r w:rsidR="007C0FE6" w:rsidRPr="00273F8A">
              <w:rPr>
                <w:rFonts w:eastAsiaTheme="minorEastAsia" w:cs="Arial" w:hint="eastAsia"/>
                <w:color w:val="000000" w:themeColor="text1"/>
                <w:sz w:val="22"/>
                <w:lang w:eastAsia="zh-CN"/>
              </w:rPr>
              <w:t>streams://mmi-domain:port/2841bf23-efac-471a-a697-2d9d37a847cf</w:t>
            </w:r>
            <w:r w:rsidR="007C0FE6" w:rsidRPr="00273F8A">
              <w:rPr>
                <w:rFonts w:eastAsiaTheme="minorEastAsia" w:cs="Arial" w:hint="eastAsia"/>
                <w:color w:val="000000" w:themeColor="text1"/>
                <w:sz w:val="22"/>
                <w:lang w:eastAsia="zh-CN"/>
              </w:rPr>
              <w:t>”</w:t>
            </w:r>
          </w:p>
        </w:tc>
      </w:tr>
      <w:tr w:rsidR="000A2CBC" w:rsidRPr="005900CA" w14:paraId="35121895" w14:textId="77777777" w:rsidTr="000A2CBC">
        <w:trPr>
          <w:trHeight w:val="300"/>
        </w:trPr>
        <w:tc>
          <w:tcPr>
            <w:tcW w:w="1857"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B16A60C" w14:textId="52281D26" w:rsidR="000A2CBC" w:rsidRPr="00D27C20" w:rsidRDefault="000A2CBC" w:rsidP="000A2CBC">
            <w:pPr>
              <w:pStyle w:val="Text"/>
              <w:spacing w:before="60" w:after="60"/>
              <w:jc w:val="left"/>
              <w:rPr>
                <w:rFonts w:cs="Arial"/>
                <w:color w:val="000000"/>
                <w:sz w:val="22"/>
              </w:rPr>
            </w:pPr>
            <w:r w:rsidRPr="3F13C982">
              <w:rPr>
                <w:rFonts w:cs="Arial"/>
                <w:color w:val="000000" w:themeColor="text1"/>
                <w:sz w:val="22"/>
                <w:szCs w:val="22"/>
              </w:rPr>
              <w:lastRenderedPageBreak/>
              <w:t>expiry</w:t>
            </w:r>
          </w:p>
        </w:tc>
        <w:tc>
          <w:tcPr>
            <w:tcW w:w="1107"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EECEE48" w14:textId="67F30BF3" w:rsidR="000A2CBC" w:rsidRPr="00D27C20" w:rsidRDefault="000A2CBC" w:rsidP="000A2CBC">
            <w:pPr>
              <w:pStyle w:val="Text"/>
              <w:spacing w:before="60" w:after="60"/>
              <w:jc w:val="left"/>
              <w:rPr>
                <w:rFonts w:eastAsia="Arial" w:cs="Arial"/>
                <w:color w:val="000000"/>
                <w:sz w:val="22"/>
              </w:rPr>
            </w:pPr>
            <w:r>
              <w:rPr>
                <w:rFonts w:cs="Arial" w:hint="eastAsia"/>
                <w:color w:val="000000"/>
                <w:sz w:val="22"/>
              </w:rPr>
              <w:t>U</w:t>
            </w:r>
            <w:r>
              <w:rPr>
                <w:rFonts w:eastAsiaTheme="minorEastAsia" w:cs="Arial" w:hint="eastAsia"/>
                <w:color w:val="000000"/>
                <w:sz w:val="22"/>
                <w:lang w:eastAsia="zh-CN"/>
              </w:rPr>
              <w:t>in</w:t>
            </w:r>
            <w:r>
              <w:rPr>
                <w:rFonts w:cs="Arial" w:hint="eastAsia"/>
                <w:color w:val="000000"/>
                <w:sz w:val="22"/>
              </w:rPr>
              <w:t>t32</w:t>
            </w:r>
          </w:p>
        </w:tc>
        <w:tc>
          <w:tcPr>
            <w:tcW w:w="3605"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27E046C" w14:textId="721E5E9D" w:rsidR="000A2CBC" w:rsidRPr="007C0FE6" w:rsidRDefault="000A2CBC" w:rsidP="000A2CBC">
            <w:pPr>
              <w:pStyle w:val="Text"/>
              <w:spacing w:before="60" w:after="60"/>
              <w:jc w:val="left"/>
              <w:rPr>
                <w:rFonts w:cs="Arial"/>
                <w:color w:val="000000"/>
                <w:sz w:val="22"/>
              </w:rPr>
            </w:pPr>
            <w:r w:rsidRPr="00CD41A8">
              <w:rPr>
                <w:rFonts w:cs="Arial"/>
                <w:color w:val="000000"/>
                <w:sz w:val="22"/>
              </w:rPr>
              <w:t xml:space="preserve">1 - </w:t>
            </w:r>
            <w:r>
              <w:rPr>
                <w:rFonts w:cs="Arial"/>
                <w:color w:val="000000"/>
                <w:sz w:val="22"/>
              </w:rPr>
              <w:t>MAX_UINT32</w:t>
            </w:r>
          </w:p>
        </w:tc>
        <w:tc>
          <w:tcPr>
            <w:tcW w:w="287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220981C" w14:textId="77777777" w:rsidR="000A2CBC" w:rsidRDefault="000A2CBC" w:rsidP="000A2CBC">
            <w:pPr>
              <w:pStyle w:val="Text"/>
              <w:spacing w:before="60" w:after="60"/>
              <w:jc w:val="left"/>
              <w:rPr>
                <w:rFonts w:eastAsiaTheme="minorEastAsia" w:cs="Arial"/>
                <w:color w:val="000000" w:themeColor="text1"/>
                <w:sz w:val="22"/>
                <w:szCs w:val="22"/>
                <w:lang w:eastAsia="zh-CN"/>
              </w:rPr>
            </w:pPr>
            <w:r w:rsidRPr="3F13C982">
              <w:rPr>
                <w:rFonts w:cs="Arial"/>
                <w:color w:val="000000" w:themeColor="text1"/>
                <w:sz w:val="22"/>
                <w:szCs w:val="22"/>
              </w:rPr>
              <w:t xml:space="preserve">Default live time of the URL in milliseconds. The countdown only starts after the streaming has stopped pulling from Video Proxy. </w:t>
            </w:r>
          </w:p>
          <w:p w14:paraId="377C428E" w14:textId="07783361" w:rsidR="000A2CBC" w:rsidRPr="3DCB99DC" w:rsidRDefault="000A2CBC" w:rsidP="000A2CBC">
            <w:pPr>
              <w:pStyle w:val="Text"/>
              <w:spacing w:before="60" w:after="60"/>
              <w:jc w:val="left"/>
              <w:rPr>
                <w:rFonts w:eastAsia="Arial" w:cs="Arial"/>
                <w:sz w:val="22"/>
              </w:rPr>
            </w:pPr>
            <w:r w:rsidRPr="3F13C982">
              <w:rPr>
                <w:rFonts w:cs="Arial"/>
                <w:color w:val="000000" w:themeColor="text1"/>
                <w:sz w:val="22"/>
                <w:szCs w:val="22"/>
              </w:rPr>
              <w:t>Default value is 600,000</w:t>
            </w:r>
          </w:p>
        </w:tc>
      </w:tr>
      <w:tr w:rsidR="000A2CBC" w:rsidRPr="005900CA" w14:paraId="62E51E98" w14:textId="77777777" w:rsidTr="000A2CBC">
        <w:trPr>
          <w:trHeight w:val="300"/>
        </w:trPr>
        <w:tc>
          <w:tcPr>
            <w:tcW w:w="1857"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6DB0B11" w14:textId="734BD377" w:rsidR="000A2CBC" w:rsidRDefault="000A2CBC" w:rsidP="000A2CBC">
            <w:pPr>
              <w:pStyle w:val="Text"/>
              <w:spacing w:before="60" w:after="60"/>
              <w:jc w:val="left"/>
              <w:rPr>
                <w:rFonts w:cs="Arial"/>
                <w:color w:val="000000"/>
                <w:sz w:val="22"/>
              </w:rPr>
            </w:pPr>
            <w:proofErr w:type="spellStart"/>
            <w:r>
              <w:rPr>
                <w:rFonts w:eastAsiaTheme="minorEastAsia" w:cs="Arial" w:hint="eastAsia"/>
                <w:color w:val="000000" w:themeColor="text1"/>
                <w:sz w:val="22"/>
                <w:szCs w:val="22"/>
                <w:lang w:eastAsia="zh-CN"/>
              </w:rPr>
              <w:t>sdp</w:t>
            </w:r>
            <w:proofErr w:type="spellEnd"/>
          </w:p>
        </w:tc>
        <w:tc>
          <w:tcPr>
            <w:tcW w:w="1107"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C444B2A" w14:textId="3EFC5EFD" w:rsidR="000A2CBC" w:rsidRDefault="000A2CBC" w:rsidP="000A2CBC">
            <w:pPr>
              <w:pStyle w:val="Text"/>
              <w:spacing w:before="60" w:after="60"/>
              <w:jc w:val="left"/>
              <w:rPr>
                <w:rFonts w:cs="Arial"/>
                <w:color w:val="000000"/>
                <w:sz w:val="22"/>
                <w:lang w:val="en-SG"/>
              </w:rPr>
            </w:pPr>
            <w:r>
              <w:rPr>
                <w:rFonts w:eastAsiaTheme="minorEastAsia" w:cs="Arial" w:hint="eastAsia"/>
                <w:color w:val="000000" w:themeColor="text1"/>
                <w:sz w:val="22"/>
                <w:szCs w:val="22"/>
                <w:lang w:eastAsia="zh-CN"/>
              </w:rPr>
              <w:t>String</w:t>
            </w:r>
          </w:p>
        </w:tc>
        <w:tc>
          <w:tcPr>
            <w:tcW w:w="3605"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30468BF" w14:textId="2C8F7E73" w:rsidR="000A2CBC" w:rsidRDefault="00160F9E" w:rsidP="000A2CBC">
            <w:pPr>
              <w:pStyle w:val="Text"/>
              <w:spacing w:before="60" w:after="60"/>
              <w:jc w:val="left"/>
              <w:rPr>
                <w:rFonts w:cs="Arial"/>
                <w:color w:val="000000"/>
                <w:sz w:val="22"/>
                <w:lang w:val="pt-PT"/>
              </w:rPr>
            </w:pPr>
            <w:r>
              <w:rPr>
                <w:rFonts w:cs="Arial"/>
                <w:color w:val="000000"/>
                <w:sz w:val="22"/>
                <w:lang w:val="pt-PT"/>
              </w:rPr>
              <w:t xml:space="preserve">Refer to </w:t>
            </w:r>
            <w:r w:rsidR="00F1115E">
              <w:rPr>
                <w:rFonts w:cs="Arial"/>
                <w:color w:val="000000"/>
                <w:sz w:val="22"/>
                <w:lang w:val="pt-PT"/>
              </w:rPr>
              <w:fldChar w:fldCharType="begin"/>
            </w:r>
            <w:r w:rsidR="00F1115E">
              <w:rPr>
                <w:rFonts w:cs="Arial"/>
                <w:color w:val="000000"/>
                <w:sz w:val="22"/>
                <w:lang w:val="pt-PT"/>
              </w:rPr>
              <w:instrText xml:space="preserve"> REF _Ref209609532 \h </w:instrText>
            </w:r>
            <w:r w:rsidR="00F1115E">
              <w:rPr>
                <w:rFonts w:cs="Arial"/>
                <w:color w:val="000000"/>
                <w:sz w:val="22"/>
                <w:lang w:val="pt-PT"/>
              </w:rPr>
            </w:r>
            <w:r w:rsidR="00F1115E">
              <w:rPr>
                <w:rFonts w:cs="Arial"/>
                <w:color w:val="000000"/>
                <w:sz w:val="22"/>
                <w:lang w:val="pt-PT"/>
              </w:rPr>
              <w:fldChar w:fldCharType="separate"/>
            </w:r>
            <w:r w:rsidR="00542606" w:rsidRPr="009C7BEE">
              <w:rPr>
                <w:b/>
              </w:rPr>
              <w:t xml:space="preserve">Table </w:t>
            </w:r>
            <w:r w:rsidR="00542606">
              <w:rPr>
                <w:b/>
                <w:i/>
                <w:noProof/>
              </w:rPr>
              <w:t>2</w:t>
            </w:r>
            <w:r w:rsidR="00F1115E">
              <w:rPr>
                <w:rFonts w:cs="Arial"/>
                <w:color w:val="000000"/>
                <w:sz w:val="22"/>
                <w:lang w:val="pt-PT"/>
              </w:rPr>
              <w:fldChar w:fldCharType="end"/>
            </w:r>
          </w:p>
        </w:tc>
        <w:tc>
          <w:tcPr>
            <w:tcW w:w="287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B331CD0" w14:textId="2B02C4FA" w:rsidR="000A2CBC" w:rsidRPr="002413F0" w:rsidRDefault="0082649A" w:rsidP="000A2CBC">
            <w:pPr>
              <w:pStyle w:val="Text"/>
              <w:spacing w:before="60" w:after="60"/>
              <w:jc w:val="left"/>
              <w:rPr>
                <w:rFonts w:eastAsiaTheme="minorEastAsia" w:cs="Arial"/>
                <w:color w:val="000000"/>
                <w:sz w:val="22"/>
                <w:lang w:eastAsia="zh-CN"/>
              </w:rPr>
            </w:pPr>
            <w:r>
              <w:rPr>
                <w:rFonts w:eastAsiaTheme="minorEastAsia" w:cs="Arial"/>
                <w:color w:val="000000" w:themeColor="text1"/>
                <w:kern w:val="2"/>
                <w:sz w:val="22"/>
                <w:szCs w:val="22"/>
                <w:lang w:eastAsia="zh-CN"/>
              </w:rPr>
              <w:t xml:space="preserve">Session Description </w:t>
            </w:r>
            <w:r w:rsidR="0021439E">
              <w:rPr>
                <w:rFonts w:eastAsiaTheme="minorEastAsia" w:cs="Arial"/>
                <w:color w:val="000000" w:themeColor="text1"/>
                <w:kern w:val="2"/>
                <w:sz w:val="22"/>
                <w:szCs w:val="22"/>
                <w:lang w:eastAsia="zh-CN"/>
              </w:rPr>
              <w:t>Protocol.</w:t>
            </w:r>
          </w:p>
        </w:tc>
      </w:tr>
    </w:tbl>
    <w:p w14:paraId="2217F4CA" w14:textId="54AC4C95" w:rsidR="000A4617" w:rsidRDefault="000A4617" w:rsidP="00CC2CE8">
      <w:pPr>
        <w:jc w:val="left"/>
      </w:pPr>
    </w:p>
    <w:p w14:paraId="4102D143" w14:textId="77777777" w:rsidR="00CF1183" w:rsidRDefault="00CF1183" w:rsidP="00CF1183">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6A505D35" w14:textId="77777777" w:rsidR="009639D3" w:rsidRDefault="009639D3">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 404.</w:t>
      </w:r>
    </w:p>
    <w:p w14:paraId="67BC9800" w14:textId="2BDB53E0" w:rsidR="009639D3" w:rsidRPr="00415C3D" w:rsidRDefault="009639D3">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00542606" w:rsidRPr="00542606">
        <w:t xml:space="preserve">Table </w:t>
      </w:r>
      <w:r w:rsidR="00542606"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3DE8D02F" w14:textId="735DF636" w:rsidR="009639D3" w:rsidRPr="00962B6F" w:rsidRDefault="009639D3" w:rsidP="009639D3">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00542606" w:rsidRPr="000C1740">
        <w:rPr>
          <w:b/>
        </w:rPr>
        <w:t xml:space="preserve">Table </w:t>
      </w:r>
      <w:r w:rsidR="00542606">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7"/>
        <w:gridCol w:w="2588"/>
        <w:gridCol w:w="1986"/>
        <w:gridCol w:w="3100"/>
      </w:tblGrid>
      <w:tr w:rsidR="003A4336" w:rsidRPr="00962B6F" w14:paraId="39013F66" w14:textId="77777777" w:rsidTr="0078635E">
        <w:tc>
          <w:tcPr>
            <w:tcW w:w="1367" w:type="dxa"/>
          </w:tcPr>
          <w:p w14:paraId="5CDB5643" w14:textId="77777777" w:rsidR="003A4336" w:rsidRPr="00962B6F" w:rsidRDefault="003A4336" w:rsidP="00EC2B2B">
            <w:pPr>
              <w:pStyle w:val="ncs-body"/>
              <w:jc w:val="left"/>
              <w:rPr>
                <w:rFonts w:eastAsia="Arial"/>
              </w:rPr>
            </w:pPr>
            <w:r>
              <w:rPr>
                <w:rFonts w:eastAsia="Arial"/>
              </w:rPr>
              <w:t>HTTP Status Code</w:t>
            </w:r>
          </w:p>
        </w:tc>
        <w:tc>
          <w:tcPr>
            <w:tcW w:w="2588" w:type="dxa"/>
          </w:tcPr>
          <w:p w14:paraId="65892087" w14:textId="77777777" w:rsidR="003A4336" w:rsidRPr="00962B6F" w:rsidRDefault="003A4336" w:rsidP="00EC2B2B">
            <w:pPr>
              <w:pStyle w:val="ncs-body"/>
              <w:jc w:val="left"/>
            </w:pPr>
            <w:r>
              <w:t>Error Code</w:t>
            </w:r>
          </w:p>
        </w:tc>
        <w:tc>
          <w:tcPr>
            <w:tcW w:w="1986" w:type="dxa"/>
          </w:tcPr>
          <w:p w14:paraId="15CAE1F7" w14:textId="3A5332A6" w:rsidR="003A4336" w:rsidRDefault="003A4336" w:rsidP="00EC2B2B">
            <w:pPr>
              <w:pStyle w:val="ncs-body"/>
              <w:jc w:val="left"/>
            </w:pPr>
            <w:r>
              <w:t>Params</w:t>
            </w:r>
          </w:p>
        </w:tc>
        <w:tc>
          <w:tcPr>
            <w:tcW w:w="3100" w:type="dxa"/>
          </w:tcPr>
          <w:p w14:paraId="58B1D33A" w14:textId="72ADEF86" w:rsidR="003A4336" w:rsidRPr="00962B6F" w:rsidRDefault="003A4336" w:rsidP="00EC2B2B">
            <w:pPr>
              <w:pStyle w:val="ncs-body"/>
              <w:jc w:val="left"/>
            </w:pPr>
            <w:r>
              <w:t>Description</w:t>
            </w:r>
          </w:p>
        </w:tc>
      </w:tr>
      <w:tr w:rsidR="003A4336" w:rsidRPr="00962B6F" w14:paraId="44A65637" w14:textId="77777777" w:rsidTr="0078635E">
        <w:tc>
          <w:tcPr>
            <w:tcW w:w="1367" w:type="dxa"/>
            <w:vMerge w:val="restart"/>
          </w:tcPr>
          <w:p w14:paraId="6FA9BAC2" w14:textId="77777777" w:rsidR="003A4336" w:rsidRDefault="003A4336" w:rsidP="00EC2B2B">
            <w:pPr>
              <w:pStyle w:val="ncs-body"/>
              <w:jc w:val="left"/>
              <w:rPr>
                <w:rFonts w:eastAsiaTheme="minorEastAsia"/>
                <w:lang w:eastAsia="zh-CN"/>
              </w:rPr>
            </w:pPr>
          </w:p>
        </w:tc>
        <w:tc>
          <w:tcPr>
            <w:tcW w:w="2588" w:type="dxa"/>
          </w:tcPr>
          <w:p w14:paraId="5D6EA401" w14:textId="389F96B6" w:rsidR="003A4336" w:rsidRDefault="003A4336" w:rsidP="00EC2B2B">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Pr="00E757EC">
              <w:rPr>
                <w:color w:val="000000"/>
              </w:rPr>
              <w:t>channel</w:t>
            </w:r>
            <w:r>
              <w:rPr>
                <w:rFonts w:eastAsiaTheme="minorEastAsia" w:hint="eastAsia"/>
                <w:color w:val="000000"/>
                <w:lang w:eastAsia="zh-CN"/>
              </w:rPr>
              <w:t>-i</w:t>
            </w:r>
            <w:r w:rsidRPr="00E757EC">
              <w:rPr>
                <w:color w:val="000000"/>
              </w:rPr>
              <w:t>d</w:t>
            </w:r>
          </w:p>
        </w:tc>
        <w:tc>
          <w:tcPr>
            <w:tcW w:w="1986" w:type="dxa"/>
          </w:tcPr>
          <w:p w14:paraId="4D345F87" w14:textId="77777777" w:rsidR="003A4336" w:rsidRDefault="003A4336" w:rsidP="00EC2B2B">
            <w:pPr>
              <w:pStyle w:val="ncs-body"/>
              <w:jc w:val="left"/>
              <w:rPr>
                <w:rFonts w:eastAsiaTheme="minorEastAsia"/>
                <w:lang w:eastAsia="zh-CN"/>
              </w:rPr>
            </w:pPr>
          </w:p>
        </w:tc>
        <w:tc>
          <w:tcPr>
            <w:tcW w:w="3100" w:type="dxa"/>
          </w:tcPr>
          <w:p w14:paraId="78969A32" w14:textId="3A4D9405" w:rsidR="003A4336" w:rsidRPr="00962B6F" w:rsidRDefault="003A4336" w:rsidP="00EC2B2B">
            <w:pPr>
              <w:pStyle w:val="ncs-body"/>
              <w:jc w:val="left"/>
            </w:pPr>
            <w:r>
              <w:rPr>
                <w:rFonts w:eastAsiaTheme="minorEastAsia" w:hint="eastAsia"/>
                <w:lang w:eastAsia="zh-CN"/>
              </w:rPr>
              <w:t>'</w:t>
            </w:r>
            <w:proofErr w:type="spellStart"/>
            <w:r w:rsidRPr="00E757EC">
              <w:rPr>
                <w:color w:val="000000"/>
              </w:rPr>
              <w:t>channelId</w:t>
            </w:r>
            <w:proofErr w:type="spellEnd"/>
            <w:r>
              <w:rPr>
                <w:rFonts w:eastAsiaTheme="minorEastAsia" w:hint="eastAsia"/>
                <w:lang w:eastAsia="zh-CN"/>
              </w:rPr>
              <w:t>'</w:t>
            </w:r>
            <w:r w:rsidRPr="003C6A92">
              <w:rPr>
                <w:rFonts w:eastAsiaTheme="minorEastAsia" w:hint="eastAsia"/>
                <w:lang w:eastAsia="zh-CN"/>
              </w:rPr>
              <w:t xml:space="preserve"> is required and must be a non-empty string.</w:t>
            </w:r>
          </w:p>
        </w:tc>
      </w:tr>
      <w:tr w:rsidR="003A4336" w:rsidRPr="00962B6F" w14:paraId="2B7EE224" w14:textId="77777777" w:rsidTr="0078635E">
        <w:tc>
          <w:tcPr>
            <w:tcW w:w="1367" w:type="dxa"/>
            <w:vMerge/>
          </w:tcPr>
          <w:p w14:paraId="3C46651B" w14:textId="77777777" w:rsidR="003A4336" w:rsidRDefault="003A4336" w:rsidP="00EC2B2B">
            <w:pPr>
              <w:pStyle w:val="ncs-body"/>
              <w:jc w:val="left"/>
              <w:rPr>
                <w:rFonts w:eastAsiaTheme="minorEastAsia"/>
                <w:lang w:eastAsia="zh-CN"/>
              </w:rPr>
            </w:pPr>
          </w:p>
        </w:tc>
        <w:tc>
          <w:tcPr>
            <w:tcW w:w="2588" w:type="dxa"/>
          </w:tcPr>
          <w:p w14:paraId="73A19093" w14:textId="06A1AD35" w:rsidR="003A4336" w:rsidRDefault="003A4336" w:rsidP="00EC2B2B">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0458F7">
              <w:rPr>
                <w:rFonts w:eastAsiaTheme="minorEastAsia" w:hint="eastAsia"/>
                <w:color w:val="000000"/>
                <w:lang w:eastAsia="zh-CN"/>
              </w:rPr>
              <w:t>stream</w:t>
            </w:r>
            <w:r>
              <w:rPr>
                <w:rFonts w:eastAsiaTheme="minorEastAsia" w:hint="eastAsia"/>
                <w:color w:val="000000"/>
                <w:lang w:eastAsia="zh-CN"/>
              </w:rPr>
              <w:t>-i</w:t>
            </w:r>
            <w:r w:rsidRPr="00E757EC">
              <w:rPr>
                <w:rFonts w:eastAsiaTheme="minorEastAsia"/>
                <w:color w:val="000000"/>
              </w:rPr>
              <w:t>d</w:t>
            </w:r>
          </w:p>
        </w:tc>
        <w:tc>
          <w:tcPr>
            <w:tcW w:w="1986" w:type="dxa"/>
          </w:tcPr>
          <w:p w14:paraId="287E24D2" w14:textId="77777777" w:rsidR="003A4336" w:rsidRDefault="003A4336" w:rsidP="00EC2B2B">
            <w:pPr>
              <w:pStyle w:val="ncs-body"/>
              <w:jc w:val="left"/>
              <w:rPr>
                <w:rFonts w:eastAsiaTheme="minorEastAsia"/>
                <w:lang w:eastAsia="zh-CN"/>
              </w:rPr>
            </w:pPr>
          </w:p>
        </w:tc>
        <w:tc>
          <w:tcPr>
            <w:tcW w:w="3100" w:type="dxa"/>
          </w:tcPr>
          <w:p w14:paraId="18345A74" w14:textId="618065A6" w:rsidR="003A4336" w:rsidRPr="00962B6F" w:rsidRDefault="000458F7" w:rsidP="00EC2B2B">
            <w:pPr>
              <w:pStyle w:val="ncs-body"/>
              <w:jc w:val="left"/>
            </w:pPr>
            <w:r>
              <w:rPr>
                <w:rFonts w:eastAsiaTheme="minorEastAsia"/>
                <w:color w:val="000000"/>
                <w:lang w:eastAsia="zh-CN"/>
              </w:rPr>
              <w:t>‘</w:t>
            </w:r>
            <w:proofErr w:type="spellStart"/>
            <w:proofErr w:type="gramStart"/>
            <w:r w:rsidRPr="00EE609C">
              <w:rPr>
                <w:color w:val="000000"/>
              </w:rPr>
              <w:t>streamId</w:t>
            </w:r>
            <w:proofErr w:type="spellEnd"/>
            <w:r>
              <w:rPr>
                <w:rFonts w:eastAsiaTheme="minorEastAsia"/>
                <w:color w:val="000000"/>
                <w:lang w:eastAsia="zh-CN"/>
              </w:rPr>
              <w:t>‘</w:t>
            </w:r>
            <w:r w:rsidRPr="003C6A92">
              <w:rPr>
                <w:rFonts w:eastAsiaTheme="minorEastAsia" w:hint="eastAsia"/>
                <w:lang w:eastAsia="zh-CN"/>
              </w:rPr>
              <w:t xml:space="preserve"> </w:t>
            </w:r>
            <w:r w:rsidR="00CE17BF">
              <w:rPr>
                <w:rFonts w:eastAsiaTheme="minorEastAsia"/>
                <w:lang w:eastAsia="zh-CN"/>
              </w:rPr>
              <w:t>is</w:t>
            </w:r>
            <w:proofErr w:type="gramEnd"/>
            <w:r w:rsidR="00CE17BF">
              <w:rPr>
                <w:rFonts w:eastAsiaTheme="minorEastAsia"/>
                <w:lang w:eastAsia="zh-CN"/>
              </w:rPr>
              <w:t xml:space="preserve"> </w:t>
            </w:r>
            <w:r>
              <w:rPr>
                <w:rFonts w:eastAsiaTheme="minorEastAsia"/>
                <w:lang w:eastAsia="zh-CN"/>
              </w:rPr>
              <w:t>passed</w:t>
            </w:r>
            <w:r w:rsidRPr="003C6A92">
              <w:rPr>
                <w:rFonts w:eastAsiaTheme="minorEastAsia" w:hint="eastAsia"/>
                <w:lang w:eastAsia="zh-CN"/>
              </w:rPr>
              <w:t xml:space="preserve"> </w:t>
            </w:r>
            <w:r>
              <w:rPr>
                <w:rFonts w:eastAsiaTheme="minorEastAsia"/>
                <w:lang w:eastAsia="zh-CN"/>
              </w:rPr>
              <w:t>but out of range.</w:t>
            </w:r>
          </w:p>
        </w:tc>
      </w:tr>
      <w:tr w:rsidR="003A4336" w:rsidRPr="00962B6F" w14:paraId="624FA950" w14:textId="77777777" w:rsidTr="0078635E">
        <w:tc>
          <w:tcPr>
            <w:tcW w:w="1367" w:type="dxa"/>
            <w:vMerge/>
          </w:tcPr>
          <w:p w14:paraId="3DB65C4A" w14:textId="77777777" w:rsidR="003A4336" w:rsidRDefault="003A4336" w:rsidP="00EC2B2B">
            <w:pPr>
              <w:pStyle w:val="ncs-body"/>
              <w:jc w:val="left"/>
              <w:rPr>
                <w:rFonts w:eastAsiaTheme="minorEastAsia"/>
                <w:lang w:eastAsia="zh-CN"/>
              </w:rPr>
            </w:pPr>
          </w:p>
        </w:tc>
        <w:tc>
          <w:tcPr>
            <w:tcW w:w="2588" w:type="dxa"/>
          </w:tcPr>
          <w:p w14:paraId="17FF5B3A" w14:textId="6BD57F90" w:rsidR="003A4336" w:rsidRDefault="003A4336" w:rsidP="00EC2B2B">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002DB5">
              <w:rPr>
                <w:rFonts w:eastAsiaTheme="minorEastAsia"/>
                <w:lang w:eastAsia="zh-CN"/>
              </w:rPr>
              <w:t>start-time</w:t>
            </w:r>
          </w:p>
        </w:tc>
        <w:tc>
          <w:tcPr>
            <w:tcW w:w="1986" w:type="dxa"/>
          </w:tcPr>
          <w:p w14:paraId="044661D8" w14:textId="77777777" w:rsidR="003A4336" w:rsidRDefault="003A4336" w:rsidP="00EC2B2B">
            <w:pPr>
              <w:pStyle w:val="ncs-body"/>
              <w:jc w:val="left"/>
              <w:rPr>
                <w:rFonts w:eastAsiaTheme="minorEastAsia"/>
                <w:lang w:eastAsia="zh-CN"/>
              </w:rPr>
            </w:pPr>
          </w:p>
        </w:tc>
        <w:tc>
          <w:tcPr>
            <w:tcW w:w="3100" w:type="dxa"/>
          </w:tcPr>
          <w:p w14:paraId="3A5B7977" w14:textId="104EC546" w:rsidR="003A4336" w:rsidRPr="00962B6F" w:rsidRDefault="00002DB5" w:rsidP="00EC2B2B">
            <w:pPr>
              <w:pStyle w:val="ncs-body"/>
              <w:jc w:val="left"/>
            </w:pPr>
            <w:r>
              <w:rPr>
                <w:rFonts w:eastAsiaTheme="minorEastAsia"/>
                <w:lang w:eastAsia="zh-CN"/>
              </w:rPr>
              <w:t>‘start’</w:t>
            </w:r>
            <w:r w:rsidR="003A4336" w:rsidRPr="003C6A92">
              <w:rPr>
                <w:rFonts w:eastAsiaTheme="minorEastAsia" w:hint="eastAsia"/>
                <w:lang w:eastAsia="zh-CN"/>
              </w:rPr>
              <w:t xml:space="preserve"> is required and must be </w:t>
            </w:r>
            <w:r w:rsidR="003A4336">
              <w:rPr>
                <w:rFonts w:eastAsiaTheme="minorEastAsia" w:hint="eastAsia"/>
                <w:lang w:eastAsia="zh-CN"/>
              </w:rPr>
              <w:t>uint32</w:t>
            </w:r>
            <w:r w:rsidR="003A4336" w:rsidRPr="003C6A92">
              <w:rPr>
                <w:rFonts w:eastAsiaTheme="minorEastAsia" w:hint="eastAsia"/>
                <w:lang w:eastAsia="zh-CN"/>
              </w:rPr>
              <w:t>.</w:t>
            </w:r>
          </w:p>
        </w:tc>
      </w:tr>
      <w:tr w:rsidR="003A4336" w:rsidRPr="00962B6F" w14:paraId="79976338" w14:textId="77777777" w:rsidTr="0078635E">
        <w:tc>
          <w:tcPr>
            <w:tcW w:w="1367" w:type="dxa"/>
            <w:vMerge/>
          </w:tcPr>
          <w:p w14:paraId="251F4F29" w14:textId="77777777" w:rsidR="003A4336" w:rsidRDefault="003A4336" w:rsidP="00EC2B2B">
            <w:pPr>
              <w:pStyle w:val="ncs-body"/>
              <w:jc w:val="left"/>
              <w:rPr>
                <w:rFonts w:eastAsiaTheme="minorEastAsia"/>
                <w:lang w:eastAsia="zh-CN"/>
              </w:rPr>
            </w:pPr>
          </w:p>
        </w:tc>
        <w:tc>
          <w:tcPr>
            <w:tcW w:w="2588" w:type="dxa"/>
          </w:tcPr>
          <w:p w14:paraId="3D2C9D5B" w14:textId="0223F711" w:rsidR="003A4336" w:rsidRDefault="003A4336" w:rsidP="00EC2B2B">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-end</w:t>
            </w:r>
            <w:r w:rsidR="00002DB5">
              <w:rPr>
                <w:rFonts w:eastAsiaTheme="minorEastAsia"/>
                <w:lang w:eastAsia="zh-CN"/>
              </w:rPr>
              <w:t>-time</w:t>
            </w:r>
          </w:p>
        </w:tc>
        <w:tc>
          <w:tcPr>
            <w:tcW w:w="1986" w:type="dxa"/>
          </w:tcPr>
          <w:p w14:paraId="759903AB" w14:textId="77777777" w:rsidR="003A4336" w:rsidRDefault="003A4336" w:rsidP="00EC2B2B">
            <w:pPr>
              <w:pStyle w:val="ncs-body"/>
              <w:jc w:val="left"/>
              <w:rPr>
                <w:rFonts w:eastAsiaTheme="minorEastAsia"/>
                <w:lang w:eastAsia="zh-CN"/>
              </w:rPr>
            </w:pPr>
          </w:p>
        </w:tc>
        <w:tc>
          <w:tcPr>
            <w:tcW w:w="3100" w:type="dxa"/>
          </w:tcPr>
          <w:p w14:paraId="739D6E24" w14:textId="72DF24F0" w:rsidR="003A4336" w:rsidRPr="00962B6F" w:rsidRDefault="003A4336" w:rsidP="00EC2B2B">
            <w:pPr>
              <w:pStyle w:val="ncs-body"/>
              <w:jc w:val="left"/>
            </w:pPr>
            <w:r>
              <w:rPr>
                <w:rFonts w:eastAsiaTheme="minorEastAsia"/>
                <w:lang w:eastAsia="zh-CN"/>
              </w:rPr>
              <w:t>‘</w:t>
            </w:r>
            <w:r>
              <w:rPr>
                <w:rFonts w:eastAsiaTheme="minorEastAsia" w:hint="eastAsia"/>
                <w:lang w:eastAsia="zh-CN"/>
              </w:rPr>
              <w:t>end</w:t>
            </w:r>
            <w:r>
              <w:rPr>
                <w:rFonts w:eastAsiaTheme="minorEastAsia"/>
                <w:lang w:eastAsia="zh-CN"/>
              </w:rPr>
              <w:t>’</w:t>
            </w:r>
            <w:r w:rsidRPr="003C6A92">
              <w:rPr>
                <w:rFonts w:eastAsiaTheme="minorEastAsia" w:hint="eastAsia"/>
                <w:lang w:eastAsia="zh-CN"/>
              </w:rPr>
              <w:t xml:space="preserve"> is required and must be </w:t>
            </w:r>
            <w:r>
              <w:rPr>
                <w:rFonts w:eastAsiaTheme="minorEastAsia" w:hint="eastAsia"/>
                <w:lang w:eastAsia="zh-CN"/>
              </w:rPr>
              <w:t>uint32</w:t>
            </w:r>
            <w:r w:rsidRPr="003C6A92">
              <w:rPr>
                <w:rFonts w:eastAsiaTheme="minorEastAsia" w:hint="eastAsia"/>
                <w:lang w:eastAsia="zh-CN"/>
              </w:rPr>
              <w:t>.</w:t>
            </w:r>
          </w:p>
        </w:tc>
      </w:tr>
      <w:tr w:rsidR="003A4336" w:rsidRPr="00962B6F" w14:paraId="47CBB3B0" w14:textId="77777777" w:rsidTr="0078635E">
        <w:tc>
          <w:tcPr>
            <w:tcW w:w="1367" w:type="dxa"/>
            <w:vMerge/>
          </w:tcPr>
          <w:p w14:paraId="3FC65D32" w14:textId="77777777" w:rsidR="003A4336" w:rsidRDefault="003A4336" w:rsidP="00EC2B2B">
            <w:pPr>
              <w:pStyle w:val="ncs-body"/>
              <w:jc w:val="left"/>
              <w:rPr>
                <w:rFonts w:eastAsiaTheme="minorEastAsia"/>
                <w:lang w:eastAsia="zh-CN"/>
              </w:rPr>
            </w:pPr>
          </w:p>
        </w:tc>
        <w:tc>
          <w:tcPr>
            <w:tcW w:w="2588" w:type="dxa"/>
          </w:tcPr>
          <w:p w14:paraId="37F218C3" w14:textId="20D7A553" w:rsidR="003A4336" w:rsidRDefault="003A4336" w:rsidP="00EC2B2B">
            <w:pPr>
              <w:pStyle w:val="ncs-body"/>
              <w:jc w:val="left"/>
              <w:rPr>
                <w:rFonts w:eastAsiaTheme="minorEastAsia"/>
                <w:lang w:eastAsia="zh-CN"/>
              </w:rPr>
            </w:pPr>
            <w:r w:rsidRPr="00962B6F">
              <w:rPr>
                <w:rFonts w:eastAsiaTheme="minorEastAsia" w:hint="eastAsia"/>
                <w:lang w:eastAsia="zh-CN"/>
              </w:rPr>
              <w:t>invalid</w:t>
            </w:r>
            <w:r w:rsidRPr="00962B6F">
              <w:rPr>
                <w:rFonts w:eastAsiaTheme="minorEastAsia"/>
                <w:lang w:eastAsia="zh-CN"/>
              </w:rPr>
              <w:t>-</w:t>
            </w:r>
            <w:proofErr w:type="spellStart"/>
            <w:r>
              <w:rPr>
                <w:rFonts w:eastAsiaTheme="minorEastAsia" w:hint="eastAsia"/>
                <w:lang w:eastAsia="zh-CN"/>
              </w:rPr>
              <w:t>sdp</w:t>
            </w:r>
            <w:proofErr w:type="spellEnd"/>
          </w:p>
        </w:tc>
        <w:tc>
          <w:tcPr>
            <w:tcW w:w="1986" w:type="dxa"/>
          </w:tcPr>
          <w:p w14:paraId="77EB9A38" w14:textId="77777777" w:rsidR="003A4336" w:rsidRDefault="003A4336" w:rsidP="00EC2B2B">
            <w:pPr>
              <w:pStyle w:val="ncs-body"/>
              <w:jc w:val="left"/>
              <w:rPr>
                <w:rFonts w:eastAsiaTheme="minorEastAsia"/>
                <w:color w:val="000000"/>
                <w:lang w:eastAsia="zh-CN"/>
              </w:rPr>
            </w:pPr>
          </w:p>
        </w:tc>
        <w:tc>
          <w:tcPr>
            <w:tcW w:w="3100" w:type="dxa"/>
          </w:tcPr>
          <w:p w14:paraId="5DACC342" w14:textId="72CB2F89" w:rsidR="003A4336" w:rsidRPr="00962B6F" w:rsidRDefault="003A4336" w:rsidP="00EC2B2B">
            <w:pPr>
              <w:pStyle w:val="ncs-body"/>
              <w:jc w:val="left"/>
            </w:pPr>
            <w:r>
              <w:rPr>
                <w:rFonts w:eastAsiaTheme="minorEastAsia"/>
                <w:color w:val="000000"/>
                <w:lang w:eastAsia="zh-CN"/>
              </w:rPr>
              <w:t>’</w:t>
            </w:r>
            <w:proofErr w:type="spellStart"/>
            <w:r>
              <w:rPr>
                <w:rFonts w:eastAsiaTheme="minorEastAsia" w:hint="eastAsia"/>
                <w:color w:val="000000"/>
                <w:lang w:eastAsia="zh-CN"/>
              </w:rPr>
              <w:t>sdp</w:t>
            </w:r>
            <w:proofErr w:type="spellEnd"/>
            <w:r>
              <w:rPr>
                <w:rFonts w:eastAsiaTheme="minorEastAsia"/>
                <w:color w:val="000000"/>
                <w:lang w:eastAsia="zh-CN"/>
              </w:rPr>
              <w:t>’</w:t>
            </w:r>
            <w:r w:rsidRPr="003C6A92">
              <w:rPr>
                <w:rFonts w:eastAsiaTheme="minorEastAsia" w:hint="eastAsia"/>
                <w:lang w:eastAsia="zh-CN"/>
              </w:rPr>
              <w:t xml:space="preserve"> is required and </w:t>
            </w:r>
            <w:proofErr w:type="spellStart"/>
            <w:r>
              <w:rPr>
                <w:rFonts w:eastAsiaTheme="minorEastAsia" w:hint="eastAsia"/>
                <w:lang w:eastAsia="zh-CN"/>
              </w:rPr>
              <w:t>can not</w:t>
            </w:r>
            <w:proofErr w:type="spellEnd"/>
            <w:r>
              <w:rPr>
                <w:rFonts w:eastAsiaTheme="minorEastAsia" w:hint="eastAsia"/>
                <w:lang w:eastAsia="zh-CN"/>
              </w:rPr>
              <w:t xml:space="preserve"> be null</w:t>
            </w:r>
            <w:r w:rsidRPr="003C6A92">
              <w:rPr>
                <w:rFonts w:eastAsiaTheme="minorEastAsia" w:hint="eastAsia"/>
                <w:lang w:eastAsia="zh-CN"/>
              </w:rPr>
              <w:t>.</w:t>
            </w:r>
          </w:p>
        </w:tc>
      </w:tr>
      <w:tr w:rsidR="003A4336" w:rsidRPr="00E90647" w14:paraId="527B4306" w14:textId="77777777" w:rsidTr="0078635E">
        <w:tc>
          <w:tcPr>
            <w:tcW w:w="1367" w:type="dxa"/>
            <w:vMerge/>
          </w:tcPr>
          <w:p w14:paraId="00064DD7" w14:textId="77777777" w:rsidR="003A4336" w:rsidRDefault="003A4336" w:rsidP="00EC2B2B">
            <w:pPr>
              <w:pStyle w:val="ncs-body"/>
              <w:jc w:val="left"/>
              <w:rPr>
                <w:rFonts w:eastAsiaTheme="minorEastAsia"/>
                <w:lang w:eastAsia="zh-CN"/>
              </w:rPr>
            </w:pPr>
          </w:p>
        </w:tc>
        <w:tc>
          <w:tcPr>
            <w:tcW w:w="2588" w:type="dxa"/>
          </w:tcPr>
          <w:p w14:paraId="0CE4F093" w14:textId="700DCED3" w:rsidR="003A4336" w:rsidRDefault="00911418" w:rsidP="00EC2B2B">
            <w:pPr>
              <w:pStyle w:val="ncs-body"/>
              <w:jc w:val="left"/>
              <w:rPr>
                <w:rFonts w:eastAsiaTheme="minorEastAsia"/>
                <w:lang w:eastAsia="zh-CN"/>
              </w:rPr>
            </w:pPr>
            <w:r w:rsidRPr="00593F15">
              <w:rPr>
                <w:rFonts w:eastAsiaTheme="minorEastAsia" w:hint="eastAsia"/>
                <w:lang w:eastAsia="zh-CN"/>
              </w:rPr>
              <w:t>start</w:t>
            </w:r>
            <w:r w:rsidR="003A4336" w:rsidRPr="00593F15">
              <w:rPr>
                <w:rFonts w:eastAsiaTheme="minorEastAsia" w:hint="eastAsia"/>
                <w:lang w:eastAsia="zh-CN"/>
              </w:rPr>
              <w:t>-must-</w:t>
            </w:r>
            <w:r>
              <w:rPr>
                <w:rFonts w:eastAsiaTheme="minorEastAsia"/>
                <w:lang w:eastAsia="zh-CN"/>
              </w:rPr>
              <w:t>be-</w:t>
            </w:r>
            <w:r w:rsidR="003A4336" w:rsidRPr="00593F15">
              <w:rPr>
                <w:rFonts w:eastAsiaTheme="minorEastAsia" w:hint="eastAsia"/>
                <w:lang w:eastAsia="zh-CN"/>
              </w:rPr>
              <w:t>before-</w:t>
            </w:r>
            <w:r w:rsidR="003A4336">
              <w:rPr>
                <w:rFonts w:eastAsiaTheme="minorEastAsia" w:hint="eastAsia"/>
                <w:lang w:eastAsia="zh-CN"/>
              </w:rPr>
              <w:t>end</w:t>
            </w:r>
          </w:p>
        </w:tc>
        <w:tc>
          <w:tcPr>
            <w:tcW w:w="1986" w:type="dxa"/>
          </w:tcPr>
          <w:p w14:paraId="35F25363" w14:textId="77777777" w:rsidR="003A4336" w:rsidRDefault="003A4336" w:rsidP="00EC2B2B">
            <w:pPr>
              <w:pStyle w:val="ncs-body"/>
              <w:jc w:val="left"/>
              <w:rPr>
                <w:rFonts w:eastAsiaTheme="minorEastAsia"/>
                <w:lang w:eastAsia="zh-CN"/>
              </w:rPr>
            </w:pPr>
          </w:p>
        </w:tc>
        <w:tc>
          <w:tcPr>
            <w:tcW w:w="3100" w:type="dxa"/>
          </w:tcPr>
          <w:p w14:paraId="45EDE51C" w14:textId="4693DFA1" w:rsidR="003A4336" w:rsidRPr="00E90647" w:rsidRDefault="003A4336" w:rsidP="00EC2B2B">
            <w:pPr>
              <w:pStyle w:val="ncs-body"/>
              <w:jc w:val="left"/>
              <w:rPr>
                <w:rFonts w:eastAsiaTheme="minorEastAsia"/>
                <w:lang w:eastAsia="zh-CN"/>
              </w:rPr>
            </w:pPr>
            <w:r>
              <w:rPr>
                <w:rFonts w:eastAsiaTheme="minorEastAsia" w:hint="eastAsia"/>
                <w:lang w:eastAsia="zh-CN"/>
              </w:rPr>
              <w:t xml:space="preserve">Start time must </w:t>
            </w:r>
            <w:r w:rsidR="00911418">
              <w:rPr>
                <w:rFonts w:eastAsiaTheme="minorEastAsia"/>
                <w:lang w:eastAsia="zh-CN"/>
              </w:rPr>
              <w:t xml:space="preserve">be </w:t>
            </w:r>
            <w:r>
              <w:rPr>
                <w:rFonts w:eastAsiaTheme="minorEastAsia" w:hint="eastAsia"/>
                <w:lang w:eastAsia="zh-CN"/>
              </w:rPr>
              <w:t>before end time</w:t>
            </w:r>
          </w:p>
        </w:tc>
      </w:tr>
      <w:tr w:rsidR="003A4336" w:rsidRPr="00E90647" w14:paraId="44BB239F" w14:textId="77777777" w:rsidTr="0078635E">
        <w:tc>
          <w:tcPr>
            <w:tcW w:w="1367" w:type="dxa"/>
            <w:vMerge/>
          </w:tcPr>
          <w:p w14:paraId="18083FD8" w14:textId="77777777" w:rsidR="003A4336" w:rsidRDefault="003A4336" w:rsidP="003A4336">
            <w:pPr>
              <w:pStyle w:val="ncs-body"/>
              <w:jc w:val="left"/>
              <w:rPr>
                <w:rFonts w:eastAsiaTheme="minorEastAsia"/>
                <w:lang w:eastAsia="zh-CN"/>
              </w:rPr>
            </w:pPr>
          </w:p>
        </w:tc>
        <w:tc>
          <w:tcPr>
            <w:tcW w:w="2588" w:type="dxa"/>
          </w:tcPr>
          <w:p w14:paraId="0F85FCAA" w14:textId="68615B95" w:rsidR="003A4336" w:rsidRDefault="003A4336" w:rsidP="003A4336">
            <w:pPr>
              <w:pStyle w:val="ncs-body"/>
              <w:jc w:val="left"/>
              <w:rPr>
                <w:rFonts w:eastAsiaTheme="minorEastAsia"/>
                <w:lang w:eastAsia="zh-CN"/>
              </w:rPr>
            </w:pPr>
            <w:r>
              <w:rPr>
                <w:rFonts w:eastAsiaTheme="minorEastAsia"/>
                <w:lang w:eastAsia="zh-CN"/>
              </w:rPr>
              <w:t>exceeded-stream-limit</w:t>
            </w:r>
          </w:p>
        </w:tc>
        <w:tc>
          <w:tcPr>
            <w:tcW w:w="1986" w:type="dxa"/>
          </w:tcPr>
          <w:p w14:paraId="015A1654" w14:textId="7A034B93" w:rsidR="003A4336" w:rsidRDefault="003A4336" w:rsidP="003A4336">
            <w:pPr>
              <w:pStyle w:val="ncs-body"/>
              <w:jc w:val="left"/>
              <w:rPr>
                <w:rFonts w:eastAsiaTheme="minorEastAsia"/>
                <w:color w:val="000000"/>
                <w:lang w:eastAsia="zh-CN"/>
              </w:rPr>
            </w:pPr>
            <w:r>
              <w:rPr>
                <w:rFonts w:eastAsiaTheme="minorEastAsia"/>
                <w:color w:val="000000"/>
                <w:lang w:eastAsia="zh-CN"/>
              </w:rPr>
              <w:t>limit: Uint16</w:t>
            </w:r>
          </w:p>
        </w:tc>
        <w:tc>
          <w:tcPr>
            <w:tcW w:w="3100" w:type="dxa"/>
          </w:tcPr>
          <w:p w14:paraId="6B774E8B" w14:textId="77777777" w:rsidR="003A4336" w:rsidRDefault="003A4336" w:rsidP="003A4336">
            <w:pPr>
              <w:pStyle w:val="ncs-body"/>
              <w:jc w:val="left"/>
              <w:rPr>
                <w:rFonts w:eastAsiaTheme="minorEastAsia"/>
                <w:color w:val="000000"/>
                <w:lang w:eastAsia="zh-CN"/>
              </w:rPr>
            </w:pPr>
            <w:r>
              <w:rPr>
                <w:rFonts w:eastAsiaTheme="minorEastAsia"/>
                <w:color w:val="000000"/>
                <w:lang w:eastAsia="zh-CN"/>
              </w:rPr>
              <w:t>The number of concurrent streams exceeded the given quota.</w:t>
            </w:r>
          </w:p>
          <w:p w14:paraId="5B0D2C58" w14:textId="77777777" w:rsidR="003A4336" w:rsidRDefault="003A4336" w:rsidP="003A4336">
            <w:pPr>
              <w:pStyle w:val="ncs-body"/>
              <w:jc w:val="left"/>
              <w:rPr>
                <w:rFonts w:eastAsiaTheme="minorEastAsia"/>
                <w:color w:val="000000"/>
                <w:lang w:eastAsia="zh-CN"/>
              </w:rPr>
            </w:pPr>
          </w:p>
          <w:p w14:paraId="236B23EE" w14:textId="77777777" w:rsidR="003A4336" w:rsidRDefault="003A4336" w:rsidP="003A4336">
            <w:pPr>
              <w:pStyle w:val="ncs-body"/>
              <w:jc w:val="left"/>
              <w:rPr>
                <w:rFonts w:eastAsiaTheme="minorEastAsia"/>
                <w:color w:val="000000"/>
                <w:lang w:eastAsia="zh-CN"/>
              </w:rPr>
            </w:pPr>
            <w:r>
              <w:rPr>
                <w:rFonts w:eastAsiaTheme="minorEastAsia"/>
                <w:color w:val="000000"/>
                <w:lang w:eastAsia="zh-CN"/>
              </w:rPr>
              <w:t>Params:</w:t>
            </w:r>
          </w:p>
          <w:p w14:paraId="604E33E1" w14:textId="77777777" w:rsidR="003A4336" w:rsidRDefault="003A4336" w:rsidP="003A4336">
            <w:pPr>
              <w:pStyle w:val="ncs-body"/>
              <w:jc w:val="left"/>
              <w:rPr>
                <w:rFonts w:eastAsiaTheme="minorEastAsia"/>
                <w:color w:val="000000"/>
                <w:lang w:eastAsia="zh-CN"/>
              </w:rPr>
            </w:pPr>
            <w:r>
              <w:rPr>
                <w:rFonts w:eastAsiaTheme="minorEastAsia"/>
                <w:color w:val="000000"/>
                <w:lang w:eastAsia="zh-CN"/>
              </w:rPr>
              <w:t>limit: The quota given.</w:t>
            </w:r>
          </w:p>
          <w:p w14:paraId="33293773" w14:textId="77777777" w:rsidR="003A4336" w:rsidRDefault="003A4336" w:rsidP="003A4336">
            <w:pPr>
              <w:pStyle w:val="ncs-body"/>
              <w:jc w:val="left"/>
              <w:rPr>
                <w:rFonts w:eastAsiaTheme="minorEastAsia"/>
                <w:color w:val="000000"/>
                <w:lang w:eastAsia="zh-CN"/>
              </w:rPr>
            </w:pPr>
          </w:p>
          <w:p w14:paraId="223ACC44" w14:textId="4F410228" w:rsidR="003A4336" w:rsidRDefault="003A4336" w:rsidP="003A4336">
            <w:pPr>
              <w:pStyle w:val="ncs-body"/>
              <w:jc w:val="left"/>
              <w:rPr>
                <w:rFonts w:eastAsiaTheme="minorEastAsia"/>
                <w:lang w:eastAsia="zh-CN"/>
              </w:rPr>
            </w:pPr>
            <w:r>
              <w:rPr>
                <w:rFonts w:eastAsiaTheme="minorEastAsia"/>
                <w:color w:val="000000"/>
                <w:lang w:eastAsia="zh-CN"/>
              </w:rPr>
              <w:t>Suggested message: Exceeded stream limit {}.</w:t>
            </w:r>
          </w:p>
        </w:tc>
      </w:tr>
      <w:tr w:rsidR="003A4336" w:rsidRPr="008F7ECB" w14:paraId="2975C276" w14:textId="77777777" w:rsidTr="0078635E">
        <w:tc>
          <w:tcPr>
            <w:tcW w:w="1367" w:type="dxa"/>
            <w:vMerge w:val="restart"/>
          </w:tcPr>
          <w:p w14:paraId="5DC71B5D" w14:textId="77777777" w:rsidR="003A4336" w:rsidRDefault="003A4336" w:rsidP="003A4336">
            <w:pPr>
              <w:pStyle w:val="ncs-body"/>
              <w:jc w:val="left"/>
              <w:rPr>
                <w:rFonts w:eastAsiaTheme="minorEastAsia"/>
                <w:lang w:eastAsia="zh-CN"/>
              </w:rPr>
            </w:pPr>
            <w:r>
              <w:rPr>
                <w:rFonts w:eastAsiaTheme="minorEastAsia" w:hint="eastAsia"/>
                <w:lang w:eastAsia="zh-CN"/>
              </w:rPr>
              <w:t>404</w:t>
            </w:r>
          </w:p>
        </w:tc>
        <w:tc>
          <w:tcPr>
            <w:tcW w:w="2588" w:type="dxa"/>
          </w:tcPr>
          <w:p w14:paraId="3A71A4FD" w14:textId="77777777" w:rsidR="003A4336" w:rsidRDefault="003A4336" w:rsidP="003A4336">
            <w:pPr>
              <w:pStyle w:val="ncs-body"/>
              <w:jc w:val="left"/>
              <w:rPr>
                <w:rFonts w:eastAsiaTheme="minorEastAsia"/>
                <w:lang w:eastAsia="zh-CN"/>
              </w:rPr>
            </w:pPr>
            <w:r w:rsidRPr="000640BB">
              <w:rPr>
                <w:rFonts w:eastAsiaTheme="minorEastAsia" w:hint="eastAsia"/>
                <w:lang w:eastAsia="zh-CN"/>
              </w:rPr>
              <w:t>channel-not-found</w:t>
            </w:r>
          </w:p>
        </w:tc>
        <w:tc>
          <w:tcPr>
            <w:tcW w:w="1986" w:type="dxa"/>
          </w:tcPr>
          <w:p w14:paraId="356AB928" w14:textId="77777777" w:rsidR="003A4336" w:rsidRDefault="003A4336" w:rsidP="003A4336">
            <w:pPr>
              <w:pStyle w:val="ncs-body"/>
              <w:jc w:val="left"/>
              <w:rPr>
                <w:rFonts w:eastAsiaTheme="minorEastAsia"/>
                <w:lang w:eastAsia="zh-CN"/>
              </w:rPr>
            </w:pPr>
          </w:p>
        </w:tc>
        <w:tc>
          <w:tcPr>
            <w:tcW w:w="3100" w:type="dxa"/>
          </w:tcPr>
          <w:p w14:paraId="34D34E76" w14:textId="33F76858" w:rsidR="003A4336" w:rsidRPr="008F7ECB" w:rsidRDefault="003A4336" w:rsidP="003A4336">
            <w:pPr>
              <w:pStyle w:val="ncs-body"/>
              <w:jc w:val="left"/>
              <w:rPr>
                <w:rFonts w:eastAsiaTheme="minorEastAsia"/>
                <w:lang w:eastAsia="zh-CN"/>
              </w:rPr>
            </w:pPr>
            <w:r>
              <w:rPr>
                <w:rFonts w:eastAsiaTheme="minorEastAsia" w:hint="eastAsia"/>
                <w:lang w:eastAsia="zh-CN"/>
              </w:rPr>
              <w:t>Can not find the channel</w:t>
            </w:r>
          </w:p>
        </w:tc>
      </w:tr>
      <w:tr w:rsidR="003A4336" w14:paraId="72CBC2E1" w14:textId="77777777" w:rsidTr="0078635E">
        <w:tc>
          <w:tcPr>
            <w:tcW w:w="1367" w:type="dxa"/>
            <w:vMerge/>
          </w:tcPr>
          <w:p w14:paraId="047586FF" w14:textId="77777777" w:rsidR="003A4336" w:rsidRDefault="003A4336" w:rsidP="003A4336">
            <w:pPr>
              <w:pStyle w:val="ncs-body"/>
              <w:jc w:val="left"/>
              <w:rPr>
                <w:rFonts w:eastAsiaTheme="minorEastAsia"/>
                <w:lang w:eastAsia="zh-CN"/>
              </w:rPr>
            </w:pPr>
          </w:p>
        </w:tc>
        <w:tc>
          <w:tcPr>
            <w:tcW w:w="2588" w:type="dxa"/>
          </w:tcPr>
          <w:p w14:paraId="2BC89D6F" w14:textId="26F7CB94" w:rsidR="003A4336" w:rsidRPr="000640BB" w:rsidRDefault="003A4336" w:rsidP="003A4336">
            <w:pPr>
              <w:pStyle w:val="ncs-body"/>
              <w:jc w:val="left"/>
              <w:rPr>
                <w:rFonts w:eastAsiaTheme="minorEastAsia"/>
                <w:lang w:eastAsia="zh-CN"/>
              </w:rPr>
            </w:pPr>
            <w:r>
              <w:rPr>
                <w:rFonts w:eastAsiaTheme="minorEastAsia" w:hint="eastAsia"/>
                <w:lang w:eastAsia="zh-CN"/>
              </w:rPr>
              <w:t>stream-not-found</w:t>
            </w:r>
          </w:p>
        </w:tc>
        <w:tc>
          <w:tcPr>
            <w:tcW w:w="1986" w:type="dxa"/>
          </w:tcPr>
          <w:p w14:paraId="6073E37D" w14:textId="77777777" w:rsidR="003A4336" w:rsidRDefault="003A4336" w:rsidP="003A4336">
            <w:pPr>
              <w:pStyle w:val="ncs-body"/>
              <w:jc w:val="left"/>
              <w:rPr>
                <w:rFonts w:eastAsiaTheme="minorEastAsia"/>
                <w:lang w:eastAsia="zh-CN"/>
              </w:rPr>
            </w:pPr>
          </w:p>
        </w:tc>
        <w:tc>
          <w:tcPr>
            <w:tcW w:w="3100" w:type="dxa"/>
          </w:tcPr>
          <w:p w14:paraId="4A4C7906" w14:textId="4D1958E3" w:rsidR="003A4336" w:rsidRDefault="003A4336" w:rsidP="003A4336">
            <w:pPr>
              <w:pStyle w:val="ncs-body"/>
              <w:jc w:val="left"/>
              <w:rPr>
                <w:rFonts w:eastAsiaTheme="minorEastAsia"/>
                <w:lang w:eastAsia="zh-CN"/>
              </w:rPr>
            </w:pPr>
            <w:r>
              <w:rPr>
                <w:rFonts w:eastAsiaTheme="minorEastAsia" w:hint="eastAsia"/>
                <w:lang w:eastAsia="zh-CN"/>
              </w:rPr>
              <w:t>Can not find the stream</w:t>
            </w:r>
          </w:p>
        </w:tc>
      </w:tr>
      <w:tr w:rsidR="003A4336" w:rsidRPr="00AE5D75" w14:paraId="221A27F0" w14:textId="77777777" w:rsidTr="0078635E">
        <w:tc>
          <w:tcPr>
            <w:tcW w:w="1367" w:type="dxa"/>
            <w:vMerge/>
          </w:tcPr>
          <w:p w14:paraId="0E001A91" w14:textId="77777777" w:rsidR="003A4336" w:rsidRDefault="003A4336" w:rsidP="003A4336">
            <w:pPr>
              <w:pStyle w:val="ncs-body"/>
              <w:jc w:val="left"/>
              <w:rPr>
                <w:rFonts w:eastAsiaTheme="minorEastAsia"/>
                <w:lang w:eastAsia="zh-CN"/>
              </w:rPr>
            </w:pPr>
          </w:p>
        </w:tc>
        <w:tc>
          <w:tcPr>
            <w:tcW w:w="2588" w:type="dxa"/>
          </w:tcPr>
          <w:p w14:paraId="3507E4A6" w14:textId="1ECCC2F6" w:rsidR="003A4336" w:rsidRDefault="003A4336" w:rsidP="003A4336">
            <w:pPr>
              <w:pStyle w:val="ncs-body"/>
              <w:jc w:val="left"/>
              <w:rPr>
                <w:rFonts w:eastAsiaTheme="minorEastAsia"/>
                <w:lang w:eastAsia="zh-CN"/>
              </w:rPr>
            </w:pPr>
            <w:r w:rsidRPr="000640BB">
              <w:rPr>
                <w:rFonts w:eastAsiaTheme="minorEastAsia" w:hint="eastAsia"/>
                <w:lang w:eastAsia="zh-CN"/>
              </w:rPr>
              <w:t>no-record</w:t>
            </w:r>
            <w:r w:rsidR="00C322A4">
              <w:rPr>
                <w:rFonts w:eastAsiaTheme="minorEastAsia"/>
                <w:lang w:eastAsia="zh-CN"/>
              </w:rPr>
              <w:t>ing</w:t>
            </w:r>
          </w:p>
        </w:tc>
        <w:tc>
          <w:tcPr>
            <w:tcW w:w="1986" w:type="dxa"/>
          </w:tcPr>
          <w:p w14:paraId="4973B752" w14:textId="77777777" w:rsidR="003A4336" w:rsidRPr="00B0567F" w:rsidRDefault="003A4336" w:rsidP="003A4336">
            <w:pPr>
              <w:pStyle w:val="ncs-body"/>
              <w:jc w:val="left"/>
              <w:rPr>
                <w:rFonts w:eastAsiaTheme="minorEastAsia"/>
                <w:lang w:eastAsia="zh-CN"/>
              </w:rPr>
            </w:pPr>
          </w:p>
        </w:tc>
        <w:tc>
          <w:tcPr>
            <w:tcW w:w="3100" w:type="dxa"/>
          </w:tcPr>
          <w:p w14:paraId="0ADB8215" w14:textId="469E7ECF" w:rsidR="003A4336" w:rsidRPr="00AE5D75" w:rsidRDefault="003A4336" w:rsidP="003A4336">
            <w:pPr>
              <w:pStyle w:val="ncs-body"/>
              <w:jc w:val="left"/>
              <w:rPr>
                <w:rFonts w:eastAsiaTheme="minorEastAsia"/>
                <w:lang w:eastAsia="zh-CN"/>
              </w:rPr>
            </w:pPr>
            <w:r w:rsidRPr="00B0567F">
              <w:rPr>
                <w:rFonts w:eastAsiaTheme="minorEastAsia" w:hint="eastAsia"/>
                <w:lang w:eastAsia="zh-CN"/>
              </w:rPr>
              <w:t>The requested channel has no records.</w:t>
            </w:r>
          </w:p>
        </w:tc>
      </w:tr>
    </w:tbl>
    <w:p w14:paraId="1885E6C5" w14:textId="77777777" w:rsidR="00427CD8" w:rsidRDefault="00427CD8" w:rsidP="000A4617">
      <w:pPr>
        <w:widowControl/>
        <w:jc w:val="left"/>
        <w:rPr>
          <w:rFonts w:ascii="Arial" w:eastAsia="Arial" w:hAnsi="Arial" w:cs="Arial"/>
          <w:color w:val="000000" w:themeColor="text1"/>
          <w:kern w:val="0"/>
          <w:sz w:val="22"/>
          <w:lang w:val="en-GB" w:eastAsia="en-US"/>
        </w:rPr>
      </w:pPr>
    </w:p>
    <w:p w14:paraId="5747C655" w14:textId="77777777" w:rsidR="000A4617" w:rsidRPr="00976094" w:rsidRDefault="000A4617" w:rsidP="00CC2CE8">
      <w:pPr>
        <w:pStyle w:val="Heading3"/>
        <w:jc w:val="left"/>
        <w:rPr>
          <w:rFonts w:eastAsia="Arial"/>
          <w:b/>
          <w:color w:val="000000" w:themeColor="text1"/>
          <w:lang w:val="en-SG"/>
        </w:rPr>
      </w:pPr>
      <w:bookmarkStart w:id="330" w:name="_Toc206891476"/>
      <w:bookmarkStart w:id="331" w:name="_Toc207034946"/>
      <w:bookmarkStart w:id="332" w:name="_Ref209543146"/>
      <w:bookmarkStart w:id="333" w:name="_Toc212542678"/>
      <w:bookmarkStart w:id="334" w:name="_Toc216180152"/>
      <w:r w:rsidRPr="00976094">
        <w:rPr>
          <w:rFonts w:eastAsia="Arial"/>
          <w:b/>
          <w:color w:val="000000" w:themeColor="text1"/>
          <w:lang w:val="en-SG"/>
        </w:rPr>
        <w:t>PTZ Control</w:t>
      </w:r>
      <w:bookmarkEnd w:id="330"/>
      <w:bookmarkEnd w:id="331"/>
      <w:bookmarkEnd w:id="332"/>
      <w:bookmarkEnd w:id="333"/>
      <w:bookmarkEnd w:id="334"/>
    </w:p>
    <w:p w14:paraId="1C8FF813" w14:textId="694F51BC" w:rsidR="006C691C" w:rsidRPr="00515E7B" w:rsidRDefault="006C691C" w:rsidP="00F30264">
      <w:pPr>
        <w:pStyle w:val="ListParagraph"/>
        <w:numPr>
          <w:ilvl w:val="0"/>
          <w:numId w:val="58"/>
        </w:numPr>
        <w:jc w:val="left"/>
        <w:rPr>
          <w:rFonts w:cs="Arial"/>
          <w:color w:val="000000" w:themeColor="text1"/>
        </w:rPr>
      </w:pPr>
      <w:r w:rsidRPr="00561346">
        <w:rPr>
          <w:rFonts w:eastAsia="Arial"/>
          <w:color w:val="000000" w:themeColor="text1"/>
          <w:lang w:val="en-SG"/>
        </w:rPr>
        <w:t xml:space="preserve">This message is sent when </w:t>
      </w:r>
      <w:r>
        <w:rPr>
          <w:rFonts w:eastAsia="Arial"/>
          <w:color w:val="000000" w:themeColor="text1"/>
          <w:lang w:val="en-SG"/>
        </w:rPr>
        <w:t>C3</w:t>
      </w:r>
      <w:r w:rsidRPr="00561346">
        <w:rPr>
          <w:rFonts w:eastAsia="Arial"/>
          <w:color w:val="000000" w:themeColor="text1"/>
          <w:lang w:val="en-SG"/>
        </w:rPr>
        <w:t xml:space="preserve"> </w:t>
      </w:r>
      <w:r w:rsidR="002310D1" w:rsidRPr="00561346">
        <w:rPr>
          <w:rFonts w:eastAsia="Arial"/>
          <w:color w:val="000000" w:themeColor="text1"/>
          <w:szCs w:val="22"/>
          <w:lang w:val="en-SG"/>
        </w:rPr>
        <w:t>tries to control the camera</w:t>
      </w:r>
      <w:r w:rsidRPr="00515E7B">
        <w:rPr>
          <w:rFonts w:eastAsia="Arial" w:cs="Arial"/>
          <w:color w:val="000000" w:themeColor="text1"/>
          <w:lang w:val="en-SG"/>
        </w:rPr>
        <w:t xml:space="preserve">. </w:t>
      </w:r>
    </w:p>
    <w:p w14:paraId="3CFC3D4D" w14:textId="77777777" w:rsidR="006C691C" w:rsidRPr="00561047" w:rsidRDefault="006C691C" w:rsidP="00561047">
      <w:pPr>
        <w:pStyle w:val="ListParagraph"/>
        <w:numPr>
          <w:ilvl w:val="0"/>
          <w:numId w:val="58"/>
        </w:numPr>
        <w:jc w:val="left"/>
        <w:rPr>
          <w:rFonts w:eastAsia="Arial" w:cs="Arial"/>
          <w:color w:val="000000" w:themeColor="text1"/>
        </w:rPr>
      </w:pPr>
      <w:r w:rsidRPr="00D96679">
        <w:rPr>
          <w:rFonts w:eastAsia="Arial" w:cs="Arial"/>
          <w:color w:val="000000" w:themeColor="text1"/>
          <w:lang w:val="en-SG"/>
        </w:rPr>
        <w:t>Request:</w:t>
      </w:r>
    </w:p>
    <w:p w14:paraId="33C887F1" w14:textId="77777777" w:rsidR="006C691C" w:rsidRPr="00561047" w:rsidRDefault="006C691C" w:rsidP="00561047">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Pr="00B65CA7">
        <w:rPr>
          <w:rFonts w:eastAsia="Arial" w:cs="Arial"/>
          <w:color w:val="000000" w:themeColor="text1"/>
          <w:lang w:val="en-SG"/>
        </w:rPr>
        <w:t>POST</w:t>
      </w:r>
    </w:p>
    <w:p w14:paraId="2F1401A4" w14:textId="12C25390" w:rsidR="006C691C" w:rsidRPr="009960AC" w:rsidRDefault="00712F3E" w:rsidP="0056104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00561047" w:rsidRPr="00561047">
        <w:rPr>
          <w:rFonts w:eastAsia="Arial" w:cs="Arial"/>
          <w:color w:val="000000" w:themeColor="text1"/>
          <w:lang w:val="en-SG"/>
        </w:rPr>
        <w:t>:</w:t>
      </w:r>
      <w:r w:rsidR="00561047" w:rsidRPr="00561047">
        <w:rPr>
          <w:rFonts w:eastAsia="Arial" w:cs="Arial" w:hint="eastAsia"/>
          <w:color w:val="000000" w:themeColor="text1"/>
          <w:lang w:val="en-SG"/>
        </w:rPr>
        <w:t xml:space="preserve"> </w:t>
      </w:r>
      <w:r w:rsidR="005C61B0">
        <w:rPr>
          <w:rFonts w:eastAsiaTheme="minorEastAsia" w:cs="Arial" w:hint="eastAsia"/>
          <w:color w:val="000000" w:themeColor="text1"/>
          <w:lang w:val="en-SG" w:eastAsia="zh-CN"/>
        </w:rPr>
        <w:t>sensor</w:t>
      </w:r>
      <w:r w:rsidR="006C691C" w:rsidRPr="00561047">
        <w:rPr>
          <w:rFonts w:eastAsia="Arial" w:cs="Arial"/>
          <w:color w:val="000000" w:themeColor="text1"/>
          <w:lang w:val="en-SG"/>
        </w:rPr>
        <w:t>/</w:t>
      </w:r>
      <w:proofErr w:type="spellStart"/>
      <w:r w:rsidR="00DC0771">
        <w:rPr>
          <w:rFonts w:eastAsiaTheme="minorEastAsia" w:cs="Arial" w:hint="eastAsia"/>
          <w:color w:val="000000" w:themeColor="text1"/>
          <w:lang w:val="en-SG" w:eastAsia="zh-CN"/>
        </w:rPr>
        <w:t>ptz</w:t>
      </w:r>
      <w:proofErr w:type="spellEnd"/>
    </w:p>
    <w:p w14:paraId="035C18F9" w14:textId="6F44B545" w:rsidR="000A4617" w:rsidRPr="00561047" w:rsidRDefault="006C691C" w:rsidP="0056104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Body:</w:t>
      </w:r>
    </w:p>
    <w:tbl>
      <w:tblPr>
        <w:tblW w:w="9672" w:type="dxa"/>
        <w:tblLayout w:type="fixed"/>
        <w:tblLook w:val="04A0" w:firstRow="1" w:lastRow="0" w:firstColumn="1" w:lastColumn="0" w:noHBand="0" w:noVBand="1"/>
      </w:tblPr>
      <w:tblGrid>
        <w:gridCol w:w="1274"/>
        <w:gridCol w:w="1331"/>
        <w:gridCol w:w="1350"/>
        <w:gridCol w:w="2700"/>
        <w:gridCol w:w="3017"/>
      </w:tblGrid>
      <w:tr w:rsidR="000A4617" w:rsidRPr="002B1D64" w14:paraId="55DBB8B5" w14:textId="77777777" w:rsidTr="6A2D4541">
        <w:trPr>
          <w:trHeight w:val="695"/>
        </w:trPr>
        <w:tc>
          <w:tcPr>
            <w:tcW w:w="12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36CC43" w14:textId="77777777" w:rsidR="000A4617" w:rsidRPr="002B1D64" w:rsidRDefault="000A4617" w:rsidP="00CC2CE8">
            <w:pPr>
              <w:widowControl/>
              <w:jc w:val="left"/>
              <w:rPr>
                <w:rFonts w:ascii="Arial" w:eastAsia="Times New Roman" w:hAnsi="Arial" w:cs="Arial"/>
                <w:b/>
                <w:bCs/>
                <w:color w:val="000000"/>
                <w:kern w:val="0"/>
                <w:sz w:val="22"/>
              </w:rPr>
            </w:pPr>
            <w:r w:rsidRPr="002B1D64">
              <w:rPr>
                <w:rFonts w:ascii="Arial" w:eastAsia="Times New Roman" w:hAnsi="Arial" w:cs="Arial"/>
                <w:b/>
                <w:bCs/>
                <w:color w:val="000000"/>
                <w:kern w:val="0"/>
                <w:sz w:val="22"/>
              </w:rPr>
              <w:t xml:space="preserve">Field </w:t>
            </w:r>
            <w:r w:rsidRPr="002B1D64">
              <w:rPr>
                <w:rFonts w:ascii="Arial" w:eastAsia="Times New Roman" w:hAnsi="Arial" w:cs="Arial"/>
                <w:b/>
                <w:bCs/>
                <w:color w:val="000000"/>
                <w:kern w:val="0"/>
                <w:sz w:val="22"/>
              </w:rPr>
              <w:br/>
              <w:t>Name</w:t>
            </w:r>
          </w:p>
        </w:tc>
        <w:tc>
          <w:tcPr>
            <w:tcW w:w="133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447354D" w14:textId="77777777" w:rsidR="000A4617" w:rsidRPr="002B1D64" w:rsidRDefault="000A4617" w:rsidP="00CC2CE8">
            <w:pPr>
              <w:widowControl/>
              <w:jc w:val="left"/>
              <w:rPr>
                <w:rFonts w:ascii="Arial" w:eastAsia="Times New Roman" w:hAnsi="Arial" w:cs="Arial"/>
                <w:b/>
                <w:bCs/>
                <w:color w:val="000000"/>
                <w:kern w:val="0"/>
                <w:sz w:val="22"/>
              </w:rPr>
            </w:pPr>
            <w:r w:rsidRPr="002B1D64">
              <w:rPr>
                <w:rFonts w:ascii="Arial" w:eastAsia="Times New Roman" w:hAnsi="Arial" w:cs="Arial"/>
                <w:b/>
                <w:bCs/>
                <w:color w:val="000000"/>
                <w:kern w:val="0"/>
                <w:sz w:val="22"/>
              </w:rPr>
              <w:t xml:space="preserve">Data </w:t>
            </w:r>
            <w:r w:rsidRPr="002B1D64">
              <w:rPr>
                <w:rFonts w:ascii="Arial" w:eastAsia="Times New Roman" w:hAnsi="Arial" w:cs="Arial"/>
                <w:b/>
                <w:bCs/>
                <w:color w:val="000000"/>
                <w:kern w:val="0"/>
                <w:sz w:val="22"/>
              </w:rPr>
              <w:br/>
              <w:t xml:space="preserve">Type </w:t>
            </w:r>
          </w:p>
        </w:tc>
        <w:tc>
          <w:tcPr>
            <w:tcW w:w="135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AD4BAB0" w14:textId="77777777" w:rsidR="000A4617" w:rsidRPr="002B1D64" w:rsidRDefault="000A4617" w:rsidP="00CC2CE8">
            <w:pPr>
              <w:widowControl/>
              <w:jc w:val="left"/>
              <w:rPr>
                <w:rFonts w:ascii="Arial" w:eastAsia="Times New Roman" w:hAnsi="Arial" w:cs="Arial"/>
                <w:b/>
                <w:bCs/>
                <w:color w:val="000000"/>
                <w:kern w:val="0"/>
                <w:sz w:val="22"/>
              </w:rPr>
            </w:pPr>
            <w:r w:rsidRPr="002B1D64">
              <w:rPr>
                <w:rFonts w:ascii="Arial" w:eastAsia="Times New Roman" w:hAnsi="Arial" w:cs="Arial"/>
                <w:b/>
                <w:bCs/>
                <w:color w:val="000000"/>
                <w:kern w:val="0"/>
                <w:sz w:val="22"/>
              </w:rPr>
              <w:t xml:space="preserve">Mandatory </w:t>
            </w:r>
          </w:p>
        </w:tc>
        <w:tc>
          <w:tcPr>
            <w:tcW w:w="27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E0AEB8B" w14:textId="77777777" w:rsidR="000A4617" w:rsidRPr="002B1D64" w:rsidRDefault="000A4617" w:rsidP="00CC2CE8">
            <w:pPr>
              <w:widowControl/>
              <w:jc w:val="left"/>
              <w:rPr>
                <w:rFonts w:ascii="Arial" w:eastAsia="Times New Roman" w:hAnsi="Arial" w:cs="Arial"/>
                <w:b/>
                <w:bCs/>
                <w:color w:val="000000"/>
                <w:kern w:val="0"/>
                <w:sz w:val="22"/>
              </w:rPr>
            </w:pPr>
            <w:r w:rsidRPr="002B1D64">
              <w:rPr>
                <w:rFonts w:ascii="Arial" w:eastAsia="Times New Roman" w:hAnsi="Arial" w:cs="Arial"/>
                <w:b/>
                <w:bCs/>
                <w:color w:val="000000"/>
                <w:kern w:val="0"/>
                <w:sz w:val="22"/>
              </w:rPr>
              <w:t>Allowed values</w:t>
            </w:r>
          </w:p>
        </w:tc>
        <w:tc>
          <w:tcPr>
            <w:tcW w:w="301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3FB2C36" w14:textId="77777777" w:rsidR="000A4617" w:rsidRPr="002B1D64" w:rsidRDefault="000A4617" w:rsidP="00CC2CE8">
            <w:pPr>
              <w:widowControl/>
              <w:jc w:val="left"/>
              <w:rPr>
                <w:rFonts w:ascii="Arial" w:eastAsia="Times New Roman" w:hAnsi="Arial" w:cs="Arial"/>
                <w:b/>
                <w:bCs/>
                <w:color w:val="000000"/>
                <w:kern w:val="0"/>
                <w:sz w:val="22"/>
              </w:rPr>
            </w:pPr>
            <w:r w:rsidRPr="002B1D64">
              <w:rPr>
                <w:rFonts w:ascii="Arial" w:eastAsia="Times New Roman" w:hAnsi="Arial" w:cs="Arial"/>
                <w:b/>
                <w:bCs/>
                <w:color w:val="000000"/>
                <w:kern w:val="0"/>
                <w:sz w:val="22"/>
              </w:rPr>
              <w:t>Description</w:t>
            </w:r>
          </w:p>
        </w:tc>
      </w:tr>
      <w:tr w:rsidR="000A4617" w:rsidRPr="002B1D64" w14:paraId="507DDE8E" w14:textId="77777777" w:rsidTr="00FB09FF">
        <w:trPr>
          <w:trHeight w:val="695"/>
        </w:trPr>
        <w:tc>
          <w:tcPr>
            <w:tcW w:w="1274" w:type="dxa"/>
            <w:tcBorders>
              <w:top w:val="nil"/>
              <w:left w:val="single" w:sz="4" w:space="0" w:color="auto"/>
              <w:bottom w:val="single" w:sz="4" w:space="0" w:color="auto"/>
              <w:right w:val="single" w:sz="4" w:space="0" w:color="auto"/>
            </w:tcBorders>
            <w:vAlign w:val="center"/>
            <w:hideMark/>
          </w:tcPr>
          <w:p w14:paraId="06962238" w14:textId="77777777" w:rsidR="000A4617" w:rsidRPr="002B1D64" w:rsidRDefault="000A4617" w:rsidP="00F01602">
            <w:pPr>
              <w:widowControl/>
              <w:jc w:val="left"/>
              <w:rPr>
                <w:rFonts w:ascii="Arial" w:eastAsia="Times New Roman" w:hAnsi="Arial" w:cs="Arial"/>
                <w:color w:val="000000"/>
                <w:kern w:val="0"/>
                <w:sz w:val="22"/>
              </w:rPr>
            </w:pPr>
            <w:proofErr w:type="spellStart"/>
            <w:r w:rsidRPr="002B1D64">
              <w:rPr>
                <w:rFonts w:ascii="Arial" w:eastAsia="Times New Roman" w:hAnsi="Arial" w:cs="Arial"/>
                <w:color w:val="000000"/>
                <w:kern w:val="0"/>
                <w:sz w:val="22"/>
              </w:rPr>
              <w:t>channelId</w:t>
            </w:r>
            <w:proofErr w:type="spellEnd"/>
            <w:r w:rsidRPr="002B1D64">
              <w:rPr>
                <w:rFonts w:ascii="Arial" w:eastAsia="Times New Roman" w:hAnsi="Arial" w:cs="Arial"/>
                <w:color w:val="000000"/>
                <w:kern w:val="0"/>
                <w:sz w:val="22"/>
              </w:rPr>
              <w:t> </w:t>
            </w:r>
          </w:p>
        </w:tc>
        <w:tc>
          <w:tcPr>
            <w:tcW w:w="1331" w:type="dxa"/>
            <w:tcBorders>
              <w:top w:val="nil"/>
              <w:left w:val="nil"/>
              <w:bottom w:val="single" w:sz="4" w:space="0" w:color="auto"/>
              <w:right w:val="single" w:sz="4" w:space="0" w:color="auto"/>
            </w:tcBorders>
            <w:vAlign w:val="center"/>
            <w:hideMark/>
          </w:tcPr>
          <w:p w14:paraId="48AB7AA9" w14:textId="1DEC56A2" w:rsidR="000A4617" w:rsidRPr="002B1D64"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0A4617" w:rsidRPr="002B1D64">
              <w:rPr>
                <w:rFonts w:ascii="Arial" w:eastAsia="Times New Roman" w:hAnsi="Arial" w:cs="Arial"/>
                <w:color w:val="000000"/>
                <w:kern w:val="0"/>
                <w:sz w:val="22"/>
              </w:rPr>
              <w:t>32)</w:t>
            </w:r>
          </w:p>
        </w:tc>
        <w:tc>
          <w:tcPr>
            <w:tcW w:w="1350" w:type="dxa"/>
            <w:tcBorders>
              <w:top w:val="nil"/>
              <w:left w:val="nil"/>
              <w:bottom w:val="single" w:sz="4" w:space="0" w:color="auto"/>
              <w:right w:val="single" w:sz="4" w:space="0" w:color="auto"/>
            </w:tcBorders>
            <w:vAlign w:val="center"/>
            <w:hideMark/>
          </w:tcPr>
          <w:p w14:paraId="758D87B3" w14:textId="77777777" w:rsidR="000A4617" w:rsidRPr="002B1D64" w:rsidRDefault="000A4617" w:rsidP="00F01602">
            <w:pPr>
              <w:widowControl/>
              <w:jc w:val="left"/>
              <w:rPr>
                <w:rFonts w:ascii="Arial" w:eastAsia="Times New Roman" w:hAnsi="Arial" w:cs="Arial"/>
                <w:color w:val="000000"/>
                <w:kern w:val="0"/>
                <w:sz w:val="22"/>
              </w:rPr>
            </w:pPr>
            <w:r w:rsidRPr="002B1D64">
              <w:rPr>
                <w:rFonts w:ascii="Arial" w:eastAsia="Times New Roman" w:hAnsi="Arial" w:cs="Arial"/>
                <w:color w:val="000000"/>
                <w:kern w:val="0"/>
                <w:sz w:val="22"/>
              </w:rPr>
              <w:t>Yes</w:t>
            </w:r>
          </w:p>
        </w:tc>
        <w:tc>
          <w:tcPr>
            <w:tcW w:w="2700" w:type="dxa"/>
            <w:tcBorders>
              <w:top w:val="nil"/>
              <w:left w:val="nil"/>
              <w:bottom w:val="single" w:sz="4" w:space="0" w:color="auto"/>
              <w:right w:val="single" w:sz="4" w:space="0" w:color="auto"/>
            </w:tcBorders>
            <w:vAlign w:val="center"/>
            <w:hideMark/>
          </w:tcPr>
          <w:p w14:paraId="0D75B0EF" w14:textId="77777777" w:rsidR="00F01602" w:rsidRPr="00CD41A8" w:rsidRDefault="00F01602" w:rsidP="00F01602">
            <w:pPr>
              <w:widowControl/>
              <w:spacing w:before="100"/>
              <w:jc w:val="left"/>
              <w:rPr>
                <w:rFonts w:ascii="Arial" w:hAnsi="Arial" w:cs="Arial"/>
                <w:color w:val="000000" w:themeColor="text1"/>
                <w:sz w:val="22"/>
              </w:rPr>
            </w:pPr>
            <w:r w:rsidRPr="645ABCF6">
              <w:rPr>
                <w:rFonts w:ascii="Arial" w:hAnsi="Arial" w:cs="Arial"/>
                <w:color w:val="000000" w:themeColor="text1"/>
                <w:sz w:val="22"/>
              </w:rPr>
              <w:t>Character set:</w:t>
            </w:r>
          </w:p>
          <w:p w14:paraId="742BB9B1" w14:textId="1852527E" w:rsidR="00F01602" w:rsidRPr="00CD41A8" w:rsidRDefault="00F01602" w:rsidP="00F30264">
            <w:pPr>
              <w:pStyle w:val="ListParagraph"/>
              <w:numPr>
                <w:ilvl w:val="0"/>
                <w:numId w:val="42"/>
              </w:numPr>
              <w:spacing w:before="100" w:line="240" w:lineRule="auto"/>
              <w:jc w:val="left"/>
              <w:rPr>
                <w:rFonts w:cs="Arial"/>
                <w:color w:val="000000" w:themeColor="text1"/>
              </w:rPr>
            </w:pPr>
            <w:r w:rsidRPr="645ABCF6">
              <w:rPr>
                <w:rFonts w:cs="Arial"/>
                <w:color w:val="000000" w:themeColor="text1"/>
              </w:rPr>
              <w:t>a-z</w:t>
            </w:r>
          </w:p>
          <w:p w14:paraId="519BC3DB" w14:textId="5F94C9E8" w:rsidR="000A4617" w:rsidRPr="002B1D64" w:rsidRDefault="00F01602" w:rsidP="00B06F73">
            <w:pPr>
              <w:pStyle w:val="ListParagraph"/>
              <w:numPr>
                <w:ilvl w:val="0"/>
                <w:numId w:val="42"/>
              </w:numPr>
              <w:spacing w:before="100" w:line="240" w:lineRule="auto"/>
              <w:jc w:val="left"/>
              <w:rPr>
                <w:rFonts w:cs="Arial"/>
                <w:b/>
                <w:bCs/>
                <w:color w:val="000000"/>
              </w:rPr>
            </w:pPr>
            <w:r w:rsidRPr="645ABCF6">
              <w:rPr>
                <w:rFonts w:cs="Arial"/>
                <w:color w:val="000000" w:themeColor="text1"/>
              </w:rPr>
              <w:t>0-9</w:t>
            </w:r>
          </w:p>
        </w:tc>
        <w:tc>
          <w:tcPr>
            <w:tcW w:w="3017" w:type="dxa"/>
            <w:tcBorders>
              <w:top w:val="nil"/>
              <w:left w:val="nil"/>
              <w:bottom w:val="single" w:sz="4" w:space="0" w:color="auto"/>
              <w:right w:val="single" w:sz="4" w:space="0" w:color="auto"/>
            </w:tcBorders>
            <w:vAlign w:val="center"/>
            <w:hideMark/>
          </w:tcPr>
          <w:p w14:paraId="73E99BE0" w14:textId="53868CBA" w:rsidR="00F01602" w:rsidRDefault="000A4617" w:rsidP="00F01602">
            <w:pPr>
              <w:widowControl/>
              <w:jc w:val="left"/>
              <w:rPr>
                <w:rFonts w:ascii="Arial" w:hAnsi="Arial" w:cs="Arial"/>
                <w:color w:val="000000"/>
                <w:kern w:val="0"/>
                <w:sz w:val="22"/>
              </w:rPr>
            </w:pPr>
            <w:r w:rsidRPr="002B1D64">
              <w:rPr>
                <w:rFonts w:ascii="Arial" w:eastAsia="Times New Roman" w:hAnsi="Arial" w:cs="Arial"/>
                <w:color w:val="000000"/>
                <w:kern w:val="0"/>
                <w:sz w:val="22"/>
              </w:rPr>
              <w:t xml:space="preserve">Channel ID, a </w:t>
            </w:r>
            <w:r w:rsidR="008732F1">
              <w:rPr>
                <w:rFonts w:ascii="Arial" w:eastAsia="Times New Roman" w:hAnsi="Arial" w:cs="Arial"/>
                <w:color w:val="000000"/>
                <w:kern w:val="0"/>
                <w:sz w:val="22"/>
              </w:rPr>
              <w:t>UUID</w:t>
            </w:r>
          </w:p>
          <w:p w14:paraId="640DCB25" w14:textId="5FD506A8" w:rsidR="00F01602" w:rsidRDefault="00196106" w:rsidP="00F01602">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5FB57CB4" w14:textId="00374481" w:rsidR="000A4617" w:rsidRPr="002B1D64" w:rsidRDefault="00F01602">
            <w:pPr>
              <w:widowControl/>
              <w:jc w:val="left"/>
              <w:rPr>
                <w:rFonts w:ascii="Arial" w:eastAsia="Times New Roman" w:hAnsi="Arial" w:cs="Arial"/>
                <w:color w:val="000000"/>
                <w:kern w:val="0"/>
                <w:sz w:val="22"/>
              </w:rPr>
            </w:pPr>
            <w:r w:rsidRPr="00E1352E">
              <w:rPr>
                <w:rFonts w:ascii="Arial" w:eastAsia="Times New Roman" w:hAnsi="Arial" w:cs="Arial"/>
                <w:color w:val="000000"/>
                <w:kern w:val="0"/>
                <w:sz w:val="22"/>
              </w:rPr>
              <w:t>52d86f9b83a1ac82743ae642fe4cb800</w:t>
            </w:r>
          </w:p>
        </w:tc>
      </w:tr>
      <w:tr w:rsidR="000A4617" w:rsidRPr="002B1D64" w14:paraId="79C60B38" w14:textId="77777777" w:rsidTr="00FB09FF">
        <w:trPr>
          <w:trHeight w:val="2781"/>
        </w:trPr>
        <w:tc>
          <w:tcPr>
            <w:tcW w:w="1274" w:type="dxa"/>
            <w:tcBorders>
              <w:top w:val="nil"/>
              <w:left w:val="single" w:sz="4" w:space="0" w:color="auto"/>
              <w:bottom w:val="single" w:sz="4" w:space="0" w:color="auto"/>
              <w:right w:val="single" w:sz="4" w:space="0" w:color="auto"/>
            </w:tcBorders>
            <w:vAlign w:val="center"/>
            <w:hideMark/>
          </w:tcPr>
          <w:p w14:paraId="39199DF0" w14:textId="77777777" w:rsidR="000A4617" w:rsidRPr="002B1D64" w:rsidRDefault="000A4617">
            <w:pPr>
              <w:widowControl/>
              <w:jc w:val="left"/>
              <w:rPr>
                <w:rFonts w:ascii="Arial" w:eastAsia="Times New Roman" w:hAnsi="Arial" w:cs="Arial"/>
                <w:color w:val="000000"/>
                <w:kern w:val="0"/>
                <w:sz w:val="22"/>
              </w:rPr>
            </w:pPr>
            <w:r w:rsidRPr="002B1D64">
              <w:rPr>
                <w:rFonts w:ascii="Arial" w:eastAsia="Times New Roman" w:hAnsi="Arial" w:cs="Arial"/>
                <w:color w:val="000000"/>
                <w:kern w:val="0"/>
                <w:sz w:val="22"/>
              </w:rPr>
              <w:lastRenderedPageBreak/>
              <w:t>action </w:t>
            </w:r>
          </w:p>
        </w:tc>
        <w:tc>
          <w:tcPr>
            <w:tcW w:w="1331" w:type="dxa"/>
            <w:tcBorders>
              <w:top w:val="nil"/>
              <w:left w:val="nil"/>
              <w:bottom w:val="single" w:sz="4" w:space="0" w:color="auto"/>
              <w:right w:val="single" w:sz="4" w:space="0" w:color="auto"/>
            </w:tcBorders>
            <w:vAlign w:val="center"/>
            <w:hideMark/>
          </w:tcPr>
          <w:p w14:paraId="26CCDC6D" w14:textId="124C0B07" w:rsidR="000A4617" w:rsidRPr="002B1D64"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0A4617" w:rsidRPr="002B1D64">
              <w:rPr>
                <w:rFonts w:ascii="Arial" w:eastAsia="Times New Roman" w:hAnsi="Arial" w:cs="Arial"/>
                <w:color w:val="000000"/>
                <w:kern w:val="0"/>
                <w:sz w:val="22"/>
              </w:rPr>
              <w:t>30) </w:t>
            </w:r>
          </w:p>
        </w:tc>
        <w:tc>
          <w:tcPr>
            <w:tcW w:w="1350" w:type="dxa"/>
            <w:tcBorders>
              <w:top w:val="nil"/>
              <w:left w:val="nil"/>
              <w:bottom w:val="single" w:sz="4" w:space="0" w:color="auto"/>
              <w:right w:val="single" w:sz="4" w:space="0" w:color="auto"/>
            </w:tcBorders>
            <w:vAlign w:val="center"/>
            <w:hideMark/>
          </w:tcPr>
          <w:p w14:paraId="1C310C14" w14:textId="77777777" w:rsidR="000A4617" w:rsidRPr="002B1D64" w:rsidRDefault="000A4617" w:rsidP="00CC2CE8">
            <w:pPr>
              <w:widowControl/>
              <w:jc w:val="left"/>
              <w:rPr>
                <w:rFonts w:ascii="Arial" w:eastAsia="Times New Roman" w:hAnsi="Arial" w:cs="Arial"/>
                <w:color w:val="000000"/>
                <w:kern w:val="0"/>
                <w:sz w:val="22"/>
              </w:rPr>
            </w:pPr>
            <w:r w:rsidRPr="002B1D64">
              <w:rPr>
                <w:rFonts w:ascii="Arial" w:eastAsia="Times New Roman" w:hAnsi="Arial" w:cs="Arial"/>
                <w:color w:val="000000"/>
                <w:kern w:val="0"/>
                <w:sz w:val="22"/>
              </w:rPr>
              <w:t>Yes</w:t>
            </w:r>
          </w:p>
        </w:tc>
        <w:tc>
          <w:tcPr>
            <w:tcW w:w="2700" w:type="dxa"/>
            <w:tcBorders>
              <w:top w:val="nil"/>
              <w:left w:val="nil"/>
              <w:bottom w:val="single" w:sz="4" w:space="0" w:color="auto"/>
              <w:right w:val="single" w:sz="4" w:space="0" w:color="auto"/>
            </w:tcBorders>
            <w:vAlign w:val="center"/>
            <w:hideMark/>
          </w:tcPr>
          <w:p w14:paraId="20A923E0" w14:textId="2FF77A29" w:rsidR="000A4617" w:rsidRPr="00DF7C72" w:rsidRDefault="00DF7C72">
            <w:pPr>
              <w:widowControl/>
              <w:jc w:val="left"/>
              <w:rPr>
                <w:rFonts w:ascii="Arial" w:eastAsia="Times New Roman" w:hAnsi="Arial" w:cs="Arial"/>
                <w:color w:val="000000"/>
                <w:kern w:val="0"/>
                <w:sz w:val="22"/>
              </w:rPr>
            </w:pPr>
            <w:r w:rsidRPr="00DF7C72">
              <w:rPr>
                <w:rFonts w:ascii="Arial" w:eastAsia="Times New Roman" w:hAnsi="Arial" w:cs="Arial"/>
                <w:color w:val="000000"/>
                <w:kern w:val="0"/>
                <w:sz w:val="22"/>
              </w:rPr>
              <w:t xml:space="preserve">• </w:t>
            </w:r>
            <w:r w:rsidR="000A4617" w:rsidRPr="00DF7C72">
              <w:rPr>
                <w:rFonts w:ascii="Arial" w:eastAsia="Times New Roman" w:hAnsi="Arial" w:cs="Arial"/>
                <w:color w:val="000000"/>
                <w:kern w:val="0"/>
                <w:sz w:val="22"/>
              </w:rPr>
              <w:t>pan-right</w:t>
            </w:r>
            <w:r w:rsidRPr="00DF7C72">
              <w:rPr>
                <w:rFonts w:ascii="Arial" w:eastAsia="Times New Roman" w:hAnsi="Arial" w:cs="Arial"/>
                <w:color w:val="000000"/>
                <w:kern w:val="0"/>
                <w:sz w:val="22"/>
              </w:rPr>
              <w:br/>
              <w:t xml:space="preserve">• </w:t>
            </w:r>
            <w:r w:rsidR="000A4617" w:rsidRPr="00DF7C72">
              <w:rPr>
                <w:rFonts w:ascii="Arial" w:eastAsia="Times New Roman" w:hAnsi="Arial" w:cs="Arial"/>
                <w:color w:val="000000"/>
                <w:kern w:val="0"/>
                <w:sz w:val="22"/>
              </w:rPr>
              <w:t>pan-left</w:t>
            </w:r>
            <w:r w:rsidRPr="00DF7C72">
              <w:rPr>
                <w:rFonts w:ascii="Arial" w:eastAsia="Times New Roman" w:hAnsi="Arial" w:cs="Arial"/>
                <w:color w:val="000000"/>
                <w:kern w:val="0"/>
                <w:sz w:val="22"/>
              </w:rPr>
              <w:br/>
              <w:t xml:space="preserve">• </w:t>
            </w:r>
            <w:r w:rsidR="000A4617" w:rsidRPr="00DF7C72">
              <w:rPr>
                <w:rFonts w:ascii="Arial" w:eastAsia="Times New Roman" w:hAnsi="Arial" w:cs="Arial"/>
                <w:color w:val="000000"/>
                <w:kern w:val="0"/>
                <w:sz w:val="22"/>
              </w:rPr>
              <w:t>tilt-up</w:t>
            </w:r>
            <w:r w:rsidRPr="00DF7C72">
              <w:rPr>
                <w:rFonts w:ascii="Arial" w:eastAsia="Times New Roman" w:hAnsi="Arial" w:cs="Arial"/>
                <w:color w:val="000000"/>
                <w:kern w:val="0"/>
                <w:sz w:val="22"/>
              </w:rPr>
              <w:br/>
              <w:t xml:space="preserve">• </w:t>
            </w:r>
            <w:r w:rsidR="000A4617" w:rsidRPr="00DF7C72">
              <w:rPr>
                <w:rFonts w:ascii="Arial" w:eastAsia="Times New Roman" w:hAnsi="Arial" w:cs="Arial"/>
                <w:color w:val="000000"/>
                <w:kern w:val="0"/>
                <w:sz w:val="22"/>
              </w:rPr>
              <w:t>tilt-down</w:t>
            </w:r>
            <w:r w:rsidRPr="00DF7C72">
              <w:rPr>
                <w:rFonts w:ascii="Arial" w:eastAsia="Times New Roman" w:hAnsi="Arial" w:cs="Arial"/>
                <w:color w:val="000000"/>
                <w:kern w:val="0"/>
                <w:sz w:val="22"/>
              </w:rPr>
              <w:br/>
              <w:t xml:space="preserve">• </w:t>
            </w:r>
            <w:r w:rsidR="000A4617" w:rsidRPr="00DF7C72">
              <w:rPr>
                <w:rFonts w:ascii="Arial" w:eastAsia="Times New Roman" w:hAnsi="Arial" w:cs="Arial"/>
                <w:color w:val="000000"/>
                <w:kern w:val="0"/>
                <w:sz w:val="22"/>
              </w:rPr>
              <w:t>zoom-in</w:t>
            </w:r>
            <w:r w:rsidRPr="00DF7C72">
              <w:rPr>
                <w:rFonts w:ascii="Arial" w:eastAsia="Times New Roman" w:hAnsi="Arial" w:cs="Arial"/>
                <w:color w:val="000000"/>
                <w:kern w:val="0"/>
                <w:sz w:val="22"/>
              </w:rPr>
              <w:br/>
              <w:t>• zoom-out</w:t>
            </w:r>
          </w:p>
        </w:tc>
        <w:tc>
          <w:tcPr>
            <w:tcW w:w="3017" w:type="dxa"/>
            <w:tcBorders>
              <w:top w:val="nil"/>
              <w:left w:val="nil"/>
              <w:bottom w:val="single" w:sz="4" w:space="0" w:color="auto"/>
              <w:right w:val="single" w:sz="4" w:space="0" w:color="auto"/>
            </w:tcBorders>
            <w:vAlign w:val="center"/>
            <w:hideMark/>
          </w:tcPr>
          <w:p w14:paraId="13D1FC3A" w14:textId="441641E6" w:rsidR="000A4617" w:rsidRPr="002B1D64" w:rsidRDefault="000A4617">
            <w:pPr>
              <w:widowControl/>
              <w:jc w:val="left"/>
              <w:rPr>
                <w:rFonts w:ascii="Arial" w:eastAsia="Times New Roman" w:hAnsi="Arial" w:cs="Arial"/>
                <w:color w:val="000000"/>
                <w:kern w:val="0"/>
                <w:sz w:val="22"/>
              </w:rPr>
            </w:pPr>
            <w:r w:rsidRPr="002B1D64">
              <w:rPr>
                <w:rFonts w:ascii="Arial" w:eastAsia="Times New Roman" w:hAnsi="Arial" w:cs="Arial"/>
                <w:color w:val="000000"/>
                <w:kern w:val="0"/>
                <w:sz w:val="22"/>
              </w:rPr>
              <w:t xml:space="preserve">PTZ control command. </w:t>
            </w:r>
            <w:r w:rsidRPr="002B1D64">
              <w:rPr>
                <w:rFonts w:ascii="Arial" w:eastAsia="Times New Roman" w:hAnsi="Arial" w:cs="Arial"/>
                <w:color w:val="000000"/>
                <w:kern w:val="0"/>
                <w:sz w:val="22"/>
              </w:rPr>
              <w:br/>
              <w:t>One of the following status values:</w:t>
            </w:r>
            <w:r w:rsidRPr="002B1D64">
              <w:rPr>
                <w:rFonts w:ascii="Arial" w:eastAsia="Times New Roman" w:hAnsi="Arial" w:cs="Arial"/>
                <w:color w:val="000000"/>
                <w:kern w:val="0"/>
                <w:sz w:val="22"/>
              </w:rPr>
              <w:br/>
            </w:r>
            <w:r w:rsidRPr="00DF7C72">
              <w:rPr>
                <w:rFonts w:ascii="Arial" w:eastAsia="Times New Roman" w:hAnsi="Arial" w:cs="Arial"/>
                <w:color w:val="000000"/>
                <w:kern w:val="0"/>
                <w:sz w:val="22"/>
              </w:rPr>
              <w:t>• pan-right</w:t>
            </w:r>
            <w:r w:rsidRPr="00DF7C72">
              <w:rPr>
                <w:rFonts w:ascii="Arial" w:eastAsia="Times New Roman" w:hAnsi="Arial" w:cs="Arial"/>
                <w:color w:val="000000"/>
                <w:kern w:val="0"/>
                <w:sz w:val="22"/>
              </w:rPr>
              <w:br/>
              <w:t>• pan-left</w:t>
            </w:r>
            <w:r w:rsidRPr="00DF7C72">
              <w:rPr>
                <w:rFonts w:ascii="Arial" w:eastAsia="Times New Roman" w:hAnsi="Arial" w:cs="Arial"/>
                <w:color w:val="000000"/>
                <w:kern w:val="0"/>
                <w:sz w:val="22"/>
              </w:rPr>
              <w:br/>
              <w:t>• tilt-up</w:t>
            </w:r>
            <w:r w:rsidRPr="00DF7C72">
              <w:rPr>
                <w:rFonts w:ascii="Arial" w:eastAsia="Times New Roman" w:hAnsi="Arial" w:cs="Arial"/>
                <w:color w:val="000000"/>
                <w:kern w:val="0"/>
                <w:sz w:val="22"/>
              </w:rPr>
              <w:br/>
              <w:t>• tilt-down</w:t>
            </w:r>
            <w:r w:rsidRPr="00DF7C72">
              <w:rPr>
                <w:rFonts w:ascii="Arial" w:eastAsia="Times New Roman" w:hAnsi="Arial" w:cs="Arial"/>
                <w:color w:val="000000"/>
                <w:kern w:val="0"/>
                <w:sz w:val="22"/>
              </w:rPr>
              <w:br/>
              <w:t>• zoom-in</w:t>
            </w:r>
            <w:r w:rsidRPr="00DF7C72">
              <w:rPr>
                <w:rFonts w:ascii="Arial" w:eastAsia="Times New Roman" w:hAnsi="Arial" w:cs="Arial"/>
                <w:color w:val="000000"/>
                <w:kern w:val="0"/>
                <w:sz w:val="22"/>
              </w:rPr>
              <w:br/>
              <w:t>• zoom-out</w:t>
            </w:r>
          </w:p>
        </w:tc>
      </w:tr>
      <w:tr w:rsidR="000A4617" w:rsidRPr="002B1D64" w14:paraId="22722BA5" w14:textId="77777777" w:rsidTr="00FB09FF">
        <w:trPr>
          <w:trHeight w:val="362"/>
        </w:trPr>
        <w:tc>
          <w:tcPr>
            <w:tcW w:w="1274" w:type="dxa"/>
            <w:tcBorders>
              <w:top w:val="nil"/>
              <w:left w:val="single" w:sz="4" w:space="0" w:color="auto"/>
              <w:bottom w:val="single" w:sz="4" w:space="0" w:color="auto"/>
              <w:right w:val="single" w:sz="4" w:space="0" w:color="auto"/>
            </w:tcBorders>
            <w:vAlign w:val="center"/>
            <w:hideMark/>
          </w:tcPr>
          <w:p w14:paraId="3DA94E7E" w14:textId="77777777" w:rsidR="000A4617" w:rsidRPr="002B1D64" w:rsidRDefault="000A4617">
            <w:pPr>
              <w:widowControl/>
              <w:jc w:val="left"/>
              <w:rPr>
                <w:rFonts w:ascii="Arial" w:eastAsia="Times New Roman" w:hAnsi="Arial" w:cs="Arial"/>
                <w:color w:val="000000"/>
                <w:kern w:val="0"/>
                <w:sz w:val="22"/>
              </w:rPr>
            </w:pPr>
            <w:r w:rsidRPr="002B1D64">
              <w:rPr>
                <w:rFonts w:ascii="Arial" w:eastAsia="Times New Roman" w:hAnsi="Arial" w:cs="Arial"/>
                <w:color w:val="000000"/>
                <w:kern w:val="0"/>
                <w:sz w:val="22"/>
              </w:rPr>
              <w:t>value </w:t>
            </w:r>
          </w:p>
        </w:tc>
        <w:tc>
          <w:tcPr>
            <w:tcW w:w="1331" w:type="dxa"/>
            <w:tcBorders>
              <w:top w:val="nil"/>
              <w:left w:val="nil"/>
              <w:bottom w:val="single" w:sz="4" w:space="0" w:color="auto"/>
              <w:right w:val="single" w:sz="4" w:space="0" w:color="auto"/>
            </w:tcBorders>
            <w:vAlign w:val="center"/>
            <w:hideMark/>
          </w:tcPr>
          <w:p w14:paraId="23350806" w14:textId="65F1A30D" w:rsidR="000A4617" w:rsidRPr="002B1D64" w:rsidRDefault="00FF3A34">
            <w:pPr>
              <w:widowControl/>
              <w:jc w:val="left"/>
              <w:rPr>
                <w:rFonts w:ascii="Arial" w:eastAsia="Times New Roman" w:hAnsi="Arial" w:cs="Arial"/>
                <w:color w:val="000000"/>
                <w:kern w:val="0"/>
                <w:sz w:val="22"/>
              </w:rPr>
            </w:pPr>
            <w:r>
              <w:rPr>
                <w:rFonts w:ascii="Arial" w:hAnsi="Arial" w:cs="Arial" w:hint="eastAsia"/>
                <w:color w:val="000000"/>
                <w:kern w:val="0"/>
                <w:sz w:val="22"/>
              </w:rPr>
              <w:t>Uin</w:t>
            </w:r>
            <w:r w:rsidR="003E400B">
              <w:rPr>
                <w:rFonts w:ascii="Arial" w:hAnsi="Arial" w:cs="Arial" w:hint="eastAsia"/>
                <w:color w:val="000000"/>
                <w:kern w:val="0"/>
                <w:sz w:val="22"/>
              </w:rPr>
              <w:t>t</w:t>
            </w:r>
            <w:r w:rsidR="00BA0EB5">
              <w:rPr>
                <w:rFonts w:ascii="Arial" w:hAnsi="Arial" w:cs="Arial" w:hint="eastAsia"/>
                <w:color w:val="000000"/>
                <w:kern w:val="0"/>
                <w:sz w:val="22"/>
              </w:rPr>
              <w:t>8</w:t>
            </w:r>
            <w:r w:rsidR="000A4617" w:rsidRPr="002B1D64">
              <w:rPr>
                <w:rFonts w:ascii="Arial" w:eastAsia="Times New Roman" w:hAnsi="Arial" w:cs="Arial"/>
                <w:color w:val="000000"/>
                <w:kern w:val="0"/>
                <w:sz w:val="22"/>
              </w:rPr>
              <w:t> </w:t>
            </w:r>
          </w:p>
        </w:tc>
        <w:tc>
          <w:tcPr>
            <w:tcW w:w="1350" w:type="dxa"/>
            <w:tcBorders>
              <w:top w:val="nil"/>
              <w:left w:val="nil"/>
              <w:bottom w:val="single" w:sz="4" w:space="0" w:color="auto"/>
              <w:right w:val="single" w:sz="4" w:space="0" w:color="auto"/>
            </w:tcBorders>
            <w:vAlign w:val="center"/>
            <w:hideMark/>
          </w:tcPr>
          <w:p w14:paraId="44819643" w14:textId="77777777" w:rsidR="000A4617" w:rsidRPr="002B1D64" w:rsidRDefault="000A4617" w:rsidP="00CC2CE8">
            <w:pPr>
              <w:widowControl/>
              <w:jc w:val="left"/>
              <w:rPr>
                <w:rFonts w:ascii="Arial" w:eastAsia="Times New Roman" w:hAnsi="Arial" w:cs="Arial"/>
                <w:color w:val="000000"/>
                <w:kern w:val="0"/>
                <w:sz w:val="22"/>
              </w:rPr>
            </w:pPr>
            <w:r w:rsidRPr="00ED00FF">
              <w:rPr>
                <w:rFonts w:ascii="Arial" w:eastAsia="Times New Roman" w:hAnsi="Arial" w:cs="Arial"/>
                <w:color w:val="000000"/>
                <w:kern w:val="0"/>
                <w:sz w:val="22"/>
              </w:rPr>
              <w:t>No</w:t>
            </w:r>
          </w:p>
        </w:tc>
        <w:tc>
          <w:tcPr>
            <w:tcW w:w="2700" w:type="dxa"/>
            <w:tcBorders>
              <w:top w:val="nil"/>
              <w:left w:val="nil"/>
              <w:bottom w:val="single" w:sz="4" w:space="0" w:color="auto"/>
              <w:right w:val="single" w:sz="4" w:space="0" w:color="auto"/>
            </w:tcBorders>
            <w:vAlign w:val="center"/>
            <w:hideMark/>
          </w:tcPr>
          <w:p w14:paraId="3A6E5824" w14:textId="03390C07" w:rsidR="000A4617" w:rsidRPr="002B1D64" w:rsidRDefault="000A4617">
            <w:pPr>
              <w:widowControl/>
              <w:jc w:val="left"/>
              <w:rPr>
                <w:rFonts w:ascii="Arial" w:eastAsia="Times New Roman" w:hAnsi="Arial" w:cs="Arial"/>
                <w:color w:val="000000"/>
                <w:kern w:val="0"/>
                <w:sz w:val="22"/>
              </w:rPr>
            </w:pPr>
            <w:r>
              <w:rPr>
                <w:rFonts w:ascii="Arial" w:hAnsi="Arial" w:cs="Arial"/>
                <w:color w:val="000000"/>
                <w:kern w:val="0"/>
                <w:sz w:val="22"/>
              </w:rPr>
              <w:t>1</w:t>
            </w:r>
            <w:r w:rsidR="00DF7C72">
              <w:rPr>
                <w:rFonts w:ascii="Arial" w:hAnsi="Arial" w:cs="Arial" w:hint="eastAsia"/>
                <w:color w:val="000000"/>
                <w:kern w:val="0"/>
                <w:sz w:val="22"/>
              </w:rPr>
              <w:t xml:space="preserve"> - </w:t>
            </w:r>
            <w:r w:rsidRPr="002B1D64">
              <w:rPr>
                <w:rFonts w:ascii="Arial" w:eastAsia="Times New Roman" w:hAnsi="Arial" w:cs="Arial"/>
                <w:color w:val="000000"/>
                <w:kern w:val="0"/>
                <w:sz w:val="22"/>
              </w:rPr>
              <w:t>10</w:t>
            </w:r>
          </w:p>
        </w:tc>
        <w:tc>
          <w:tcPr>
            <w:tcW w:w="3017" w:type="dxa"/>
            <w:tcBorders>
              <w:top w:val="nil"/>
              <w:left w:val="nil"/>
              <w:bottom w:val="single" w:sz="4" w:space="0" w:color="auto"/>
              <w:right w:val="single" w:sz="4" w:space="0" w:color="auto"/>
            </w:tcBorders>
            <w:vAlign w:val="center"/>
            <w:hideMark/>
          </w:tcPr>
          <w:p w14:paraId="363821B7" w14:textId="35757CB7" w:rsidR="000A4617" w:rsidRPr="002B1D64" w:rsidRDefault="000A4617">
            <w:pPr>
              <w:widowControl/>
              <w:jc w:val="left"/>
              <w:rPr>
                <w:rFonts w:ascii="Arial" w:eastAsia="Times New Roman" w:hAnsi="Arial" w:cs="Arial"/>
                <w:color w:val="000000"/>
                <w:kern w:val="0"/>
                <w:sz w:val="22"/>
              </w:rPr>
            </w:pPr>
            <w:r w:rsidRPr="002B1D64">
              <w:rPr>
                <w:rFonts w:ascii="Arial" w:eastAsia="Times New Roman" w:hAnsi="Arial" w:cs="Arial"/>
                <w:color w:val="000000"/>
                <w:kern w:val="0"/>
                <w:sz w:val="22"/>
              </w:rPr>
              <w:t xml:space="preserve">Device movement </w:t>
            </w:r>
            <w:del w:id="335" w:author="Zuxian Cai (NCS)" w:date="2025-12-05T06:14:00Z">
              <w:r w:rsidRPr="6A2D4541">
                <w:rPr>
                  <w:rFonts w:ascii="Arial" w:eastAsia="Times New Roman" w:hAnsi="Arial" w:cs="Arial"/>
                  <w:color w:val="000000" w:themeColor="text1"/>
                  <w:sz w:val="22"/>
                </w:rPr>
                <w:delText>angle</w:delText>
              </w:r>
            </w:del>
            <w:ins w:id="336" w:author="Zuxian Cai (NCS)" w:date="2025-12-05T06:14:00Z">
              <w:r w:rsidR="5CCE7328" w:rsidRPr="6A2D4541">
                <w:rPr>
                  <w:rFonts w:ascii="Arial" w:eastAsia="Times New Roman" w:hAnsi="Arial" w:cs="Arial"/>
                  <w:color w:val="000000"/>
                  <w:kern w:val="0"/>
                  <w:sz w:val="22"/>
                </w:rPr>
                <w:t>incremental step</w:t>
              </w:r>
            </w:ins>
            <w:r w:rsidRPr="002B1D64">
              <w:rPr>
                <w:rFonts w:ascii="Arial" w:eastAsia="Times New Roman" w:hAnsi="Arial" w:cs="Arial"/>
                <w:color w:val="000000"/>
                <w:kern w:val="0"/>
                <w:sz w:val="22"/>
              </w:rPr>
              <w:t>: 1-10.</w:t>
            </w:r>
          </w:p>
        </w:tc>
      </w:tr>
    </w:tbl>
    <w:p w14:paraId="11011B55" w14:textId="77777777" w:rsidR="000A4617" w:rsidRPr="00561346" w:rsidRDefault="000A4617" w:rsidP="00CC2CE8">
      <w:pPr>
        <w:pStyle w:val="Body"/>
        <w:jc w:val="left"/>
        <w:rPr>
          <w:rFonts w:eastAsia="Arial"/>
          <w:color w:val="000000" w:themeColor="text1"/>
          <w:szCs w:val="22"/>
          <w:lang w:val="en-SG"/>
        </w:rPr>
      </w:pPr>
    </w:p>
    <w:p w14:paraId="6015E97B" w14:textId="689D3F07" w:rsidR="000A4617" w:rsidRDefault="000A4617" w:rsidP="00CC2CE8">
      <w:pPr>
        <w:pStyle w:val="Body"/>
        <w:jc w:val="left"/>
        <w:rPr>
          <w:rFonts w:eastAsiaTheme="minorEastAsia"/>
          <w:color w:val="000000" w:themeColor="text1"/>
          <w:szCs w:val="22"/>
          <w:lang w:val="en-SG" w:eastAsia="zh-CN"/>
        </w:rPr>
      </w:pPr>
      <w:r w:rsidRPr="00561346">
        <w:rPr>
          <w:rFonts w:eastAsia="Arial"/>
          <w:color w:val="000000" w:themeColor="text1"/>
          <w:szCs w:val="22"/>
          <w:lang w:val="en-SG"/>
        </w:rPr>
        <w:t xml:space="preserve">Upon receiving this message, </w:t>
      </w:r>
      <w:r w:rsidR="00E819F6">
        <w:rPr>
          <w:rFonts w:eastAsia="Arial"/>
          <w:color w:val="000000" w:themeColor="text1"/>
          <w:szCs w:val="22"/>
          <w:lang w:val="en-SG"/>
        </w:rPr>
        <w:t>Video Proxy</w:t>
      </w:r>
      <w:r w:rsidRPr="00561346">
        <w:rPr>
          <w:rFonts w:eastAsia="Arial"/>
          <w:color w:val="000000" w:themeColor="text1"/>
          <w:szCs w:val="22"/>
          <w:lang w:val="en-SG"/>
        </w:rPr>
        <w:t xml:space="preserve"> will generate the request and send to target </w:t>
      </w:r>
      <w:r w:rsidR="001201D2">
        <w:rPr>
          <w:rFonts w:eastAsia="Arial"/>
          <w:color w:val="000000" w:themeColor="text1"/>
          <w:szCs w:val="22"/>
          <w:lang w:val="en-SG"/>
        </w:rPr>
        <w:t>Camera</w:t>
      </w:r>
      <w:r w:rsidRPr="00561346">
        <w:rPr>
          <w:rFonts w:eastAsia="Arial"/>
          <w:color w:val="000000" w:themeColor="text1"/>
          <w:szCs w:val="22"/>
          <w:lang w:val="en-SG"/>
        </w:rPr>
        <w:t>.</w:t>
      </w:r>
    </w:p>
    <w:p w14:paraId="384F93DF" w14:textId="77777777" w:rsidR="007D32AA" w:rsidRPr="007D32AA" w:rsidRDefault="007D32AA" w:rsidP="00CC2CE8">
      <w:pPr>
        <w:pStyle w:val="Body"/>
        <w:jc w:val="left"/>
        <w:rPr>
          <w:rFonts w:eastAsiaTheme="minorEastAsia"/>
          <w:color w:val="000000" w:themeColor="text1"/>
          <w:szCs w:val="22"/>
          <w:lang w:val="en-SG" w:eastAsia="zh-CN"/>
        </w:rPr>
      </w:pPr>
    </w:p>
    <w:p w14:paraId="0FEA9C1E" w14:textId="77777777" w:rsidR="007D32AA" w:rsidRPr="00101D87" w:rsidRDefault="007D32AA" w:rsidP="00101D87">
      <w:pPr>
        <w:pStyle w:val="ListParagraph"/>
        <w:numPr>
          <w:ilvl w:val="0"/>
          <w:numId w:val="58"/>
        </w:numPr>
        <w:jc w:val="left"/>
        <w:rPr>
          <w:rFonts w:eastAsia="Arial" w:cs="Arial"/>
          <w:color w:val="000000" w:themeColor="text1"/>
        </w:rPr>
      </w:pPr>
      <w:r w:rsidRPr="00D1451F">
        <w:rPr>
          <w:rFonts w:eastAsia="Arial" w:cs="Arial"/>
          <w:color w:val="000000" w:themeColor="text1"/>
          <w:lang w:val="en-SG"/>
        </w:rPr>
        <w:t>Response:</w:t>
      </w:r>
    </w:p>
    <w:p w14:paraId="236521BA" w14:textId="77777777" w:rsidR="007E04AB" w:rsidRDefault="00A3690F" w:rsidP="007E04AB">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t>Successful:</w:t>
      </w:r>
    </w:p>
    <w:p w14:paraId="12DD5CF7" w14:textId="6A12B3AD" w:rsidR="007E04AB" w:rsidRPr="007E04AB" w:rsidRDefault="007E04AB" w:rsidP="007E04AB">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w:t>
      </w:r>
      <w:r w:rsidR="001527B4">
        <w:rPr>
          <w:rFonts w:eastAsiaTheme="minorEastAsia" w:cs="Arial" w:hint="eastAsia"/>
          <w:color w:val="000000" w:themeColor="text1"/>
          <w:lang w:val="en-SG" w:eastAsia="zh-CN"/>
        </w:rPr>
        <w:t>4</w:t>
      </w:r>
      <w:r>
        <w:rPr>
          <w:rFonts w:eastAsia="Arial" w:cs="Arial"/>
          <w:color w:val="000000" w:themeColor="text1"/>
          <w:lang w:val="en-SG"/>
        </w:rPr>
        <w:t>.</w:t>
      </w:r>
    </w:p>
    <w:p w14:paraId="2171C8F4" w14:textId="51441C03" w:rsidR="00CF1183" w:rsidRDefault="00CF1183" w:rsidP="007E04AB">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70166516" w14:textId="77777777" w:rsidR="009639D3" w:rsidRDefault="009639D3">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 404.</w:t>
      </w:r>
    </w:p>
    <w:p w14:paraId="4882BBC2" w14:textId="3DBE50F9" w:rsidR="009639D3" w:rsidRPr="00415C3D" w:rsidRDefault="009639D3">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00542606" w:rsidRPr="00542606">
        <w:t xml:space="preserve">Table </w:t>
      </w:r>
      <w:r w:rsidR="00542606"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3FCA605C" w14:textId="6AF0F7B9" w:rsidR="009639D3" w:rsidRPr="00962B6F" w:rsidRDefault="009639D3" w:rsidP="009639D3">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00542606" w:rsidRPr="000C1740">
        <w:rPr>
          <w:b/>
        </w:rPr>
        <w:t xml:space="preserve">Table </w:t>
      </w:r>
      <w:r w:rsidR="00542606">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1974"/>
        <w:gridCol w:w="2651"/>
        <w:gridCol w:w="3109"/>
      </w:tblGrid>
      <w:tr w:rsidR="004B468C" w:rsidRPr="00962B6F" w14:paraId="290CC0A0" w14:textId="77777777" w:rsidTr="003B415C">
        <w:tc>
          <w:tcPr>
            <w:tcW w:w="1310" w:type="dxa"/>
          </w:tcPr>
          <w:p w14:paraId="34B7DB3E" w14:textId="77777777" w:rsidR="004B468C" w:rsidRPr="00962B6F" w:rsidRDefault="004B468C" w:rsidP="00EC2B2B">
            <w:pPr>
              <w:pStyle w:val="ncs-body"/>
              <w:jc w:val="left"/>
              <w:rPr>
                <w:rFonts w:eastAsia="Arial"/>
              </w:rPr>
            </w:pPr>
            <w:r>
              <w:rPr>
                <w:rFonts w:eastAsia="Arial"/>
              </w:rPr>
              <w:t>HTTP Status Code</w:t>
            </w:r>
          </w:p>
        </w:tc>
        <w:tc>
          <w:tcPr>
            <w:tcW w:w="1974" w:type="dxa"/>
          </w:tcPr>
          <w:p w14:paraId="0C62A7E7" w14:textId="77777777" w:rsidR="004B468C" w:rsidRPr="00962B6F" w:rsidRDefault="004B468C" w:rsidP="00EC2B2B">
            <w:pPr>
              <w:pStyle w:val="ncs-body"/>
              <w:jc w:val="left"/>
            </w:pPr>
            <w:r>
              <w:t>Error Code</w:t>
            </w:r>
          </w:p>
        </w:tc>
        <w:tc>
          <w:tcPr>
            <w:tcW w:w="2651" w:type="dxa"/>
          </w:tcPr>
          <w:p w14:paraId="4C0B3759" w14:textId="7674FD4E" w:rsidR="00AB2ACA" w:rsidRDefault="00AB2ACA" w:rsidP="00EC2B2B">
            <w:pPr>
              <w:pStyle w:val="ncs-body"/>
              <w:jc w:val="left"/>
              <w:rPr>
                <w:rFonts w:eastAsiaTheme="minorEastAsia"/>
              </w:rPr>
            </w:pPr>
            <w:r>
              <w:rPr>
                <w:rFonts w:eastAsiaTheme="minorEastAsia" w:hint="eastAsia"/>
                <w:lang w:eastAsia="zh-CN"/>
              </w:rPr>
              <w:t>Params</w:t>
            </w:r>
          </w:p>
        </w:tc>
        <w:tc>
          <w:tcPr>
            <w:tcW w:w="3109" w:type="dxa"/>
          </w:tcPr>
          <w:p w14:paraId="3FCFFC3F" w14:textId="23AA0193" w:rsidR="004B468C" w:rsidRPr="00962B6F" w:rsidRDefault="004B468C" w:rsidP="00EC2B2B">
            <w:pPr>
              <w:pStyle w:val="ncs-body"/>
              <w:jc w:val="left"/>
            </w:pPr>
            <w:r>
              <w:t>Description</w:t>
            </w:r>
          </w:p>
        </w:tc>
      </w:tr>
      <w:tr w:rsidR="00DC383F" w:rsidRPr="00962B6F" w14:paraId="2DE7F10B" w14:textId="77777777" w:rsidTr="003B415C">
        <w:tc>
          <w:tcPr>
            <w:tcW w:w="1310" w:type="dxa"/>
            <w:vMerge w:val="restart"/>
          </w:tcPr>
          <w:p w14:paraId="0A843DCE" w14:textId="1094AD17" w:rsidR="00DC383F" w:rsidRDefault="00DC383F" w:rsidP="00EC2B2B">
            <w:pPr>
              <w:pStyle w:val="ncs-body"/>
              <w:jc w:val="left"/>
              <w:rPr>
                <w:rFonts w:eastAsiaTheme="minorEastAsia"/>
                <w:lang w:eastAsia="zh-CN"/>
              </w:rPr>
            </w:pPr>
            <w:r>
              <w:rPr>
                <w:rFonts w:eastAsiaTheme="minorEastAsia" w:hint="eastAsia"/>
                <w:lang w:eastAsia="zh-CN"/>
              </w:rPr>
              <w:t>400</w:t>
            </w:r>
          </w:p>
        </w:tc>
        <w:tc>
          <w:tcPr>
            <w:tcW w:w="1974" w:type="dxa"/>
          </w:tcPr>
          <w:p w14:paraId="0E43B2D9" w14:textId="77777777" w:rsidR="00DC383F" w:rsidRDefault="00DC383F" w:rsidP="00EC2B2B">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proofErr w:type="spellStart"/>
            <w:r w:rsidRPr="00E757EC">
              <w:rPr>
                <w:color w:val="000000"/>
              </w:rPr>
              <w:t>channelId</w:t>
            </w:r>
            <w:proofErr w:type="spellEnd"/>
          </w:p>
        </w:tc>
        <w:tc>
          <w:tcPr>
            <w:tcW w:w="2651" w:type="dxa"/>
          </w:tcPr>
          <w:p w14:paraId="107FAB5F" w14:textId="77777777" w:rsidR="00AB2ACA" w:rsidRDefault="00AB2ACA" w:rsidP="00EC2B2B">
            <w:pPr>
              <w:pStyle w:val="ncs-body"/>
              <w:jc w:val="left"/>
              <w:rPr>
                <w:rFonts w:eastAsiaTheme="minorEastAsia"/>
                <w:lang w:eastAsia="zh-CN"/>
              </w:rPr>
            </w:pPr>
          </w:p>
        </w:tc>
        <w:tc>
          <w:tcPr>
            <w:tcW w:w="3109" w:type="dxa"/>
          </w:tcPr>
          <w:p w14:paraId="5630EC59" w14:textId="20B31029" w:rsidR="00DC383F" w:rsidRPr="00962B6F" w:rsidRDefault="00DC383F" w:rsidP="00EC2B2B">
            <w:pPr>
              <w:pStyle w:val="ncs-body"/>
              <w:jc w:val="left"/>
            </w:pPr>
            <w:r>
              <w:rPr>
                <w:rFonts w:eastAsiaTheme="minorEastAsia" w:hint="eastAsia"/>
                <w:lang w:eastAsia="zh-CN"/>
              </w:rPr>
              <w:t>'</w:t>
            </w:r>
            <w:proofErr w:type="spellStart"/>
            <w:r w:rsidRPr="00E757EC">
              <w:rPr>
                <w:color w:val="000000"/>
              </w:rPr>
              <w:t>channelId</w:t>
            </w:r>
            <w:proofErr w:type="spellEnd"/>
            <w:r>
              <w:rPr>
                <w:rFonts w:eastAsiaTheme="minorEastAsia" w:hint="eastAsia"/>
                <w:lang w:eastAsia="zh-CN"/>
              </w:rPr>
              <w:t>'</w:t>
            </w:r>
            <w:r w:rsidRPr="003C6A92">
              <w:rPr>
                <w:rFonts w:eastAsiaTheme="minorEastAsia" w:hint="eastAsia"/>
                <w:lang w:eastAsia="zh-CN"/>
              </w:rPr>
              <w:t xml:space="preserve"> is required and must be a non-empty string.</w:t>
            </w:r>
          </w:p>
        </w:tc>
      </w:tr>
      <w:tr w:rsidR="00DC383F" w:rsidRPr="00962B6F" w14:paraId="64AC1041" w14:textId="77777777" w:rsidTr="003B415C">
        <w:tc>
          <w:tcPr>
            <w:tcW w:w="1310" w:type="dxa"/>
            <w:vMerge/>
          </w:tcPr>
          <w:p w14:paraId="6B0729F1" w14:textId="77777777" w:rsidR="00DC383F" w:rsidRDefault="00DC383F" w:rsidP="00EC2B2B">
            <w:pPr>
              <w:pStyle w:val="ncs-body"/>
              <w:jc w:val="left"/>
              <w:rPr>
                <w:rFonts w:eastAsiaTheme="minorEastAsia"/>
                <w:lang w:eastAsia="zh-CN"/>
              </w:rPr>
            </w:pPr>
          </w:p>
        </w:tc>
        <w:tc>
          <w:tcPr>
            <w:tcW w:w="1974" w:type="dxa"/>
          </w:tcPr>
          <w:p w14:paraId="0CE0FDE3" w14:textId="622DF1A4" w:rsidR="00DC383F" w:rsidRDefault="002B7BAB" w:rsidP="00EC2B2B">
            <w:pPr>
              <w:pStyle w:val="ncs-body"/>
              <w:jc w:val="left"/>
              <w:rPr>
                <w:rFonts w:eastAsiaTheme="minorEastAsia"/>
                <w:lang w:eastAsia="zh-CN"/>
              </w:rPr>
            </w:pPr>
            <w:proofErr w:type="gramStart"/>
            <w:r>
              <w:rPr>
                <w:rFonts w:eastAsiaTheme="minorEastAsia" w:hint="eastAsia"/>
                <w:lang w:eastAsia="zh-CN"/>
              </w:rPr>
              <w:t>i</w:t>
            </w:r>
            <w:r w:rsidR="00DC383F">
              <w:rPr>
                <w:rFonts w:eastAsiaTheme="minorEastAsia" w:hint="eastAsia"/>
                <w:lang w:eastAsia="zh-CN"/>
              </w:rPr>
              <w:t>nvalid-</w:t>
            </w:r>
            <w:r>
              <w:rPr>
                <w:rFonts w:eastAsiaTheme="minorEastAsia" w:hint="eastAsia"/>
                <w:lang w:eastAsia="zh-CN"/>
              </w:rPr>
              <w:t>action</w:t>
            </w:r>
            <w:proofErr w:type="gramEnd"/>
          </w:p>
        </w:tc>
        <w:tc>
          <w:tcPr>
            <w:tcW w:w="2651" w:type="dxa"/>
          </w:tcPr>
          <w:p w14:paraId="21CCA405" w14:textId="77777777" w:rsidR="00AB2ACA" w:rsidRDefault="00AB2ACA" w:rsidP="00EC2B2B">
            <w:pPr>
              <w:pStyle w:val="ncs-body"/>
              <w:jc w:val="left"/>
              <w:rPr>
                <w:rFonts w:eastAsiaTheme="minorEastAsia"/>
                <w:lang w:eastAsia="zh-CN"/>
              </w:rPr>
            </w:pPr>
          </w:p>
        </w:tc>
        <w:tc>
          <w:tcPr>
            <w:tcW w:w="3109" w:type="dxa"/>
          </w:tcPr>
          <w:p w14:paraId="2E78A058" w14:textId="226F4592" w:rsidR="00DC383F" w:rsidRDefault="002B7BAB" w:rsidP="00EC2B2B">
            <w:pPr>
              <w:pStyle w:val="ncs-body"/>
              <w:jc w:val="left"/>
              <w:rPr>
                <w:rFonts w:eastAsiaTheme="minorEastAsia"/>
                <w:lang w:eastAsia="zh-CN"/>
              </w:rPr>
            </w:pPr>
            <w:r>
              <w:rPr>
                <w:rFonts w:eastAsiaTheme="minorEastAsia"/>
                <w:lang w:eastAsia="zh-CN"/>
              </w:rPr>
              <w:t>‘</w:t>
            </w:r>
            <w:r>
              <w:rPr>
                <w:rFonts w:eastAsiaTheme="minorEastAsia" w:hint="eastAsia"/>
                <w:lang w:eastAsia="zh-CN"/>
              </w:rPr>
              <w:t>action</w:t>
            </w:r>
            <w:r>
              <w:rPr>
                <w:rFonts w:eastAsiaTheme="minorEastAsia"/>
                <w:lang w:eastAsia="zh-CN"/>
              </w:rPr>
              <w:t>’</w:t>
            </w:r>
            <w:r>
              <w:rPr>
                <w:rFonts w:eastAsiaTheme="minorEastAsia" w:hint="eastAsia"/>
                <w:lang w:eastAsia="zh-CN"/>
              </w:rPr>
              <w:t xml:space="preserve"> </w:t>
            </w:r>
            <w:r w:rsidRPr="003C6A92">
              <w:rPr>
                <w:rFonts w:eastAsiaTheme="minorEastAsia" w:hint="eastAsia"/>
                <w:lang w:eastAsia="zh-CN"/>
              </w:rPr>
              <w:t>is required and</w:t>
            </w:r>
            <w:r>
              <w:rPr>
                <w:rFonts w:eastAsiaTheme="minorEastAsia" w:hint="eastAsia"/>
                <w:lang w:eastAsia="zh-CN"/>
              </w:rPr>
              <w:t xml:space="preserve"> must be </w:t>
            </w:r>
            <w:r w:rsidR="00B83089">
              <w:rPr>
                <w:rFonts w:eastAsiaTheme="minorEastAsia" w:hint="eastAsia"/>
                <w:lang w:eastAsia="zh-CN"/>
              </w:rPr>
              <w:t>in command list</w:t>
            </w:r>
          </w:p>
        </w:tc>
      </w:tr>
      <w:tr w:rsidR="00DC383F" w:rsidRPr="00962B6F" w14:paraId="4F95259C" w14:textId="77777777" w:rsidTr="003B415C">
        <w:tc>
          <w:tcPr>
            <w:tcW w:w="1310" w:type="dxa"/>
            <w:vMerge/>
          </w:tcPr>
          <w:p w14:paraId="4AD5D8DE" w14:textId="77777777" w:rsidR="00DC383F" w:rsidRDefault="00DC383F" w:rsidP="00EC2B2B">
            <w:pPr>
              <w:pStyle w:val="ncs-body"/>
              <w:jc w:val="left"/>
              <w:rPr>
                <w:rFonts w:eastAsiaTheme="minorEastAsia"/>
                <w:lang w:eastAsia="zh-CN"/>
              </w:rPr>
            </w:pPr>
          </w:p>
        </w:tc>
        <w:tc>
          <w:tcPr>
            <w:tcW w:w="1974" w:type="dxa"/>
          </w:tcPr>
          <w:p w14:paraId="08ED8E8C" w14:textId="2F6D84DE" w:rsidR="00DC383F" w:rsidRDefault="002B7BAB" w:rsidP="00EC2B2B">
            <w:pPr>
              <w:pStyle w:val="ncs-body"/>
              <w:jc w:val="left"/>
              <w:rPr>
                <w:rFonts w:eastAsiaTheme="minorEastAsia"/>
                <w:lang w:eastAsia="zh-CN"/>
              </w:rPr>
            </w:pPr>
            <w:proofErr w:type="gramStart"/>
            <w:r>
              <w:rPr>
                <w:rFonts w:eastAsiaTheme="minorEastAsia" w:hint="eastAsia"/>
                <w:lang w:eastAsia="zh-CN"/>
              </w:rPr>
              <w:t>invalid-value</w:t>
            </w:r>
            <w:proofErr w:type="gramEnd"/>
          </w:p>
        </w:tc>
        <w:tc>
          <w:tcPr>
            <w:tcW w:w="2651" w:type="dxa"/>
          </w:tcPr>
          <w:p w14:paraId="5CEEB815" w14:textId="77777777" w:rsidR="00AB2ACA" w:rsidRDefault="00AB2ACA" w:rsidP="00EC2B2B">
            <w:pPr>
              <w:pStyle w:val="ncs-body"/>
              <w:jc w:val="left"/>
              <w:rPr>
                <w:rFonts w:eastAsiaTheme="minorEastAsia"/>
                <w:lang w:eastAsia="zh-CN"/>
              </w:rPr>
            </w:pPr>
          </w:p>
        </w:tc>
        <w:tc>
          <w:tcPr>
            <w:tcW w:w="3109" w:type="dxa"/>
          </w:tcPr>
          <w:p w14:paraId="1C8258CB" w14:textId="3A515320" w:rsidR="00DC383F" w:rsidRDefault="00B83089" w:rsidP="00EC2B2B">
            <w:pPr>
              <w:pStyle w:val="ncs-body"/>
              <w:jc w:val="left"/>
              <w:rPr>
                <w:rFonts w:eastAsiaTheme="minorEastAsia"/>
                <w:lang w:eastAsia="zh-CN"/>
              </w:rPr>
            </w:pPr>
            <w:r>
              <w:rPr>
                <w:rFonts w:eastAsiaTheme="minorEastAsia"/>
                <w:lang w:eastAsia="zh-CN"/>
              </w:rPr>
              <w:t>‘</w:t>
            </w:r>
            <w:r>
              <w:rPr>
                <w:rFonts w:eastAsiaTheme="minorEastAsia" w:hint="eastAsia"/>
                <w:lang w:eastAsia="zh-CN"/>
              </w:rPr>
              <w:t>value</w:t>
            </w:r>
            <w:r>
              <w:rPr>
                <w:rFonts w:eastAsiaTheme="minorEastAsia"/>
                <w:lang w:eastAsia="zh-CN"/>
              </w:rPr>
              <w:t>’</w:t>
            </w:r>
            <w:r w:rsidR="00A21E8D">
              <w:rPr>
                <w:rFonts w:eastAsiaTheme="minorEastAsia" w:hint="eastAsia"/>
                <w:lang w:eastAsia="zh-CN"/>
              </w:rPr>
              <w:t xml:space="preserve"> must be </w:t>
            </w:r>
            <w:r w:rsidR="00873A66">
              <w:rPr>
                <w:rFonts w:eastAsiaTheme="minorEastAsia" w:hint="eastAsia"/>
                <w:lang w:eastAsia="zh-CN"/>
              </w:rPr>
              <w:t xml:space="preserve">in the </w:t>
            </w:r>
            <w:r w:rsidR="00A21E8D">
              <w:rPr>
                <w:rFonts w:eastAsiaTheme="minorEastAsia" w:hint="eastAsia"/>
                <w:lang w:eastAsia="zh-CN"/>
              </w:rPr>
              <w:t>range 1 to 10</w:t>
            </w:r>
          </w:p>
        </w:tc>
      </w:tr>
      <w:tr w:rsidR="004B468C" w:rsidRPr="008F7ECB" w14:paraId="74035837" w14:textId="77777777" w:rsidTr="003B415C">
        <w:tc>
          <w:tcPr>
            <w:tcW w:w="1310" w:type="dxa"/>
          </w:tcPr>
          <w:p w14:paraId="18DDFB09" w14:textId="77777777" w:rsidR="004B468C" w:rsidRDefault="004B468C" w:rsidP="00EC2B2B">
            <w:pPr>
              <w:pStyle w:val="ncs-body"/>
              <w:jc w:val="left"/>
              <w:rPr>
                <w:rFonts w:eastAsiaTheme="minorEastAsia"/>
                <w:lang w:eastAsia="zh-CN"/>
              </w:rPr>
            </w:pPr>
            <w:r>
              <w:rPr>
                <w:rFonts w:eastAsiaTheme="minorEastAsia" w:hint="eastAsia"/>
                <w:lang w:eastAsia="zh-CN"/>
              </w:rPr>
              <w:t>404</w:t>
            </w:r>
          </w:p>
        </w:tc>
        <w:tc>
          <w:tcPr>
            <w:tcW w:w="1974" w:type="dxa"/>
          </w:tcPr>
          <w:p w14:paraId="16F44723" w14:textId="77777777" w:rsidR="004B468C" w:rsidRDefault="004B468C" w:rsidP="00EC2B2B">
            <w:pPr>
              <w:pStyle w:val="ncs-body"/>
              <w:jc w:val="left"/>
              <w:rPr>
                <w:rFonts w:eastAsiaTheme="minorEastAsia"/>
                <w:lang w:eastAsia="zh-CN"/>
              </w:rPr>
            </w:pPr>
            <w:r w:rsidRPr="000640BB">
              <w:rPr>
                <w:rFonts w:eastAsiaTheme="minorEastAsia" w:hint="eastAsia"/>
                <w:lang w:eastAsia="zh-CN"/>
              </w:rPr>
              <w:t>channel-not-found</w:t>
            </w:r>
          </w:p>
        </w:tc>
        <w:tc>
          <w:tcPr>
            <w:tcW w:w="2651" w:type="dxa"/>
          </w:tcPr>
          <w:p w14:paraId="7B08487B" w14:textId="77777777" w:rsidR="00AB2ACA" w:rsidRDefault="00AB2ACA" w:rsidP="00EC2B2B">
            <w:pPr>
              <w:pStyle w:val="ncs-body"/>
              <w:jc w:val="left"/>
              <w:rPr>
                <w:rFonts w:eastAsiaTheme="minorEastAsia"/>
                <w:lang w:eastAsia="zh-CN"/>
              </w:rPr>
            </w:pPr>
          </w:p>
        </w:tc>
        <w:tc>
          <w:tcPr>
            <w:tcW w:w="3109" w:type="dxa"/>
          </w:tcPr>
          <w:p w14:paraId="3459CC67" w14:textId="4F93FAC5" w:rsidR="004B468C" w:rsidRPr="008F7ECB" w:rsidRDefault="004B468C" w:rsidP="00EC2B2B">
            <w:pPr>
              <w:pStyle w:val="ncs-body"/>
              <w:jc w:val="left"/>
              <w:rPr>
                <w:rFonts w:eastAsiaTheme="minorEastAsia"/>
                <w:lang w:eastAsia="zh-CN"/>
              </w:rPr>
            </w:pPr>
            <w:r>
              <w:rPr>
                <w:rFonts w:eastAsiaTheme="minorEastAsia" w:hint="eastAsia"/>
                <w:lang w:eastAsia="zh-CN"/>
              </w:rPr>
              <w:t>Can not find the channel</w:t>
            </w:r>
          </w:p>
        </w:tc>
      </w:tr>
    </w:tbl>
    <w:p w14:paraId="5FD176AA" w14:textId="77777777" w:rsidR="000A4617" w:rsidRPr="00561346" w:rsidRDefault="000A4617" w:rsidP="00142515">
      <w:pPr>
        <w:pStyle w:val="ncs-body"/>
        <w:rPr>
          <w:lang w:val="en-SG"/>
        </w:rPr>
      </w:pPr>
    </w:p>
    <w:p w14:paraId="01C2302D" w14:textId="77777777" w:rsidR="000A4617" w:rsidRPr="00000ABF" w:rsidRDefault="000A4617" w:rsidP="00CC2CE8">
      <w:pPr>
        <w:pStyle w:val="Heading3"/>
        <w:jc w:val="left"/>
        <w:rPr>
          <w:rFonts w:eastAsia="Arial"/>
          <w:b/>
          <w:color w:val="000000" w:themeColor="text1"/>
          <w:lang w:val="en-SG"/>
        </w:rPr>
      </w:pPr>
      <w:bookmarkStart w:id="337" w:name="_Toc206891477"/>
      <w:bookmarkStart w:id="338" w:name="_Toc207034947"/>
      <w:bookmarkStart w:id="339" w:name="_Ref209543159"/>
      <w:bookmarkStart w:id="340" w:name="_Toc212542679"/>
      <w:bookmarkStart w:id="341" w:name="_Ref213181468"/>
      <w:bookmarkStart w:id="342" w:name="_Toc216180153"/>
      <w:r w:rsidRPr="00000ABF">
        <w:rPr>
          <w:rFonts w:eastAsia="Arial"/>
          <w:b/>
          <w:color w:val="000000" w:themeColor="text1"/>
          <w:lang w:val="en-SG"/>
        </w:rPr>
        <w:lastRenderedPageBreak/>
        <w:t>Query VA Events</w:t>
      </w:r>
      <w:bookmarkEnd w:id="337"/>
      <w:bookmarkEnd w:id="338"/>
      <w:bookmarkEnd w:id="339"/>
      <w:bookmarkEnd w:id="340"/>
      <w:bookmarkEnd w:id="341"/>
      <w:bookmarkEnd w:id="342"/>
    </w:p>
    <w:p w14:paraId="1A507A49" w14:textId="18AC4618" w:rsidR="00C6109B" w:rsidRPr="00515E7B" w:rsidRDefault="00C6109B" w:rsidP="00873A66">
      <w:pPr>
        <w:pStyle w:val="ListParagraph"/>
        <w:numPr>
          <w:ilvl w:val="0"/>
          <w:numId w:val="59"/>
        </w:numPr>
        <w:jc w:val="left"/>
        <w:rPr>
          <w:rFonts w:cs="Arial"/>
          <w:color w:val="000000" w:themeColor="text1"/>
        </w:rPr>
      </w:pPr>
      <w:r w:rsidRPr="00561346">
        <w:rPr>
          <w:rFonts w:eastAsia="Arial"/>
          <w:color w:val="000000" w:themeColor="text1"/>
          <w:lang w:val="en-SG"/>
        </w:rPr>
        <w:t xml:space="preserve">This message is sent when </w:t>
      </w:r>
      <w:r>
        <w:rPr>
          <w:rFonts w:eastAsia="Arial"/>
          <w:color w:val="000000" w:themeColor="text1"/>
          <w:lang w:val="en-SG"/>
        </w:rPr>
        <w:t>C3</w:t>
      </w:r>
      <w:r w:rsidRPr="00561346">
        <w:rPr>
          <w:rFonts w:eastAsia="Arial"/>
          <w:color w:val="000000" w:themeColor="text1"/>
          <w:lang w:val="en-SG"/>
        </w:rPr>
        <w:t xml:space="preserve"> </w:t>
      </w:r>
      <w:r w:rsidR="007E689F" w:rsidRPr="00561346">
        <w:rPr>
          <w:rFonts w:eastAsia="Arial" w:cs="Arial"/>
          <w:color w:val="000000" w:themeColor="text1"/>
          <w:lang w:val="en-SG"/>
        </w:rPr>
        <w:t>quer</w:t>
      </w:r>
      <w:r w:rsidR="00260C58">
        <w:rPr>
          <w:rFonts w:eastAsia="Arial" w:cs="Arial"/>
          <w:color w:val="000000" w:themeColor="text1"/>
          <w:lang w:val="en-SG"/>
        </w:rPr>
        <w:t>ies</w:t>
      </w:r>
      <w:r w:rsidR="007E689F" w:rsidRPr="00561346">
        <w:rPr>
          <w:rFonts w:eastAsia="Arial" w:cs="Arial"/>
          <w:color w:val="000000" w:themeColor="text1"/>
          <w:lang w:val="en-SG"/>
        </w:rPr>
        <w:t xml:space="preserve"> the VA Event list</w:t>
      </w:r>
      <w:r w:rsidRPr="00515E7B">
        <w:rPr>
          <w:rFonts w:eastAsia="Arial" w:cs="Arial"/>
          <w:color w:val="000000" w:themeColor="text1"/>
          <w:lang w:val="en-SG"/>
        </w:rPr>
        <w:t>.</w:t>
      </w:r>
    </w:p>
    <w:p w14:paraId="339A8AF7" w14:textId="77777777" w:rsidR="00C6109B" w:rsidRPr="00101D87" w:rsidRDefault="00C6109B" w:rsidP="00101D87">
      <w:pPr>
        <w:pStyle w:val="ListParagraph"/>
        <w:numPr>
          <w:ilvl w:val="0"/>
          <w:numId w:val="59"/>
        </w:numPr>
        <w:jc w:val="left"/>
        <w:rPr>
          <w:rFonts w:eastAsia="Arial" w:cs="Arial"/>
          <w:color w:val="000000" w:themeColor="text1"/>
        </w:rPr>
      </w:pPr>
      <w:r w:rsidRPr="00D96679">
        <w:rPr>
          <w:rFonts w:eastAsia="Arial" w:cs="Arial"/>
          <w:color w:val="000000" w:themeColor="text1"/>
          <w:lang w:val="en-SG"/>
        </w:rPr>
        <w:t>Request:</w:t>
      </w:r>
    </w:p>
    <w:p w14:paraId="4AD1FD65" w14:textId="77777777" w:rsidR="00C6109B" w:rsidRPr="00101D87" w:rsidRDefault="00C6109B" w:rsidP="00101D87">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Pr="00B65CA7">
        <w:rPr>
          <w:rFonts w:eastAsia="Arial" w:cs="Arial"/>
          <w:color w:val="000000" w:themeColor="text1"/>
          <w:lang w:val="en-SG"/>
        </w:rPr>
        <w:t>POST</w:t>
      </w:r>
    </w:p>
    <w:p w14:paraId="74F2F975" w14:textId="30E125BD" w:rsidR="00C6109B" w:rsidRPr="009960AC" w:rsidRDefault="00712F3E" w:rsidP="00101D8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00101D87" w:rsidRPr="00101D87">
        <w:rPr>
          <w:rFonts w:eastAsia="Arial" w:cs="Arial"/>
          <w:color w:val="000000" w:themeColor="text1"/>
          <w:lang w:val="en-SG"/>
        </w:rPr>
        <w:t>:</w:t>
      </w:r>
      <w:r w:rsidR="00C6109B" w:rsidRPr="00101D87">
        <w:rPr>
          <w:rFonts w:eastAsia="Arial" w:cs="Arial"/>
          <w:color w:val="000000" w:themeColor="text1"/>
          <w:lang w:val="en-SG"/>
        </w:rPr>
        <w:t xml:space="preserve"> </w:t>
      </w:r>
      <w:proofErr w:type="spellStart"/>
      <w:r w:rsidR="00BF2142">
        <w:rPr>
          <w:rFonts w:eastAsiaTheme="minorEastAsia" w:cs="Arial" w:hint="eastAsia"/>
          <w:color w:val="000000" w:themeColor="text1"/>
          <w:lang w:val="en-SG" w:eastAsia="zh-CN"/>
        </w:rPr>
        <w:t>va</w:t>
      </w:r>
      <w:proofErr w:type="spellEnd"/>
      <w:r w:rsidR="00BF2142">
        <w:rPr>
          <w:rFonts w:eastAsiaTheme="minorEastAsia" w:cs="Arial" w:hint="eastAsia"/>
          <w:color w:val="000000" w:themeColor="text1"/>
          <w:lang w:val="en-SG" w:eastAsia="zh-CN"/>
        </w:rPr>
        <w:t>/</w:t>
      </w:r>
      <w:r w:rsidR="00873A66">
        <w:rPr>
          <w:rFonts w:eastAsiaTheme="minorEastAsia" w:cs="Arial" w:hint="eastAsia"/>
          <w:color w:val="000000" w:themeColor="text1"/>
          <w:lang w:val="en-SG" w:eastAsia="zh-CN"/>
        </w:rPr>
        <w:t>e</w:t>
      </w:r>
      <w:r w:rsidR="00BC5D1F" w:rsidRPr="00101D87">
        <w:rPr>
          <w:rFonts w:eastAsia="Arial" w:cs="Arial"/>
          <w:color w:val="000000" w:themeColor="text1"/>
          <w:lang w:val="en-SG"/>
        </w:rPr>
        <w:t>vents</w:t>
      </w:r>
      <w:r w:rsidR="00DF16A9">
        <w:rPr>
          <w:rFonts w:eastAsia="Arial" w:cs="Arial"/>
          <w:color w:val="000000" w:themeColor="text1"/>
          <w:lang w:val="en-SG"/>
        </w:rPr>
        <w:t>/search</w:t>
      </w:r>
    </w:p>
    <w:p w14:paraId="48A4A7C0" w14:textId="0C5F03C4" w:rsidR="00C6109B" w:rsidRPr="00101D87" w:rsidRDefault="00C6109B" w:rsidP="00101D8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Body:</w:t>
      </w:r>
    </w:p>
    <w:tbl>
      <w:tblPr>
        <w:tblW w:w="9649" w:type="dxa"/>
        <w:tblLook w:val="04A0" w:firstRow="1" w:lastRow="0" w:firstColumn="1" w:lastColumn="0" w:noHBand="0" w:noVBand="1"/>
      </w:tblPr>
      <w:tblGrid>
        <w:gridCol w:w="1525"/>
        <w:gridCol w:w="1139"/>
        <w:gridCol w:w="1329"/>
        <w:gridCol w:w="2740"/>
        <w:gridCol w:w="2916"/>
      </w:tblGrid>
      <w:tr w:rsidR="00B20A2F" w:rsidRPr="00323C33" w14:paraId="5732A1DE" w14:textId="77777777" w:rsidTr="00434D50">
        <w:trPr>
          <w:trHeight w:val="789"/>
        </w:trPr>
        <w:tc>
          <w:tcPr>
            <w:tcW w:w="152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86840DD" w14:textId="77777777" w:rsidR="000A4617" w:rsidRPr="00323C33" w:rsidRDefault="000A4617" w:rsidP="00CC2CE8">
            <w:pPr>
              <w:widowControl/>
              <w:jc w:val="left"/>
              <w:rPr>
                <w:rFonts w:ascii="Arial" w:eastAsia="Times New Roman" w:hAnsi="Arial" w:cs="Arial"/>
                <w:b/>
                <w:bCs/>
                <w:color w:val="000000"/>
                <w:kern w:val="0"/>
                <w:sz w:val="22"/>
              </w:rPr>
            </w:pPr>
            <w:r w:rsidRPr="00323C33">
              <w:rPr>
                <w:rFonts w:ascii="Arial" w:eastAsia="Times New Roman" w:hAnsi="Arial" w:cs="Arial"/>
                <w:b/>
                <w:bCs/>
                <w:color w:val="000000"/>
                <w:kern w:val="0"/>
                <w:sz w:val="22"/>
              </w:rPr>
              <w:t xml:space="preserve">Field </w:t>
            </w:r>
            <w:r w:rsidRPr="00323C33">
              <w:rPr>
                <w:rFonts w:ascii="Arial" w:eastAsia="Times New Roman" w:hAnsi="Arial" w:cs="Arial"/>
                <w:b/>
                <w:bCs/>
                <w:color w:val="000000"/>
                <w:kern w:val="0"/>
                <w:sz w:val="22"/>
              </w:rPr>
              <w:br/>
              <w:t>Name</w:t>
            </w:r>
          </w:p>
        </w:tc>
        <w:tc>
          <w:tcPr>
            <w:tcW w:w="1139" w:type="dxa"/>
            <w:tcBorders>
              <w:top w:val="single" w:sz="4" w:space="0" w:color="auto"/>
              <w:left w:val="nil"/>
              <w:bottom w:val="single" w:sz="4" w:space="0" w:color="auto"/>
              <w:right w:val="single" w:sz="4" w:space="0" w:color="auto"/>
            </w:tcBorders>
            <w:shd w:val="clear" w:color="000000" w:fill="D9D9D9"/>
            <w:vAlign w:val="center"/>
            <w:hideMark/>
          </w:tcPr>
          <w:p w14:paraId="228D1B81" w14:textId="77777777" w:rsidR="000A4617" w:rsidRPr="00323C33" w:rsidRDefault="000A4617" w:rsidP="00CC2CE8">
            <w:pPr>
              <w:widowControl/>
              <w:jc w:val="left"/>
              <w:rPr>
                <w:rFonts w:ascii="Arial" w:eastAsia="Times New Roman" w:hAnsi="Arial" w:cs="Arial"/>
                <w:b/>
                <w:bCs/>
                <w:color w:val="000000"/>
                <w:kern w:val="0"/>
                <w:sz w:val="22"/>
              </w:rPr>
            </w:pPr>
            <w:r w:rsidRPr="00323C33">
              <w:rPr>
                <w:rFonts w:ascii="Arial" w:eastAsia="Times New Roman" w:hAnsi="Arial" w:cs="Arial"/>
                <w:b/>
                <w:bCs/>
                <w:color w:val="000000"/>
                <w:kern w:val="0"/>
                <w:sz w:val="22"/>
              </w:rPr>
              <w:t xml:space="preserve">Data </w:t>
            </w:r>
            <w:r w:rsidRPr="00323C33">
              <w:rPr>
                <w:rFonts w:ascii="Arial" w:eastAsia="Times New Roman" w:hAnsi="Arial" w:cs="Arial"/>
                <w:b/>
                <w:bCs/>
                <w:color w:val="000000"/>
                <w:kern w:val="0"/>
                <w:sz w:val="22"/>
              </w:rPr>
              <w:br/>
              <w:t xml:space="preserve">Type </w:t>
            </w:r>
          </w:p>
        </w:tc>
        <w:tc>
          <w:tcPr>
            <w:tcW w:w="1329" w:type="dxa"/>
            <w:tcBorders>
              <w:top w:val="single" w:sz="4" w:space="0" w:color="auto"/>
              <w:left w:val="nil"/>
              <w:bottom w:val="single" w:sz="4" w:space="0" w:color="auto"/>
              <w:right w:val="single" w:sz="4" w:space="0" w:color="auto"/>
            </w:tcBorders>
            <w:shd w:val="clear" w:color="000000" w:fill="D9D9D9"/>
            <w:vAlign w:val="center"/>
            <w:hideMark/>
          </w:tcPr>
          <w:p w14:paraId="1A64E6B4" w14:textId="77777777" w:rsidR="000A4617" w:rsidRPr="00323C33" w:rsidRDefault="000A4617" w:rsidP="00CC2CE8">
            <w:pPr>
              <w:widowControl/>
              <w:jc w:val="left"/>
              <w:rPr>
                <w:rFonts w:ascii="Arial" w:eastAsia="Times New Roman" w:hAnsi="Arial" w:cs="Arial"/>
                <w:b/>
                <w:bCs/>
                <w:color w:val="000000"/>
                <w:kern w:val="0"/>
                <w:sz w:val="22"/>
              </w:rPr>
            </w:pPr>
            <w:r w:rsidRPr="00323C33">
              <w:rPr>
                <w:rFonts w:ascii="Arial" w:eastAsia="Times New Roman" w:hAnsi="Arial" w:cs="Arial"/>
                <w:b/>
                <w:bCs/>
                <w:color w:val="000000"/>
                <w:kern w:val="0"/>
                <w:sz w:val="22"/>
              </w:rPr>
              <w:t xml:space="preserve">Mandatory </w:t>
            </w:r>
          </w:p>
        </w:tc>
        <w:tc>
          <w:tcPr>
            <w:tcW w:w="2740" w:type="dxa"/>
            <w:tcBorders>
              <w:top w:val="single" w:sz="4" w:space="0" w:color="auto"/>
              <w:left w:val="nil"/>
              <w:bottom w:val="single" w:sz="4" w:space="0" w:color="auto"/>
              <w:right w:val="single" w:sz="4" w:space="0" w:color="auto"/>
            </w:tcBorders>
            <w:shd w:val="clear" w:color="000000" w:fill="D9D9D9"/>
            <w:vAlign w:val="center"/>
            <w:hideMark/>
          </w:tcPr>
          <w:p w14:paraId="2BF33BC4" w14:textId="77777777" w:rsidR="000A4617" w:rsidRPr="00323C33" w:rsidRDefault="000A4617" w:rsidP="00CC2CE8">
            <w:pPr>
              <w:widowControl/>
              <w:jc w:val="left"/>
              <w:rPr>
                <w:rFonts w:ascii="Arial" w:eastAsia="Times New Roman" w:hAnsi="Arial" w:cs="Arial"/>
                <w:b/>
                <w:bCs/>
                <w:color w:val="000000"/>
                <w:kern w:val="0"/>
                <w:sz w:val="22"/>
              </w:rPr>
            </w:pPr>
            <w:r w:rsidRPr="00323C33">
              <w:rPr>
                <w:rFonts w:ascii="Arial" w:eastAsia="Times New Roman" w:hAnsi="Arial" w:cs="Arial"/>
                <w:b/>
                <w:bCs/>
                <w:color w:val="000000"/>
                <w:kern w:val="0"/>
                <w:sz w:val="22"/>
              </w:rPr>
              <w:t>Allowed values</w:t>
            </w:r>
          </w:p>
        </w:tc>
        <w:tc>
          <w:tcPr>
            <w:tcW w:w="2916" w:type="dxa"/>
            <w:tcBorders>
              <w:top w:val="single" w:sz="4" w:space="0" w:color="auto"/>
              <w:left w:val="nil"/>
              <w:bottom w:val="single" w:sz="4" w:space="0" w:color="auto"/>
              <w:right w:val="single" w:sz="4" w:space="0" w:color="auto"/>
            </w:tcBorders>
            <w:shd w:val="clear" w:color="000000" w:fill="D9D9D9"/>
            <w:vAlign w:val="center"/>
            <w:hideMark/>
          </w:tcPr>
          <w:p w14:paraId="2D48A6C5" w14:textId="77777777" w:rsidR="000A4617" w:rsidRPr="00323C33" w:rsidRDefault="000A4617" w:rsidP="00CC2CE8">
            <w:pPr>
              <w:widowControl/>
              <w:jc w:val="left"/>
              <w:rPr>
                <w:rFonts w:ascii="Arial" w:eastAsia="Times New Roman" w:hAnsi="Arial" w:cs="Arial"/>
                <w:b/>
                <w:bCs/>
                <w:color w:val="000000"/>
                <w:kern w:val="0"/>
                <w:sz w:val="22"/>
              </w:rPr>
            </w:pPr>
            <w:r w:rsidRPr="00323C33">
              <w:rPr>
                <w:rFonts w:ascii="Arial" w:eastAsia="Times New Roman" w:hAnsi="Arial" w:cs="Arial"/>
                <w:b/>
                <w:bCs/>
                <w:color w:val="000000"/>
                <w:kern w:val="0"/>
                <w:sz w:val="22"/>
              </w:rPr>
              <w:t>Description</w:t>
            </w:r>
          </w:p>
        </w:tc>
      </w:tr>
      <w:tr w:rsidR="00700859" w:rsidRPr="00323C33" w14:paraId="40A9631E" w14:textId="77777777" w:rsidTr="00434D50">
        <w:trPr>
          <w:trHeight w:val="412"/>
        </w:trPr>
        <w:tc>
          <w:tcPr>
            <w:tcW w:w="1525" w:type="dxa"/>
            <w:tcBorders>
              <w:top w:val="nil"/>
              <w:left w:val="single" w:sz="4" w:space="0" w:color="auto"/>
              <w:bottom w:val="single" w:sz="4" w:space="0" w:color="auto"/>
              <w:right w:val="single" w:sz="4" w:space="0" w:color="auto"/>
            </w:tcBorders>
            <w:vAlign w:val="center"/>
            <w:hideMark/>
          </w:tcPr>
          <w:p w14:paraId="61C21A03" w14:textId="77777777" w:rsidR="000A4617" w:rsidRPr="00323C33" w:rsidRDefault="000A4617" w:rsidP="00CC2CE8">
            <w:pPr>
              <w:widowControl/>
              <w:jc w:val="left"/>
              <w:rPr>
                <w:rFonts w:ascii="Arial" w:eastAsia="Times New Roman" w:hAnsi="Arial" w:cs="Arial"/>
                <w:color w:val="000000"/>
                <w:kern w:val="0"/>
                <w:sz w:val="22"/>
              </w:rPr>
            </w:pPr>
            <w:r w:rsidRPr="00323C33">
              <w:rPr>
                <w:rFonts w:ascii="Arial" w:eastAsia="Times New Roman" w:hAnsi="Arial" w:cs="Arial"/>
                <w:color w:val="000000"/>
                <w:kern w:val="0"/>
                <w:sz w:val="22"/>
              </w:rPr>
              <w:t>filters</w:t>
            </w:r>
          </w:p>
        </w:tc>
        <w:tc>
          <w:tcPr>
            <w:tcW w:w="1139" w:type="dxa"/>
            <w:tcBorders>
              <w:top w:val="nil"/>
              <w:left w:val="nil"/>
              <w:bottom w:val="single" w:sz="4" w:space="0" w:color="auto"/>
              <w:right w:val="single" w:sz="4" w:space="0" w:color="auto"/>
            </w:tcBorders>
            <w:vAlign w:val="center"/>
            <w:hideMark/>
          </w:tcPr>
          <w:p w14:paraId="6E6CC0CD" w14:textId="5FC9B4E0" w:rsidR="000A4617" w:rsidRPr="00323C33" w:rsidRDefault="0031233E">
            <w:pPr>
              <w:widowControl/>
              <w:jc w:val="left"/>
              <w:rPr>
                <w:rFonts w:ascii="Arial" w:eastAsia="Times New Roman" w:hAnsi="Arial" w:cs="Arial"/>
                <w:color w:val="000000"/>
                <w:kern w:val="0"/>
                <w:sz w:val="22"/>
              </w:rPr>
            </w:pPr>
            <w:r w:rsidRPr="004D2B6C">
              <w:rPr>
                <w:rFonts w:ascii="Arial" w:hAnsi="Arial" w:cs="Arial" w:hint="eastAsia"/>
                <w:b/>
                <w:color w:val="000000" w:themeColor="text1"/>
                <w:sz w:val="22"/>
                <w:lang w:val="en-SG"/>
              </w:rPr>
              <w:t>F</w:t>
            </w:r>
            <w:r w:rsidRPr="004D2B6C">
              <w:rPr>
                <w:rFonts w:ascii="Arial" w:eastAsia="Arial" w:hAnsi="Arial" w:cs="Arial"/>
                <w:b/>
                <w:color w:val="000000" w:themeColor="text1"/>
                <w:sz w:val="22"/>
                <w:lang w:val="en-SG"/>
              </w:rPr>
              <w:t>ilter</w:t>
            </w:r>
            <w:r w:rsidR="00DA7BE8" w:rsidRPr="004D2B6C">
              <w:rPr>
                <w:rFonts w:ascii="Arial" w:hAnsi="Arial" w:cs="Arial" w:hint="eastAsia"/>
                <w:b/>
                <w:color w:val="000000" w:themeColor="text1"/>
                <w:sz w:val="22"/>
                <w:lang w:val="en-SG"/>
              </w:rPr>
              <w:t>s</w:t>
            </w:r>
            <w:r w:rsidR="0021054C" w:rsidRPr="004D2B6C">
              <w:rPr>
                <w:rFonts w:ascii="Arial" w:hAnsi="Arial" w:cs="Arial"/>
                <w:b/>
                <w:color w:val="000000" w:themeColor="text1"/>
                <w:sz w:val="22"/>
                <w:lang w:val="en-SG"/>
              </w:rPr>
              <w:t xml:space="preserve"> </w:t>
            </w:r>
            <w:r w:rsidR="000A4617" w:rsidRPr="00323C33">
              <w:rPr>
                <w:rFonts w:ascii="Arial" w:eastAsia="Times New Roman" w:hAnsi="Arial" w:cs="Arial"/>
                <w:color w:val="000000"/>
                <w:kern w:val="0"/>
                <w:sz w:val="22"/>
              </w:rPr>
              <w:t>Object</w:t>
            </w:r>
          </w:p>
        </w:tc>
        <w:tc>
          <w:tcPr>
            <w:tcW w:w="1329" w:type="dxa"/>
            <w:tcBorders>
              <w:top w:val="nil"/>
              <w:left w:val="nil"/>
              <w:bottom w:val="single" w:sz="4" w:space="0" w:color="auto"/>
              <w:right w:val="single" w:sz="4" w:space="0" w:color="auto"/>
            </w:tcBorders>
            <w:vAlign w:val="center"/>
            <w:hideMark/>
          </w:tcPr>
          <w:p w14:paraId="5D2D5EE6" w14:textId="45EE3006" w:rsidR="000A4617" w:rsidRPr="00323C33" w:rsidRDefault="0040118E" w:rsidP="00CC2CE8">
            <w:pPr>
              <w:widowControl/>
              <w:jc w:val="left"/>
              <w:rPr>
                <w:rFonts w:ascii="Arial" w:eastAsia="Times New Roman" w:hAnsi="Arial" w:cs="Arial"/>
                <w:color w:val="000000"/>
                <w:kern w:val="0"/>
                <w:sz w:val="22"/>
              </w:rPr>
            </w:pPr>
            <w:r>
              <w:rPr>
                <w:rFonts w:ascii="Arial" w:eastAsia="Times New Roman" w:hAnsi="Arial" w:cs="Arial"/>
                <w:color w:val="000000"/>
                <w:kern w:val="0"/>
                <w:sz w:val="22"/>
              </w:rPr>
              <w:t>No</w:t>
            </w:r>
          </w:p>
        </w:tc>
        <w:tc>
          <w:tcPr>
            <w:tcW w:w="2740" w:type="dxa"/>
            <w:tcBorders>
              <w:top w:val="nil"/>
              <w:left w:val="nil"/>
              <w:bottom w:val="single" w:sz="4" w:space="0" w:color="auto"/>
              <w:right w:val="single" w:sz="4" w:space="0" w:color="auto"/>
            </w:tcBorders>
            <w:noWrap/>
            <w:hideMark/>
          </w:tcPr>
          <w:p w14:paraId="309E8315" w14:textId="77777777" w:rsidR="000A4617" w:rsidRPr="00323C33" w:rsidRDefault="000A4617">
            <w:pPr>
              <w:widowControl/>
              <w:jc w:val="left"/>
              <w:rPr>
                <w:rFonts w:ascii="Calibri" w:eastAsia="Times New Roman" w:hAnsi="Calibri" w:cs="Calibri"/>
                <w:color w:val="000000"/>
                <w:kern w:val="0"/>
                <w:sz w:val="22"/>
              </w:rPr>
            </w:pPr>
            <w:r w:rsidRPr="00323C33">
              <w:rPr>
                <w:rFonts w:ascii="Calibri" w:eastAsia="Times New Roman" w:hAnsi="Calibri" w:cs="Calibri"/>
                <w:color w:val="000000"/>
                <w:kern w:val="0"/>
                <w:sz w:val="22"/>
              </w:rPr>
              <w:t> </w:t>
            </w:r>
          </w:p>
        </w:tc>
        <w:tc>
          <w:tcPr>
            <w:tcW w:w="2916" w:type="dxa"/>
            <w:tcBorders>
              <w:top w:val="nil"/>
              <w:left w:val="nil"/>
              <w:bottom w:val="single" w:sz="4" w:space="0" w:color="auto"/>
              <w:right w:val="single" w:sz="4" w:space="0" w:color="auto"/>
            </w:tcBorders>
            <w:vAlign w:val="center"/>
            <w:hideMark/>
          </w:tcPr>
          <w:p w14:paraId="4C179B30" w14:textId="65B42DA3" w:rsidR="000A4617" w:rsidRPr="00323C33" w:rsidRDefault="000A4617">
            <w:pPr>
              <w:widowControl/>
              <w:jc w:val="left"/>
              <w:rPr>
                <w:rFonts w:ascii="Arial" w:eastAsia="Times New Roman" w:hAnsi="Arial" w:cs="Arial"/>
                <w:color w:val="000000"/>
                <w:kern w:val="0"/>
                <w:sz w:val="22"/>
              </w:rPr>
            </w:pPr>
            <w:r w:rsidRPr="00323C33">
              <w:rPr>
                <w:rFonts w:ascii="Arial" w:eastAsia="Times New Roman" w:hAnsi="Arial" w:cs="Arial"/>
                <w:color w:val="000000"/>
                <w:kern w:val="0"/>
                <w:sz w:val="22"/>
              </w:rPr>
              <w:t>Refer to the data object definition</w:t>
            </w:r>
            <w:r w:rsidR="00962C4A" w:rsidRPr="00561346">
              <w:rPr>
                <w:rFonts w:ascii="Arial" w:eastAsia="Arial" w:hAnsi="Arial" w:cs="Arial"/>
                <w:color w:val="000000" w:themeColor="text1"/>
                <w:sz w:val="22"/>
                <w:lang w:val="en-SG"/>
              </w:rPr>
              <w:t xml:space="preserve"> for </w:t>
            </w:r>
            <w:r w:rsidR="00DA7BE8" w:rsidRPr="00EA1101">
              <w:rPr>
                <w:rFonts w:ascii="Arial" w:hAnsi="Arial" w:cs="Arial" w:hint="eastAsia"/>
                <w:b/>
                <w:bCs/>
                <w:color w:val="000000" w:themeColor="text1"/>
                <w:sz w:val="22"/>
                <w:lang w:val="en-SG"/>
              </w:rPr>
              <w:t>F</w:t>
            </w:r>
            <w:r w:rsidR="00DA7BE8" w:rsidRPr="00EA1101">
              <w:rPr>
                <w:rFonts w:ascii="Arial" w:eastAsia="Arial" w:hAnsi="Arial" w:cs="Arial"/>
                <w:b/>
                <w:bCs/>
                <w:color w:val="000000" w:themeColor="text1"/>
                <w:sz w:val="22"/>
                <w:lang w:val="en-SG"/>
              </w:rPr>
              <w:t>ilter</w:t>
            </w:r>
            <w:r w:rsidR="00DA7BE8" w:rsidRPr="00EA1101">
              <w:rPr>
                <w:rFonts w:ascii="Arial" w:hAnsi="Arial" w:cs="Arial" w:hint="eastAsia"/>
                <w:b/>
                <w:bCs/>
                <w:color w:val="000000" w:themeColor="text1"/>
                <w:sz w:val="22"/>
                <w:lang w:val="en-SG"/>
              </w:rPr>
              <w:t>s</w:t>
            </w:r>
          </w:p>
        </w:tc>
      </w:tr>
      <w:tr w:rsidR="00700859" w:rsidRPr="00323C33" w14:paraId="4C2A1B68" w14:textId="77777777" w:rsidTr="00434D50">
        <w:trPr>
          <w:trHeight w:val="412"/>
        </w:trPr>
        <w:tc>
          <w:tcPr>
            <w:tcW w:w="1525" w:type="dxa"/>
            <w:tcBorders>
              <w:top w:val="nil"/>
              <w:left w:val="single" w:sz="4" w:space="0" w:color="auto"/>
              <w:bottom w:val="single" w:sz="4" w:space="0" w:color="auto"/>
              <w:right w:val="single" w:sz="4" w:space="0" w:color="auto"/>
            </w:tcBorders>
            <w:vAlign w:val="center"/>
            <w:hideMark/>
          </w:tcPr>
          <w:p w14:paraId="3D4C5834" w14:textId="77777777" w:rsidR="000A4617" w:rsidRPr="00323C33" w:rsidRDefault="000A4617" w:rsidP="00CC2CE8">
            <w:pPr>
              <w:widowControl/>
              <w:jc w:val="left"/>
              <w:rPr>
                <w:rFonts w:ascii="Arial" w:eastAsia="Times New Roman" w:hAnsi="Arial" w:cs="Arial"/>
                <w:color w:val="000000"/>
                <w:kern w:val="0"/>
                <w:sz w:val="22"/>
              </w:rPr>
            </w:pPr>
            <w:r w:rsidRPr="00323C33">
              <w:rPr>
                <w:rFonts w:ascii="Arial" w:eastAsia="Times New Roman" w:hAnsi="Arial" w:cs="Arial"/>
                <w:color w:val="000000"/>
                <w:kern w:val="0"/>
                <w:sz w:val="22"/>
              </w:rPr>
              <w:t>page</w:t>
            </w:r>
          </w:p>
        </w:tc>
        <w:tc>
          <w:tcPr>
            <w:tcW w:w="1139" w:type="dxa"/>
            <w:tcBorders>
              <w:top w:val="nil"/>
              <w:left w:val="nil"/>
              <w:bottom w:val="single" w:sz="4" w:space="0" w:color="auto"/>
              <w:right w:val="single" w:sz="4" w:space="0" w:color="auto"/>
            </w:tcBorders>
            <w:vAlign w:val="center"/>
            <w:hideMark/>
          </w:tcPr>
          <w:p w14:paraId="34E0A8B8" w14:textId="5F9C67E5" w:rsidR="000A4617" w:rsidRPr="00323C33" w:rsidRDefault="00DA7BE8">
            <w:pPr>
              <w:widowControl/>
              <w:jc w:val="left"/>
              <w:rPr>
                <w:rFonts w:ascii="Arial" w:eastAsia="Times New Roman" w:hAnsi="Arial" w:cs="Arial"/>
                <w:color w:val="000000"/>
                <w:kern w:val="0"/>
                <w:sz w:val="22"/>
              </w:rPr>
            </w:pPr>
            <w:proofErr w:type="gramStart"/>
            <w:r w:rsidRPr="004D2B6C">
              <w:rPr>
                <w:rFonts w:ascii="Arial" w:hAnsi="Arial" w:cs="Arial" w:hint="eastAsia"/>
                <w:b/>
                <w:color w:val="000000"/>
                <w:kern w:val="0"/>
                <w:sz w:val="22"/>
              </w:rPr>
              <w:t>Page</w:t>
            </w:r>
            <w:r>
              <w:rPr>
                <w:rFonts w:ascii="Arial" w:hAnsi="Arial" w:cs="Arial" w:hint="eastAsia"/>
                <w:color w:val="000000"/>
                <w:kern w:val="0"/>
                <w:sz w:val="22"/>
              </w:rPr>
              <w:t xml:space="preserve"> </w:t>
            </w:r>
            <w:r w:rsidRPr="00323C33">
              <w:rPr>
                <w:rFonts w:ascii="Arial" w:eastAsia="Times New Roman" w:hAnsi="Arial" w:cs="Arial"/>
                <w:color w:val="000000"/>
                <w:kern w:val="0"/>
                <w:sz w:val="22"/>
              </w:rPr>
              <w:t xml:space="preserve"> </w:t>
            </w:r>
            <w:r w:rsidR="000A4617" w:rsidRPr="00323C33">
              <w:rPr>
                <w:rFonts w:ascii="Arial" w:eastAsia="Times New Roman" w:hAnsi="Arial" w:cs="Arial"/>
                <w:color w:val="000000"/>
                <w:kern w:val="0"/>
                <w:sz w:val="22"/>
              </w:rPr>
              <w:t>Object</w:t>
            </w:r>
            <w:proofErr w:type="gramEnd"/>
          </w:p>
        </w:tc>
        <w:tc>
          <w:tcPr>
            <w:tcW w:w="1329" w:type="dxa"/>
            <w:tcBorders>
              <w:top w:val="nil"/>
              <w:left w:val="nil"/>
              <w:bottom w:val="single" w:sz="4" w:space="0" w:color="auto"/>
              <w:right w:val="single" w:sz="4" w:space="0" w:color="auto"/>
            </w:tcBorders>
            <w:vAlign w:val="center"/>
            <w:hideMark/>
          </w:tcPr>
          <w:p w14:paraId="29B56EEA" w14:textId="77777777" w:rsidR="000A4617" w:rsidRPr="00323C33" w:rsidRDefault="000A4617" w:rsidP="00CC2CE8">
            <w:pPr>
              <w:widowControl/>
              <w:jc w:val="left"/>
              <w:rPr>
                <w:rFonts w:ascii="Arial" w:eastAsia="Times New Roman" w:hAnsi="Arial" w:cs="Arial"/>
                <w:color w:val="000000"/>
                <w:kern w:val="0"/>
                <w:sz w:val="22"/>
              </w:rPr>
            </w:pPr>
            <w:r w:rsidRPr="00323C33">
              <w:rPr>
                <w:rFonts w:ascii="Arial" w:eastAsia="Times New Roman" w:hAnsi="Arial" w:cs="Arial"/>
                <w:color w:val="000000"/>
                <w:kern w:val="0"/>
                <w:sz w:val="22"/>
              </w:rPr>
              <w:t>Yes</w:t>
            </w:r>
          </w:p>
        </w:tc>
        <w:tc>
          <w:tcPr>
            <w:tcW w:w="2740" w:type="dxa"/>
            <w:tcBorders>
              <w:top w:val="nil"/>
              <w:left w:val="nil"/>
              <w:bottom w:val="single" w:sz="4" w:space="0" w:color="auto"/>
              <w:right w:val="single" w:sz="4" w:space="0" w:color="auto"/>
            </w:tcBorders>
            <w:noWrap/>
            <w:hideMark/>
          </w:tcPr>
          <w:p w14:paraId="306CD935" w14:textId="77777777" w:rsidR="000A4617" w:rsidRPr="00323C33" w:rsidRDefault="000A4617">
            <w:pPr>
              <w:widowControl/>
              <w:jc w:val="left"/>
              <w:rPr>
                <w:rFonts w:ascii="Calibri" w:eastAsia="Times New Roman" w:hAnsi="Calibri" w:cs="Calibri"/>
                <w:color w:val="000000"/>
                <w:kern w:val="0"/>
                <w:sz w:val="22"/>
              </w:rPr>
            </w:pPr>
            <w:r w:rsidRPr="00323C33">
              <w:rPr>
                <w:rFonts w:ascii="Calibri" w:eastAsia="Times New Roman" w:hAnsi="Calibri" w:cs="Calibri"/>
                <w:color w:val="000000"/>
                <w:kern w:val="0"/>
                <w:sz w:val="22"/>
              </w:rPr>
              <w:t> </w:t>
            </w:r>
          </w:p>
        </w:tc>
        <w:tc>
          <w:tcPr>
            <w:tcW w:w="2916" w:type="dxa"/>
            <w:tcBorders>
              <w:top w:val="nil"/>
              <w:left w:val="nil"/>
              <w:bottom w:val="single" w:sz="4" w:space="0" w:color="auto"/>
              <w:right w:val="single" w:sz="4" w:space="0" w:color="auto"/>
            </w:tcBorders>
            <w:vAlign w:val="center"/>
            <w:hideMark/>
          </w:tcPr>
          <w:p w14:paraId="5AD583B2" w14:textId="4EF843C1" w:rsidR="000A4617" w:rsidRPr="00323C33" w:rsidRDefault="000A4617">
            <w:pPr>
              <w:widowControl/>
              <w:jc w:val="left"/>
              <w:rPr>
                <w:rFonts w:ascii="Arial" w:eastAsia="Times New Roman" w:hAnsi="Arial" w:cs="Arial"/>
                <w:color w:val="000000"/>
                <w:kern w:val="0"/>
                <w:sz w:val="22"/>
              </w:rPr>
            </w:pPr>
            <w:r w:rsidRPr="00323C33">
              <w:rPr>
                <w:rFonts w:ascii="Arial" w:eastAsia="Times New Roman" w:hAnsi="Arial" w:cs="Arial"/>
                <w:color w:val="000000"/>
                <w:kern w:val="0"/>
                <w:sz w:val="22"/>
              </w:rPr>
              <w:t>Refer to the data object definition</w:t>
            </w:r>
            <w:r w:rsidR="00962C4A" w:rsidRPr="00561346">
              <w:rPr>
                <w:rFonts w:ascii="Arial" w:eastAsia="Arial" w:hAnsi="Arial" w:cs="Arial"/>
                <w:color w:val="000000" w:themeColor="text1"/>
                <w:sz w:val="22"/>
                <w:lang w:val="en-SG"/>
              </w:rPr>
              <w:t xml:space="preserve"> for </w:t>
            </w:r>
            <w:r w:rsidR="00CC77C2" w:rsidRPr="00EA1101">
              <w:rPr>
                <w:rFonts w:ascii="Arial" w:hAnsi="Arial" w:cs="Arial" w:hint="eastAsia"/>
                <w:b/>
                <w:bCs/>
                <w:color w:val="000000" w:themeColor="text1"/>
                <w:sz w:val="22"/>
                <w:lang w:val="en-SG"/>
              </w:rPr>
              <w:t>Page</w:t>
            </w:r>
          </w:p>
        </w:tc>
      </w:tr>
      <w:tr w:rsidR="00700859" w:rsidRPr="00323C33" w14:paraId="7DA8B584" w14:textId="77777777" w:rsidTr="00434D50">
        <w:trPr>
          <w:trHeight w:val="412"/>
        </w:trPr>
        <w:tc>
          <w:tcPr>
            <w:tcW w:w="1525" w:type="dxa"/>
            <w:tcBorders>
              <w:top w:val="nil"/>
              <w:left w:val="single" w:sz="4" w:space="0" w:color="auto"/>
              <w:bottom w:val="single" w:sz="4" w:space="0" w:color="auto"/>
              <w:right w:val="single" w:sz="4" w:space="0" w:color="auto"/>
            </w:tcBorders>
            <w:vAlign w:val="center"/>
            <w:hideMark/>
          </w:tcPr>
          <w:p w14:paraId="066A3329" w14:textId="77777777" w:rsidR="000A4617" w:rsidRPr="00323C33" w:rsidRDefault="000A4617" w:rsidP="00CC2CE8">
            <w:pPr>
              <w:widowControl/>
              <w:jc w:val="left"/>
              <w:rPr>
                <w:rFonts w:ascii="Arial" w:eastAsia="Times New Roman" w:hAnsi="Arial" w:cs="Arial"/>
                <w:color w:val="000000"/>
                <w:kern w:val="0"/>
                <w:sz w:val="22"/>
              </w:rPr>
            </w:pPr>
            <w:r w:rsidRPr="00323C33">
              <w:rPr>
                <w:rFonts w:ascii="Arial" w:eastAsia="Times New Roman" w:hAnsi="Arial" w:cs="Arial"/>
                <w:color w:val="000000"/>
                <w:kern w:val="0"/>
                <w:sz w:val="22"/>
              </w:rPr>
              <w:t>sorts</w:t>
            </w:r>
          </w:p>
        </w:tc>
        <w:tc>
          <w:tcPr>
            <w:tcW w:w="1139" w:type="dxa"/>
            <w:tcBorders>
              <w:top w:val="nil"/>
              <w:left w:val="nil"/>
              <w:bottom w:val="single" w:sz="4" w:space="0" w:color="auto"/>
              <w:right w:val="single" w:sz="4" w:space="0" w:color="auto"/>
            </w:tcBorders>
            <w:vAlign w:val="center"/>
            <w:hideMark/>
          </w:tcPr>
          <w:p w14:paraId="77CA40C0" w14:textId="0A2344B0" w:rsidR="00F10C8C" w:rsidRPr="002263F1" w:rsidRDefault="00F10C8C" w:rsidP="00CC2CE8">
            <w:pPr>
              <w:jc w:val="left"/>
              <w:rPr>
                <w:rFonts w:ascii="Arial" w:hAnsi="Arial" w:cs="Arial"/>
                <w:color w:val="000000" w:themeColor="text1"/>
                <w:sz w:val="22"/>
              </w:rPr>
            </w:pPr>
            <w:r w:rsidRPr="00561346">
              <w:rPr>
                <w:rFonts w:ascii="Arial" w:eastAsia="Arial" w:hAnsi="Arial" w:cs="Arial"/>
                <w:color w:val="000000" w:themeColor="text1"/>
                <w:sz w:val="22"/>
              </w:rPr>
              <w:t>Array</w:t>
            </w:r>
            <w:r w:rsidR="00654DCD">
              <w:rPr>
                <w:rFonts w:ascii="Arial" w:hAnsi="Arial" w:cs="Arial" w:hint="eastAsia"/>
                <w:color w:val="000000" w:themeColor="text1"/>
                <w:sz w:val="22"/>
              </w:rPr>
              <w:t xml:space="preserve"> of </w:t>
            </w:r>
            <w:r w:rsidR="00654DCD" w:rsidRPr="00065070">
              <w:rPr>
                <w:rFonts w:ascii="Arial" w:hAnsi="Arial" w:cs="Arial" w:hint="eastAsia"/>
                <w:b/>
                <w:color w:val="000000" w:themeColor="text1"/>
                <w:sz w:val="22"/>
              </w:rPr>
              <w:t>Sort</w:t>
            </w:r>
          </w:p>
          <w:p w14:paraId="33395F39" w14:textId="516DAE73" w:rsidR="000A4617" w:rsidRPr="00323C33" w:rsidRDefault="000A4617">
            <w:pPr>
              <w:widowControl/>
              <w:jc w:val="left"/>
              <w:rPr>
                <w:rFonts w:ascii="Arial" w:eastAsia="Times New Roman" w:hAnsi="Arial" w:cs="Arial"/>
                <w:color w:val="000000"/>
                <w:kern w:val="0"/>
                <w:sz w:val="22"/>
              </w:rPr>
            </w:pPr>
            <w:r w:rsidRPr="00323C33">
              <w:rPr>
                <w:rFonts w:ascii="Arial" w:eastAsia="Times New Roman" w:hAnsi="Arial" w:cs="Arial"/>
                <w:color w:val="000000"/>
                <w:kern w:val="0"/>
                <w:sz w:val="22"/>
              </w:rPr>
              <w:t>Object</w:t>
            </w:r>
          </w:p>
        </w:tc>
        <w:tc>
          <w:tcPr>
            <w:tcW w:w="1329" w:type="dxa"/>
            <w:tcBorders>
              <w:top w:val="nil"/>
              <w:left w:val="nil"/>
              <w:bottom w:val="single" w:sz="4" w:space="0" w:color="auto"/>
              <w:right w:val="single" w:sz="4" w:space="0" w:color="auto"/>
            </w:tcBorders>
            <w:vAlign w:val="center"/>
            <w:hideMark/>
          </w:tcPr>
          <w:p w14:paraId="3B06D171" w14:textId="77777777" w:rsidR="000A4617" w:rsidRPr="00323C33" w:rsidRDefault="000A4617" w:rsidP="00CC2CE8">
            <w:pPr>
              <w:widowControl/>
              <w:jc w:val="left"/>
              <w:rPr>
                <w:rFonts w:ascii="Arial" w:eastAsia="Times New Roman" w:hAnsi="Arial" w:cs="Arial"/>
                <w:color w:val="000000"/>
                <w:kern w:val="0"/>
                <w:sz w:val="22"/>
              </w:rPr>
            </w:pPr>
            <w:r w:rsidRPr="00323C33">
              <w:rPr>
                <w:rFonts w:ascii="Arial" w:eastAsia="Times New Roman" w:hAnsi="Arial" w:cs="Arial"/>
                <w:color w:val="000000"/>
                <w:kern w:val="0"/>
                <w:sz w:val="22"/>
              </w:rPr>
              <w:t>Yes</w:t>
            </w:r>
          </w:p>
        </w:tc>
        <w:tc>
          <w:tcPr>
            <w:tcW w:w="2740" w:type="dxa"/>
            <w:tcBorders>
              <w:top w:val="nil"/>
              <w:left w:val="nil"/>
              <w:bottom w:val="single" w:sz="4" w:space="0" w:color="auto"/>
              <w:right w:val="single" w:sz="4" w:space="0" w:color="auto"/>
            </w:tcBorders>
            <w:noWrap/>
            <w:hideMark/>
          </w:tcPr>
          <w:p w14:paraId="0F9DBDB0" w14:textId="77777777" w:rsidR="000A4617" w:rsidRPr="00323C33" w:rsidRDefault="000A4617">
            <w:pPr>
              <w:widowControl/>
              <w:jc w:val="left"/>
              <w:rPr>
                <w:rFonts w:ascii="Calibri" w:eastAsia="Times New Roman" w:hAnsi="Calibri" w:cs="Calibri"/>
                <w:color w:val="000000"/>
                <w:kern w:val="0"/>
                <w:sz w:val="22"/>
              </w:rPr>
            </w:pPr>
            <w:r w:rsidRPr="00323C33">
              <w:rPr>
                <w:rFonts w:ascii="Calibri" w:eastAsia="Times New Roman" w:hAnsi="Calibri" w:cs="Calibri"/>
                <w:color w:val="000000"/>
                <w:kern w:val="0"/>
                <w:sz w:val="22"/>
              </w:rPr>
              <w:t> </w:t>
            </w:r>
          </w:p>
        </w:tc>
        <w:tc>
          <w:tcPr>
            <w:tcW w:w="2916" w:type="dxa"/>
            <w:tcBorders>
              <w:top w:val="nil"/>
              <w:left w:val="nil"/>
              <w:bottom w:val="single" w:sz="4" w:space="0" w:color="auto"/>
              <w:right w:val="single" w:sz="4" w:space="0" w:color="auto"/>
            </w:tcBorders>
            <w:vAlign w:val="center"/>
            <w:hideMark/>
          </w:tcPr>
          <w:p w14:paraId="3182B00D" w14:textId="4F2A24C3" w:rsidR="000A4617" w:rsidRPr="00323C33" w:rsidRDefault="000A4617">
            <w:pPr>
              <w:widowControl/>
              <w:jc w:val="left"/>
              <w:rPr>
                <w:rFonts w:ascii="Arial" w:eastAsia="Times New Roman" w:hAnsi="Arial" w:cs="Arial"/>
                <w:color w:val="000000"/>
                <w:kern w:val="0"/>
                <w:sz w:val="22"/>
              </w:rPr>
            </w:pPr>
            <w:r w:rsidRPr="00323C33">
              <w:rPr>
                <w:rFonts w:ascii="Arial" w:eastAsia="Times New Roman" w:hAnsi="Arial" w:cs="Arial"/>
                <w:color w:val="000000"/>
                <w:kern w:val="0"/>
                <w:sz w:val="22"/>
              </w:rPr>
              <w:t>Refer to the data object definition</w:t>
            </w:r>
            <w:r w:rsidR="00962C4A">
              <w:rPr>
                <w:rFonts w:ascii="Arial" w:hAnsi="Arial" w:cs="Arial" w:hint="eastAsia"/>
                <w:color w:val="000000"/>
                <w:kern w:val="0"/>
                <w:sz w:val="22"/>
              </w:rPr>
              <w:t xml:space="preserve"> </w:t>
            </w:r>
            <w:r w:rsidR="00962C4A" w:rsidRPr="00561346">
              <w:rPr>
                <w:rFonts w:ascii="Arial" w:eastAsia="Arial" w:hAnsi="Arial" w:cs="Arial"/>
                <w:color w:val="000000" w:themeColor="text1"/>
                <w:sz w:val="22"/>
                <w:lang w:val="en-SG"/>
              </w:rPr>
              <w:t xml:space="preserve">for </w:t>
            </w:r>
            <w:r w:rsidR="00CC77C2" w:rsidRPr="00EA1101">
              <w:rPr>
                <w:rFonts w:ascii="Arial" w:hAnsi="Arial" w:cs="Arial" w:hint="eastAsia"/>
                <w:b/>
                <w:bCs/>
                <w:color w:val="000000" w:themeColor="text1"/>
                <w:sz w:val="22"/>
                <w:lang w:val="en-SG"/>
              </w:rPr>
              <w:t>Sort</w:t>
            </w:r>
          </w:p>
        </w:tc>
      </w:tr>
    </w:tbl>
    <w:p w14:paraId="4C487E24" w14:textId="77777777" w:rsidR="000A4617" w:rsidRPr="00F10C8C" w:rsidRDefault="000A4617" w:rsidP="00CC2CE8">
      <w:pPr>
        <w:spacing w:line="360" w:lineRule="auto"/>
        <w:jc w:val="left"/>
        <w:rPr>
          <w:rFonts w:ascii="Arial" w:eastAsia="Arial" w:hAnsi="Arial" w:cs="Arial"/>
          <w:color w:val="000000" w:themeColor="text1"/>
          <w:sz w:val="22"/>
        </w:rPr>
      </w:pPr>
    </w:p>
    <w:p w14:paraId="141C0838" w14:textId="7440522D" w:rsidR="000A4617" w:rsidRPr="00EA1101" w:rsidRDefault="000A4617" w:rsidP="00CC2CE8">
      <w:pPr>
        <w:spacing w:line="360" w:lineRule="auto"/>
        <w:jc w:val="left"/>
        <w:rPr>
          <w:rFonts w:ascii="Arial" w:eastAsia="Arial" w:hAnsi="Arial" w:cs="Arial"/>
          <w:color w:val="000000" w:themeColor="text1"/>
          <w:sz w:val="22"/>
          <w:lang w:val="en-SG"/>
        </w:rPr>
      </w:pPr>
      <w:r w:rsidRPr="00561346">
        <w:rPr>
          <w:rFonts w:ascii="Arial" w:eastAsia="Arial" w:hAnsi="Arial" w:cs="Arial"/>
          <w:color w:val="000000" w:themeColor="text1"/>
          <w:sz w:val="22"/>
          <w:lang w:val="en-SG"/>
        </w:rPr>
        <w:t xml:space="preserve">Data Object definition for </w:t>
      </w:r>
      <w:r w:rsidR="00DA7BE8" w:rsidRPr="007006F5">
        <w:rPr>
          <w:rFonts w:ascii="Arial" w:hAnsi="Arial" w:cs="Arial" w:hint="eastAsia"/>
          <w:b/>
          <w:bCs/>
          <w:color w:val="000000" w:themeColor="text1"/>
          <w:sz w:val="22"/>
          <w:lang w:val="en-SG"/>
        </w:rPr>
        <w:t>F</w:t>
      </w:r>
      <w:r w:rsidR="00DA7BE8" w:rsidRPr="007006F5">
        <w:rPr>
          <w:rFonts w:ascii="Arial" w:eastAsia="Arial" w:hAnsi="Arial" w:cs="Arial"/>
          <w:b/>
          <w:bCs/>
          <w:color w:val="000000" w:themeColor="text1"/>
          <w:sz w:val="22"/>
          <w:lang w:val="en-SG"/>
        </w:rPr>
        <w:t>ilter</w:t>
      </w:r>
      <w:r w:rsidR="00DA7BE8" w:rsidRPr="007006F5">
        <w:rPr>
          <w:rFonts w:ascii="Arial" w:hAnsi="Arial" w:cs="Arial" w:hint="eastAsia"/>
          <w:b/>
          <w:bCs/>
          <w:color w:val="000000" w:themeColor="text1"/>
          <w:sz w:val="22"/>
          <w:lang w:val="en-SG"/>
        </w:rPr>
        <w:t>s</w:t>
      </w:r>
      <w:r w:rsidR="00EA1101">
        <w:rPr>
          <w:rFonts w:ascii="Arial" w:hAnsi="Arial" w:cs="Arial"/>
          <w:color w:val="000000" w:themeColor="text1"/>
          <w:sz w:val="22"/>
          <w:lang w:val="en-SG"/>
        </w:rPr>
        <w:t>.</w:t>
      </w:r>
    </w:p>
    <w:tbl>
      <w:tblPr>
        <w:tblStyle w:val="TableGrid"/>
        <w:tblW w:w="9147" w:type="dxa"/>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6A0" w:firstRow="1" w:lastRow="0" w:firstColumn="1" w:lastColumn="0" w:noHBand="1" w:noVBand="1"/>
      </w:tblPr>
      <w:tblGrid>
        <w:gridCol w:w="1432"/>
        <w:gridCol w:w="990"/>
        <w:gridCol w:w="1350"/>
        <w:gridCol w:w="2430"/>
        <w:gridCol w:w="2945"/>
      </w:tblGrid>
      <w:tr w:rsidR="000A4617" w:rsidRPr="00561346" w14:paraId="127ABA54" w14:textId="77777777" w:rsidTr="088A0BCE">
        <w:trPr>
          <w:trHeight w:val="540"/>
        </w:trPr>
        <w:tc>
          <w:tcPr>
            <w:tcW w:w="14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73F75B" w14:textId="77777777" w:rsidR="000A4617" w:rsidRDefault="000A4617" w:rsidP="00CC2CE8">
            <w:pPr>
              <w:spacing w:before="0"/>
              <w:jc w:val="left"/>
              <w:rPr>
                <w:rFonts w:ascii="Arial" w:eastAsia="Arial" w:hAnsi="Arial" w:cs="Arial"/>
                <w:b/>
                <w:bCs/>
                <w:color w:val="000000" w:themeColor="text1"/>
                <w:sz w:val="22"/>
                <w:szCs w:val="22"/>
              </w:rPr>
            </w:pPr>
            <w:r w:rsidRPr="00561346">
              <w:rPr>
                <w:rFonts w:ascii="Arial" w:eastAsia="Arial" w:hAnsi="Arial" w:cs="Arial"/>
                <w:b/>
                <w:bCs/>
                <w:color w:val="000000" w:themeColor="text1"/>
                <w:sz w:val="22"/>
                <w:szCs w:val="22"/>
              </w:rPr>
              <w:t xml:space="preserve">Field </w:t>
            </w:r>
          </w:p>
          <w:p w14:paraId="05E51B94"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b/>
                <w:bCs/>
                <w:color w:val="000000" w:themeColor="text1"/>
                <w:sz w:val="22"/>
                <w:szCs w:val="22"/>
              </w:rPr>
              <w:t>Name</w:t>
            </w:r>
            <w:r w:rsidRPr="00561346">
              <w:rPr>
                <w:rFonts w:ascii="Arial" w:eastAsia="Arial" w:hAnsi="Arial" w:cs="Arial"/>
                <w:color w:val="000000" w:themeColor="text1"/>
                <w:sz w:val="22"/>
                <w:szCs w:val="22"/>
              </w:rPr>
              <w:t xml:space="preserve"> </w:t>
            </w:r>
          </w:p>
        </w:tc>
        <w:tc>
          <w:tcPr>
            <w:tcW w:w="9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5FB51D" w14:textId="77777777" w:rsidR="000A4617" w:rsidRDefault="000A4617" w:rsidP="00CC2CE8">
            <w:pPr>
              <w:spacing w:before="0"/>
              <w:jc w:val="left"/>
              <w:rPr>
                <w:rFonts w:ascii="Arial" w:eastAsia="Arial" w:hAnsi="Arial" w:cs="Arial"/>
                <w:b/>
                <w:bCs/>
                <w:color w:val="000000" w:themeColor="text1"/>
                <w:sz w:val="22"/>
                <w:szCs w:val="22"/>
              </w:rPr>
            </w:pPr>
            <w:r w:rsidRPr="088A0BCE">
              <w:rPr>
                <w:rFonts w:ascii="Arial" w:eastAsia="Arial" w:hAnsi="Arial" w:cs="Arial"/>
                <w:b/>
                <w:bCs/>
                <w:color w:val="000000" w:themeColor="text1"/>
                <w:sz w:val="22"/>
                <w:szCs w:val="22"/>
              </w:rPr>
              <w:t>Data</w:t>
            </w:r>
          </w:p>
          <w:p w14:paraId="0FB3E3CB" w14:textId="77777777" w:rsidR="000A4617" w:rsidRPr="00561346" w:rsidRDefault="000A4617" w:rsidP="00CC2CE8">
            <w:pPr>
              <w:spacing w:before="0"/>
              <w:jc w:val="left"/>
              <w:rPr>
                <w:rFonts w:ascii="Arial" w:eastAsia="Arial" w:hAnsi="Arial" w:cs="Arial"/>
                <w:color w:val="000000" w:themeColor="text1"/>
                <w:sz w:val="22"/>
                <w:szCs w:val="22"/>
              </w:rPr>
            </w:pPr>
            <w:r w:rsidRPr="088A0BCE">
              <w:rPr>
                <w:rFonts w:ascii="Arial" w:eastAsia="Arial" w:hAnsi="Arial" w:cs="Arial"/>
                <w:b/>
                <w:bCs/>
                <w:color w:val="000000" w:themeColor="text1"/>
                <w:sz w:val="22"/>
                <w:szCs w:val="22"/>
              </w:rPr>
              <w:t>Type</w:t>
            </w:r>
            <w:r w:rsidRPr="088A0BCE">
              <w:rPr>
                <w:rFonts w:ascii="Arial" w:eastAsia="Arial" w:hAnsi="Arial" w:cs="Arial"/>
                <w:color w:val="000000" w:themeColor="text1"/>
                <w:sz w:val="22"/>
                <w:szCs w:val="22"/>
              </w:rPr>
              <w:t xml:space="preserve"> </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369673"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b/>
                <w:bCs/>
                <w:color w:val="000000" w:themeColor="text1"/>
                <w:sz w:val="22"/>
                <w:szCs w:val="22"/>
              </w:rPr>
              <w:t xml:space="preserve">Mandatory  </w:t>
            </w:r>
          </w:p>
        </w:tc>
        <w:tc>
          <w:tcPr>
            <w:tcW w:w="24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03679FD"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b/>
                <w:bCs/>
                <w:color w:val="000000" w:themeColor="text1"/>
                <w:sz w:val="22"/>
                <w:szCs w:val="22"/>
              </w:rPr>
              <w:t>Allowed values</w:t>
            </w:r>
            <w:r w:rsidRPr="00561346">
              <w:rPr>
                <w:rFonts w:ascii="Arial" w:eastAsia="Arial" w:hAnsi="Arial" w:cs="Arial"/>
                <w:color w:val="000000" w:themeColor="text1"/>
                <w:sz w:val="22"/>
                <w:szCs w:val="22"/>
              </w:rPr>
              <w:t xml:space="preserve"> </w:t>
            </w:r>
          </w:p>
        </w:tc>
        <w:tc>
          <w:tcPr>
            <w:tcW w:w="294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F2D24E"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b/>
                <w:bCs/>
                <w:color w:val="000000" w:themeColor="text1"/>
                <w:sz w:val="22"/>
                <w:szCs w:val="22"/>
              </w:rPr>
              <w:t>Description</w:t>
            </w:r>
            <w:r w:rsidRPr="00561346">
              <w:rPr>
                <w:rFonts w:ascii="Arial" w:eastAsia="Arial" w:hAnsi="Arial" w:cs="Arial"/>
                <w:color w:val="000000" w:themeColor="text1"/>
                <w:sz w:val="22"/>
                <w:szCs w:val="22"/>
              </w:rPr>
              <w:t xml:space="preserve"> </w:t>
            </w:r>
          </w:p>
        </w:tc>
      </w:tr>
      <w:tr w:rsidR="000A4617" w:rsidRPr="00561346" w14:paraId="68DD6DA0" w14:textId="77777777" w:rsidTr="088A0BCE">
        <w:trPr>
          <w:trHeight w:val="825"/>
        </w:trPr>
        <w:tc>
          <w:tcPr>
            <w:tcW w:w="14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94AE0A4"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t>time</w:t>
            </w:r>
          </w:p>
        </w:tc>
        <w:tc>
          <w:tcPr>
            <w:tcW w:w="9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98A8EE" w14:textId="2F6A09F9" w:rsidR="000A4617" w:rsidRPr="00561346" w:rsidRDefault="00CC77C2">
            <w:pPr>
              <w:spacing w:before="0"/>
              <w:jc w:val="left"/>
              <w:rPr>
                <w:rFonts w:ascii="Arial" w:eastAsia="Arial" w:hAnsi="Arial" w:cs="Arial"/>
                <w:color w:val="000000" w:themeColor="text1"/>
                <w:sz w:val="22"/>
                <w:szCs w:val="22"/>
              </w:rPr>
            </w:pPr>
            <w:r w:rsidRPr="00EA1101">
              <w:rPr>
                <w:rFonts w:ascii="Arial" w:eastAsiaTheme="minorEastAsia" w:hAnsi="Arial" w:cs="Arial" w:hint="eastAsia"/>
                <w:b/>
                <w:bCs/>
                <w:color w:val="000000" w:themeColor="text1"/>
                <w:sz w:val="22"/>
                <w:szCs w:val="22"/>
              </w:rPr>
              <w:t>Time</w:t>
            </w:r>
            <w:r w:rsidRPr="00561346">
              <w:rPr>
                <w:rFonts w:ascii="Arial" w:eastAsia="Arial" w:hAnsi="Arial" w:cs="Arial"/>
                <w:color w:val="000000" w:themeColor="text1"/>
                <w:sz w:val="22"/>
                <w:szCs w:val="22"/>
              </w:rPr>
              <w:t xml:space="preserve"> </w:t>
            </w:r>
            <w:r w:rsidR="000A4617" w:rsidRPr="00561346">
              <w:rPr>
                <w:rFonts w:ascii="Arial" w:eastAsia="Arial" w:hAnsi="Arial" w:cs="Arial"/>
                <w:color w:val="000000" w:themeColor="text1"/>
                <w:sz w:val="22"/>
                <w:szCs w:val="22"/>
              </w:rPr>
              <w:t>Object</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3957287"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t>Yes</w:t>
            </w:r>
          </w:p>
        </w:tc>
        <w:tc>
          <w:tcPr>
            <w:tcW w:w="24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7576423" w14:textId="77777777" w:rsidR="000A4617" w:rsidRPr="00561346" w:rsidRDefault="000A4617" w:rsidP="00CC2CE8">
            <w:pPr>
              <w:spacing w:before="0"/>
              <w:jc w:val="left"/>
              <w:rPr>
                <w:rFonts w:ascii="DengXian" w:eastAsia="DengXian" w:hAnsi="DengXian" w:cs="DengXian"/>
                <w:sz w:val="21"/>
                <w:szCs w:val="21"/>
              </w:rPr>
            </w:pPr>
          </w:p>
          <w:p w14:paraId="3EA943F1" w14:textId="6161118F" w:rsidR="000A4617" w:rsidRPr="00561346" w:rsidRDefault="000A4617" w:rsidP="00CC2CE8">
            <w:pPr>
              <w:spacing w:before="0"/>
              <w:jc w:val="left"/>
              <w:rPr>
                <w:rFonts w:ascii="Arial" w:eastAsia="Arial" w:hAnsi="Arial" w:cs="Arial"/>
                <w:color w:val="000000" w:themeColor="text1"/>
                <w:sz w:val="22"/>
                <w:szCs w:val="22"/>
              </w:rPr>
            </w:pPr>
          </w:p>
        </w:tc>
        <w:tc>
          <w:tcPr>
            <w:tcW w:w="294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CFA4363" w14:textId="1077807B" w:rsidR="000A4617" w:rsidRDefault="000A4617" w:rsidP="00CC2CE8">
            <w:pPr>
              <w:spacing w:before="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 xml:space="preserve">Query </w:t>
            </w:r>
            <w:proofErr w:type="gramStart"/>
            <w:r w:rsidRPr="00561346">
              <w:rPr>
                <w:rFonts w:ascii="Arial" w:eastAsia="Arial" w:hAnsi="Arial" w:cs="Arial"/>
                <w:color w:val="000000" w:themeColor="text1"/>
                <w:sz w:val="22"/>
                <w:szCs w:val="22"/>
              </w:rPr>
              <w:t>Duration,  both</w:t>
            </w:r>
            <w:proofErr w:type="gramEnd"/>
            <w:r w:rsidRPr="00561346">
              <w:rPr>
                <w:rFonts w:ascii="Arial" w:eastAsia="Arial" w:hAnsi="Arial" w:cs="Arial"/>
                <w:color w:val="000000" w:themeColor="text1"/>
                <w:sz w:val="22"/>
                <w:szCs w:val="22"/>
              </w:rPr>
              <w:t xml:space="preserve"> must be Epoch Time in </w:t>
            </w:r>
            <w:del w:id="343" w:author="Robert James Andrews  (NCS)" w:date="2025-11-25T10:53:00Z" w16du:dateUtc="2025-11-25T02:53:00Z">
              <w:r w:rsidRPr="00561346" w:rsidDel="00B76EDC">
                <w:rPr>
                  <w:rFonts w:ascii="Arial" w:eastAsia="Arial" w:hAnsi="Arial" w:cs="Arial"/>
                  <w:color w:val="000000" w:themeColor="text1"/>
                  <w:sz w:val="22"/>
                  <w:szCs w:val="22"/>
                </w:rPr>
                <w:delText>seconds</w:delText>
              </w:r>
            </w:del>
            <w:ins w:id="344" w:author="Robert James Andrews  (NCS)" w:date="2025-11-25T10:53:00Z" w16du:dateUtc="2025-11-25T02:53:00Z">
              <w:r w:rsidR="00B76EDC">
                <w:rPr>
                  <w:rFonts w:ascii="Arial" w:eastAsia="Arial" w:hAnsi="Arial" w:cs="Arial"/>
                  <w:color w:val="000000" w:themeColor="text1"/>
                  <w:sz w:val="22"/>
                  <w:szCs w:val="22"/>
                </w:rPr>
                <w:t>milliseconds</w:t>
              </w:r>
            </w:ins>
            <w:r w:rsidRPr="00561346">
              <w:rPr>
                <w:rFonts w:ascii="Arial" w:eastAsia="Arial" w:hAnsi="Arial" w:cs="Arial"/>
                <w:color w:val="000000" w:themeColor="text1"/>
                <w:sz w:val="22"/>
                <w:szCs w:val="22"/>
              </w:rPr>
              <w:t>.</w:t>
            </w:r>
          </w:p>
          <w:p w14:paraId="15A11777" w14:textId="4D6118C3" w:rsidR="00F7010D" w:rsidRPr="00F7010D" w:rsidRDefault="00F7010D" w:rsidP="00CC2CE8">
            <w:pPr>
              <w:spacing w:before="0"/>
              <w:jc w:val="left"/>
              <w:rPr>
                <w:rFonts w:ascii="Arial" w:eastAsiaTheme="minorEastAsia" w:hAnsi="Arial" w:cs="Arial"/>
                <w:color w:val="000000" w:themeColor="text1"/>
                <w:sz w:val="22"/>
                <w:szCs w:val="22"/>
              </w:rPr>
            </w:pPr>
            <w:r w:rsidRPr="00323C33">
              <w:rPr>
                <w:rFonts w:ascii="Arial" w:hAnsi="Arial" w:cs="Arial"/>
                <w:color w:val="000000"/>
                <w:sz w:val="22"/>
              </w:rPr>
              <w:t>Refer to the data object definition</w:t>
            </w:r>
            <w:r w:rsidRPr="00561346">
              <w:rPr>
                <w:rFonts w:ascii="Arial" w:eastAsia="Arial" w:hAnsi="Arial" w:cs="Arial"/>
                <w:color w:val="000000" w:themeColor="text1"/>
                <w:sz w:val="22"/>
              </w:rPr>
              <w:t xml:space="preserve"> for </w:t>
            </w:r>
            <w:r w:rsidR="00CC77C2" w:rsidRPr="00EA1101">
              <w:rPr>
                <w:rFonts w:ascii="Arial" w:eastAsiaTheme="minorEastAsia" w:hAnsi="Arial" w:cs="Arial" w:hint="eastAsia"/>
                <w:b/>
                <w:bCs/>
                <w:color w:val="000000" w:themeColor="text1"/>
                <w:sz w:val="22"/>
              </w:rPr>
              <w:t>Time</w:t>
            </w:r>
          </w:p>
          <w:p w14:paraId="1AF849D6" w14:textId="77777777" w:rsidR="007006F5" w:rsidRPr="00F7010D" w:rsidRDefault="007006F5" w:rsidP="00CC2CE8">
            <w:pPr>
              <w:spacing w:before="0"/>
              <w:jc w:val="left"/>
              <w:rPr>
                <w:rFonts w:ascii="Arial" w:eastAsiaTheme="minorEastAsia" w:hAnsi="Arial" w:cs="Arial"/>
                <w:color w:val="000000" w:themeColor="text1"/>
                <w:sz w:val="22"/>
                <w:szCs w:val="22"/>
              </w:rPr>
            </w:pPr>
          </w:p>
          <w:p w14:paraId="5D7CEC3C" w14:textId="2BF9606B" w:rsidR="00140012" w:rsidRDefault="00196106" w:rsidP="00CC2CE8">
            <w:pPr>
              <w:spacing w:before="0"/>
              <w:jc w:val="left"/>
              <w:rPr>
                <w:rFonts w:ascii="Arial" w:eastAsiaTheme="minorEastAsia" w:hAnsi="Arial" w:cs="Arial"/>
                <w:color w:val="000000" w:themeColor="text1"/>
                <w:sz w:val="22"/>
                <w:szCs w:val="22"/>
              </w:rPr>
            </w:pPr>
            <w:proofErr w:type="spellStart"/>
            <w:r>
              <w:rPr>
                <w:rFonts w:ascii="Arial" w:eastAsiaTheme="minorEastAsia" w:hAnsi="Arial" w:cs="Arial" w:hint="eastAsia"/>
                <w:color w:val="000000" w:themeColor="text1"/>
                <w:sz w:val="22"/>
                <w:szCs w:val="22"/>
              </w:rPr>
              <w:t>E.g</w:t>
            </w:r>
            <w:proofErr w:type="spellEnd"/>
            <w:r>
              <w:rPr>
                <w:rFonts w:ascii="Arial" w:eastAsiaTheme="minorEastAsia" w:hAnsi="Arial" w:cs="Arial" w:hint="eastAsia"/>
                <w:color w:val="000000" w:themeColor="text1"/>
                <w:sz w:val="22"/>
                <w:szCs w:val="22"/>
              </w:rPr>
              <w:t>:</w:t>
            </w:r>
          </w:p>
          <w:p w14:paraId="7DBB764E" w14:textId="77777777" w:rsidR="00140012" w:rsidRDefault="00140012" w:rsidP="00CC2CE8">
            <w:pPr>
              <w:spacing w:before="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w:t>
            </w:r>
          </w:p>
          <w:p w14:paraId="2BE927BE" w14:textId="49DB3FDD" w:rsidR="00140012" w:rsidRDefault="00140012" w:rsidP="00CC2CE8">
            <w:pPr>
              <w:spacing w:before="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from: 1755619200</w:t>
            </w:r>
            <w:ins w:id="345" w:author="Robert James Andrews  (NCS)" w:date="2025-11-25T10:54:00Z" w16du:dateUtc="2025-11-25T02:54:00Z">
              <w:r w:rsidR="00F42819">
                <w:rPr>
                  <w:rFonts w:ascii="Arial" w:eastAsia="Arial" w:hAnsi="Arial" w:cs="Arial"/>
                  <w:color w:val="000000" w:themeColor="text1"/>
                  <w:sz w:val="22"/>
                  <w:szCs w:val="22"/>
                </w:rPr>
                <w:t>000</w:t>
              </w:r>
            </w:ins>
            <w:r w:rsidRPr="00561346">
              <w:rPr>
                <w:rFonts w:ascii="Arial" w:eastAsia="Arial" w:hAnsi="Arial" w:cs="Arial"/>
                <w:color w:val="000000" w:themeColor="text1"/>
                <w:sz w:val="22"/>
                <w:szCs w:val="22"/>
              </w:rPr>
              <w:t xml:space="preserve">, </w:t>
            </w:r>
          </w:p>
          <w:p w14:paraId="45B7F39B" w14:textId="25043AEC" w:rsidR="00140012" w:rsidRDefault="00140012" w:rsidP="00CC2CE8">
            <w:pPr>
              <w:spacing w:before="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to: 1756137599</w:t>
            </w:r>
            <w:ins w:id="346" w:author="Robert James Andrews  (NCS)" w:date="2025-11-25T10:54:00Z" w16du:dateUtc="2025-11-25T02:54:00Z">
              <w:r w:rsidR="00F42819">
                <w:rPr>
                  <w:rFonts w:ascii="Arial" w:eastAsia="Arial" w:hAnsi="Arial" w:cs="Arial"/>
                  <w:color w:val="000000" w:themeColor="text1"/>
                  <w:sz w:val="22"/>
                  <w:szCs w:val="22"/>
                </w:rPr>
                <w:t>000</w:t>
              </w:r>
            </w:ins>
          </w:p>
          <w:p w14:paraId="7EA05B59" w14:textId="1BB68FD1" w:rsidR="000A4617" w:rsidRPr="00140012" w:rsidRDefault="00140012" w:rsidP="00CC2CE8">
            <w:pPr>
              <w:spacing w:before="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w:t>
            </w:r>
          </w:p>
        </w:tc>
      </w:tr>
      <w:tr w:rsidR="000A4617" w:rsidRPr="00561346" w14:paraId="051AF8F0" w14:textId="77777777" w:rsidTr="088A0BCE">
        <w:trPr>
          <w:trHeight w:val="540"/>
        </w:trPr>
        <w:tc>
          <w:tcPr>
            <w:tcW w:w="14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1C37C8D"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t>types</w:t>
            </w:r>
          </w:p>
        </w:tc>
        <w:tc>
          <w:tcPr>
            <w:tcW w:w="9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38DF681" w14:textId="48BFE73B" w:rsidR="000A4617"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t>Array</w:t>
            </w:r>
            <w:r w:rsidR="00DE320F">
              <w:rPr>
                <w:rFonts w:ascii="Arial" w:eastAsia="Arial" w:hAnsi="Arial" w:cs="Arial"/>
                <w:color w:val="000000" w:themeColor="text1"/>
                <w:sz w:val="22"/>
                <w:szCs w:val="22"/>
              </w:rPr>
              <w:t xml:space="preserve"> of</w:t>
            </w:r>
          </w:p>
          <w:p w14:paraId="48367F11" w14:textId="77777777" w:rsidR="000A4617" w:rsidRPr="00561346" w:rsidRDefault="000A4617" w:rsidP="00CC2CE8">
            <w:pPr>
              <w:spacing w:before="0"/>
              <w:jc w:val="left"/>
              <w:rPr>
                <w:rFonts w:ascii="Arial" w:eastAsia="Arial" w:hAnsi="Arial" w:cs="Arial"/>
                <w:color w:val="000000" w:themeColor="text1"/>
                <w:sz w:val="22"/>
                <w:szCs w:val="22"/>
              </w:rPr>
            </w:pPr>
            <w:r>
              <w:rPr>
                <w:rFonts w:ascii="Arial" w:eastAsia="Arial" w:hAnsi="Arial" w:cs="Arial"/>
                <w:color w:val="000000" w:themeColor="text1"/>
                <w:sz w:val="22"/>
                <w:szCs w:val="22"/>
              </w:rPr>
              <w:t>String</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B57E99"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t>Yes</w:t>
            </w:r>
          </w:p>
        </w:tc>
        <w:tc>
          <w:tcPr>
            <w:tcW w:w="24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C6A219" w14:textId="2702FA0A" w:rsidR="000A4617" w:rsidRPr="00561346" w:rsidRDefault="000A4617" w:rsidP="00CC2CE8">
            <w:pPr>
              <w:spacing w:before="0"/>
              <w:jc w:val="left"/>
              <w:rPr>
                <w:rFonts w:ascii="Arial" w:eastAsia="Arial" w:hAnsi="Arial" w:cs="Arial"/>
                <w:color w:val="000000" w:themeColor="text1"/>
                <w:sz w:val="22"/>
                <w:szCs w:val="22"/>
              </w:rPr>
            </w:pPr>
          </w:p>
        </w:tc>
        <w:tc>
          <w:tcPr>
            <w:tcW w:w="294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459649" w14:textId="77777777" w:rsidR="000A4617" w:rsidRPr="00873EA3" w:rsidRDefault="000A4617" w:rsidP="00CC2CE8">
            <w:pPr>
              <w:spacing w:before="0"/>
              <w:jc w:val="left"/>
              <w:rPr>
                <w:rFonts w:ascii="Arial" w:eastAsia="Arial" w:hAnsi="Arial" w:cs="Arial"/>
                <w:color w:val="000000" w:themeColor="text1"/>
                <w:sz w:val="22"/>
                <w:szCs w:val="22"/>
              </w:rPr>
            </w:pPr>
            <w:r w:rsidRPr="00873EA3">
              <w:rPr>
                <w:rFonts w:ascii="Arial" w:eastAsia="Arial" w:hAnsi="Arial" w:cs="Arial"/>
                <w:color w:val="000000" w:themeColor="text1"/>
                <w:sz w:val="22"/>
                <w:szCs w:val="22"/>
              </w:rPr>
              <w:t xml:space="preserve">List of the query Event Type. </w:t>
            </w:r>
          </w:p>
          <w:p w14:paraId="21A35C5E" w14:textId="412CA986" w:rsidR="000A4617" w:rsidRPr="00873EA3" w:rsidRDefault="000A4617" w:rsidP="00CC2CE8">
            <w:pPr>
              <w:spacing w:before="0"/>
              <w:jc w:val="left"/>
              <w:rPr>
                <w:rFonts w:ascii="Arial" w:eastAsia="Arial" w:hAnsi="Arial" w:cs="Arial"/>
                <w:color w:val="000000" w:themeColor="text1"/>
                <w:sz w:val="22"/>
                <w:szCs w:val="22"/>
              </w:rPr>
            </w:pPr>
            <w:r w:rsidRPr="00873EA3">
              <w:rPr>
                <w:rFonts w:ascii="Arial" w:eastAsia="Arial" w:hAnsi="Arial" w:cs="Arial"/>
                <w:color w:val="000000" w:themeColor="text1"/>
                <w:sz w:val="22"/>
                <w:szCs w:val="22"/>
              </w:rPr>
              <w:t xml:space="preserve">Confirmed </w:t>
            </w:r>
            <w:r w:rsidR="003C41A3">
              <w:rPr>
                <w:rFonts w:ascii="Arial" w:eastAsia="Arial" w:hAnsi="Arial" w:cs="Arial"/>
                <w:color w:val="000000" w:themeColor="text1"/>
                <w:sz w:val="22"/>
                <w:szCs w:val="22"/>
              </w:rPr>
              <w:t>9</w:t>
            </w:r>
            <w:r w:rsidRPr="00873EA3">
              <w:rPr>
                <w:rFonts w:ascii="Arial" w:eastAsia="Arial" w:hAnsi="Arial" w:cs="Arial"/>
                <w:color w:val="000000" w:themeColor="text1"/>
                <w:sz w:val="22"/>
                <w:szCs w:val="22"/>
              </w:rPr>
              <w:t xml:space="preserve"> Event Types</w:t>
            </w:r>
            <w:r w:rsidR="00785FD1">
              <w:rPr>
                <w:rFonts w:ascii="Arial" w:eastAsia="Arial" w:hAnsi="Arial" w:cs="Arial"/>
                <w:color w:val="000000" w:themeColor="text1"/>
                <w:sz w:val="22"/>
                <w:szCs w:val="22"/>
              </w:rPr>
              <w:t>.</w:t>
            </w:r>
          </w:p>
          <w:p w14:paraId="373CBEA3" w14:textId="7EAB2B22" w:rsidR="00FF1553" w:rsidRPr="00873EA3" w:rsidRDefault="00196106" w:rsidP="00CC2CE8">
            <w:pPr>
              <w:spacing w:before="0"/>
              <w:jc w:val="left"/>
              <w:rPr>
                <w:rFonts w:ascii="Arial" w:eastAsiaTheme="minorEastAsia" w:hAnsi="Arial" w:cs="Arial"/>
                <w:color w:val="000000" w:themeColor="text1"/>
                <w:sz w:val="22"/>
                <w:szCs w:val="22"/>
              </w:rPr>
            </w:pPr>
            <w:proofErr w:type="spellStart"/>
            <w:r w:rsidRPr="00873EA3">
              <w:rPr>
                <w:rFonts w:ascii="Arial" w:eastAsiaTheme="minorEastAsia" w:hAnsi="Arial" w:cs="Arial"/>
                <w:color w:val="000000" w:themeColor="text1"/>
                <w:sz w:val="22"/>
                <w:szCs w:val="22"/>
              </w:rPr>
              <w:t>E.g</w:t>
            </w:r>
            <w:proofErr w:type="spellEnd"/>
            <w:r w:rsidRPr="00873EA3">
              <w:rPr>
                <w:rFonts w:ascii="Arial" w:eastAsiaTheme="minorEastAsia" w:hAnsi="Arial" w:cs="Arial"/>
                <w:color w:val="000000" w:themeColor="text1"/>
                <w:sz w:val="22"/>
                <w:szCs w:val="22"/>
              </w:rPr>
              <w:t>:</w:t>
            </w:r>
          </w:p>
          <w:p w14:paraId="1298A5BD" w14:textId="306A43B0" w:rsidR="000A4617" w:rsidRPr="00FF1553" w:rsidRDefault="00FF1553" w:rsidP="00CC2CE8">
            <w:pPr>
              <w:spacing w:before="0"/>
              <w:jc w:val="left"/>
              <w:rPr>
                <w:rFonts w:asciiTheme="minorHAnsi" w:eastAsiaTheme="minorEastAsia" w:hAnsiTheme="minorHAnsi" w:cstheme="minorBidi"/>
                <w:color w:val="000000" w:themeColor="text1"/>
                <w:szCs w:val="22"/>
              </w:rPr>
            </w:pPr>
            <w:r w:rsidRPr="00873EA3">
              <w:rPr>
                <w:rFonts w:ascii="Arial" w:eastAsia="Arial" w:hAnsi="Arial" w:cs="Arial"/>
                <w:color w:val="000000" w:themeColor="text1"/>
                <w:sz w:val="22"/>
                <w:szCs w:val="22"/>
              </w:rPr>
              <w:t>["</w:t>
            </w:r>
            <w:proofErr w:type="spellStart"/>
            <w:proofErr w:type="gramStart"/>
            <w:r w:rsidRPr="00873EA3">
              <w:rPr>
                <w:rFonts w:ascii="Arial" w:eastAsia="Arial" w:hAnsi="Arial" w:cs="Arial"/>
                <w:color w:val="000000" w:themeColor="text1"/>
                <w:sz w:val="22"/>
                <w:szCs w:val="22"/>
              </w:rPr>
              <w:t>vap.event</w:t>
            </w:r>
            <w:proofErr w:type="gramEnd"/>
            <w:r w:rsidRPr="00873EA3">
              <w:rPr>
                <w:rFonts w:ascii="Arial" w:eastAsia="Arial" w:hAnsi="Arial" w:cs="Arial"/>
                <w:color w:val="000000" w:themeColor="text1"/>
                <w:sz w:val="22"/>
                <w:szCs w:val="22"/>
              </w:rPr>
              <w:t>.</w:t>
            </w:r>
            <w:proofErr w:type="gramStart"/>
            <w:r w:rsidRPr="00873EA3">
              <w:rPr>
                <w:rFonts w:ascii="Arial" w:eastAsia="Arial" w:hAnsi="Arial" w:cs="Arial"/>
                <w:color w:val="000000" w:themeColor="text1"/>
                <w:sz w:val="22"/>
                <w:szCs w:val="22"/>
              </w:rPr>
              <w:t>object.idling</w:t>
            </w:r>
            <w:proofErr w:type="spellEnd"/>
            <w:proofErr w:type="gramEnd"/>
            <w:r w:rsidRPr="00873EA3">
              <w:rPr>
                <w:rFonts w:ascii="Arial" w:eastAsia="Arial" w:hAnsi="Arial" w:cs="Arial"/>
                <w:color w:val="000000" w:themeColor="text1"/>
                <w:sz w:val="22"/>
                <w:szCs w:val="22"/>
              </w:rPr>
              <w:t>"]</w:t>
            </w:r>
          </w:p>
        </w:tc>
      </w:tr>
      <w:tr w:rsidR="000A4617" w:rsidRPr="00561346" w14:paraId="6AAEEE93" w14:textId="77777777" w:rsidTr="088A0BCE">
        <w:trPr>
          <w:trHeight w:val="285"/>
        </w:trPr>
        <w:tc>
          <w:tcPr>
            <w:tcW w:w="14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6CCC848"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t>relation</w:t>
            </w:r>
          </w:p>
        </w:tc>
        <w:tc>
          <w:tcPr>
            <w:tcW w:w="9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2C5BBB"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t>String</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5C7EC3A"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t>Yes</w:t>
            </w:r>
          </w:p>
        </w:tc>
        <w:tc>
          <w:tcPr>
            <w:tcW w:w="24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B09E469" w14:textId="77777777" w:rsidR="004C52EF" w:rsidRPr="004C52EF" w:rsidRDefault="000A4617" w:rsidP="004C52EF">
            <w:pPr>
              <w:pStyle w:val="ListParagraph"/>
              <w:numPr>
                <w:ilvl w:val="0"/>
                <w:numId w:val="42"/>
              </w:numPr>
              <w:jc w:val="left"/>
              <w:rPr>
                <w:rFonts w:eastAsiaTheme="minorEastAsia" w:cs="Arial"/>
                <w:color w:val="000000" w:themeColor="text1"/>
                <w:szCs w:val="22"/>
              </w:rPr>
            </w:pPr>
            <w:r w:rsidRPr="004C52EF">
              <w:rPr>
                <w:rFonts w:eastAsia="Arial" w:cs="Arial"/>
                <w:color w:val="000000" w:themeColor="text1"/>
              </w:rPr>
              <w:t>and</w:t>
            </w:r>
          </w:p>
          <w:p w14:paraId="01BE3801" w14:textId="303E8F3D" w:rsidR="000A4617" w:rsidRPr="00140012" w:rsidRDefault="000A4617" w:rsidP="004C52EF">
            <w:pPr>
              <w:pStyle w:val="ListParagraph"/>
              <w:numPr>
                <w:ilvl w:val="0"/>
                <w:numId w:val="42"/>
              </w:numPr>
              <w:jc w:val="left"/>
              <w:rPr>
                <w:rFonts w:eastAsiaTheme="minorEastAsia" w:cs="Arial"/>
                <w:color w:val="000000" w:themeColor="text1"/>
                <w:szCs w:val="22"/>
              </w:rPr>
            </w:pPr>
            <w:r w:rsidRPr="00561346">
              <w:rPr>
                <w:rFonts w:eastAsia="Arial" w:cs="Arial"/>
                <w:color w:val="000000" w:themeColor="text1"/>
                <w:szCs w:val="22"/>
              </w:rPr>
              <w:t>or</w:t>
            </w:r>
          </w:p>
        </w:tc>
        <w:tc>
          <w:tcPr>
            <w:tcW w:w="294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77240D"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t>Relation of filter conditions</w:t>
            </w:r>
          </w:p>
        </w:tc>
      </w:tr>
      <w:tr w:rsidR="000A4617" w:rsidRPr="00561346" w14:paraId="1B62921F" w14:textId="77777777" w:rsidTr="088A0BCE">
        <w:trPr>
          <w:trHeight w:val="3570"/>
        </w:trPr>
        <w:tc>
          <w:tcPr>
            <w:tcW w:w="14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40364E1" w14:textId="77777777"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lastRenderedPageBreak/>
              <w:t>sources</w:t>
            </w:r>
          </w:p>
        </w:tc>
        <w:tc>
          <w:tcPr>
            <w:tcW w:w="9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EF5BEFB" w14:textId="77777777" w:rsidR="00CC77C2" w:rsidRDefault="000A4617" w:rsidP="00CC2CE8">
            <w:pPr>
              <w:spacing w:before="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 xml:space="preserve">Array </w:t>
            </w:r>
            <w:r w:rsidR="00CC77C2">
              <w:rPr>
                <w:rFonts w:ascii="Arial" w:eastAsiaTheme="minorEastAsia" w:hAnsi="Arial" w:cs="Arial" w:hint="eastAsia"/>
                <w:color w:val="000000" w:themeColor="text1"/>
                <w:sz w:val="22"/>
                <w:szCs w:val="22"/>
              </w:rPr>
              <w:t>of</w:t>
            </w:r>
          </w:p>
          <w:p w14:paraId="2141DFA9" w14:textId="39C285E0" w:rsidR="000A4617" w:rsidRPr="00561346" w:rsidRDefault="00CC77C2" w:rsidP="00CC2CE8">
            <w:pPr>
              <w:spacing w:before="0"/>
              <w:jc w:val="left"/>
              <w:rPr>
                <w:rFonts w:ascii="Arial" w:eastAsia="Arial" w:hAnsi="Arial" w:cs="Arial"/>
                <w:color w:val="000000" w:themeColor="text1"/>
                <w:sz w:val="22"/>
                <w:szCs w:val="22"/>
              </w:rPr>
            </w:pPr>
            <w:proofErr w:type="spellStart"/>
            <w:r w:rsidRPr="00687149">
              <w:rPr>
                <w:rFonts w:ascii="Arial" w:eastAsiaTheme="minorEastAsia" w:hAnsi="Arial" w:cs="Arial" w:hint="eastAsia"/>
                <w:b/>
                <w:bCs/>
                <w:color w:val="000000" w:themeColor="text1"/>
                <w:sz w:val="22"/>
                <w:szCs w:val="22"/>
              </w:rPr>
              <w:t>Source</w:t>
            </w:r>
            <w:r w:rsidR="000A4617" w:rsidRPr="00561346">
              <w:rPr>
                <w:rFonts w:ascii="Arial" w:eastAsia="Arial" w:hAnsi="Arial" w:cs="Arial"/>
                <w:color w:val="000000" w:themeColor="text1"/>
                <w:sz w:val="22"/>
                <w:szCs w:val="22"/>
              </w:rPr>
              <w:t>Object</w:t>
            </w:r>
            <w:proofErr w:type="spellEnd"/>
            <w:r w:rsidR="00702459">
              <w:rPr>
                <w:rFonts w:ascii="Arial" w:eastAsia="Arial" w:hAnsi="Arial" w:cs="Arial"/>
                <w:color w:val="000000" w:themeColor="text1"/>
                <w:sz w:val="22"/>
                <w:szCs w:val="22"/>
              </w:rPr>
              <w:t xml:space="preserve"> </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2E1AA7" w14:textId="77777777" w:rsidR="000A4617" w:rsidRPr="00561346" w:rsidRDefault="000A4617" w:rsidP="00CC2CE8">
            <w:pPr>
              <w:spacing w:before="0"/>
              <w:jc w:val="left"/>
              <w:rPr>
                <w:rFonts w:ascii="Arial" w:eastAsia="Arial" w:hAnsi="Arial" w:cs="Arial"/>
                <w:color w:val="000000" w:themeColor="text1"/>
                <w:sz w:val="22"/>
                <w:szCs w:val="22"/>
              </w:rPr>
            </w:pPr>
            <w:r w:rsidRPr="00ED00FF">
              <w:rPr>
                <w:rFonts w:ascii="Arial" w:eastAsia="Arial" w:hAnsi="Arial" w:cs="Arial"/>
                <w:color w:val="000000" w:themeColor="text1"/>
                <w:sz w:val="22"/>
                <w:szCs w:val="22"/>
              </w:rPr>
              <w:t>No</w:t>
            </w:r>
          </w:p>
        </w:tc>
        <w:tc>
          <w:tcPr>
            <w:tcW w:w="24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C164B7" w14:textId="3FC6E9BD" w:rsidR="000A4617" w:rsidRPr="00561346" w:rsidRDefault="000A4617">
            <w:pPr>
              <w:spacing w:before="0"/>
              <w:jc w:val="left"/>
              <w:rPr>
                <w:rFonts w:ascii="Arial" w:eastAsia="Arial" w:hAnsi="Arial" w:cs="Arial"/>
                <w:color w:val="000000" w:themeColor="text1"/>
                <w:sz w:val="22"/>
                <w:szCs w:val="22"/>
              </w:rPr>
            </w:pPr>
          </w:p>
        </w:tc>
        <w:tc>
          <w:tcPr>
            <w:tcW w:w="294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BD52596" w14:textId="63F5F4C0" w:rsidR="00A919BE" w:rsidRPr="00934D7B" w:rsidRDefault="000A4617" w:rsidP="00934D7B">
            <w:pPr>
              <w:spacing w:before="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List of the Source Device information</w:t>
            </w:r>
            <w:r w:rsidR="00A919BE">
              <w:rPr>
                <w:rFonts w:ascii="Arial" w:eastAsiaTheme="minorEastAsia" w:hAnsi="Arial" w:cs="Arial" w:hint="eastAsia"/>
                <w:color w:val="000000" w:themeColor="text1"/>
                <w:sz w:val="22"/>
                <w:szCs w:val="22"/>
              </w:rPr>
              <w:t>.</w:t>
            </w:r>
          </w:p>
          <w:p w14:paraId="1C3F45B9" w14:textId="30D97F59" w:rsidR="00DD3B3F" w:rsidRPr="00A919BE" w:rsidRDefault="00DD3B3F" w:rsidP="00CC2CE8">
            <w:pPr>
              <w:spacing w:before="0"/>
              <w:jc w:val="left"/>
              <w:rPr>
                <w:rFonts w:ascii="Arial" w:eastAsiaTheme="minorEastAsia" w:hAnsi="Arial" w:cs="Arial"/>
                <w:color w:val="000000" w:themeColor="text1"/>
                <w:sz w:val="22"/>
                <w:szCs w:val="22"/>
              </w:rPr>
            </w:pPr>
          </w:p>
          <w:p w14:paraId="5BCC8F0B" w14:textId="08A7D17E" w:rsidR="00140012" w:rsidRDefault="00196106" w:rsidP="00CC2CE8">
            <w:pPr>
              <w:spacing w:before="0"/>
              <w:jc w:val="left"/>
              <w:rPr>
                <w:rFonts w:ascii="Arial" w:eastAsiaTheme="minorEastAsia" w:hAnsi="Arial" w:cs="Arial"/>
                <w:color w:val="000000" w:themeColor="text1"/>
                <w:sz w:val="22"/>
                <w:szCs w:val="22"/>
              </w:rPr>
            </w:pPr>
            <w:proofErr w:type="spellStart"/>
            <w:r>
              <w:rPr>
                <w:rFonts w:ascii="Arial" w:eastAsiaTheme="minorEastAsia" w:hAnsi="Arial" w:cs="Arial" w:hint="eastAsia"/>
                <w:color w:val="000000" w:themeColor="text1"/>
                <w:sz w:val="22"/>
                <w:szCs w:val="22"/>
              </w:rPr>
              <w:t>E.g</w:t>
            </w:r>
            <w:proofErr w:type="spellEnd"/>
            <w:r>
              <w:rPr>
                <w:rFonts w:ascii="Arial" w:eastAsiaTheme="minorEastAsia" w:hAnsi="Arial" w:cs="Arial" w:hint="eastAsia"/>
                <w:color w:val="000000" w:themeColor="text1"/>
                <w:sz w:val="22"/>
                <w:szCs w:val="22"/>
              </w:rPr>
              <w:t>:</w:t>
            </w:r>
          </w:p>
          <w:p w14:paraId="1C4197A0" w14:textId="0DB456F6" w:rsidR="000A4617" w:rsidRPr="00140012" w:rsidRDefault="00140012" w:rsidP="00CC2CE8">
            <w:pPr>
              <w:spacing w:before="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w:t>
            </w:r>
            <w:r w:rsidRPr="00561346">
              <w:br/>
            </w:r>
            <w:r w:rsidRPr="00561346">
              <w:rPr>
                <w:rFonts w:ascii="Arial" w:eastAsia="Arial" w:hAnsi="Arial" w:cs="Arial"/>
                <w:color w:val="000000" w:themeColor="text1"/>
                <w:sz w:val="22"/>
                <w:szCs w:val="22"/>
              </w:rPr>
              <w:t>{</w:t>
            </w:r>
            <w:r w:rsidRPr="00561346">
              <w:br/>
            </w:r>
            <w:r w:rsidRPr="00561346">
              <w:rPr>
                <w:rFonts w:ascii="Arial" w:eastAsia="Arial" w:hAnsi="Arial" w:cs="Arial"/>
                <w:color w:val="000000" w:themeColor="text1"/>
                <w:sz w:val="22"/>
                <w:szCs w:val="22"/>
              </w:rPr>
              <w:t>"</w:t>
            </w:r>
            <w:proofErr w:type="spellStart"/>
            <w:r w:rsidRPr="00561346">
              <w:rPr>
                <w:rFonts w:ascii="Arial" w:eastAsia="Arial" w:hAnsi="Arial" w:cs="Arial"/>
                <w:color w:val="000000" w:themeColor="text1"/>
                <w:sz w:val="22"/>
                <w:szCs w:val="22"/>
              </w:rPr>
              <w:t>deviceId</w:t>
            </w:r>
            <w:proofErr w:type="spellEnd"/>
            <w:r w:rsidRPr="00561346">
              <w:rPr>
                <w:rFonts w:ascii="Arial" w:eastAsia="Arial" w:hAnsi="Arial" w:cs="Arial"/>
                <w:color w:val="000000" w:themeColor="text1"/>
                <w:sz w:val="22"/>
                <w:szCs w:val="22"/>
              </w:rPr>
              <w:t>":</w:t>
            </w:r>
            <w:r w:rsidR="00A45A04">
              <w:rPr>
                <w:rFonts w:ascii="Arial" w:eastAsia="Arial" w:hAnsi="Arial" w:cs="Arial"/>
                <w:color w:val="000000" w:themeColor="text1"/>
                <w:sz w:val="22"/>
                <w:szCs w:val="22"/>
              </w:rPr>
              <w:t xml:space="preserve"> </w:t>
            </w:r>
            <w:r w:rsidRPr="00561346">
              <w:rPr>
                <w:rFonts w:ascii="Arial" w:eastAsia="Arial" w:hAnsi="Arial" w:cs="Arial"/>
                <w:color w:val="000000" w:themeColor="text1"/>
                <w:sz w:val="22"/>
                <w:szCs w:val="22"/>
              </w:rPr>
              <w:t>"8052293e4e9a41fba020d29e6ebbdd20",</w:t>
            </w:r>
            <w:r w:rsidRPr="00561346">
              <w:br/>
            </w:r>
            <w:r w:rsidRPr="00561346">
              <w:rPr>
                <w:rFonts w:ascii="Arial" w:eastAsia="Arial" w:hAnsi="Arial" w:cs="Arial"/>
                <w:color w:val="000000" w:themeColor="text1"/>
                <w:sz w:val="22"/>
                <w:szCs w:val="22"/>
              </w:rPr>
              <w:t>"</w:t>
            </w:r>
            <w:proofErr w:type="spellStart"/>
            <w:r w:rsidRPr="00561346">
              <w:rPr>
                <w:rFonts w:ascii="Arial" w:eastAsia="Arial" w:hAnsi="Arial" w:cs="Arial"/>
                <w:color w:val="000000" w:themeColor="text1"/>
                <w:sz w:val="22"/>
                <w:szCs w:val="22"/>
              </w:rPr>
              <w:t>deviceChannelId</w:t>
            </w:r>
            <w:proofErr w:type="spellEnd"/>
            <w:r w:rsidRPr="00561346">
              <w:rPr>
                <w:rFonts w:ascii="Arial" w:eastAsia="Arial" w:hAnsi="Arial" w:cs="Arial"/>
                <w:color w:val="000000" w:themeColor="text1"/>
                <w:sz w:val="22"/>
                <w:szCs w:val="22"/>
              </w:rPr>
              <w:t>": "52d86f9b83a1ac82743ae642fe4cb800",</w:t>
            </w:r>
            <w:r w:rsidRPr="00561346">
              <w:br/>
            </w:r>
            <w:r w:rsidRPr="00561346">
              <w:rPr>
                <w:rFonts w:ascii="Arial" w:eastAsia="Arial" w:hAnsi="Arial" w:cs="Arial"/>
                <w:color w:val="000000" w:themeColor="text1"/>
                <w:sz w:val="22"/>
                <w:szCs w:val="22"/>
              </w:rPr>
              <w:t xml:space="preserve">                 "provider": "</w:t>
            </w:r>
            <w:proofErr w:type="spellStart"/>
            <w:r w:rsidRPr="00561346">
              <w:rPr>
                <w:rFonts w:ascii="Arial" w:eastAsia="Arial" w:hAnsi="Arial" w:cs="Arial"/>
                <w:color w:val="000000" w:themeColor="text1"/>
                <w:sz w:val="22"/>
                <w:szCs w:val="22"/>
              </w:rPr>
              <w:t>vap_device_stream</w:t>
            </w:r>
            <w:proofErr w:type="spellEnd"/>
            <w:r w:rsidRPr="00561346">
              <w:rPr>
                <w:rFonts w:ascii="Arial" w:eastAsia="Arial" w:hAnsi="Arial" w:cs="Arial"/>
                <w:color w:val="000000" w:themeColor="text1"/>
                <w:sz w:val="22"/>
                <w:szCs w:val="22"/>
              </w:rPr>
              <w:t>"</w:t>
            </w:r>
            <w:r w:rsidRPr="00561346">
              <w:br/>
            </w:r>
            <w:r w:rsidRPr="00561346">
              <w:rPr>
                <w:rFonts w:ascii="Arial" w:eastAsia="Arial" w:hAnsi="Arial" w:cs="Arial"/>
                <w:color w:val="000000" w:themeColor="text1"/>
                <w:sz w:val="22"/>
                <w:szCs w:val="22"/>
              </w:rPr>
              <w:t xml:space="preserve">           </w:t>
            </w:r>
            <w:proofErr w:type="gramStart"/>
            <w:r w:rsidRPr="00561346">
              <w:rPr>
                <w:rFonts w:ascii="Arial" w:eastAsia="Arial" w:hAnsi="Arial" w:cs="Arial"/>
                <w:color w:val="000000" w:themeColor="text1"/>
                <w:sz w:val="22"/>
                <w:szCs w:val="22"/>
              </w:rPr>
              <w:t xml:space="preserve">  }</w:t>
            </w:r>
            <w:proofErr w:type="gramEnd"/>
            <w:r w:rsidRPr="00561346">
              <w:br/>
            </w:r>
            <w:r w:rsidRPr="00561346">
              <w:rPr>
                <w:rFonts w:ascii="Arial" w:eastAsia="Arial" w:hAnsi="Arial" w:cs="Arial"/>
                <w:color w:val="000000" w:themeColor="text1"/>
                <w:sz w:val="22"/>
                <w:szCs w:val="22"/>
              </w:rPr>
              <w:t xml:space="preserve">       </w:t>
            </w:r>
            <w:proofErr w:type="gramStart"/>
            <w:r w:rsidRPr="00561346">
              <w:rPr>
                <w:rFonts w:ascii="Arial" w:eastAsia="Arial" w:hAnsi="Arial" w:cs="Arial"/>
                <w:color w:val="000000" w:themeColor="text1"/>
                <w:sz w:val="22"/>
                <w:szCs w:val="22"/>
              </w:rPr>
              <w:t xml:space="preserve">  ]</w:t>
            </w:r>
            <w:proofErr w:type="gramEnd"/>
          </w:p>
        </w:tc>
      </w:tr>
      <w:tr w:rsidR="000A4617" w:rsidRPr="00561346" w14:paraId="26BCD2E7" w14:textId="77777777" w:rsidTr="088A0BCE">
        <w:trPr>
          <w:trHeight w:val="1650"/>
        </w:trPr>
        <w:tc>
          <w:tcPr>
            <w:tcW w:w="14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F8C5D32" w14:textId="77777777" w:rsidR="000A4617" w:rsidRPr="00561346" w:rsidRDefault="000A4617" w:rsidP="00CC2CE8">
            <w:pPr>
              <w:spacing w:before="0"/>
              <w:jc w:val="left"/>
              <w:rPr>
                <w:rFonts w:ascii="Arial" w:eastAsia="Arial" w:hAnsi="Arial" w:cs="Arial"/>
                <w:color w:val="000000" w:themeColor="text1"/>
                <w:sz w:val="22"/>
                <w:szCs w:val="22"/>
              </w:rPr>
            </w:pPr>
            <w:proofErr w:type="spellStart"/>
            <w:r w:rsidRPr="00561346">
              <w:rPr>
                <w:rFonts w:ascii="Arial" w:eastAsia="Arial" w:hAnsi="Arial" w:cs="Arial"/>
                <w:color w:val="000000" w:themeColor="text1"/>
                <w:sz w:val="22"/>
                <w:szCs w:val="22"/>
              </w:rPr>
              <w:t>vaInstances</w:t>
            </w:r>
            <w:proofErr w:type="spellEnd"/>
          </w:p>
        </w:tc>
        <w:tc>
          <w:tcPr>
            <w:tcW w:w="9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E007E7" w14:textId="0232B474" w:rsidR="000A4617" w:rsidRPr="00561346" w:rsidRDefault="000A4617" w:rsidP="00CC2CE8">
            <w:pPr>
              <w:spacing w:before="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t xml:space="preserve">Array </w:t>
            </w:r>
            <w:r w:rsidR="00276323">
              <w:rPr>
                <w:rFonts w:ascii="Arial" w:eastAsiaTheme="minorEastAsia" w:hAnsi="Arial" w:cs="Arial" w:hint="eastAsia"/>
                <w:color w:val="000000" w:themeColor="text1"/>
                <w:sz w:val="22"/>
                <w:szCs w:val="22"/>
              </w:rPr>
              <w:t xml:space="preserve">of </w:t>
            </w:r>
            <w:proofErr w:type="spellStart"/>
            <w:r w:rsidR="00890B31" w:rsidRPr="00687149">
              <w:rPr>
                <w:rFonts w:ascii="Arial" w:eastAsiaTheme="minorEastAsia" w:hAnsi="Arial" w:cs="Arial" w:hint="eastAsia"/>
                <w:b/>
                <w:bCs/>
                <w:color w:val="000000" w:themeColor="text1"/>
                <w:sz w:val="22"/>
                <w:szCs w:val="22"/>
              </w:rPr>
              <w:t>VaInstance</w:t>
            </w:r>
            <w:proofErr w:type="spellEnd"/>
            <w:r w:rsidR="00890B31">
              <w:rPr>
                <w:rFonts w:ascii="Arial" w:eastAsiaTheme="minorEastAsia" w:hAnsi="Arial" w:cs="Arial" w:hint="eastAsia"/>
                <w:color w:val="000000" w:themeColor="text1"/>
                <w:sz w:val="22"/>
                <w:szCs w:val="22"/>
              </w:rPr>
              <w:t xml:space="preserve"> </w:t>
            </w:r>
            <w:r w:rsidRPr="00561346">
              <w:rPr>
                <w:rFonts w:ascii="Arial" w:eastAsia="Arial" w:hAnsi="Arial" w:cs="Arial"/>
                <w:color w:val="000000" w:themeColor="text1"/>
                <w:sz w:val="22"/>
                <w:szCs w:val="22"/>
              </w:rPr>
              <w:t>Object</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9C005C" w14:textId="77777777" w:rsidR="000A4617" w:rsidRPr="00561346" w:rsidRDefault="000A4617" w:rsidP="00CC2CE8">
            <w:pPr>
              <w:spacing w:before="0"/>
              <w:jc w:val="left"/>
              <w:rPr>
                <w:rFonts w:ascii="Arial" w:eastAsia="Arial" w:hAnsi="Arial" w:cs="Arial"/>
                <w:color w:val="000000" w:themeColor="text1"/>
                <w:sz w:val="22"/>
                <w:szCs w:val="22"/>
              </w:rPr>
            </w:pPr>
            <w:r w:rsidRPr="00ED00FF">
              <w:rPr>
                <w:rFonts w:ascii="Arial" w:eastAsia="Arial" w:hAnsi="Arial" w:cs="Arial"/>
                <w:color w:val="000000" w:themeColor="text1"/>
                <w:sz w:val="22"/>
                <w:szCs w:val="22"/>
              </w:rPr>
              <w:t>No</w:t>
            </w:r>
          </w:p>
        </w:tc>
        <w:tc>
          <w:tcPr>
            <w:tcW w:w="24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C6A24A" w14:textId="51091DCB" w:rsidR="000A4617" w:rsidRPr="00561346" w:rsidRDefault="000A4617">
            <w:pPr>
              <w:spacing w:before="0"/>
              <w:jc w:val="left"/>
              <w:rPr>
                <w:rFonts w:ascii="Arial" w:eastAsia="Arial" w:hAnsi="Arial" w:cs="Arial"/>
                <w:color w:val="000000" w:themeColor="text1"/>
                <w:sz w:val="22"/>
                <w:szCs w:val="22"/>
              </w:rPr>
            </w:pPr>
          </w:p>
        </w:tc>
        <w:tc>
          <w:tcPr>
            <w:tcW w:w="294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986068" w14:textId="77777777" w:rsidR="000A4617" w:rsidRDefault="006C50CA" w:rsidP="00CC2CE8">
            <w:pPr>
              <w:spacing w:before="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 xml:space="preserve">List of the Source </w:t>
            </w:r>
            <w:r w:rsidR="000E12E6">
              <w:rPr>
                <w:rFonts w:ascii="Arial" w:eastAsiaTheme="minorEastAsia" w:hAnsi="Arial" w:cs="Arial" w:hint="eastAsia"/>
                <w:color w:val="000000" w:themeColor="text1"/>
                <w:sz w:val="22"/>
                <w:szCs w:val="22"/>
              </w:rPr>
              <w:t>instance</w:t>
            </w:r>
            <w:r w:rsidRPr="00561346">
              <w:rPr>
                <w:rFonts w:ascii="Arial" w:eastAsia="Arial" w:hAnsi="Arial" w:cs="Arial"/>
                <w:color w:val="000000" w:themeColor="text1"/>
                <w:sz w:val="22"/>
                <w:szCs w:val="22"/>
              </w:rPr>
              <w:t xml:space="preserve"> information </w:t>
            </w:r>
            <w:r w:rsidR="000E12E6">
              <w:rPr>
                <w:rFonts w:ascii="Arial" w:eastAsiaTheme="minorEastAsia" w:hAnsi="Arial" w:cs="Arial" w:hint="eastAsia"/>
                <w:color w:val="000000" w:themeColor="text1"/>
                <w:sz w:val="22"/>
                <w:szCs w:val="22"/>
              </w:rPr>
              <w:t>(</w:t>
            </w:r>
            <w:r w:rsidR="000A4617" w:rsidRPr="00561346">
              <w:rPr>
                <w:rFonts w:ascii="Arial" w:eastAsia="Arial" w:hAnsi="Arial" w:cs="Arial"/>
                <w:color w:val="000000" w:themeColor="text1"/>
                <w:sz w:val="22"/>
                <w:szCs w:val="22"/>
              </w:rPr>
              <w:t>Type of the VA Instance: LIVE_VA or JOB_VA</w:t>
            </w:r>
            <w:r w:rsidR="000E12E6">
              <w:rPr>
                <w:rFonts w:ascii="Arial" w:eastAsiaTheme="minorEastAsia" w:hAnsi="Arial" w:cs="Arial" w:hint="eastAsia"/>
                <w:color w:val="000000" w:themeColor="text1"/>
                <w:sz w:val="22"/>
                <w:szCs w:val="22"/>
              </w:rPr>
              <w:t>)</w:t>
            </w:r>
          </w:p>
          <w:p w14:paraId="3623350B" w14:textId="77777777" w:rsidR="00DF5A35" w:rsidRDefault="00DF5A35" w:rsidP="00CC2CE8">
            <w:pPr>
              <w:spacing w:before="0"/>
              <w:jc w:val="left"/>
              <w:rPr>
                <w:rFonts w:ascii="Arial" w:eastAsiaTheme="minorEastAsia" w:hAnsi="Arial" w:cs="Arial"/>
                <w:color w:val="000000" w:themeColor="text1"/>
                <w:sz w:val="22"/>
                <w:szCs w:val="22"/>
              </w:rPr>
            </w:pPr>
          </w:p>
          <w:p w14:paraId="0AA5671A" w14:textId="44A10FBA" w:rsidR="00140012" w:rsidRDefault="00196106" w:rsidP="00CC2CE8">
            <w:pPr>
              <w:spacing w:before="0"/>
              <w:jc w:val="left"/>
              <w:rPr>
                <w:rFonts w:ascii="Arial" w:eastAsiaTheme="minorEastAsia" w:hAnsi="Arial" w:cs="Arial"/>
                <w:color w:val="000000" w:themeColor="text1"/>
                <w:sz w:val="22"/>
                <w:szCs w:val="22"/>
              </w:rPr>
            </w:pPr>
            <w:proofErr w:type="spellStart"/>
            <w:r>
              <w:rPr>
                <w:rFonts w:ascii="Arial" w:eastAsiaTheme="minorEastAsia" w:hAnsi="Arial" w:cs="Arial" w:hint="eastAsia"/>
                <w:color w:val="000000" w:themeColor="text1"/>
                <w:sz w:val="22"/>
                <w:szCs w:val="22"/>
              </w:rPr>
              <w:t>E.g</w:t>
            </w:r>
            <w:proofErr w:type="spellEnd"/>
            <w:r>
              <w:rPr>
                <w:rFonts w:ascii="Arial" w:eastAsiaTheme="minorEastAsia" w:hAnsi="Arial" w:cs="Arial" w:hint="eastAsia"/>
                <w:color w:val="000000" w:themeColor="text1"/>
                <w:sz w:val="22"/>
                <w:szCs w:val="22"/>
              </w:rPr>
              <w:t>:</w:t>
            </w:r>
          </w:p>
          <w:p w14:paraId="714CB4B1" w14:textId="067106D9" w:rsidR="000A4617" w:rsidRPr="00561346" w:rsidRDefault="00140012" w:rsidP="00CC2CE8">
            <w:pPr>
              <w:spacing w:before="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t>[</w:t>
            </w:r>
            <w:r w:rsidRPr="00561346">
              <w:br/>
            </w:r>
            <w:r w:rsidRPr="00561346">
              <w:rPr>
                <w:rFonts w:ascii="Arial" w:eastAsia="Arial" w:hAnsi="Arial" w:cs="Arial"/>
                <w:color w:val="000000" w:themeColor="text1"/>
                <w:sz w:val="22"/>
                <w:szCs w:val="22"/>
              </w:rPr>
              <w:t xml:space="preserve">         </w:t>
            </w:r>
            <w:proofErr w:type="gramStart"/>
            <w:r w:rsidRPr="00561346">
              <w:rPr>
                <w:rFonts w:ascii="Arial" w:eastAsia="Arial" w:hAnsi="Arial" w:cs="Arial"/>
                <w:color w:val="000000" w:themeColor="text1"/>
                <w:sz w:val="22"/>
                <w:szCs w:val="22"/>
              </w:rPr>
              <w:t xml:space="preserve">   </w:t>
            </w:r>
            <w:r w:rsidRPr="007432A0">
              <w:rPr>
                <w:rFonts w:ascii="Arial" w:eastAsia="Arial" w:hAnsi="Arial" w:cs="Arial"/>
                <w:color w:val="000000" w:themeColor="text1"/>
                <w:sz w:val="22"/>
                <w:szCs w:val="22"/>
                <w:lang w:val="en-US"/>
              </w:rPr>
              <w:t>{</w:t>
            </w:r>
            <w:proofErr w:type="gramEnd"/>
            <w:r w:rsidRPr="007432A0">
              <w:rPr>
                <w:rFonts w:ascii="Arial" w:eastAsia="Arial" w:hAnsi="Arial" w:cs="Arial"/>
                <w:color w:val="000000" w:themeColor="text1"/>
                <w:sz w:val="22"/>
                <w:szCs w:val="22"/>
                <w:lang w:val="en-US"/>
              </w:rPr>
              <w:t>"appId":"6cebfa5bed4545b9af5c5cf0ae9c7a2e","type":"LIVE_VA"</w:t>
            </w:r>
            <w:r>
              <w:rPr>
                <w:rFonts w:ascii="Arial" w:eastAsiaTheme="minorEastAsia" w:hAnsi="Arial" w:cs="Arial" w:hint="eastAsia"/>
                <w:color w:val="000000" w:themeColor="text1"/>
                <w:sz w:val="22"/>
                <w:szCs w:val="22"/>
                <w:lang w:val="en-US"/>
              </w:rPr>
              <w:t>,</w:t>
            </w:r>
            <w:r>
              <w:rPr>
                <w:rFonts w:ascii="Arial" w:eastAsiaTheme="minorEastAsia" w:hAnsi="Arial" w:cs="Arial"/>
                <w:color w:val="000000" w:themeColor="text1"/>
                <w:sz w:val="22"/>
                <w:szCs w:val="22"/>
                <w:lang w:val="en-US"/>
              </w:rPr>
              <w:t>”</w:t>
            </w:r>
            <w:r>
              <w:rPr>
                <w:rFonts w:ascii="Arial" w:eastAsiaTheme="minorEastAsia" w:hAnsi="Arial" w:cs="Arial" w:hint="eastAsia"/>
                <w:color w:val="000000" w:themeColor="text1"/>
                <w:sz w:val="22"/>
                <w:szCs w:val="22"/>
                <w:lang w:val="en-US"/>
              </w:rPr>
              <w:t>id</w:t>
            </w:r>
            <w:r>
              <w:rPr>
                <w:rFonts w:ascii="Arial" w:eastAsiaTheme="minorEastAsia" w:hAnsi="Arial" w:cs="Arial"/>
                <w:color w:val="000000" w:themeColor="text1"/>
                <w:sz w:val="22"/>
                <w:szCs w:val="22"/>
                <w:lang w:val="en-US"/>
              </w:rPr>
              <w:t>”</w:t>
            </w:r>
            <w:r>
              <w:rPr>
                <w:rFonts w:ascii="Arial" w:eastAsiaTheme="minorEastAsia" w:hAnsi="Arial" w:cs="Arial" w:hint="eastAsia"/>
                <w:color w:val="000000" w:themeColor="text1"/>
                <w:sz w:val="22"/>
                <w:szCs w:val="22"/>
                <w:lang w:val="en-US"/>
              </w:rPr>
              <w:t>:</w:t>
            </w:r>
            <w:r>
              <w:rPr>
                <w:rFonts w:ascii="Arial" w:eastAsiaTheme="minorEastAsia" w:hAnsi="Arial" w:cs="Arial"/>
                <w:color w:val="000000" w:themeColor="text1"/>
                <w:sz w:val="22"/>
                <w:szCs w:val="22"/>
                <w:lang w:val="en-US"/>
              </w:rPr>
              <w:t>”</w:t>
            </w:r>
            <w:r w:rsidRPr="007432A0">
              <w:rPr>
                <w:rFonts w:ascii="Arial" w:eastAsia="Arial" w:hAnsi="Arial" w:cs="Arial"/>
                <w:color w:val="000000" w:themeColor="text1"/>
                <w:sz w:val="22"/>
                <w:szCs w:val="22"/>
                <w:lang w:val="en-US"/>
              </w:rPr>
              <w:t xml:space="preserve"> 6cebfa5bed4545b9af5c5cf0ae9</w:t>
            </w:r>
            <w:r>
              <w:rPr>
                <w:rFonts w:ascii="Arial" w:eastAsiaTheme="minorEastAsia" w:hAnsi="Arial" w:cs="Arial" w:hint="eastAsia"/>
                <w:color w:val="000000" w:themeColor="text1"/>
                <w:sz w:val="22"/>
                <w:szCs w:val="22"/>
                <w:lang w:val="en-US"/>
              </w:rPr>
              <w:t>c56</w:t>
            </w:r>
            <w:r w:rsidRPr="007432A0">
              <w:rPr>
                <w:rFonts w:ascii="Arial" w:eastAsia="Arial" w:hAnsi="Arial" w:cs="Arial"/>
                <w:color w:val="000000" w:themeColor="text1"/>
                <w:sz w:val="22"/>
                <w:szCs w:val="22"/>
                <w:lang w:val="en-US"/>
              </w:rPr>
              <w:t>a</w:t>
            </w:r>
            <w:r>
              <w:rPr>
                <w:rFonts w:ascii="Arial" w:eastAsiaTheme="minorEastAsia" w:hAnsi="Arial" w:cs="Arial" w:hint="eastAsia"/>
                <w:color w:val="000000" w:themeColor="text1"/>
                <w:sz w:val="22"/>
                <w:szCs w:val="22"/>
                <w:lang w:val="en-US"/>
              </w:rPr>
              <w:t>34</w:t>
            </w:r>
            <w:r>
              <w:rPr>
                <w:rFonts w:ascii="Arial" w:eastAsiaTheme="minorEastAsia" w:hAnsi="Arial" w:cs="Arial"/>
                <w:color w:val="000000" w:themeColor="text1"/>
                <w:sz w:val="22"/>
                <w:szCs w:val="22"/>
                <w:lang w:val="en-US"/>
              </w:rPr>
              <w:t>”</w:t>
            </w:r>
            <w:r w:rsidRPr="007432A0">
              <w:rPr>
                <w:rFonts w:ascii="Arial" w:eastAsia="Arial" w:hAnsi="Arial" w:cs="Arial"/>
                <w:color w:val="000000" w:themeColor="text1"/>
                <w:sz w:val="22"/>
                <w:szCs w:val="22"/>
                <w:lang w:val="en-US"/>
              </w:rPr>
              <w:t>}</w:t>
            </w:r>
            <w:r w:rsidRPr="00561346">
              <w:br/>
            </w:r>
            <w:r w:rsidRPr="00561346">
              <w:rPr>
                <w:rFonts w:ascii="Arial" w:eastAsia="Arial" w:hAnsi="Arial" w:cs="Arial"/>
                <w:color w:val="000000" w:themeColor="text1"/>
                <w:sz w:val="22"/>
                <w:szCs w:val="22"/>
              </w:rPr>
              <w:t xml:space="preserve">       </w:t>
            </w:r>
            <w:proofErr w:type="gramStart"/>
            <w:r w:rsidRPr="00561346">
              <w:rPr>
                <w:rFonts w:ascii="Arial" w:eastAsia="Arial" w:hAnsi="Arial" w:cs="Arial"/>
                <w:color w:val="000000" w:themeColor="text1"/>
                <w:sz w:val="22"/>
                <w:szCs w:val="22"/>
              </w:rPr>
              <w:t xml:space="preserve">  ]</w:t>
            </w:r>
            <w:proofErr w:type="gramEnd"/>
          </w:p>
        </w:tc>
      </w:tr>
      <w:tr w:rsidR="00300DA0" w:rsidRPr="00561346" w14:paraId="5F9DD2BC" w14:textId="77777777" w:rsidTr="088A0BCE">
        <w:trPr>
          <w:trHeight w:val="1650"/>
        </w:trPr>
        <w:tc>
          <w:tcPr>
            <w:tcW w:w="14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FF34E0" w14:textId="092F7F4A" w:rsidR="00300DA0" w:rsidRPr="00561346" w:rsidRDefault="00F216A2" w:rsidP="00CC2CE8">
            <w:pPr>
              <w:jc w:val="left"/>
              <w:rPr>
                <w:rFonts w:ascii="Arial" w:eastAsia="Arial" w:hAnsi="Arial" w:cs="Arial"/>
                <w:color w:val="000000" w:themeColor="text1"/>
                <w:sz w:val="22"/>
              </w:rPr>
            </w:pPr>
            <w:r w:rsidRPr="00F216A2">
              <w:rPr>
                <w:rFonts w:ascii="Arial" w:eastAsia="Arial" w:hAnsi="Arial" w:cs="Arial" w:hint="eastAsia"/>
                <w:color w:val="000000" w:themeColor="text1"/>
                <w:sz w:val="22"/>
              </w:rPr>
              <w:t>attributes</w:t>
            </w:r>
          </w:p>
        </w:tc>
        <w:tc>
          <w:tcPr>
            <w:tcW w:w="9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9C68FD" w14:textId="33055A1B" w:rsidR="00300DA0" w:rsidRPr="00561346" w:rsidRDefault="00F216A2" w:rsidP="00CC2CE8">
            <w:pPr>
              <w:jc w:val="left"/>
              <w:rPr>
                <w:rFonts w:ascii="Arial" w:eastAsia="Arial" w:hAnsi="Arial" w:cs="Arial"/>
                <w:color w:val="000000" w:themeColor="text1"/>
                <w:sz w:val="22"/>
              </w:rPr>
            </w:pPr>
            <w:r w:rsidRPr="00561346">
              <w:rPr>
                <w:rFonts w:ascii="Arial" w:eastAsia="Arial" w:hAnsi="Arial" w:cs="Arial"/>
                <w:color w:val="000000" w:themeColor="text1"/>
                <w:sz w:val="22"/>
                <w:szCs w:val="22"/>
              </w:rPr>
              <w:t xml:space="preserve">Array </w:t>
            </w:r>
            <w:r w:rsidR="00C736AF">
              <w:rPr>
                <w:rFonts w:ascii="Arial" w:eastAsiaTheme="minorEastAsia" w:hAnsi="Arial" w:cs="Arial" w:hint="eastAsia"/>
                <w:color w:val="000000" w:themeColor="text1"/>
                <w:sz w:val="22"/>
                <w:szCs w:val="22"/>
              </w:rPr>
              <w:t xml:space="preserve">of </w:t>
            </w:r>
            <w:r w:rsidR="00C736AF" w:rsidRPr="00687149">
              <w:rPr>
                <w:rFonts w:ascii="Arial" w:eastAsiaTheme="minorEastAsia" w:hAnsi="Arial" w:cs="Arial" w:hint="eastAsia"/>
                <w:b/>
                <w:bCs/>
                <w:color w:val="000000" w:themeColor="text1"/>
                <w:sz w:val="22"/>
                <w:szCs w:val="22"/>
              </w:rPr>
              <w:t xml:space="preserve">Attribute </w:t>
            </w:r>
            <w:r w:rsidRPr="00561346">
              <w:rPr>
                <w:rFonts w:ascii="Arial" w:eastAsia="Arial" w:hAnsi="Arial" w:cs="Arial"/>
                <w:color w:val="000000" w:themeColor="text1"/>
                <w:sz w:val="22"/>
                <w:szCs w:val="22"/>
              </w:rPr>
              <w:t>Object</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74963E" w14:textId="706AC8AE" w:rsidR="00300DA0" w:rsidRPr="003B732B" w:rsidRDefault="00F216A2" w:rsidP="00CC2CE8">
            <w:pPr>
              <w:jc w:val="left"/>
              <w:rPr>
                <w:rFonts w:ascii="Arial" w:eastAsia="Arial" w:hAnsi="Arial" w:cs="Arial"/>
                <w:color w:val="000000" w:themeColor="text1"/>
                <w:sz w:val="22"/>
                <w:highlight w:val="yellow"/>
              </w:rPr>
            </w:pPr>
            <w:r w:rsidRPr="00ED00FF">
              <w:rPr>
                <w:rFonts w:asciiTheme="minorEastAsia" w:eastAsiaTheme="minorEastAsia" w:hAnsiTheme="minorEastAsia" w:cs="Arial" w:hint="eastAsia"/>
                <w:color w:val="000000" w:themeColor="text1"/>
                <w:sz w:val="22"/>
              </w:rPr>
              <w:t>No</w:t>
            </w:r>
          </w:p>
        </w:tc>
        <w:tc>
          <w:tcPr>
            <w:tcW w:w="243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8B48451" w14:textId="3837EEEE" w:rsidR="00300DA0" w:rsidRPr="00561346" w:rsidRDefault="00300DA0" w:rsidP="009B700F">
            <w:pPr>
              <w:jc w:val="left"/>
              <w:rPr>
                <w:rFonts w:ascii="Arial" w:eastAsia="Arial" w:hAnsi="Arial" w:cs="Arial"/>
                <w:color w:val="000000" w:themeColor="text1"/>
                <w:sz w:val="22"/>
              </w:rPr>
            </w:pPr>
          </w:p>
        </w:tc>
        <w:tc>
          <w:tcPr>
            <w:tcW w:w="294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1E2B94" w14:textId="2CD3AA1B" w:rsidR="00300DA0" w:rsidRDefault="00C538A2" w:rsidP="00CC2CE8">
            <w:pPr>
              <w:jc w:val="left"/>
              <w:rPr>
                <w:rFonts w:ascii="Arial" w:eastAsiaTheme="minorEastAsia" w:hAnsi="Arial" w:cs="Arial"/>
                <w:color w:val="000000" w:themeColor="text1"/>
                <w:sz w:val="22"/>
              </w:rPr>
            </w:pPr>
            <w:r>
              <w:rPr>
                <w:rFonts w:asciiTheme="minorEastAsia" w:eastAsiaTheme="minorEastAsia" w:hAnsiTheme="minorEastAsia" w:cs="Arial" w:hint="eastAsia"/>
                <w:color w:val="000000" w:themeColor="text1"/>
                <w:sz w:val="22"/>
              </w:rPr>
              <w:t>List</w:t>
            </w:r>
            <w:r w:rsidR="00616E7F">
              <w:rPr>
                <w:rFonts w:ascii="Arial" w:eastAsiaTheme="minorEastAsia" w:hAnsi="Arial" w:cs="Arial" w:hint="eastAsia"/>
                <w:color w:val="000000" w:themeColor="text1"/>
                <w:sz w:val="22"/>
              </w:rPr>
              <w:t xml:space="preserve"> of </w:t>
            </w:r>
            <w:r w:rsidR="0024762E">
              <w:rPr>
                <w:rFonts w:ascii="Arial" w:eastAsiaTheme="minorEastAsia" w:hAnsi="Arial" w:cs="Arial" w:hint="eastAsia"/>
                <w:color w:val="000000" w:themeColor="text1"/>
                <w:sz w:val="22"/>
              </w:rPr>
              <w:t>t</w:t>
            </w:r>
            <w:r w:rsidR="0024762E" w:rsidRPr="0024762E">
              <w:rPr>
                <w:rFonts w:ascii="Arial" w:eastAsiaTheme="minorEastAsia" w:hAnsi="Arial" w:cs="Arial" w:hint="eastAsia"/>
                <w:color w:val="000000" w:themeColor="text1"/>
                <w:sz w:val="22"/>
              </w:rPr>
              <w:t>he information of the data fields that need to be filtered</w:t>
            </w:r>
            <w:r w:rsidR="00D245F2">
              <w:rPr>
                <w:rFonts w:ascii="Arial" w:eastAsiaTheme="minorEastAsia" w:hAnsi="Arial" w:cs="Arial" w:hint="eastAsia"/>
                <w:color w:val="000000" w:themeColor="text1"/>
                <w:sz w:val="22"/>
              </w:rPr>
              <w:t>.</w:t>
            </w:r>
          </w:p>
          <w:p w14:paraId="3CBA76D8" w14:textId="34F51A78" w:rsidR="00D245F2" w:rsidRDefault="00D245F2" w:rsidP="00CC2CE8">
            <w:pPr>
              <w:jc w:val="left"/>
              <w:rPr>
                <w:rFonts w:ascii="Arial" w:eastAsiaTheme="minorEastAsia" w:hAnsi="Arial" w:cs="Arial"/>
                <w:color w:val="000000" w:themeColor="text1"/>
                <w:sz w:val="22"/>
              </w:rPr>
            </w:pPr>
            <w:r w:rsidRPr="00323C33">
              <w:rPr>
                <w:rFonts w:ascii="Arial" w:hAnsi="Arial" w:cs="Arial"/>
                <w:color w:val="000000"/>
                <w:sz w:val="22"/>
              </w:rPr>
              <w:t>Refer to the data object definition</w:t>
            </w:r>
            <w:r w:rsidRPr="00561346">
              <w:rPr>
                <w:rFonts w:ascii="Arial" w:eastAsia="Arial" w:hAnsi="Arial" w:cs="Arial"/>
                <w:color w:val="000000" w:themeColor="text1"/>
                <w:sz w:val="22"/>
              </w:rPr>
              <w:t xml:space="preserve"> for </w:t>
            </w:r>
            <w:r w:rsidR="00C736AF">
              <w:rPr>
                <w:rFonts w:ascii="Arial" w:eastAsiaTheme="minorEastAsia" w:hAnsi="Arial" w:cs="Arial" w:hint="eastAsia"/>
                <w:color w:val="000000" w:themeColor="text1"/>
                <w:sz w:val="22"/>
                <w:szCs w:val="22"/>
              </w:rPr>
              <w:t>Attribute</w:t>
            </w:r>
          </w:p>
          <w:p w14:paraId="67640C3C" w14:textId="7DBAC2C6" w:rsidR="00140012" w:rsidRDefault="00196106" w:rsidP="00CC2CE8">
            <w:pPr>
              <w:jc w:val="left"/>
              <w:rPr>
                <w:rFonts w:ascii="Arial" w:eastAsiaTheme="minorEastAsia" w:hAnsi="Arial" w:cs="Arial"/>
                <w:color w:val="000000" w:themeColor="text1"/>
                <w:sz w:val="22"/>
              </w:rPr>
            </w:pPr>
            <w:proofErr w:type="spellStart"/>
            <w:r>
              <w:rPr>
                <w:rFonts w:ascii="Arial" w:eastAsiaTheme="minorEastAsia" w:hAnsi="Arial" w:cs="Arial" w:hint="eastAsia"/>
                <w:color w:val="000000" w:themeColor="text1"/>
                <w:sz w:val="22"/>
              </w:rPr>
              <w:t>E.g</w:t>
            </w:r>
            <w:proofErr w:type="spellEnd"/>
            <w:r>
              <w:rPr>
                <w:rFonts w:ascii="Arial" w:eastAsiaTheme="minorEastAsia" w:hAnsi="Arial" w:cs="Arial" w:hint="eastAsia"/>
                <w:color w:val="000000" w:themeColor="text1"/>
                <w:sz w:val="22"/>
              </w:rPr>
              <w:t>:</w:t>
            </w:r>
          </w:p>
          <w:p w14:paraId="0436477F" w14:textId="77777777" w:rsidR="00140012" w:rsidRPr="009B700F" w:rsidRDefault="00140012" w:rsidP="00140012">
            <w:pPr>
              <w:jc w:val="left"/>
              <w:rPr>
                <w:rFonts w:ascii="Arial" w:eastAsia="Arial" w:hAnsi="Arial" w:cs="Arial"/>
                <w:color w:val="000000" w:themeColor="text1"/>
                <w:sz w:val="22"/>
              </w:rPr>
            </w:pPr>
            <w:r w:rsidRPr="009B700F">
              <w:rPr>
                <w:rFonts w:ascii="Arial" w:eastAsia="Arial" w:hAnsi="Arial" w:cs="Arial" w:hint="eastAsia"/>
                <w:color w:val="000000" w:themeColor="text1"/>
                <w:sz w:val="22"/>
              </w:rPr>
              <w:t>[</w:t>
            </w:r>
          </w:p>
          <w:p w14:paraId="3161839E" w14:textId="2176C610" w:rsidR="00140012" w:rsidRPr="009B700F" w:rsidRDefault="00CF61B8" w:rsidP="00140012">
            <w:pPr>
              <w:jc w:val="left"/>
              <w:rPr>
                <w:rFonts w:ascii="Arial" w:eastAsia="Arial" w:hAnsi="Arial" w:cs="Arial"/>
                <w:color w:val="000000" w:themeColor="text1"/>
                <w:sz w:val="22"/>
              </w:rPr>
            </w:pPr>
            <w:r>
              <w:rPr>
                <w:rFonts w:ascii="Arial" w:eastAsia="Arial" w:hAnsi="Arial" w:cs="Arial"/>
                <w:color w:val="000000" w:themeColor="text1"/>
                <w:sz w:val="22"/>
              </w:rPr>
              <w:t xml:space="preserve">  </w:t>
            </w:r>
            <w:r w:rsidR="00140012" w:rsidRPr="009B700F">
              <w:rPr>
                <w:rFonts w:ascii="Arial" w:eastAsia="Arial" w:hAnsi="Arial" w:cs="Arial" w:hint="eastAsia"/>
                <w:color w:val="000000" w:themeColor="text1"/>
                <w:sz w:val="22"/>
              </w:rPr>
              <w:t>{</w:t>
            </w:r>
          </w:p>
          <w:p w14:paraId="05030BE2" w14:textId="649911A0" w:rsidR="00140012" w:rsidRPr="009B700F" w:rsidRDefault="00CF61B8" w:rsidP="00140012">
            <w:pPr>
              <w:jc w:val="left"/>
              <w:rPr>
                <w:rFonts w:ascii="Arial" w:eastAsia="Arial" w:hAnsi="Arial" w:cs="Arial"/>
                <w:color w:val="000000" w:themeColor="text1"/>
                <w:sz w:val="22"/>
              </w:rPr>
            </w:pPr>
            <w:r>
              <w:rPr>
                <w:rFonts w:ascii="Arial" w:eastAsia="Arial" w:hAnsi="Arial" w:cs="Arial"/>
                <w:color w:val="000000" w:themeColor="text1"/>
                <w:sz w:val="22"/>
              </w:rPr>
              <w:t xml:space="preserve">    </w:t>
            </w:r>
            <w:r w:rsidR="00140012" w:rsidRPr="009B700F">
              <w:rPr>
                <w:rFonts w:ascii="Arial" w:eastAsia="Arial" w:hAnsi="Arial" w:cs="Arial" w:hint="eastAsia"/>
                <w:color w:val="000000" w:themeColor="text1"/>
                <w:sz w:val="22"/>
              </w:rPr>
              <w:t>"key": "</w:t>
            </w:r>
            <w:proofErr w:type="spellStart"/>
            <w:r w:rsidR="00140012" w:rsidRPr="009B700F">
              <w:rPr>
                <w:rFonts w:ascii="Arial" w:eastAsia="Arial" w:hAnsi="Arial" w:cs="Arial" w:hint="eastAsia"/>
                <w:color w:val="000000" w:themeColor="text1"/>
                <w:sz w:val="22"/>
              </w:rPr>
              <w:t>vaInstanceName</w:t>
            </w:r>
            <w:proofErr w:type="spellEnd"/>
            <w:r w:rsidR="00140012" w:rsidRPr="009B700F">
              <w:rPr>
                <w:rFonts w:ascii="Arial" w:eastAsia="Arial" w:hAnsi="Arial" w:cs="Arial" w:hint="eastAsia"/>
                <w:color w:val="000000" w:themeColor="text1"/>
                <w:sz w:val="22"/>
              </w:rPr>
              <w:t>",</w:t>
            </w:r>
          </w:p>
          <w:p w14:paraId="60EB9B84" w14:textId="5F4621B5" w:rsidR="00140012" w:rsidRPr="009B700F" w:rsidRDefault="00CF61B8" w:rsidP="00140012">
            <w:pPr>
              <w:jc w:val="left"/>
              <w:rPr>
                <w:rFonts w:ascii="Arial" w:eastAsia="Arial" w:hAnsi="Arial" w:cs="Arial"/>
                <w:color w:val="000000" w:themeColor="text1"/>
                <w:sz w:val="22"/>
              </w:rPr>
            </w:pPr>
            <w:r>
              <w:rPr>
                <w:rFonts w:ascii="Arial" w:eastAsia="Arial" w:hAnsi="Arial" w:cs="Arial"/>
                <w:color w:val="000000" w:themeColor="text1"/>
                <w:sz w:val="22"/>
              </w:rPr>
              <w:t xml:space="preserve">    </w:t>
            </w:r>
            <w:r w:rsidR="00140012" w:rsidRPr="009B700F">
              <w:rPr>
                <w:rFonts w:ascii="Arial" w:eastAsia="Arial" w:hAnsi="Arial" w:cs="Arial" w:hint="eastAsia"/>
                <w:color w:val="000000" w:themeColor="text1"/>
                <w:sz w:val="22"/>
              </w:rPr>
              <w:t>"operator": "in",</w:t>
            </w:r>
          </w:p>
          <w:p w14:paraId="49B9FC8E" w14:textId="2087FCE4" w:rsidR="00140012" w:rsidRPr="009B700F" w:rsidRDefault="00CF61B8" w:rsidP="00140012">
            <w:pPr>
              <w:jc w:val="left"/>
              <w:rPr>
                <w:rFonts w:ascii="Arial" w:eastAsia="Arial" w:hAnsi="Arial" w:cs="Arial"/>
                <w:color w:val="000000" w:themeColor="text1"/>
                <w:sz w:val="22"/>
              </w:rPr>
            </w:pPr>
            <w:r>
              <w:rPr>
                <w:rFonts w:ascii="Arial" w:eastAsia="Arial" w:hAnsi="Arial" w:cs="Arial"/>
                <w:color w:val="000000" w:themeColor="text1"/>
                <w:sz w:val="22"/>
              </w:rPr>
              <w:t xml:space="preserve">    </w:t>
            </w:r>
            <w:r w:rsidR="00140012" w:rsidRPr="009B700F">
              <w:rPr>
                <w:rFonts w:ascii="Arial" w:eastAsia="Arial" w:hAnsi="Arial" w:cs="Arial" w:hint="eastAsia"/>
                <w:color w:val="000000" w:themeColor="text1"/>
                <w:sz w:val="22"/>
              </w:rPr>
              <w:t>"value": "test Abod"</w:t>
            </w:r>
          </w:p>
          <w:p w14:paraId="7F1AB91C" w14:textId="1BFD6C08" w:rsidR="00140012" w:rsidRPr="009B700F" w:rsidRDefault="002726A0" w:rsidP="00140012">
            <w:pPr>
              <w:jc w:val="left"/>
              <w:rPr>
                <w:rFonts w:ascii="Arial" w:eastAsia="Arial" w:hAnsi="Arial" w:cs="Arial"/>
                <w:color w:val="000000" w:themeColor="text1"/>
                <w:sz w:val="22"/>
              </w:rPr>
            </w:pPr>
            <w:r>
              <w:rPr>
                <w:rFonts w:ascii="Arial" w:eastAsia="Arial" w:hAnsi="Arial" w:cs="Arial"/>
                <w:color w:val="000000" w:themeColor="text1"/>
                <w:sz w:val="22"/>
              </w:rPr>
              <w:t xml:space="preserve">  </w:t>
            </w:r>
            <w:r w:rsidR="00140012" w:rsidRPr="009B700F">
              <w:rPr>
                <w:rFonts w:ascii="Arial" w:eastAsia="Arial" w:hAnsi="Arial" w:cs="Arial" w:hint="eastAsia"/>
                <w:color w:val="000000" w:themeColor="text1"/>
                <w:sz w:val="22"/>
              </w:rPr>
              <w:t>},</w:t>
            </w:r>
          </w:p>
          <w:p w14:paraId="3F3C6C18" w14:textId="64262108" w:rsidR="00140012" w:rsidRPr="009B700F" w:rsidRDefault="002726A0" w:rsidP="00140012">
            <w:pPr>
              <w:jc w:val="left"/>
              <w:rPr>
                <w:rFonts w:ascii="Arial" w:eastAsia="Arial" w:hAnsi="Arial" w:cs="Arial"/>
                <w:color w:val="000000" w:themeColor="text1"/>
                <w:sz w:val="22"/>
              </w:rPr>
            </w:pPr>
            <w:r>
              <w:rPr>
                <w:rFonts w:ascii="Arial" w:eastAsia="Arial" w:hAnsi="Arial" w:cs="Arial"/>
                <w:color w:val="000000" w:themeColor="text1"/>
                <w:sz w:val="22"/>
              </w:rPr>
              <w:lastRenderedPageBreak/>
              <w:t xml:space="preserve">  </w:t>
            </w:r>
            <w:r w:rsidR="00140012" w:rsidRPr="009B700F">
              <w:rPr>
                <w:rFonts w:ascii="Arial" w:eastAsia="Arial" w:hAnsi="Arial" w:cs="Arial" w:hint="eastAsia"/>
                <w:color w:val="000000" w:themeColor="text1"/>
                <w:sz w:val="22"/>
              </w:rPr>
              <w:t>{</w:t>
            </w:r>
          </w:p>
          <w:p w14:paraId="0C0BB78D" w14:textId="25CE1D9A" w:rsidR="00140012" w:rsidRPr="009B700F" w:rsidRDefault="002726A0" w:rsidP="00140012">
            <w:pPr>
              <w:jc w:val="left"/>
              <w:rPr>
                <w:rFonts w:ascii="Arial" w:eastAsia="Arial" w:hAnsi="Arial" w:cs="Arial"/>
                <w:color w:val="000000" w:themeColor="text1"/>
                <w:sz w:val="22"/>
              </w:rPr>
            </w:pPr>
            <w:r>
              <w:rPr>
                <w:rFonts w:ascii="Arial" w:eastAsia="Arial" w:hAnsi="Arial" w:cs="Arial"/>
                <w:color w:val="000000" w:themeColor="text1"/>
                <w:sz w:val="22"/>
              </w:rPr>
              <w:t xml:space="preserve">    </w:t>
            </w:r>
            <w:r w:rsidR="00140012" w:rsidRPr="009B700F">
              <w:rPr>
                <w:rFonts w:ascii="Arial" w:eastAsia="Arial" w:hAnsi="Arial" w:cs="Arial" w:hint="eastAsia"/>
                <w:color w:val="000000" w:themeColor="text1"/>
                <w:sz w:val="22"/>
              </w:rPr>
              <w:t>"key": "</w:t>
            </w:r>
            <w:proofErr w:type="spellStart"/>
            <w:r w:rsidR="00140012" w:rsidRPr="009B700F">
              <w:rPr>
                <w:rFonts w:ascii="Arial" w:eastAsia="Arial" w:hAnsi="Arial" w:cs="Arial" w:hint="eastAsia"/>
                <w:color w:val="000000" w:themeColor="text1"/>
                <w:sz w:val="22"/>
              </w:rPr>
              <w:t>sourceDeviceChannelName</w:t>
            </w:r>
            <w:proofErr w:type="spellEnd"/>
            <w:r w:rsidR="00140012" w:rsidRPr="009B700F">
              <w:rPr>
                <w:rFonts w:ascii="Arial" w:eastAsia="Arial" w:hAnsi="Arial" w:cs="Arial" w:hint="eastAsia"/>
                <w:color w:val="000000" w:themeColor="text1"/>
                <w:sz w:val="22"/>
              </w:rPr>
              <w:t>",</w:t>
            </w:r>
          </w:p>
          <w:p w14:paraId="388D661A" w14:textId="6F5273C9" w:rsidR="00140012" w:rsidRPr="009B700F" w:rsidRDefault="002726A0" w:rsidP="00140012">
            <w:pPr>
              <w:jc w:val="left"/>
              <w:rPr>
                <w:rFonts w:ascii="Arial" w:eastAsia="Arial" w:hAnsi="Arial" w:cs="Arial"/>
                <w:color w:val="000000" w:themeColor="text1"/>
                <w:sz w:val="22"/>
              </w:rPr>
            </w:pPr>
            <w:r>
              <w:rPr>
                <w:rFonts w:ascii="Arial" w:eastAsia="Arial" w:hAnsi="Arial" w:cs="Arial"/>
                <w:color w:val="000000" w:themeColor="text1"/>
                <w:sz w:val="22"/>
              </w:rPr>
              <w:t xml:space="preserve">    </w:t>
            </w:r>
            <w:r w:rsidR="00140012" w:rsidRPr="009B700F">
              <w:rPr>
                <w:rFonts w:ascii="Arial" w:eastAsia="Arial" w:hAnsi="Arial" w:cs="Arial" w:hint="eastAsia"/>
                <w:color w:val="000000" w:themeColor="text1"/>
                <w:sz w:val="22"/>
              </w:rPr>
              <w:t>"operator": "in",</w:t>
            </w:r>
          </w:p>
          <w:p w14:paraId="2392D108" w14:textId="4930D3DD" w:rsidR="00140012" w:rsidRPr="009B700F" w:rsidRDefault="002726A0" w:rsidP="00140012">
            <w:pPr>
              <w:jc w:val="left"/>
              <w:rPr>
                <w:rFonts w:ascii="Arial" w:eastAsia="Arial" w:hAnsi="Arial" w:cs="Arial"/>
                <w:color w:val="000000" w:themeColor="text1"/>
                <w:sz w:val="22"/>
              </w:rPr>
            </w:pPr>
            <w:r>
              <w:rPr>
                <w:rFonts w:ascii="Arial" w:eastAsia="Arial" w:hAnsi="Arial" w:cs="Arial"/>
                <w:color w:val="000000" w:themeColor="text1"/>
                <w:sz w:val="22"/>
              </w:rPr>
              <w:t xml:space="preserve">    </w:t>
            </w:r>
            <w:r w:rsidR="00140012" w:rsidRPr="009B700F">
              <w:rPr>
                <w:rFonts w:ascii="Arial" w:eastAsia="Arial" w:hAnsi="Arial" w:cs="Arial" w:hint="eastAsia"/>
                <w:color w:val="000000" w:themeColor="text1"/>
                <w:sz w:val="22"/>
              </w:rPr>
              <w:t>"value": "SG 221-103"</w:t>
            </w:r>
          </w:p>
          <w:p w14:paraId="5269F4B9" w14:textId="713CAA36" w:rsidR="00140012" w:rsidRPr="009B700F" w:rsidRDefault="000F333D" w:rsidP="00140012">
            <w:pPr>
              <w:jc w:val="left"/>
              <w:rPr>
                <w:rFonts w:ascii="Arial" w:eastAsia="Arial" w:hAnsi="Arial" w:cs="Arial"/>
                <w:color w:val="000000" w:themeColor="text1"/>
                <w:sz w:val="22"/>
              </w:rPr>
            </w:pPr>
            <w:r>
              <w:rPr>
                <w:rFonts w:ascii="Arial" w:eastAsia="Arial" w:hAnsi="Arial" w:cs="Arial"/>
                <w:color w:val="000000" w:themeColor="text1"/>
                <w:sz w:val="22"/>
              </w:rPr>
              <w:t xml:space="preserve">  </w:t>
            </w:r>
            <w:r w:rsidR="00140012" w:rsidRPr="009B700F">
              <w:rPr>
                <w:rFonts w:ascii="Arial" w:eastAsia="Arial" w:hAnsi="Arial" w:cs="Arial" w:hint="eastAsia"/>
                <w:color w:val="000000" w:themeColor="text1"/>
                <w:sz w:val="22"/>
              </w:rPr>
              <w:t>}</w:t>
            </w:r>
          </w:p>
          <w:p w14:paraId="3044EF51" w14:textId="2497032C" w:rsidR="00300DA0" w:rsidRPr="00C538A2" w:rsidRDefault="00140012" w:rsidP="00140012">
            <w:pPr>
              <w:jc w:val="left"/>
              <w:rPr>
                <w:rFonts w:ascii="Arial" w:eastAsiaTheme="minorEastAsia" w:hAnsi="Arial" w:cs="Arial"/>
                <w:color w:val="000000" w:themeColor="text1"/>
                <w:sz w:val="22"/>
              </w:rPr>
            </w:pPr>
            <w:r w:rsidRPr="009B700F">
              <w:rPr>
                <w:rFonts w:ascii="Arial" w:eastAsia="Arial" w:hAnsi="Arial" w:cs="Arial" w:hint="eastAsia"/>
                <w:color w:val="000000" w:themeColor="text1"/>
                <w:sz w:val="22"/>
              </w:rPr>
              <w:t>]</w:t>
            </w:r>
          </w:p>
        </w:tc>
      </w:tr>
    </w:tbl>
    <w:p w14:paraId="34F3B146" w14:textId="77777777" w:rsidR="000A4617" w:rsidRPr="00561346" w:rsidRDefault="000A4617" w:rsidP="00B26743">
      <w:pPr>
        <w:pStyle w:val="ncs-body"/>
        <w:rPr>
          <w:rFonts w:eastAsia="DengXian"/>
          <w:lang w:val="en-SG"/>
        </w:rPr>
      </w:pPr>
    </w:p>
    <w:p w14:paraId="03E49D9B" w14:textId="3D6EE11D" w:rsidR="000A4617" w:rsidRPr="00561346" w:rsidRDefault="000A4617" w:rsidP="00CC2CE8">
      <w:pPr>
        <w:spacing w:line="360" w:lineRule="auto"/>
        <w:jc w:val="left"/>
        <w:rPr>
          <w:lang w:val="en-SG"/>
        </w:rPr>
      </w:pPr>
      <w:r w:rsidRPr="00561346">
        <w:rPr>
          <w:rFonts w:ascii="Arial" w:eastAsia="Arial" w:hAnsi="Arial" w:cs="Arial"/>
          <w:color w:val="000000" w:themeColor="text1"/>
          <w:sz w:val="22"/>
          <w:lang w:val="en-SG"/>
        </w:rPr>
        <w:t xml:space="preserve">Data Object definition for </w:t>
      </w:r>
      <w:r w:rsidR="007B1B69" w:rsidRPr="00AE46B1">
        <w:rPr>
          <w:rFonts w:ascii="Arial" w:hAnsi="Arial" w:cs="Arial" w:hint="eastAsia"/>
          <w:b/>
          <w:bCs/>
          <w:color w:val="000000" w:themeColor="text1"/>
          <w:sz w:val="22"/>
          <w:lang w:val="en-SG"/>
        </w:rPr>
        <w:t>Page</w:t>
      </w:r>
      <w:r w:rsidR="00AE46B1" w:rsidRPr="00AE46B1">
        <w:rPr>
          <w:rFonts w:ascii="Arial" w:hAnsi="Arial" w:cs="Arial"/>
          <w:color w:val="000000" w:themeColor="text1"/>
          <w:sz w:val="22"/>
          <w:lang w:val="en-SG"/>
        </w:rPr>
        <w:t>.</w:t>
      </w:r>
    </w:p>
    <w:tbl>
      <w:tblPr>
        <w:tblW w:w="9069" w:type="dxa"/>
        <w:tblLook w:val="04A0" w:firstRow="1" w:lastRow="0" w:firstColumn="1" w:lastColumn="0" w:noHBand="0" w:noVBand="1"/>
      </w:tblPr>
      <w:tblGrid>
        <w:gridCol w:w="1021"/>
        <w:gridCol w:w="852"/>
        <w:gridCol w:w="1522"/>
        <w:gridCol w:w="1867"/>
        <w:gridCol w:w="3807"/>
      </w:tblGrid>
      <w:tr w:rsidR="000A4617" w:rsidRPr="00EE3BE5" w14:paraId="5C41553C" w14:textId="77777777" w:rsidTr="009C3EF9">
        <w:trPr>
          <w:trHeight w:val="608"/>
        </w:trPr>
        <w:tc>
          <w:tcPr>
            <w:tcW w:w="1021" w:type="dxa"/>
            <w:tcBorders>
              <w:top w:val="single" w:sz="4" w:space="0" w:color="auto"/>
              <w:left w:val="single" w:sz="4" w:space="0" w:color="auto"/>
              <w:bottom w:val="single" w:sz="4" w:space="0" w:color="auto"/>
              <w:right w:val="single" w:sz="4" w:space="0" w:color="auto"/>
            </w:tcBorders>
            <w:vAlign w:val="center"/>
            <w:hideMark/>
          </w:tcPr>
          <w:p w14:paraId="747EE83F" w14:textId="77777777" w:rsidR="000A4617" w:rsidRPr="00EE3BE5" w:rsidRDefault="000A4617" w:rsidP="00CC2CE8">
            <w:pPr>
              <w:widowControl/>
              <w:jc w:val="left"/>
              <w:rPr>
                <w:rFonts w:ascii="Arial" w:eastAsia="Times New Roman" w:hAnsi="Arial" w:cs="Arial"/>
                <w:b/>
                <w:bCs/>
                <w:color w:val="000000"/>
                <w:kern w:val="0"/>
                <w:sz w:val="22"/>
              </w:rPr>
            </w:pPr>
            <w:r w:rsidRPr="00EE3BE5">
              <w:rPr>
                <w:rFonts w:ascii="Arial" w:eastAsia="Times New Roman" w:hAnsi="Arial" w:cs="Arial"/>
                <w:b/>
                <w:bCs/>
                <w:color w:val="000000"/>
                <w:kern w:val="0"/>
                <w:sz w:val="22"/>
              </w:rPr>
              <w:t xml:space="preserve">Field </w:t>
            </w:r>
            <w:r w:rsidRPr="00EE3BE5">
              <w:rPr>
                <w:rFonts w:ascii="Arial" w:eastAsia="Times New Roman" w:hAnsi="Arial" w:cs="Arial"/>
                <w:b/>
                <w:bCs/>
                <w:color w:val="000000"/>
                <w:kern w:val="0"/>
                <w:sz w:val="22"/>
              </w:rPr>
              <w:br/>
              <w:t>Name</w:t>
            </w:r>
          </w:p>
        </w:tc>
        <w:tc>
          <w:tcPr>
            <w:tcW w:w="852" w:type="dxa"/>
            <w:tcBorders>
              <w:top w:val="single" w:sz="4" w:space="0" w:color="auto"/>
              <w:left w:val="nil"/>
              <w:bottom w:val="single" w:sz="4" w:space="0" w:color="auto"/>
              <w:right w:val="single" w:sz="4" w:space="0" w:color="auto"/>
            </w:tcBorders>
            <w:vAlign w:val="center"/>
            <w:hideMark/>
          </w:tcPr>
          <w:p w14:paraId="43A0A7C8" w14:textId="77777777" w:rsidR="000A4617" w:rsidRPr="00EE3BE5" w:rsidRDefault="000A4617" w:rsidP="00CC2CE8">
            <w:pPr>
              <w:widowControl/>
              <w:jc w:val="left"/>
              <w:rPr>
                <w:rFonts w:ascii="Arial" w:eastAsia="Times New Roman" w:hAnsi="Arial" w:cs="Arial"/>
                <w:b/>
                <w:bCs/>
                <w:color w:val="000000"/>
                <w:kern w:val="0"/>
                <w:sz w:val="22"/>
              </w:rPr>
            </w:pPr>
            <w:r w:rsidRPr="00EE3BE5">
              <w:rPr>
                <w:rFonts w:ascii="Arial" w:eastAsia="Times New Roman" w:hAnsi="Arial" w:cs="Arial"/>
                <w:b/>
                <w:bCs/>
                <w:color w:val="000000"/>
                <w:kern w:val="0"/>
                <w:sz w:val="22"/>
              </w:rPr>
              <w:t xml:space="preserve">Data </w:t>
            </w:r>
            <w:r w:rsidRPr="00EE3BE5">
              <w:rPr>
                <w:rFonts w:ascii="Arial" w:eastAsia="Times New Roman" w:hAnsi="Arial" w:cs="Arial"/>
                <w:b/>
                <w:bCs/>
                <w:color w:val="000000"/>
                <w:kern w:val="0"/>
                <w:sz w:val="22"/>
              </w:rPr>
              <w:br/>
              <w:t>Type</w:t>
            </w:r>
          </w:p>
        </w:tc>
        <w:tc>
          <w:tcPr>
            <w:tcW w:w="1522" w:type="dxa"/>
            <w:tcBorders>
              <w:top w:val="single" w:sz="4" w:space="0" w:color="auto"/>
              <w:left w:val="nil"/>
              <w:bottom w:val="single" w:sz="4" w:space="0" w:color="auto"/>
              <w:right w:val="single" w:sz="4" w:space="0" w:color="auto"/>
            </w:tcBorders>
            <w:vAlign w:val="center"/>
            <w:hideMark/>
          </w:tcPr>
          <w:p w14:paraId="055176E8" w14:textId="77777777" w:rsidR="000A4617" w:rsidRPr="00EE3BE5" w:rsidRDefault="000A4617" w:rsidP="00CC2CE8">
            <w:pPr>
              <w:widowControl/>
              <w:jc w:val="left"/>
              <w:rPr>
                <w:rFonts w:ascii="Arial" w:eastAsia="Times New Roman" w:hAnsi="Arial" w:cs="Arial"/>
                <w:b/>
                <w:bCs/>
                <w:color w:val="000000"/>
                <w:kern w:val="0"/>
                <w:sz w:val="22"/>
              </w:rPr>
            </w:pPr>
            <w:r w:rsidRPr="00EE3BE5">
              <w:rPr>
                <w:rFonts w:ascii="Arial" w:eastAsia="Times New Roman" w:hAnsi="Arial" w:cs="Arial"/>
                <w:b/>
                <w:bCs/>
                <w:color w:val="000000"/>
                <w:kern w:val="0"/>
                <w:sz w:val="22"/>
              </w:rPr>
              <w:t xml:space="preserve">Mandatory  </w:t>
            </w:r>
          </w:p>
        </w:tc>
        <w:tc>
          <w:tcPr>
            <w:tcW w:w="1867" w:type="dxa"/>
            <w:tcBorders>
              <w:top w:val="single" w:sz="4" w:space="0" w:color="auto"/>
              <w:left w:val="nil"/>
              <w:bottom w:val="single" w:sz="4" w:space="0" w:color="auto"/>
              <w:right w:val="single" w:sz="4" w:space="0" w:color="auto"/>
            </w:tcBorders>
            <w:vAlign w:val="center"/>
            <w:hideMark/>
          </w:tcPr>
          <w:p w14:paraId="214B4E31" w14:textId="77777777" w:rsidR="000A4617" w:rsidRPr="00EE3BE5" w:rsidRDefault="000A4617" w:rsidP="00CC2CE8">
            <w:pPr>
              <w:widowControl/>
              <w:jc w:val="left"/>
              <w:rPr>
                <w:rFonts w:ascii="Arial" w:eastAsia="Times New Roman" w:hAnsi="Arial" w:cs="Arial"/>
                <w:b/>
                <w:bCs/>
                <w:color w:val="000000"/>
                <w:kern w:val="0"/>
                <w:sz w:val="22"/>
              </w:rPr>
            </w:pPr>
            <w:r w:rsidRPr="00EE3BE5">
              <w:rPr>
                <w:rFonts w:ascii="Arial" w:eastAsia="Times New Roman" w:hAnsi="Arial" w:cs="Arial"/>
                <w:b/>
                <w:bCs/>
                <w:color w:val="000000"/>
                <w:kern w:val="0"/>
                <w:sz w:val="22"/>
              </w:rPr>
              <w:t>Allowed values</w:t>
            </w:r>
          </w:p>
        </w:tc>
        <w:tc>
          <w:tcPr>
            <w:tcW w:w="3807" w:type="dxa"/>
            <w:tcBorders>
              <w:top w:val="single" w:sz="4" w:space="0" w:color="auto"/>
              <w:left w:val="nil"/>
              <w:bottom w:val="single" w:sz="4" w:space="0" w:color="auto"/>
              <w:right w:val="single" w:sz="4" w:space="0" w:color="auto"/>
            </w:tcBorders>
            <w:vAlign w:val="center"/>
            <w:hideMark/>
          </w:tcPr>
          <w:p w14:paraId="61037235" w14:textId="77777777" w:rsidR="000A4617" w:rsidRPr="00EE3BE5" w:rsidRDefault="000A4617" w:rsidP="00CC2CE8">
            <w:pPr>
              <w:widowControl/>
              <w:jc w:val="left"/>
              <w:rPr>
                <w:rFonts w:ascii="Arial" w:eastAsia="Times New Roman" w:hAnsi="Arial" w:cs="Arial"/>
                <w:b/>
                <w:bCs/>
                <w:color w:val="000000"/>
                <w:kern w:val="0"/>
                <w:sz w:val="22"/>
              </w:rPr>
            </w:pPr>
            <w:r w:rsidRPr="00EE3BE5">
              <w:rPr>
                <w:rFonts w:ascii="Arial" w:eastAsia="Times New Roman" w:hAnsi="Arial" w:cs="Arial"/>
                <w:b/>
                <w:bCs/>
                <w:color w:val="000000"/>
                <w:kern w:val="0"/>
                <w:sz w:val="22"/>
              </w:rPr>
              <w:t>Description</w:t>
            </w:r>
          </w:p>
        </w:tc>
      </w:tr>
      <w:tr w:rsidR="000A4617" w:rsidRPr="00EE3BE5" w14:paraId="2092B9DB" w14:textId="77777777" w:rsidTr="009C3EF9">
        <w:trPr>
          <w:trHeight w:val="317"/>
        </w:trPr>
        <w:tc>
          <w:tcPr>
            <w:tcW w:w="1021" w:type="dxa"/>
            <w:tcBorders>
              <w:top w:val="nil"/>
              <w:left w:val="single" w:sz="4" w:space="0" w:color="auto"/>
              <w:bottom w:val="single" w:sz="4" w:space="0" w:color="auto"/>
              <w:right w:val="single" w:sz="4" w:space="0" w:color="auto"/>
            </w:tcBorders>
            <w:vAlign w:val="center"/>
            <w:hideMark/>
          </w:tcPr>
          <w:p w14:paraId="516FD3E9" w14:textId="77777777" w:rsidR="000A4617" w:rsidRPr="00EE3BE5" w:rsidRDefault="000A4617" w:rsidP="009C3EF9">
            <w:pPr>
              <w:widowControl/>
              <w:jc w:val="left"/>
              <w:rPr>
                <w:rFonts w:ascii="Arial" w:eastAsia="Times New Roman" w:hAnsi="Arial" w:cs="Arial"/>
                <w:color w:val="000000"/>
                <w:kern w:val="0"/>
                <w:sz w:val="22"/>
              </w:rPr>
            </w:pPr>
            <w:r w:rsidRPr="00EE3BE5">
              <w:rPr>
                <w:rFonts w:ascii="Arial" w:eastAsia="Times New Roman" w:hAnsi="Arial" w:cs="Arial"/>
                <w:color w:val="000000"/>
                <w:kern w:val="0"/>
                <w:sz w:val="22"/>
              </w:rPr>
              <w:t>index</w:t>
            </w:r>
          </w:p>
        </w:tc>
        <w:tc>
          <w:tcPr>
            <w:tcW w:w="852" w:type="dxa"/>
            <w:tcBorders>
              <w:top w:val="nil"/>
              <w:left w:val="nil"/>
              <w:bottom w:val="single" w:sz="4" w:space="0" w:color="auto"/>
              <w:right w:val="single" w:sz="4" w:space="0" w:color="auto"/>
            </w:tcBorders>
            <w:hideMark/>
          </w:tcPr>
          <w:p w14:paraId="4A2167D0" w14:textId="1C744DF5" w:rsidR="000A4617" w:rsidRPr="00EE3BE5" w:rsidRDefault="009C3EF9">
            <w:pPr>
              <w:widowControl/>
              <w:jc w:val="left"/>
              <w:rPr>
                <w:rFonts w:ascii="Arial" w:hAnsi="Arial" w:cs="Arial"/>
                <w:color w:val="000000"/>
                <w:kern w:val="0"/>
                <w:sz w:val="22"/>
              </w:rPr>
            </w:pPr>
            <w:r>
              <w:rPr>
                <w:rFonts w:ascii="Arial" w:hAnsi="Arial" w:cs="Arial" w:hint="eastAsia"/>
                <w:color w:val="000000"/>
                <w:kern w:val="0"/>
                <w:sz w:val="22"/>
              </w:rPr>
              <w:t>U</w:t>
            </w:r>
            <w:r>
              <w:rPr>
                <w:rFonts w:ascii="Arial" w:hAnsi="Arial" w:cs="Arial"/>
                <w:color w:val="000000"/>
                <w:kern w:val="0"/>
                <w:sz w:val="22"/>
              </w:rPr>
              <w:t>in</w:t>
            </w:r>
            <w:r>
              <w:rPr>
                <w:rFonts w:ascii="Arial" w:hAnsi="Arial" w:cs="Arial" w:hint="eastAsia"/>
                <w:color w:val="000000"/>
                <w:kern w:val="0"/>
                <w:sz w:val="22"/>
              </w:rPr>
              <w:t>t</w:t>
            </w:r>
            <w:r>
              <w:rPr>
                <w:rFonts w:ascii="Arial" w:hAnsi="Arial" w:cs="Arial"/>
                <w:color w:val="000000"/>
                <w:kern w:val="0"/>
                <w:sz w:val="22"/>
              </w:rPr>
              <w:t>32</w:t>
            </w:r>
          </w:p>
        </w:tc>
        <w:tc>
          <w:tcPr>
            <w:tcW w:w="1522" w:type="dxa"/>
            <w:tcBorders>
              <w:top w:val="nil"/>
              <w:left w:val="nil"/>
              <w:bottom w:val="single" w:sz="4" w:space="0" w:color="auto"/>
              <w:right w:val="single" w:sz="4" w:space="0" w:color="auto"/>
            </w:tcBorders>
            <w:vAlign w:val="center"/>
            <w:hideMark/>
          </w:tcPr>
          <w:p w14:paraId="7E986C0D" w14:textId="77777777" w:rsidR="000A4617" w:rsidRPr="00EE3BE5" w:rsidRDefault="000A4617" w:rsidP="009C3EF9">
            <w:pPr>
              <w:widowControl/>
              <w:jc w:val="left"/>
              <w:rPr>
                <w:rFonts w:ascii="Arial" w:eastAsia="Times New Roman" w:hAnsi="Arial" w:cs="Arial"/>
                <w:color w:val="000000"/>
                <w:kern w:val="0"/>
                <w:sz w:val="22"/>
              </w:rPr>
            </w:pPr>
            <w:r w:rsidRPr="00EE3BE5">
              <w:rPr>
                <w:rFonts w:ascii="Arial" w:eastAsia="Times New Roman" w:hAnsi="Arial" w:cs="Arial"/>
                <w:color w:val="000000"/>
                <w:kern w:val="0"/>
                <w:sz w:val="22"/>
              </w:rPr>
              <w:t>Yes</w:t>
            </w:r>
          </w:p>
        </w:tc>
        <w:tc>
          <w:tcPr>
            <w:tcW w:w="1867" w:type="dxa"/>
            <w:tcBorders>
              <w:top w:val="nil"/>
              <w:left w:val="nil"/>
              <w:bottom w:val="single" w:sz="4" w:space="0" w:color="auto"/>
              <w:right w:val="single" w:sz="4" w:space="0" w:color="auto"/>
            </w:tcBorders>
            <w:hideMark/>
          </w:tcPr>
          <w:p w14:paraId="38763897" w14:textId="69219EEE" w:rsidR="000A4617" w:rsidRPr="00EE3BE5" w:rsidRDefault="008A23E0" w:rsidP="009C3EF9">
            <w:pPr>
              <w:widowControl/>
              <w:jc w:val="left"/>
              <w:rPr>
                <w:rFonts w:ascii="Arial" w:eastAsia="Times New Roman" w:hAnsi="Arial" w:cs="Arial"/>
                <w:color w:val="000000"/>
                <w:kern w:val="0"/>
                <w:sz w:val="22"/>
              </w:rPr>
            </w:pPr>
            <w:r>
              <w:rPr>
                <w:rFonts w:ascii="Arial" w:hAnsi="Arial" w:cs="Arial" w:hint="eastAsia"/>
                <w:color w:val="000000"/>
                <w:kern w:val="0"/>
                <w:sz w:val="22"/>
              </w:rPr>
              <w:t>0</w:t>
            </w:r>
            <w:r w:rsidR="009C3EF9" w:rsidRPr="00CD41A8">
              <w:rPr>
                <w:rFonts w:ascii="Arial" w:eastAsia="Times New Roman" w:hAnsi="Arial" w:cs="Arial"/>
                <w:color w:val="000000"/>
                <w:kern w:val="0"/>
                <w:sz w:val="22"/>
              </w:rPr>
              <w:t xml:space="preserve"> - </w:t>
            </w:r>
            <w:r w:rsidR="006F5FB9">
              <w:rPr>
                <w:rFonts w:ascii="Arial" w:eastAsia="Times New Roman" w:hAnsi="Arial" w:cs="Arial"/>
                <w:color w:val="000000"/>
                <w:kern w:val="0"/>
                <w:sz w:val="22"/>
              </w:rPr>
              <w:t>MAX_UINT32</w:t>
            </w:r>
          </w:p>
        </w:tc>
        <w:tc>
          <w:tcPr>
            <w:tcW w:w="3807" w:type="dxa"/>
            <w:tcBorders>
              <w:top w:val="nil"/>
              <w:left w:val="nil"/>
              <w:bottom w:val="single" w:sz="4" w:space="0" w:color="auto"/>
              <w:right w:val="single" w:sz="4" w:space="0" w:color="auto"/>
            </w:tcBorders>
            <w:vAlign w:val="center"/>
            <w:hideMark/>
          </w:tcPr>
          <w:p w14:paraId="2A65DB17" w14:textId="77777777" w:rsidR="000A4617" w:rsidRPr="00EE3BE5" w:rsidRDefault="000A4617" w:rsidP="009C3EF9">
            <w:pPr>
              <w:widowControl/>
              <w:jc w:val="left"/>
              <w:rPr>
                <w:rFonts w:ascii="Arial" w:eastAsia="Times New Roman" w:hAnsi="Arial" w:cs="Arial"/>
                <w:color w:val="000000"/>
                <w:kern w:val="0"/>
                <w:sz w:val="22"/>
              </w:rPr>
            </w:pPr>
            <w:r w:rsidRPr="00EE3BE5">
              <w:rPr>
                <w:rFonts w:ascii="Arial" w:eastAsia="Times New Roman" w:hAnsi="Arial" w:cs="Arial"/>
                <w:color w:val="000000"/>
                <w:kern w:val="0"/>
                <w:sz w:val="22"/>
              </w:rPr>
              <w:t>The Page Index, start from 0</w:t>
            </w:r>
          </w:p>
        </w:tc>
      </w:tr>
      <w:tr w:rsidR="000A4617" w:rsidRPr="00EE3BE5" w14:paraId="7230CB35" w14:textId="77777777" w:rsidTr="009C3EF9">
        <w:trPr>
          <w:trHeight w:val="608"/>
        </w:trPr>
        <w:tc>
          <w:tcPr>
            <w:tcW w:w="1021" w:type="dxa"/>
            <w:tcBorders>
              <w:top w:val="nil"/>
              <w:left w:val="single" w:sz="4" w:space="0" w:color="auto"/>
              <w:bottom w:val="single" w:sz="4" w:space="0" w:color="auto"/>
              <w:right w:val="single" w:sz="4" w:space="0" w:color="auto"/>
            </w:tcBorders>
            <w:vAlign w:val="center"/>
            <w:hideMark/>
          </w:tcPr>
          <w:p w14:paraId="37F0B863" w14:textId="77777777" w:rsidR="000A4617" w:rsidRPr="00EE3BE5" w:rsidRDefault="000A4617" w:rsidP="00CC2CE8">
            <w:pPr>
              <w:widowControl/>
              <w:jc w:val="left"/>
              <w:rPr>
                <w:rFonts w:ascii="Arial" w:eastAsia="Times New Roman" w:hAnsi="Arial" w:cs="Arial"/>
                <w:color w:val="000000"/>
                <w:kern w:val="0"/>
                <w:sz w:val="22"/>
              </w:rPr>
            </w:pPr>
            <w:r w:rsidRPr="00EE3BE5">
              <w:rPr>
                <w:rFonts w:ascii="Arial" w:eastAsia="Times New Roman" w:hAnsi="Arial" w:cs="Arial"/>
                <w:color w:val="000000"/>
                <w:kern w:val="0"/>
                <w:sz w:val="22"/>
              </w:rPr>
              <w:t>size</w:t>
            </w:r>
          </w:p>
        </w:tc>
        <w:tc>
          <w:tcPr>
            <w:tcW w:w="852" w:type="dxa"/>
            <w:tcBorders>
              <w:top w:val="nil"/>
              <w:left w:val="nil"/>
              <w:bottom w:val="single" w:sz="4" w:space="0" w:color="auto"/>
              <w:right w:val="single" w:sz="4" w:space="0" w:color="auto"/>
            </w:tcBorders>
            <w:vAlign w:val="center"/>
            <w:hideMark/>
          </w:tcPr>
          <w:p w14:paraId="28DE7FCA" w14:textId="16E5DD5F" w:rsidR="000A4617" w:rsidRPr="00EE3BE5" w:rsidRDefault="369E3B9C">
            <w:pPr>
              <w:widowControl/>
              <w:jc w:val="left"/>
              <w:rPr>
                <w:rFonts w:ascii="Arial" w:eastAsia="Times New Roman" w:hAnsi="Arial" w:cs="Arial"/>
                <w:color w:val="000000"/>
                <w:kern w:val="0"/>
                <w:sz w:val="22"/>
              </w:rPr>
            </w:pPr>
            <w:r w:rsidRPr="1CD2449D">
              <w:rPr>
                <w:rFonts w:ascii="Arial" w:hAnsi="Arial" w:cs="Arial"/>
                <w:color w:val="000000"/>
                <w:kern w:val="0"/>
                <w:sz w:val="22"/>
              </w:rPr>
              <w:t>Uint16</w:t>
            </w:r>
          </w:p>
        </w:tc>
        <w:tc>
          <w:tcPr>
            <w:tcW w:w="1522" w:type="dxa"/>
            <w:tcBorders>
              <w:top w:val="nil"/>
              <w:left w:val="nil"/>
              <w:bottom w:val="single" w:sz="4" w:space="0" w:color="auto"/>
              <w:right w:val="single" w:sz="4" w:space="0" w:color="auto"/>
            </w:tcBorders>
            <w:noWrap/>
            <w:vAlign w:val="bottom"/>
            <w:hideMark/>
          </w:tcPr>
          <w:p w14:paraId="7AD92958" w14:textId="77777777" w:rsidR="000A4617" w:rsidRPr="00EE3BE5" w:rsidRDefault="000A4617" w:rsidP="00CC2CE8">
            <w:pPr>
              <w:widowControl/>
              <w:jc w:val="left"/>
              <w:rPr>
                <w:rFonts w:ascii="Arial" w:eastAsia="Times New Roman" w:hAnsi="Arial" w:cs="Arial"/>
                <w:color w:val="000000"/>
                <w:kern w:val="0"/>
                <w:sz w:val="22"/>
              </w:rPr>
            </w:pPr>
            <w:r w:rsidRPr="00EE3BE5">
              <w:rPr>
                <w:rFonts w:ascii="Arial" w:eastAsia="Times New Roman" w:hAnsi="Arial" w:cs="Arial"/>
                <w:color w:val="000000"/>
                <w:kern w:val="0"/>
                <w:sz w:val="22"/>
              </w:rPr>
              <w:t>Yes</w:t>
            </w:r>
          </w:p>
        </w:tc>
        <w:tc>
          <w:tcPr>
            <w:tcW w:w="1867" w:type="dxa"/>
            <w:tcBorders>
              <w:top w:val="nil"/>
              <w:left w:val="nil"/>
              <w:bottom w:val="single" w:sz="4" w:space="0" w:color="auto"/>
              <w:right w:val="single" w:sz="4" w:space="0" w:color="auto"/>
            </w:tcBorders>
            <w:vAlign w:val="center"/>
            <w:hideMark/>
          </w:tcPr>
          <w:p w14:paraId="78140150" w14:textId="77777777" w:rsidR="000A4617" w:rsidRPr="00EE3BE5" w:rsidRDefault="000A4617" w:rsidP="00CC2CE8">
            <w:pPr>
              <w:widowControl/>
              <w:jc w:val="left"/>
              <w:rPr>
                <w:rFonts w:ascii="Arial" w:eastAsia="Times New Roman" w:hAnsi="Arial" w:cs="Arial"/>
                <w:color w:val="000000"/>
                <w:kern w:val="0"/>
                <w:sz w:val="22"/>
              </w:rPr>
            </w:pPr>
            <w:r w:rsidRPr="00EE3BE5">
              <w:rPr>
                <w:rFonts w:ascii="Arial" w:eastAsia="Times New Roman" w:hAnsi="Arial" w:cs="Arial"/>
                <w:color w:val="000000"/>
                <w:kern w:val="0"/>
                <w:sz w:val="22"/>
              </w:rPr>
              <w:t>1 - 999</w:t>
            </w:r>
          </w:p>
        </w:tc>
        <w:tc>
          <w:tcPr>
            <w:tcW w:w="3807" w:type="dxa"/>
            <w:tcBorders>
              <w:top w:val="nil"/>
              <w:left w:val="nil"/>
              <w:bottom w:val="single" w:sz="4" w:space="0" w:color="auto"/>
              <w:right w:val="single" w:sz="4" w:space="0" w:color="auto"/>
            </w:tcBorders>
            <w:vAlign w:val="center"/>
            <w:hideMark/>
          </w:tcPr>
          <w:p w14:paraId="32834D14" w14:textId="77777777" w:rsidR="000A4617" w:rsidRPr="00EE3BE5" w:rsidRDefault="000A4617" w:rsidP="00CC2CE8">
            <w:pPr>
              <w:widowControl/>
              <w:jc w:val="left"/>
              <w:rPr>
                <w:rFonts w:ascii="Arial" w:eastAsia="Times New Roman" w:hAnsi="Arial" w:cs="Arial"/>
                <w:color w:val="000000"/>
                <w:kern w:val="0"/>
                <w:sz w:val="22"/>
              </w:rPr>
            </w:pPr>
            <w:r w:rsidRPr="00EE3BE5">
              <w:rPr>
                <w:rFonts w:ascii="Arial" w:eastAsia="Times New Roman" w:hAnsi="Arial" w:cs="Arial"/>
                <w:color w:val="000000"/>
                <w:kern w:val="0"/>
                <w:sz w:val="22"/>
              </w:rPr>
              <w:t>Return record per page, allow max to 999.</w:t>
            </w:r>
          </w:p>
        </w:tc>
      </w:tr>
    </w:tbl>
    <w:p w14:paraId="54F0B361" w14:textId="77777777" w:rsidR="000A4617" w:rsidRPr="00561346" w:rsidRDefault="000A4617" w:rsidP="00CC2CE8">
      <w:pPr>
        <w:jc w:val="left"/>
        <w:rPr>
          <w:lang w:val="en-SG"/>
        </w:rPr>
      </w:pPr>
      <w:r w:rsidRPr="00561346">
        <w:rPr>
          <w:rFonts w:ascii="DengXian" w:eastAsia="DengXian" w:hAnsi="DengXian" w:cs="DengXian"/>
          <w:szCs w:val="21"/>
          <w:lang w:val="en-SG"/>
        </w:rPr>
        <w:t xml:space="preserve"> </w:t>
      </w:r>
    </w:p>
    <w:p w14:paraId="311E6548" w14:textId="7FE09A5D" w:rsidR="000A4617" w:rsidRPr="00561346" w:rsidRDefault="000A4617" w:rsidP="00CC2CE8">
      <w:pPr>
        <w:spacing w:line="360" w:lineRule="auto"/>
        <w:jc w:val="left"/>
        <w:rPr>
          <w:lang w:val="en-SG"/>
        </w:rPr>
      </w:pPr>
      <w:r w:rsidRPr="00561346">
        <w:rPr>
          <w:rFonts w:ascii="Arial" w:eastAsia="Arial" w:hAnsi="Arial" w:cs="Arial"/>
          <w:color w:val="000000" w:themeColor="text1"/>
          <w:sz w:val="22"/>
          <w:lang w:val="en-SG"/>
        </w:rPr>
        <w:t xml:space="preserve">Data Object definition for </w:t>
      </w:r>
      <w:r w:rsidR="007B1B69" w:rsidRPr="00AE46B1">
        <w:rPr>
          <w:rFonts w:ascii="Arial" w:hAnsi="Arial" w:cs="Arial" w:hint="eastAsia"/>
          <w:b/>
          <w:bCs/>
          <w:color w:val="000000" w:themeColor="text1"/>
          <w:sz w:val="22"/>
          <w:lang w:val="en-SG"/>
        </w:rPr>
        <w:t>Sort</w:t>
      </w:r>
      <w:r w:rsidR="00AE46B1" w:rsidRPr="00AE46B1">
        <w:rPr>
          <w:rFonts w:ascii="Arial" w:hAnsi="Arial" w:cs="Arial"/>
          <w:color w:val="000000" w:themeColor="text1"/>
          <w:sz w:val="22"/>
          <w:lang w:val="en-SG"/>
        </w:rPr>
        <w:t>.</w:t>
      </w:r>
    </w:p>
    <w:tbl>
      <w:tblPr>
        <w:tblW w:w="9113" w:type="dxa"/>
        <w:tblLook w:val="04A0" w:firstRow="1" w:lastRow="0" w:firstColumn="1" w:lastColumn="0" w:noHBand="0" w:noVBand="1"/>
      </w:tblPr>
      <w:tblGrid>
        <w:gridCol w:w="1100"/>
        <w:gridCol w:w="1384"/>
        <w:gridCol w:w="1329"/>
        <w:gridCol w:w="1942"/>
        <w:gridCol w:w="3358"/>
      </w:tblGrid>
      <w:tr w:rsidR="000A4617" w:rsidRPr="00134517" w14:paraId="787BEA97" w14:textId="77777777" w:rsidTr="00977227">
        <w:trPr>
          <w:trHeight w:val="601"/>
        </w:trPr>
        <w:tc>
          <w:tcPr>
            <w:tcW w:w="1100" w:type="dxa"/>
            <w:tcBorders>
              <w:top w:val="single" w:sz="4" w:space="0" w:color="auto"/>
              <w:left w:val="single" w:sz="4" w:space="0" w:color="auto"/>
              <w:bottom w:val="single" w:sz="4" w:space="0" w:color="auto"/>
              <w:right w:val="single" w:sz="4" w:space="0" w:color="auto"/>
            </w:tcBorders>
            <w:vAlign w:val="center"/>
            <w:hideMark/>
          </w:tcPr>
          <w:p w14:paraId="76205B36" w14:textId="77777777" w:rsidR="000A4617" w:rsidRPr="00134517" w:rsidRDefault="000A4617" w:rsidP="00CC2CE8">
            <w:pPr>
              <w:widowControl/>
              <w:jc w:val="left"/>
              <w:rPr>
                <w:rFonts w:ascii="Arial" w:eastAsia="Times New Roman" w:hAnsi="Arial" w:cs="Arial"/>
                <w:b/>
                <w:bCs/>
                <w:color w:val="000000"/>
                <w:kern w:val="0"/>
                <w:sz w:val="22"/>
              </w:rPr>
            </w:pPr>
            <w:r w:rsidRPr="00134517">
              <w:rPr>
                <w:rFonts w:ascii="Arial" w:eastAsia="Times New Roman" w:hAnsi="Arial" w:cs="Arial"/>
                <w:b/>
                <w:bCs/>
                <w:color w:val="000000"/>
                <w:kern w:val="0"/>
                <w:sz w:val="22"/>
              </w:rPr>
              <w:t xml:space="preserve">Field </w:t>
            </w:r>
            <w:r w:rsidRPr="00134517">
              <w:rPr>
                <w:rFonts w:ascii="Arial" w:eastAsia="Times New Roman" w:hAnsi="Arial" w:cs="Arial"/>
                <w:b/>
                <w:bCs/>
                <w:color w:val="000000"/>
                <w:kern w:val="0"/>
                <w:sz w:val="22"/>
              </w:rPr>
              <w:br/>
              <w:t>Name</w:t>
            </w:r>
          </w:p>
        </w:tc>
        <w:tc>
          <w:tcPr>
            <w:tcW w:w="1384" w:type="dxa"/>
            <w:tcBorders>
              <w:top w:val="single" w:sz="4" w:space="0" w:color="auto"/>
              <w:left w:val="nil"/>
              <w:bottom w:val="single" w:sz="4" w:space="0" w:color="auto"/>
              <w:right w:val="single" w:sz="4" w:space="0" w:color="auto"/>
            </w:tcBorders>
            <w:vAlign w:val="center"/>
            <w:hideMark/>
          </w:tcPr>
          <w:p w14:paraId="52582193" w14:textId="77777777" w:rsidR="000A4617" w:rsidRPr="00134517" w:rsidRDefault="000A4617" w:rsidP="00CC2CE8">
            <w:pPr>
              <w:widowControl/>
              <w:jc w:val="left"/>
              <w:rPr>
                <w:rFonts w:ascii="Arial" w:eastAsia="Times New Roman" w:hAnsi="Arial" w:cs="Arial"/>
                <w:b/>
                <w:bCs/>
                <w:color w:val="000000"/>
                <w:kern w:val="0"/>
                <w:sz w:val="22"/>
              </w:rPr>
            </w:pPr>
            <w:r w:rsidRPr="00134517">
              <w:rPr>
                <w:rFonts w:ascii="Arial" w:eastAsia="Times New Roman" w:hAnsi="Arial" w:cs="Arial"/>
                <w:b/>
                <w:bCs/>
                <w:color w:val="000000"/>
                <w:kern w:val="0"/>
                <w:sz w:val="22"/>
              </w:rPr>
              <w:t xml:space="preserve">Data </w:t>
            </w:r>
            <w:r w:rsidRPr="00134517">
              <w:rPr>
                <w:rFonts w:ascii="Arial" w:eastAsia="Times New Roman" w:hAnsi="Arial" w:cs="Arial"/>
                <w:b/>
                <w:bCs/>
                <w:color w:val="000000"/>
                <w:kern w:val="0"/>
                <w:sz w:val="22"/>
              </w:rPr>
              <w:br/>
              <w:t>Type</w:t>
            </w:r>
          </w:p>
        </w:tc>
        <w:tc>
          <w:tcPr>
            <w:tcW w:w="1329" w:type="dxa"/>
            <w:tcBorders>
              <w:top w:val="single" w:sz="4" w:space="0" w:color="auto"/>
              <w:left w:val="nil"/>
              <w:bottom w:val="single" w:sz="4" w:space="0" w:color="auto"/>
              <w:right w:val="single" w:sz="4" w:space="0" w:color="auto"/>
            </w:tcBorders>
            <w:vAlign w:val="center"/>
            <w:hideMark/>
          </w:tcPr>
          <w:p w14:paraId="1A0CE117" w14:textId="77777777" w:rsidR="000A4617" w:rsidRPr="00134517" w:rsidRDefault="000A4617" w:rsidP="00CC2CE8">
            <w:pPr>
              <w:widowControl/>
              <w:jc w:val="left"/>
              <w:rPr>
                <w:rFonts w:ascii="Arial" w:eastAsia="Times New Roman" w:hAnsi="Arial" w:cs="Arial"/>
                <w:b/>
                <w:bCs/>
                <w:color w:val="000000"/>
                <w:kern w:val="0"/>
                <w:sz w:val="22"/>
              </w:rPr>
            </w:pPr>
            <w:r w:rsidRPr="00134517">
              <w:rPr>
                <w:rFonts w:ascii="Arial" w:eastAsia="Times New Roman" w:hAnsi="Arial" w:cs="Arial"/>
                <w:b/>
                <w:bCs/>
                <w:color w:val="000000"/>
                <w:kern w:val="0"/>
                <w:sz w:val="22"/>
              </w:rPr>
              <w:t xml:space="preserve">Mandatory  </w:t>
            </w:r>
          </w:p>
        </w:tc>
        <w:tc>
          <w:tcPr>
            <w:tcW w:w="1942" w:type="dxa"/>
            <w:tcBorders>
              <w:top w:val="single" w:sz="4" w:space="0" w:color="auto"/>
              <w:left w:val="nil"/>
              <w:bottom w:val="single" w:sz="4" w:space="0" w:color="auto"/>
              <w:right w:val="single" w:sz="4" w:space="0" w:color="auto"/>
            </w:tcBorders>
            <w:vAlign w:val="center"/>
            <w:hideMark/>
          </w:tcPr>
          <w:p w14:paraId="7B23FD47" w14:textId="77777777" w:rsidR="000A4617" w:rsidRPr="00134517" w:rsidRDefault="000A4617" w:rsidP="00CC2CE8">
            <w:pPr>
              <w:widowControl/>
              <w:jc w:val="left"/>
              <w:rPr>
                <w:rFonts w:ascii="Arial" w:eastAsia="Times New Roman" w:hAnsi="Arial" w:cs="Arial"/>
                <w:b/>
                <w:bCs/>
                <w:color w:val="000000"/>
                <w:kern w:val="0"/>
                <w:sz w:val="22"/>
              </w:rPr>
            </w:pPr>
            <w:r w:rsidRPr="00134517">
              <w:rPr>
                <w:rFonts w:ascii="Arial" w:eastAsia="Times New Roman" w:hAnsi="Arial" w:cs="Arial"/>
                <w:b/>
                <w:bCs/>
                <w:color w:val="000000"/>
                <w:kern w:val="0"/>
                <w:sz w:val="22"/>
              </w:rPr>
              <w:t>Allowed values</w:t>
            </w:r>
          </w:p>
        </w:tc>
        <w:tc>
          <w:tcPr>
            <w:tcW w:w="3358" w:type="dxa"/>
            <w:tcBorders>
              <w:top w:val="single" w:sz="4" w:space="0" w:color="auto"/>
              <w:left w:val="nil"/>
              <w:bottom w:val="single" w:sz="4" w:space="0" w:color="auto"/>
              <w:right w:val="single" w:sz="4" w:space="0" w:color="auto"/>
            </w:tcBorders>
            <w:vAlign w:val="center"/>
            <w:hideMark/>
          </w:tcPr>
          <w:p w14:paraId="2EB88966" w14:textId="77777777" w:rsidR="000A4617" w:rsidRPr="00134517" w:rsidRDefault="000A4617" w:rsidP="00CC2CE8">
            <w:pPr>
              <w:widowControl/>
              <w:jc w:val="left"/>
              <w:rPr>
                <w:rFonts w:ascii="Arial" w:eastAsia="Times New Roman" w:hAnsi="Arial" w:cs="Arial"/>
                <w:b/>
                <w:bCs/>
                <w:color w:val="000000"/>
                <w:kern w:val="0"/>
                <w:sz w:val="22"/>
              </w:rPr>
            </w:pPr>
            <w:r w:rsidRPr="00134517">
              <w:rPr>
                <w:rFonts w:ascii="Arial" w:eastAsia="Times New Roman" w:hAnsi="Arial" w:cs="Arial"/>
                <w:b/>
                <w:bCs/>
                <w:color w:val="000000"/>
                <w:kern w:val="0"/>
                <w:sz w:val="22"/>
              </w:rPr>
              <w:t>Description</w:t>
            </w:r>
          </w:p>
        </w:tc>
      </w:tr>
      <w:tr w:rsidR="000A4617" w:rsidRPr="00134517" w14:paraId="6E7C71E8" w14:textId="77777777" w:rsidTr="00977227">
        <w:trPr>
          <w:trHeight w:val="313"/>
        </w:trPr>
        <w:tc>
          <w:tcPr>
            <w:tcW w:w="1100" w:type="dxa"/>
            <w:tcBorders>
              <w:top w:val="nil"/>
              <w:left w:val="single" w:sz="4" w:space="0" w:color="auto"/>
              <w:bottom w:val="single" w:sz="4" w:space="0" w:color="auto"/>
              <w:right w:val="single" w:sz="4" w:space="0" w:color="auto"/>
            </w:tcBorders>
            <w:vAlign w:val="center"/>
            <w:hideMark/>
          </w:tcPr>
          <w:p w14:paraId="44E38935" w14:textId="77777777" w:rsidR="000A4617" w:rsidRPr="00134517" w:rsidRDefault="000A4617" w:rsidP="00CC2CE8">
            <w:pPr>
              <w:widowControl/>
              <w:jc w:val="left"/>
              <w:rPr>
                <w:rFonts w:ascii="Arial" w:eastAsia="Times New Roman" w:hAnsi="Arial" w:cs="Arial"/>
                <w:color w:val="000000"/>
                <w:kern w:val="0"/>
                <w:sz w:val="22"/>
              </w:rPr>
            </w:pPr>
            <w:r w:rsidRPr="00134517">
              <w:rPr>
                <w:rFonts w:ascii="Arial" w:eastAsia="Times New Roman" w:hAnsi="Arial" w:cs="Arial"/>
                <w:color w:val="000000"/>
                <w:kern w:val="0"/>
                <w:sz w:val="22"/>
              </w:rPr>
              <w:t>field</w:t>
            </w:r>
          </w:p>
        </w:tc>
        <w:tc>
          <w:tcPr>
            <w:tcW w:w="1384" w:type="dxa"/>
            <w:tcBorders>
              <w:top w:val="nil"/>
              <w:left w:val="nil"/>
              <w:bottom w:val="single" w:sz="4" w:space="0" w:color="auto"/>
              <w:right w:val="single" w:sz="4" w:space="0" w:color="auto"/>
            </w:tcBorders>
            <w:vAlign w:val="center"/>
            <w:hideMark/>
          </w:tcPr>
          <w:p w14:paraId="681394E3" w14:textId="546E4780" w:rsidR="000A4617" w:rsidRPr="00134517"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0A4617" w:rsidRPr="00134517">
              <w:rPr>
                <w:rFonts w:ascii="Arial" w:eastAsia="Times New Roman" w:hAnsi="Arial" w:cs="Arial"/>
                <w:color w:val="000000"/>
                <w:kern w:val="0"/>
                <w:sz w:val="22"/>
              </w:rPr>
              <w:t>10)</w:t>
            </w:r>
          </w:p>
        </w:tc>
        <w:tc>
          <w:tcPr>
            <w:tcW w:w="1329" w:type="dxa"/>
            <w:tcBorders>
              <w:top w:val="nil"/>
              <w:left w:val="nil"/>
              <w:bottom w:val="single" w:sz="4" w:space="0" w:color="auto"/>
              <w:right w:val="single" w:sz="4" w:space="0" w:color="auto"/>
            </w:tcBorders>
            <w:noWrap/>
            <w:vAlign w:val="bottom"/>
            <w:hideMark/>
          </w:tcPr>
          <w:p w14:paraId="5243B21D" w14:textId="77777777" w:rsidR="000A4617" w:rsidRPr="00134517" w:rsidRDefault="000A4617" w:rsidP="00CC2CE8">
            <w:pPr>
              <w:widowControl/>
              <w:jc w:val="left"/>
              <w:rPr>
                <w:rFonts w:ascii="Arial" w:eastAsia="Times New Roman" w:hAnsi="Arial" w:cs="Arial"/>
                <w:color w:val="000000"/>
                <w:kern w:val="0"/>
                <w:sz w:val="22"/>
              </w:rPr>
            </w:pPr>
            <w:r w:rsidRPr="00134517">
              <w:rPr>
                <w:rFonts w:ascii="Arial" w:eastAsia="Times New Roman" w:hAnsi="Arial" w:cs="Arial"/>
                <w:color w:val="000000"/>
                <w:kern w:val="0"/>
                <w:sz w:val="22"/>
              </w:rPr>
              <w:t>Yes</w:t>
            </w:r>
          </w:p>
        </w:tc>
        <w:tc>
          <w:tcPr>
            <w:tcW w:w="1942" w:type="dxa"/>
            <w:tcBorders>
              <w:top w:val="nil"/>
              <w:left w:val="nil"/>
              <w:bottom w:val="single" w:sz="4" w:space="0" w:color="auto"/>
              <w:right w:val="single" w:sz="4" w:space="0" w:color="auto"/>
            </w:tcBorders>
            <w:vAlign w:val="center"/>
            <w:hideMark/>
          </w:tcPr>
          <w:p w14:paraId="0A14E0B9" w14:textId="1613E10E" w:rsidR="000A4617" w:rsidRPr="00134517" w:rsidRDefault="000A4617" w:rsidP="00CC2CE8">
            <w:pPr>
              <w:widowControl/>
              <w:jc w:val="left"/>
              <w:rPr>
                <w:rFonts w:ascii="Arial" w:eastAsia="Times New Roman" w:hAnsi="Arial" w:cs="Arial"/>
                <w:color w:val="000000"/>
                <w:kern w:val="0"/>
                <w:sz w:val="22"/>
              </w:rPr>
            </w:pPr>
          </w:p>
        </w:tc>
        <w:tc>
          <w:tcPr>
            <w:tcW w:w="3358" w:type="dxa"/>
            <w:tcBorders>
              <w:top w:val="nil"/>
              <w:left w:val="nil"/>
              <w:bottom w:val="single" w:sz="4" w:space="0" w:color="auto"/>
              <w:right w:val="single" w:sz="4" w:space="0" w:color="auto"/>
            </w:tcBorders>
            <w:vAlign w:val="center"/>
            <w:hideMark/>
          </w:tcPr>
          <w:p w14:paraId="036F0BE5" w14:textId="77777777" w:rsidR="000A4617" w:rsidRDefault="000A4617" w:rsidP="00CC2CE8">
            <w:pPr>
              <w:widowControl/>
              <w:jc w:val="left"/>
              <w:rPr>
                <w:rFonts w:ascii="Arial" w:hAnsi="Arial" w:cs="Arial"/>
                <w:color w:val="000000"/>
                <w:kern w:val="0"/>
                <w:sz w:val="22"/>
              </w:rPr>
            </w:pPr>
            <w:r w:rsidRPr="00134517">
              <w:rPr>
                <w:rFonts w:ascii="Arial" w:eastAsia="Times New Roman" w:hAnsi="Arial" w:cs="Arial"/>
                <w:color w:val="000000"/>
                <w:kern w:val="0"/>
                <w:sz w:val="22"/>
              </w:rPr>
              <w:t xml:space="preserve">Field for </w:t>
            </w:r>
            <w:proofErr w:type="gramStart"/>
            <w:r w:rsidRPr="00134517">
              <w:rPr>
                <w:rFonts w:ascii="Arial" w:eastAsia="Times New Roman" w:hAnsi="Arial" w:cs="Arial"/>
                <w:color w:val="000000"/>
                <w:kern w:val="0"/>
                <w:sz w:val="22"/>
              </w:rPr>
              <w:t>sort</w:t>
            </w:r>
            <w:proofErr w:type="gramEnd"/>
            <w:r w:rsidRPr="00134517">
              <w:rPr>
                <w:rFonts w:ascii="Arial" w:eastAsia="Times New Roman" w:hAnsi="Arial" w:cs="Arial"/>
                <w:color w:val="000000"/>
                <w:kern w:val="0"/>
                <w:sz w:val="22"/>
              </w:rPr>
              <w:t xml:space="preserve"> the result </w:t>
            </w:r>
          </w:p>
          <w:p w14:paraId="71C93639" w14:textId="245E8A77" w:rsidR="006121EE" w:rsidRDefault="00196106" w:rsidP="00CC2CE8">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5DFDD90B" w14:textId="4F322BC2" w:rsidR="000A4617" w:rsidRPr="006121EE" w:rsidRDefault="006121EE" w:rsidP="00CC2CE8">
            <w:pPr>
              <w:widowControl/>
              <w:jc w:val="left"/>
              <w:rPr>
                <w:rFonts w:ascii="Arial" w:hAnsi="Arial" w:cs="Arial"/>
                <w:color w:val="000000"/>
                <w:kern w:val="0"/>
                <w:sz w:val="22"/>
              </w:rPr>
            </w:pPr>
            <w:r w:rsidRPr="00134517">
              <w:rPr>
                <w:rFonts w:ascii="Arial" w:eastAsia="Times New Roman" w:hAnsi="Arial" w:cs="Arial"/>
                <w:color w:val="000000"/>
                <w:kern w:val="0"/>
                <w:sz w:val="22"/>
              </w:rPr>
              <w:t>"</w:t>
            </w:r>
            <w:proofErr w:type="gramStart"/>
            <w:r w:rsidRPr="00134517">
              <w:rPr>
                <w:rFonts w:ascii="Arial" w:eastAsia="Times New Roman" w:hAnsi="Arial" w:cs="Arial"/>
                <w:color w:val="000000"/>
                <w:kern w:val="0"/>
                <w:sz w:val="22"/>
              </w:rPr>
              <w:t>$.time</w:t>
            </w:r>
            <w:proofErr w:type="gramEnd"/>
            <w:r w:rsidRPr="00134517">
              <w:rPr>
                <w:rFonts w:ascii="Arial" w:eastAsia="Times New Roman" w:hAnsi="Arial" w:cs="Arial"/>
                <w:color w:val="000000"/>
                <w:kern w:val="0"/>
                <w:sz w:val="22"/>
              </w:rPr>
              <w:t>"</w:t>
            </w:r>
          </w:p>
        </w:tc>
      </w:tr>
      <w:tr w:rsidR="000A4617" w:rsidRPr="00134517" w14:paraId="0B54EF99" w14:textId="77777777" w:rsidTr="00977227">
        <w:trPr>
          <w:trHeight w:val="313"/>
        </w:trPr>
        <w:tc>
          <w:tcPr>
            <w:tcW w:w="1100" w:type="dxa"/>
            <w:tcBorders>
              <w:top w:val="nil"/>
              <w:left w:val="single" w:sz="4" w:space="0" w:color="auto"/>
              <w:bottom w:val="single" w:sz="4" w:space="0" w:color="auto"/>
              <w:right w:val="single" w:sz="4" w:space="0" w:color="auto"/>
            </w:tcBorders>
            <w:vAlign w:val="center"/>
            <w:hideMark/>
          </w:tcPr>
          <w:p w14:paraId="372AB53D" w14:textId="77777777" w:rsidR="000A4617" w:rsidRPr="00134517" w:rsidRDefault="000A4617" w:rsidP="00CC2CE8">
            <w:pPr>
              <w:widowControl/>
              <w:jc w:val="left"/>
              <w:rPr>
                <w:rFonts w:ascii="Arial" w:eastAsia="Times New Roman" w:hAnsi="Arial" w:cs="Arial"/>
                <w:color w:val="000000"/>
                <w:kern w:val="0"/>
                <w:sz w:val="22"/>
              </w:rPr>
            </w:pPr>
            <w:r w:rsidRPr="00134517">
              <w:rPr>
                <w:rFonts w:ascii="Arial" w:eastAsia="Times New Roman" w:hAnsi="Arial" w:cs="Arial"/>
                <w:color w:val="000000"/>
                <w:kern w:val="0"/>
                <w:sz w:val="22"/>
              </w:rPr>
              <w:t>direction</w:t>
            </w:r>
          </w:p>
        </w:tc>
        <w:tc>
          <w:tcPr>
            <w:tcW w:w="1384" w:type="dxa"/>
            <w:tcBorders>
              <w:top w:val="nil"/>
              <w:left w:val="nil"/>
              <w:bottom w:val="single" w:sz="4" w:space="0" w:color="auto"/>
              <w:right w:val="single" w:sz="4" w:space="0" w:color="auto"/>
            </w:tcBorders>
            <w:vAlign w:val="center"/>
            <w:hideMark/>
          </w:tcPr>
          <w:p w14:paraId="7C77A49F" w14:textId="2E5AF1AC" w:rsidR="000A4617" w:rsidRPr="00134517"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0A4617" w:rsidRPr="00134517">
              <w:rPr>
                <w:rFonts w:ascii="Arial" w:eastAsia="Times New Roman" w:hAnsi="Arial" w:cs="Arial"/>
                <w:color w:val="000000"/>
                <w:kern w:val="0"/>
                <w:sz w:val="22"/>
              </w:rPr>
              <w:t>4)</w:t>
            </w:r>
          </w:p>
        </w:tc>
        <w:tc>
          <w:tcPr>
            <w:tcW w:w="1329" w:type="dxa"/>
            <w:tcBorders>
              <w:top w:val="nil"/>
              <w:left w:val="nil"/>
              <w:bottom w:val="single" w:sz="4" w:space="0" w:color="auto"/>
              <w:right w:val="single" w:sz="4" w:space="0" w:color="auto"/>
            </w:tcBorders>
            <w:noWrap/>
            <w:vAlign w:val="bottom"/>
            <w:hideMark/>
          </w:tcPr>
          <w:p w14:paraId="14F36233" w14:textId="77777777" w:rsidR="000A4617" w:rsidRPr="00134517" w:rsidRDefault="000A4617" w:rsidP="00CC2CE8">
            <w:pPr>
              <w:widowControl/>
              <w:jc w:val="left"/>
              <w:rPr>
                <w:rFonts w:ascii="Arial" w:eastAsia="Times New Roman" w:hAnsi="Arial" w:cs="Arial"/>
                <w:color w:val="000000"/>
                <w:kern w:val="0"/>
                <w:sz w:val="22"/>
              </w:rPr>
            </w:pPr>
            <w:r w:rsidRPr="00134517">
              <w:rPr>
                <w:rFonts w:ascii="Arial" w:eastAsia="Times New Roman" w:hAnsi="Arial" w:cs="Arial"/>
                <w:color w:val="000000"/>
                <w:kern w:val="0"/>
                <w:sz w:val="22"/>
              </w:rPr>
              <w:t>Yes</w:t>
            </w:r>
          </w:p>
        </w:tc>
        <w:tc>
          <w:tcPr>
            <w:tcW w:w="1942" w:type="dxa"/>
            <w:tcBorders>
              <w:top w:val="nil"/>
              <w:left w:val="nil"/>
              <w:bottom w:val="single" w:sz="4" w:space="0" w:color="auto"/>
              <w:right w:val="single" w:sz="4" w:space="0" w:color="auto"/>
            </w:tcBorders>
            <w:vAlign w:val="center"/>
            <w:hideMark/>
          </w:tcPr>
          <w:p w14:paraId="50CF2B01" w14:textId="22A57EAF" w:rsidR="00E658E0" w:rsidRPr="00281C64" w:rsidRDefault="000A4617" w:rsidP="00281C64">
            <w:pPr>
              <w:pStyle w:val="ListParagraph"/>
              <w:numPr>
                <w:ilvl w:val="0"/>
                <w:numId w:val="97"/>
              </w:numPr>
              <w:jc w:val="left"/>
              <w:rPr>
                <w:rFonts w:cs="Arial"/>
                <w:color w:val="000000"/>
              </w:rPr>
            </w:pPr>
            <w:proofErr w:type="spellStart"/>
            <w:r w:rsidRPr="00594129">
              <w:rPr>
                <w:rFonts w:cs="Arial"/>
                <w:color w:val="000000"/>
              </w:rPr>
              <w:t>asc</w:t>
            </w:r>
            <w:proofErr w:type="spellEnd"/>
            <w:r w:rsidR="006121EE" w:rsidRPr="00134517">
              <w:rPr>
                <w:rFonts w:cs="Arial"/>
                <w:color w:val="000000"/>
              </w:rPr>
              <w:t xml:space="preserve"> </w:t>
            </w:r>
          </w:p>
          <w:p w14:paraId="580AEA82" w14:textId="0F25F283" w:rsidR="000A4617" w:rsidRPr="00594129" w:rsidRDefault="000A4617" w:rsidP="00281C64">
            <w:pPr>
              <w:pStyle w:val="ListParagraph"/>
              <w:numPr>
                <w:ilvl w:val="0"/>
                <w:numId w:val="97"/>
              </w:numPr>
              <w:jc w:val="left"/>
              <w:rPr>
                <w:rFonts w:cs="Arial"/>
                <w:color w:val="000000"/>
              </w:rPr>
            </w:pPr>
            <w:r w:rsidRPr="00594129">
              <w:rPr>
                <w:rFonts w:cs="Arial"/>
                <w:color w:val="000000"/>
              </w:rPr>
              <w:t>desc</w:t>
            </w:r>
          </w:p>
        </w:tc>
        <w:tc>
          <w:tcPr>
            <w:tcW w:w="3358" w:type="dxa"/>
            <w:tcBorders>
              <w:top w:val="nil"/>
              <w:left w:val="nil"/>
              <w:bottom w:val="single" w:sz="4" w:space="0" w:color="auto"/>
              <w:right w:val="single" w:sz="4" w:space="0" w:color="auto"/>
            </w:tcBorders>
            <w:vAlign w:val="center"/>
            <w:hideMark/>
          </w:tcPr>
          <w:p w14:paraId="35D36EF8" w14:textId="77777777" w:rsidR="000A4617" w:rsidRPr="00134517" w:rsidRDefault="000A4617" w:rsidP="00CC2CE8">
            <w:pPr>
              <w:widowControl/>
              <w:jc w:val="left"/>
              <w:rPr>
                <w:rFonts w:ascii="Arial" w:eastAsia="Times New Roman" w:hAnsi="Arial" w:cs="Arial"/>
                <w:color w:val="000000"/>
                <w:kern w:val="0"/>
                <w:sz w:val="22"/>
              </w:rPr>
            </w:pPr>
            <w:r w:rsidRPr="00134517">
              <w:rPr>
                <w:rFonts w:ascii="Arial" w:eastAsia="Times New Roman" w:hAnsi="Arial" w:cs="Arial"/>
                <w:color w:val="000000"/>
                <w:kern w:val="0"/>
                <w:sz w:val="22"/>
              </w:rPr>
              <w:t xml:space="preserve">Descend or </w:t>
            </w:r>
            <w:proofErr w:type="gramStart"/>
            <w:r w:rsidRPr="00134517">
              <w:rPr>
                <w:rFonts w:ascii="Arial" w:eastAsia="Times New Roman" w:hAnsi="Arial" w:cs="Arial"/>
                <w:color w:val="000000"/>
                <w:kern w:val="0"/>
                <w:sz w:val="22"/>
              </w:rPr>
              <w:t>Ascend</w:t>
            </w:r>
            <w:proofErr w:type="gramEnd"/>
          </w:p>
        </w:tc>
      </w:tr>
    </w:tbl>
    <w:p w14:paraId="12D05DA7" w14:textId="77777777" w:rsidR="000C76E1" w:rsidRDefault="000C76E1" w:rsidP="00B26743">
      <w:pPr>
        <w:pStyle w:val="ncs-body"/>
        <w:rPr>
          <w:rFonts w:eastAsiaTheme="minorEastAsia"/>
          <w:lang w:val="en-SG" w:eastAsia="zh-CN"/>
        </w:rPr>
      </w:pPr>
    </w:p>
    <w:p w14:paraId="523FCD8C" w14:textId="4182948B" w:rsidR="0040562D" w:rsidRPr="00AE46B1" w:rsidRDefault="0040562D" w:rsidP="0040562D">
      <w:pPr>
        <w:spacing w:line="360" w:lineRule="auto"/>
        <w:jc w:val="left"/>
        <w:rPr>
          <w:lang w:val="en-SG"/>
        </w:rPr>
      </w:pPr>
      <w:r w:rsidRPr="00561346">
        <w:rPr>
          <w:rFonts w:ascii="Arial" w:eastAsia="Arial" w:hAnsi="Arial" w:cs="Arial"/>
          <w:color w:val="000000" w:themeColor="text1"/>
          <w:sz w:val="22"/>
          <w:lang w:val="en-SG"/>
        </w:rPr>
        <w:t xml:space="preserve">Data Object definition for </w:t>
      </w:r>
      <w:r w:rsidR="00AE46B1" w:rsidRPr="00AE46B1">
        <w:rPr>
          <w:rFonts w:ascii="Arial" w:eastAsia="Arial" w:hAnsi="Arial" w:cs="Arial"/>
          <w:b/>
          <w:bCs/>
          <w:color w:val="000000" w:themeColor="text1"/>
          <w:sz w:val="22"/>
          <w:lang w:val="en-SG"/>
        </w:rPr>
        <w:t>Ti</w:t>
      </w:r>
      <w:r w:rsidRPr="00AE46B1">
        <w:rPr>
          <w:rFonts w:ascii="Arial" w:hAnsi="Arial" w:cs="Arial" w:hint="eastAsia"/>
          <w:b/>
          <w:bCs/>
          <w:color w:val="000000" w:themeColor="text1"/>
          <w:sz w:val="22"/>
          <w:lang w:val="en-SG"/>
        </w:rPr>
        <w:t>me</w:t>
      </w:r>
      <w:r w:rsidR="00AE46B1" w:rsidRPr="00AE46B1">
        <w:rPr>
          <w:rFonts w:ascii="Arial" w:hAnsi="Arial" w:cs="Arial"/>
          <w:color w:val="000000" w:themeColor="text1"/>
          <w:sz w:val="22"/>
          <w:lang w:val="en-SG"/>
        </w:rPr>
        <w:t>.</w:t>
      </w:r>
    </w:p>
    <w:tbl>
      <w:tblPr>
        <w:tblW w:w="9113" w:type="dxa"/>
        <w:tblLook w:val="04A0" w:firstRow="1" w:lastRow="0" w:firstColumn="1" w:lastColumn="0" w:noHBand="0" w:noVBand="1"/>
      </w:tblPr>
      <w:tblGrid>
        <w:gridCol w:w="1100"/>
        <w:gridCol w:w="1384"/>
        <w:gridCol w:w="1329"/>
        <w:gridCol w:w="1942"/>
        <w:gridCol w:w="3358"/>
      </w:tblGrid>
      <w:tr w:rsidR="0040562D" w:rsidRPr="00134517" w14:paraId="74685DE1" w14:textId="77777777">
        <w:trPr>
          <w:trHeight w:val="601"/>
        </w:trPr>
        <w:tc>
          <w:tcPr>
            <w:tcW w:w="1100" w:type="dxa"/>
            <w:tcBorders>
              <w:top w:val="single" w:sz="4" w:space="0" w:color="auto"/>
              <w:left w:val="single" w:sz="4" w:space="0" w:color="auto"/>
              <w:bottom w:val="single" w:sz="4" w:space="0" w:color="auto"/>
              <w:right w:val="single" w:sz="4" w:space="0" w:color="auto"/>
            </w:tcBorders>
            <w:vAlign w:val="center"/>
            <w:hideMark/>
          </w:tcPr>
          <w:p w14:paraId="74BD43F4" w14:textId="77777777" w:rsidR="0040562D" w:rsidRPr="00134517" w:rsidRDefault="0040562D">
            <w:pPr>
              <w:widowControl/>
              <w:jc w:val="left"/>
              <w:rPr>
                <w:rFonts w:ascii="Arial" w:eastAsia="Times New Roman" w:hAnsi="Arial" w:cs="Arial"/>
                <w:b/>
                <w:bCs/>
                <w:color w:val="000000"/>
                <w:kern w:val="0"/>
                <w:sz w:val="22"/>
              </w:rPr>
            </w:pPr>
            <w:r w:rsidRPr="00134517">
              <w:rPr>
                <w:rFonts w:ascii="Arial" w:eastAsia="Times New Roman" w:hAnsi="Arial" w:cs="Arial"/>
                <w:b/>
                <w:bCs/>
                <w:color w:val="000000"/>
                <w:kern w:val="0"/>
                <w:sz w:val="22"/>
              </w:rPr>
              <w:t xml:space="preserve">Field </w:t>
            </w:r>
            <w:r w:rsidRPr="00134517">
              <w:rPr>
                <w:rFonts w:ascii="Arial" w:eastAsia="Times New Roman" w:hAnsi="Arial" w:cs="Arial"/>
                <w:b/>
                <w:bCs/>
                <w:color w:val="000000"/>
                <w:kern w:val="0"/>
                <w:sz w:val="22"/>
              </w:rPr>
              <w:br/>
              <w:t>Name</w:t>
            </w:r>
          </w:p>
        </w:tc>
        <w:tc>
          <w:tcPr>
            <w:tcW w:w="1384" w:type="dxa"/>
            <w:tcBorders>
              <w:top w:val="single" w:sz="4" w:space="0" w:color="auto"/>
              <w:left w:val="nil"/>
              <w:bottom w:val="single" w:sz="4" w:space="0" w:color="auto"/>
              <w:right w:val="single" w:sz="4" w:space="0" w:color="auto"/>
            </w:tcBorders>
            <w:vAlign w:val="center"/>
            <w:hideMark/>
          </w:tcPr>
          <w:p w14:paraId="1BE4EE84" w14:textId="77777777" w:rsidR="0040562D" w:rsidRPr="00134517" w:rsidRDefault="0040562D">
            <w:pPr>
              <w:widowControl/>
              <w:jc w:val="left"/>
              <w:rPr>
                <w:rFonts w:ascii="Arial" w:eastAsia="Times New Roman" w:hAnsi="Arial" w:cs="Arial"/>
                <w:b/>
                <w:bCs/>
                <w:color w:val="000000"/>
                <w:kern w:val="0"/>
                <w:sz w:val="22"/>
              </w:rPr>
            </w:pPr>
            <w:r w:rsidRPr="00134517">
              <w:rPr>
                <w:rFonts w:ascii="Arial" w:eastAsia="Times New Roman" w:hAnsi="Arial" w:cs="Arial"/>
                <w:b/>
                <w:bCs/>
                <w:color w:val="000000"/>
                <w:kern w:val="0"/>
                <w:sz w:val="22"/>
              </w:rPr>
              <w:t xml:space="preserve">Data </w:t>
            </w:r>
            <w:r w:rsidRPr="00134517">
              <w:rPr>
                <w:rFonts w:ascii="Arial" w:eastAsia="Times New Roman" w:hAnsi="Arial" w:cs="Arial"/>
                <w:b/>
                <w:bCs/>
                <w:color w:val="000000"/>
                <w:kern w:val="0"/>
                <w:sz w:val="22"/>
              </w:rPr>
              <w:br/>
              <w:t>Type</w:t>
            </w:r>
          </w:p>
        </w:tc>
        <w:tc>
          <w:tcPr>
            <w:tcW w:w="1329" w:type="dxa"/>
            <w:tcBorders>
              <w:top w:val="single" w:sz="4" w:space="0" w:color="auto"/>
              <w:left w:val="nil"/>
              <w:bottom w:val="single" w:sz="4" w:space="0" w:color="auto"/>
              <w:right w:val="single" w:sz="4" w:space="0" w:color="auto"/>
            </w:tcBorders>
            <w:vAlign w:val="center"/>
            <w:hideMark/>
          </w:tcPr>
          <w:p w14:paraId="389EEFA2" w14:textId="77777777" w:rsidR="0040562D" w:rsidRPr="00134517" w:rsidRDefault="0040562D">
            <w:pPr>
              <w:widowControl/>
              <w:jc w:val="left"/>
              <w:rPr>
                <w:rFonts w:ascii="Arial" w:eastAsia="Times New Roman" w:hAnsi="Arial" w:cs="Arial"/>
                <w:b/>
                <w:bCs/>
                <w:color w:val="000000"/>
                <w:kern w:val="0"/>
                <w:sz w:val="22"/>
              </w:rPr>
            </w:pPr>
            <w:r w:rsidRPr="00134517">
              <w:rPr>
                <w:rFonts w:ascii="Arial" w:eastAsia="Times New Roman" w:hAnsi="Arial" w:cs="Arial"/>
                <w:b/>
                <w:bCs/>
                <w:color w:val="000000"/>
                <w:kern w:val="0"/>
                <w:sz w:val="22"/>
              </w:rPr>
              <w:t xml:space="preserve">Mandatory  </w:t>
            </w:r>
          </w:p>
        </w:tc>
        <w:tc>
          <w:tcPr>
            <w:tcW w:w="1942" w:type="dxa"/>
            <w:tcBorders>
              <w:top w:val="single" w:sz="4" w:space="0" w:color="auto"/>
              <w:left w:val="nil"/>
              <w:bottom w:val="single" w:sz="4" w:space="0" w:color="auto"/>
              <w:right w:val="single" w:sz="4" w:space="0" w:color="auto"/>
            </w:tcBorders>
            <w:vAlign w:val="center"/>
            <w:hideMark/>
          </w:tcPr>
          <w:p w14:paraId="445BDDBD" w14:textId="77777777" w:rsidR="0040562D" w:rsidRPr="00134517" w:rsidRDefault="0040562D">
            <w:pPr>
              <w:widowControl/>
              <w:jc w:val="left"/>
              <w:rPr>
                <w:rFonts w:ascii="Arial" w:eastAsia="Times New Roman" w:hAnsi="Arial" w:cs="Arial"/>
                <w:b/>
                <w:bCs/>
                <w:color w:val="000000"/>
                <w:kern w:val="0"/>
                <w:sz w:val="22"/>
              </w:rPr>
            </w:pPr>
            <w:r w:rsidRPr="00134517">
              <w:rPr>
                <w:rFonts w:ascii="Arial" w:eastAsia="Times New Roman" w:hAnsi="Arial" w:cs="Arial"/>
                <w:b/>
                <w:bCs/>
                <w:color w:val="000000"/>
                <w:kern w:val="0"/>
                <w:sz w:val="22"/>
              </w:rPr>
              <w:t>Allowed values</w:t>
            </w:r>
          </w:p>
        </w:tc>
        <w:tc>
          <w:tcPr>
            <w:tcW w:w="3358" w:type="dxa"/>
            <w:tcBorders>
              <w:top w:val="single" w:sz="4" w:space="0" w:color="auto"/>
              <w:left w:val="nil"/>
              <w:bottom w:val="single" w:sz="4" w:space="0" w:color="auto"/>
              <w:right w:val="single" w:sz="4" w:space="0" w:color="auto"/>
            </w:tcBorders>
            <w:vAlign w:val="center"/>
            <w:hideMark/>
          </w:tcPr>
          <w:p w14:paraId="135664DE" w14:textId="77777777" w:rsidR="0040562D" w:rsidRPr="00134517" w:rsidRDefault="0040562D">
            <w:pPr>
              <w:widowControl/>
              <w:jc w:val="left"/>
              <w:rPr>
                <w:rFonts w:ascii="Arial" w:eastAsia="Times New Roman" w:hAnsi="Arial" w:cs="Arial"/>
                <w:b/>
                <w:bCs/>
                <w:color w:val="000000"/>
                <w:kern w:val="0"/>
                <w:sz w:val="22"/>
              </w:rPr>
            </w:pPr>
            <w:r w:rsidRPr="00134517">
              <w:rPr>
                <w:rFonts w:ascii="Arial" w:eastAsia="Times New Roman" w:hAnsi="Arial" w:cs="Arial"/>
                <w:b/>
                <w:bCs/>
                <w:color w:val="000000"/>
                <w:kern w:val="0"/>
                <w:sz w:val="22"/>
              </w:rPr>
              <w:t>Description</w:t>
            </w:r>
          </w:p>
        </w:tc>
      </w:tr>
      <w:tr w:rsidR="0040562D" w:rsidRPr="00134517" w14:paraId="041322CB" w14:textId="77777777">
        <w:trPr>
          <w:trHeight w:val="313"/>
        </w:trPr>
        <w:tc>
          <w:tcPr>
            <w:tcW w:w="1100" w:type="dxa"/>
            <w:tcBorders>
              <w:top w:val="nil"/>
              <w:left w:val="single" w:sz="4" w:space="0" w:color="auto"/>
              <w:bottom w:val="single" w:sz="4" w:space="0" w:color="auto"/>
              <w:right w:val="single" w:sz="4" w:space="0" w:color="auto"/>
            </w:tcBorders>
            <w:vAlign w:val="center"/>
            <w:hideMark/>
          </w:tcPr>
          <w:p w14:paraId="62E67AA5" w14:textId="2938F740" w:rsidR="0040562D" w:rsidRPr="00134517" w:rsidRDefault="0040562D">
            <w:pPr>
              <w:widowControl/>
              <w:jc w:val="left"/>
              <w:rPr>
                <w:rFonts w:ascii="Arial" w:eastAsia="Times New Roman" w:hAnsi="Arial" w:cs="Arial"/>
                <w:color w:val="000000"/>
                <w:kern w:val="0"/>
                <w:sz w:val="22"/>
              </w:rPr>
            </w:pPr>
            <w:r w:rsidRPr="00561346">
              <w:rPr>
                <w:rFonts w:ascii="Arial" w:eastAsia="Arial" w:hAnsi="Arial" w:cs="Arial"/>
                <w:color w:val="000000" w:themeColor="text1"/>
                <w:sz w:val="22"/>
              </w:rPr>
              <w:t>from</w:t>
            </w:r>
          </w:p>
        </w:tc>
        <w:tc>
          <w:tcPr>
            <w:tcW w:w="1384" w:type="dxa"/>
            <w:tcBorders>
              <w:top w:val="nil"/>
              <w:left w:val="nil"/>
              <w:bottom w:val="single" w:sz="4" w:space="0" w:color="auto"/>
              <w:right w:val="single" w:sz="4" w:space="0" w:color="auto"/>
            </w:tcBorders>
            <w:vAlign w:val="center"/>
            <w:hideMark/>
          </w:tcPr>
          <w:p w14:paraId="3EFBFA29" w14:textId="1A134AD1" w:rsidR="0040562D" w:rsidRPr="0040562D" w:rsidRDefault="0040562D">
            <w:pPr>
              <w:widowControl/>
              <w:jc w:val="left"/>
              <w:rPr>
                <w:rFonts w:ascii="Arial" w:hAnsi="Arial" w:cs="Arial"/>
                <w:color w:val="000000"/>
                <w:kern w:val="0"/>
                <w:sz w:val="22"/>
              </w:rPr>
            </w:pPr>
            <w:r>
              <w:rPr>
                <w:rFonts w:ascii="Arial" w:hAnsi="Arial" w:cs="Arial" w:hint="eastAsia"/>
                <w:color w:val="000000"/>
                <w:kern w:val="0"/>
                <w:sz w:val="22"/>
              </w:rPr>
              <w:t>Int64</w:t>
            </w:r>
          </w:p>
        </w:tc>
        <w:tc>
          <w:tcPr>
            <w:tcW w:w="1329" w:type="dxa"/>
            <w:tcBorders>
              <w:top w:val="nil"/>
              <w:left w:val="nil"/>
              <w:bottom w:val="single" w:sz="4" w:space="0" w:color="auto"/>
              <w:right w:val="single" w:sz="4" w:space="0" w:color="auto"/>
            </w:tcBorders>
            <w:noWrap/>
            <w:vAlign w:val="bottom"/>
            <w:hideMark/>
          </w:tcPr>
          <w:p w14:paraId="63B8D826" w14:textId="77777777" w:rsidR="0040562D" w:rsidRPr="00134517" w:rsidRDefault="0040562D">
            <w:pPr>
              <w:widowControl/>
              <w:jc w:val="left"/>
              <w:rPr>
                <w:rFonts w:ascii="Arial" w:eastAsia="Times New Roman" w:hAnsi="Arial" w:cs="Arial"/>
                <w:color w:val="000000"/>
                <w:kern w:val="0"/>
                <w:sz w:val="22"/>
              </w:rPr>
            </w:pPr>
            <w:r w:rsidRPr="00134517">
              <w:rPr>
                <w:rFonts w:ascii="Arial" w:eastAsia="Times New Roman" w:hAnsi="Arial" w:cs="Arial"/>
                <w:color w:val="000000"/>
                <w:kern w:val="0"/>
                <w:sz w:val="22"/>
              </w:rPr>
              <w:t>Yes</w:t>
            </w:r>
          </w:p>
        </w:tc>
        <w:tc>
          <w:tcPr>
            <w:tcW w:w="1942" w:type="dxa"/>
            <w:tcBorders>
              <w:top w:val="nil"/>
              <w:left w:val="nil"/>
              <w:bottom w:val="single" w:sz="4" w:space="0" w:color="auto"/>
              <w:right w:val="single" w:sz="4" w:space="0" w:color="auto"/>
            </w:tcBorders>
            <w:vAlign w:val="center"/>
            <w:hideMark/>
          </w:tcPr>
          <w:p w14:paraId="4549212A" w14:textId="592CD9E2" w:rsidR="0040562D" w:rsidRPr="00134517" w:rsidRDefault="00DF7B30">
            <w:pPr>
              <w:widowControl/>
              <w:jc w:val="left"/>
              <w:rPr>
                <w:rFonts w:ascii="Arial" w:eastAsia="Times New Roman" w:hAnsi="Arial" w:cs="Arial"/>
                <w:color w:val="000000"/>
                <w:kern w:val="0"/>
                <w:sz w:val="22"/>
              </w:rPr>
            </w:pPr>
            <w:r w:rsidRPr="00E8410C">
              <w:rPr>
                <w:rFonts w:ascii="Arial" w:eastAsia="Times New Roman" w:hAnsi="Arial" w:cs="Arial" w:hint="eastAsia"/>
                <w:color w:val="000000"/>
                <w:kern w:val="0"/>
                <w:sz w:val="22"/>
              </w:rPr>
              <w:t>0 - MAX_INT64</w:t>
            </w:r>
          </w:p>
        </w:tc>
        <w:tc>
          <w:tcPr>
            <w:tcW w:w="3358" w:type="dxa"/>
            <w:tcBorders>
              <w:top w:val="nil"/>
              <w:left w:val="nil"/>
              <w:bottom w:val="single" w:sz="4" w:space="0" w:color="auto"/>
              <w:right w:val="single" w:sz="4" w:space="0" w:color="auto"/>
            </w:tcBorders>
            <w:vAlign w:val="center"/>
            <w:hideMark/>
          </w:tcPr>
          <w:p w14:paraId="0BE5A5B7" w14:textId="648415DE" w:rsidR="0040562D" w:rsidRPr="006121EE" w:rsidRDefault="0003492A">
            <w:pPr>
              <w:widowControl/>
              <w:jc w:val="left"/>
              <w:rPr>
                <w:rFonts w:ascii="Arial" w:hAnsi="Arial" w:cs="Arial"/>
                <w:color w:val="000000"/>
                <w:kern w:val="0"/>
                <w:sz w:val="22"/>
              </w:rPr>
            </w:pPr>
            <w:r w:rsidRPr="00561346">
              <w:rPr>
                <w:rFonts w:ascii="Arial" w:eastAsia="Arial" w:hAnsi="Arial" w:cs="Arial"/>
                <w:color w:val="000000" w:themeColor="text1"/>
                <w:sz w:val="22"/>
              </w:rPr>
              <w:t xml:space="preserve">Epoch Time in </w:t>
            </w:r>
            <w:del w:id="347" w:author="Robert James Andrews  (NCS)" w:date="2025-11-25T10:54:00Z" w16du:dateUtc="2025-11-25T02:54:00Z">
              <w:r w:rsidRPr="00561346" w:rsidDel="00F42819">
                <w:rPr>
                  <w:rFonts w:ascii="Arial" w:eastAsia="Arial" w:hAnsi="Arial" w:cs="Arial"/>
                  <w:color w:val="000000" w:themeColor="text1"/>
                  <w:sz w:val="22"/>
                </w:rPr>
                <w:delText>seconds</w:delText>
              </w:r>
            </w:del>
            <w:ins w:id="348" w:author="Robert James Andrews  (NCS)" w:date="2025-11-25T10:54:00Z" w16du:dateUtc="2025-11-25T02:54:00Z">
              <w:r w:rsidR="00F42819">
                <w:rPr>
                  <w:rFonts w:ascii="Arial" w:eastAsia="Arial" w:hAnsi="Arial" w:cs="Arial"/>
                  <w:color w:val="000000" w:themeColor="text1"/>
                  <w:sz w:val="22"/>
                </w:rPr>
                <w:t>milliseconds</w:t>
              </w:r>
            </w:ins>
            <w:r w:rsidRPr="00561346">
              <w:rPr>
                <w:rFonts w:ascii="Arial" w:eastAsia="Arial" w:hAnsi="Arial" w:cs="Arial"/>
                <w:color w:val="000000" w:themeColor="text1"/>
                <w:sz w:val="22"/>
              </w:rPr>
              <w:t>.</w:t>
            </w:r>
          </w:p>
        </w:tc>
      </w:tr>
      <w:tr w:rsidR="0040562D" w:rsidRPr="00134517" w14:paraId="186FC793" w14:textId="77777777">
        <w:trPr>
          <w:trHeight w:val="313"/>
        </w:trPr>
        <w:tc>
          <w:tcPr>
            <w:tcW w:w="1100" w:type="dxa"/>
            <w:tcBorders>
              <w:top w:val="nil"/>
              <w:left w:val="single" w:sz="4" w:space="0" w:color="auto"/>
              <w:bottom w:val="single" w:sz="4" w:space="0" w:color="auto"/>
              <w:right w:val="single" w:sz="4" w:space="0" w:color="auto"/>
            </w:tcBorders>
            <w:vAlign w:val="center"/>
            <w:hideMark/>
          </w:tcPr>
          <w:p w14:paraId="6D2A79E5" w14:textId="2035B2BB" w:rsidR="0040562D" w:rsidRPr="0040562D" w:rsidRDefault="0040562D">
            <w:pPr>
              <w:widowControl/>
              <w:jc w:val="left"/>
              <w:rPr>
                <w:rFonts w:ascii="Arial" w:hAnsi="Arial" w:cs="Arial"/>
                <w:color w:val="000000"/>
                <w:kern w:val="0"/>
                <w:sz w:val="22"/>
              </w:rPr>
            </w:pPr>
            <w:r>
              <w:rPr>
                <w:rFonts w:ascii="Arial" w:hAnsi="Arial" w:cs="Arial" w:hint="eastAsia"/>
                <w:color w:val="000000"/>
                <w:kern w:val="0"/>
                <w:sz w:val="22"/>
              </w:rPr>
              <w:t>to</w:t>
            </w:r>
          </w:p>
        </w:tc>
        <w:tc>
          <w:tcPr>
            <w:tcW w:w="1384" w:type="dxa"/>
            <w:tcBorders>
              <w:top w:val="nil"/>
              <w:left w:val="nil"/>
              <w:bottom w:val="single" w:sz="4" w:space="0" w:color="auto"/>
              <w:right w:val="single" w:sz="4" w:space="0" w:color="auto"/>
            </w:tcBorders>
            <w:vAlign w:val="center"/>
            <w:hideMark/>
          </w:tcPr>
          <w:p w14:paraId="11933038" w14:textId="5AD7A87E" w:rsidR="0040562D" w:rsidRPr="00134517" w:rsidRDefault="0040562D">
            <w:pPr>
              <w:widowControl/>
              <w:jc w:val="left"/>
              <w:rPr>
                <w:rFonts w:ascii="Arial" w:eastAsia="Times New Roman" w:hAnsi="Arial" w:cs="Arial"/>
                <w:color w:val="000000"/>
                <w:kern w:val="0"/>
                <w:sz w:val="22"/>
              </w:rPr>
            </w:pPr>
            <w:r>
              <w:rPr>
                <w:rFonts w:ascii="Arial" w:hAnsi="Arial" w:cs="Arial" w:hint="eastAsia"/>
                <w:color w:val="000000"/>
                <w:kern w:val="0"/>
                <w:sz w:val="22"/>
              </w:rPr>
              <w:t>Int64</w:t>
            </w:r>
          </w:p>
        </w:tc>
        <w:tc>
          <w:tcPr>
            <w:tcW w:w="1329" w:type="dxa"/>
            <w:tcBorders>
              <w:top w:val="nil"/>
              <w:left w:val="nil"/>
              <w:bottom w:val="single" w:sz="4" w:space="0" w:color="auto"/>
              <w:right w:val="single" w:sz="4" w:space="0" w:color="auto"/>
            </w:tcBorders>
            <w:noWrap/>
            <w:vAlign w:val="bottom"/>
            <w:hideMark/>
          </w:tcPr>
          <w:p w14:paraId="56AD88B8" w14:textId="77777777" w:rsidR="0040562D" w:rsidRPr="00134517" w:rsidRDefault="0040562D">
            <w:pPr>
              <w:widowControl/>
              <w:jc w:val="left"/>
              <w:rPr>
                <w:rFonts w:ascii="Arial" w:eastAsia="Times New Roman" w:hAnsi="Arial" w:cs="Arial"/>
                <w:color w:val="000000"/>
                <w:kern w:val="0"/>
                <w:sz w:val="22"/>
              </w:rPr>
            </w:pPr>
            <w:r w:rsidRPr="00134517">
              <w:rPr>
                <w:rFonts w:ascii="Arial" w:eastAsia="Times New Roman" w:hAnsi="Arial" w:cs="Arial"/>
                <w:color w:val="000000"/>
                <w:kern w:val="0"/>
                <w:sz w:val="22"/>
              </w:rPr>
              <w:t>Yes</w:t>
            </w:r>
          </w:p>
        </w:tc>
        <w:tc>
          <w:tcPr>
            <w:tcW w:w="1942" w:type="dxa"/>
            <w:tcBorders>
              <w:top w:val="nil"/>
              <w:left w:val="nil"/>
              <w:bottom w:val="single" w:sz="4" w:space="0" w:color="auto"/>
              <w:right w:val="single" w:sz="4" w:space="0" w:color="auto"/>
            </w:tcBorders>
            <w:vAlign w:val="center"/>
            <w:hideMark/>
          </w:tcPr>
          <w:p w14:paraId="1C553172" w14:textId="28AF9DA7" w:rsidR="0040562D" w:rsidRPr="00134517" w:rsidRDefault="00DF7B30">
            <w:pPr>
              <w:widowControl/>
              <w:jc w:val="left"/>
              <w:rPr>
                <w:rFonts w:ascii="Arial" w:eastAsia="Times New Roman" w:hAnsi="Arial" w:cs="Arial"/>
                <w:color w:val="000000"/>
                <w:kern w:val="0"/>
                <w:sz w:val="22"/>
              </w:rPr>
            </w:pPr>
            <w:r w:rsidRPr="00E8410C">
              <w:rPr>
                <w:rFonts w:ascii="Arial" w:eastAsia="Times New Roman" w:hAnsi="Arial" w:cs="Arial" w:hint="eastAsia"/>
                <w:color w:val="000000"/>
                <w:kern w:val="0"/>
                <w:sz w:val="22"/>
              </w:rPr>
              <w:t>0 - MAX_INT64</w:t>
            </w:r>
          </w:p>
        </w:tc>
        <w:tc>
          <w:tcPr>
            <w:tcW w:w="3358" w:type="dxa"/>
            <w:tcBorders>
              <w:top w:val="nil"/>
              <w:left w:val="nil"/>
              <w:bottom w:val="single" w:sz="4" w:space="0" w:color="auto"/>
              <w:right w:val="single" w:sz="4" w:space="0" w:color="auto"/>
            </w:tcBorders>
            <w:vAlign w:val="center"/>
            <w:hideMark/>
          </w:tcPr>
          <w:p w14:paraId="0B56B523" w14:textId="7030F1D2" w:rsidR="0040562D" w:rsidRPr="00134517" w:rsidRDefault="0003492A">
            <w:pPr>
              <w:widowControl/>
              <w:jc w:val="left"/>
              <w:rPr>
                <w:rFonts w:ascii="Arial" w:eastAsia="Times New Roman" w:hAnsi="Arial" w:cs="Arial"/>
                <w:color w:val="000000"/>
                <w:kern w:val="0"/>
                <w:sz w:val="22"/>
              </w:rPr>
            </w:pPr>
            <w:r w:rsidRPr="00561346">
              <w:rPr>
                <w:rFonts w:ascii="Arial" w:eastAsia="Arial" w:hAnsi="Arial" w:cs="Arial"/>
                <w:color w:val="000000" w:themeColor="text1"/>
                <w:sz w:val="22"/>
              </w:rPr>
              <w:t xml:space="preserve">Epoch Time in </w:t>
            </w:r>
            <w:del w:id="349" w:author="Robert James Andrews  (NCS)" w:date="2025-11-25T10:54:00Z" w16du:dateUtc="2025-11-25T02:54:00Z">
              <w:r w:rsidRPr="00561346" w:rsidDel="00F42819">
                <w:rPr>
                  <w:rFonts w:ascii="Arial" w:eastAsia="Arial" w:hAnsi="Arial" w:cs="Arial"/>
                  <w:color w:val="000000" w:themeColor="text1"/>
                  <w:sz w:val="22"/>
                </w:rPr>
                <w:delText>seconds</w:delText>
              </w:r>
            </w:del>
            <w:ins w:id="350" w:author="Robert James Andrews  (NCS)" w:date="2025-11-25T10:54:00Z" w16du:dateUtc="2025-11-25T02:54:00Z">
              <w:r w:rsidR="00F42819">
                <w:rPr>
                  <w:rFonts w:ascii="Arial" w:eastAsia="Arial" w:hAnsi="Arial" w:cs="Arial"/>
                  <w:color w:val="000000" w:themeColor="text1"/>
                  <w:sz w:val="22"/>
                </w:rPr>
                <w:t>milliseconds</w:t>
              </w:r>
            </w:ins>
            <w:r w:rsidRPr="00561346">
              <w:rPr>
                <w:rFonts w:ascii="Arial" w:eastAsia="Arial" w:hAnsi="Arial" w:cs="Arial"/>
                <w:color w:val="000000" w:themeColor="text1"/>
                <w:sz w:val="22"/>
              </w:rPr>
              <w:t>.</w:t>
            </w:r>
          </w:p>
        </w:tc>
      </w:tr>
    </w:tbl>
    <w:p w14:paraId="4ECAB99E" w14:textId="77777777" w:rsidR="0040562D" w:rsidRPr="0040562D" w:rsidRDefault="0040562D" w:rsidP="00B26743">
      <w:pPr>
        <w:pStyle w:val="ncs-body"/>
        <w:rPr>
          <w:rFonts w:eastAsiaTheme="minorEastAsia"/>
          <w:lang w:val="en-SG" w:eastAsia="zh-CN"/>
        </w:rPr>
      </w:pPr>
    </w:p>
    <w:p w14:paraId="26834E89" w14:textId="17BADF78" w:rsidR="00D47C41" w:rsidRPr="00561346" w:rsidRDefault="00D47C41" w:rsidP="00D47C41">
      <w:pPr>
        <w:jc w:val="left"/>
        <w:rPr>
          <w:lang w:val="en-SG"/>
        </w:rPr>
      </w:pPr>
      <w:r w:rsidRPr="00561346">
        <w:rPr>
          <w:rFonts w:ascii="Arial" w:eastAsia="Arial" w:hAnsi="Arial" w:cs="Arial"/>
          <w:sz w:val="22"/>
          <w:lang w:val="en-SG"/>
        </w:rPr>
        <w:t xml:space="preserve">Data Object definitions for </w:t>
      </w:r>
      <w:r w:rsidRPr="00690DEC">
        <w:rPr>
          <w:rFonts w:ascii="Arial" w:eastAsia="Arial" w:hAnsi="Arial" w:cs="Arial"/>
          <w:b/>
          <w:color w:val="000000" w:themeColor="text1"/>
          <w:sz w:val="22"/>
          <w:lang w:val="en-SG"/>
        </w:rPr>
        <w:t>Source</w:t>
      </w:r>
      <w:r w:rsidRPr="00561346">
        <w:rPr>
          <w:rFonts w:ascii="Arial" w:eastAsia="Arial" w:hAnsi="Arial" w:cs="Arial"/>
          <w:sz w:val="22"/>
          <w:lang w:val="en-SG"/>
        </w:rPr>
        <w:t>:</w:t>
      </w:r>
    </w:p>
    <w:p w14:paraId="1668A6D4" w14:textId="77777777" w:rsidR="00D47C41" w:rsidRPr="00561346" w:rsidRDefault="00D47C41" w:rsidP="00D47C41">
      <w:pPr>
        <w:jc w:val="left"/>
        <w:rPr>
          <w:lang w:val="en-SG"/>
        </w:rPr>
      </w:pPr>
      <w:r w:rsidRPr="00561346">
        <w:rPr>
          <w:rFonts w:ascii="Arial" w:eastAsia="Arial" w:hAnsi="Arial" w:cs="Arial"/>
          <w:sz w:val="22"/>
          <w:lang w:val="en-SG"/>
        </w:rPr>
        <w:t xml:space="preserve"> </w:t>
      </w:r>
    </w:p>
    <w:tbl>
      <w:tblPr>
        <w:tblStyle w:val="TableGrid"/>
        <w:tblW w:w="5000" w:type="pct"/>
        <w:tblInd w:w="0" w:type="dxa"/>
        <w:tblLayout w:type="fixed"/>
        <w:tblLook w:val="06A0" w:firstRow="1" w:lastRow="0" w:firstColumn="1" w:lastColumn="0" w:noHBand="1" w:noVBand="1"/>
      </w:tblPr>
      <w:tblGrid>
        <w:gridCol w:w="1651"/>
        <w:gridCol w:w="1223"/>
        <w:gridCol w:w="1488"/>
        <w:gridCol w:w="2008"/>
        <w:gridCol w:w="2661"/>
      </w:tblGrid>
      <w:tr w:rsidR="00D47C41" w:rsidRPr="00561346" w14:paraId="11B1F563" w14:textId="77777777" w:rsidTr="5B160306">
        <w:trPr>
          <w:trHeight w:val="300"/>
        </w:trPr>
        <w:tc>
          <w:tcPr>
            <w:tcW w:w="914" w:type="pct"/>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47D4CA50" w14:textId="77777777" w:rsidR="00D47C41" w:rsidRPr="00561346" w:rsidRDefault="00D47C41">
            <w:pPr>
              <w:jc w:val="left"/>
            </w:pPr>
            <w:r w:rsidRPr="00561346">
              <w:rPr>
                <w:rFonts w:ascii="Arial" w:eastAsia="Arial" w:hAnsi="Arial" w:cs="Arial"/>
                <w:b/>
                <w:bCs/>
                <w:color w:val="000000" w:themeColor="text1"/>
                <w:sz w:val="22"/>
                <w:szCs w:val="22"/>
              </w:rPr>
              <w:t>Field Name</w:t>
            </w:r>
          </w:p>
        </w:tc>
        <w:tc>
          <w:tcPr>
            <w:tcW w:w="677" w:type="pct"/>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49623AD9" w14:textId="77777777" w:rsidR="00D47C41" w:rsidRPr="00561346" w:rsidRDefault="00D47C41">
            <w:pPr>
              <w:jc w:val="left"/>
            </w:pPr>
            <w:r w:rsidRPr="00561346">
              <w:rPr>
                <w:rFonts w:ascii="Arial" w:eastAsia="Arial" w:hAnsi="Arial" w:cs="Arial"/>
                <w:b/>
                <w:bCs/>
                <w:color w:val="000000" w:themeColor="text1"/>
                <w:sz w:val="22"/>
                <w:szCs w:val="22"/>
              </w:rPr>
              <w:t>Type</w:t>
            </w:r>
          </w:p>
        </w:tc>
        <w:tc>
          <w:tcPr>
            <w:tcW w:w="824" w:type="pct"/>
            <w:tcBorders>
              <w:top w:val="single" w:sz="8" w:space="0" w:color="auto"/>
              <w:left w:val="single" w:sz="8" w:space="0" w:color="auto"/>
              <w:bottom w:val="single" w:sz="8" w:space="0" w:color="auto"/>
              <w:right w:val="single" w:sz="8" w:space="0" w:color="auto"/>
            </w:tcBorders>
          </w:tcPr>
          <w:p w14:paraId="20E02CCA" w14:textId="3A0A0033" w:rsidR="001E548F" w:rsidRDefault="001E548F" w:rsidP="00872CBD">
            <w:pPr>
              <w:spacing w:line="257" w:lineRule="auto"/>
              <w:jc w:val="center"/>
              <w:rPr>
                <w:rFonts w:ascii="Arial" w:eastAsia="Arial" w:hAnsi="Arial" w:cs="Arial"/>
                <w:b/>
                <w:bCs/>
                <w:color w:val="000000" w:themeColor="text1"/>
                <w:sz w:val="22"/>
              </w:rPr>
            </w:pPr>
            <w:r>
              <w:rPr>
                <w:rFonts w:ascii="Arial" w:eastAsia="Arial" w:hAnsi="Arial" w:cs="Arial"/>
                <w:b/>
                <w:bCs/>
                <w:color w:val="000000" w:themeColor="text1"/>
                <w:sz w:val="22"/>
              </w:rPr>
              <w:t>Mandatory</w:t>
            </w:r>
          </w:p>
        </w:tc>
        <w:tc>
          <w:tcPr>
            <w:tcW w:w="1112" w:type="pct"/>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5878843A" w14:textId="439AB35F" w:rsidR="00D47C41" w:rsidRPr="00561346" w:rsidRDefault="00D47C41">
            <w:pPr>
              <w:spacing w:line="257" w:lineRule="auto"/>
              <w:jc w:val="left"/>
            </w:pPr>
            <w:r w:rsidRPr="00561346">
              <w:rPr>
                <w:rFonts w:ascii="Arial" w:eastAsia="Arial" w:hAnsi="Arial" w:cs="Arial"/>
                <w:b/>
                <w:bCs/>
                <w:color w:val="000000" w:themeColor="text1"/>
                <w:sz w:val="22"/>
                <w:szCs w:val="22"/>
              </w:rPr>
              <w:t>Allowed values</w:t>
            </w:r>
          </w:p>
        </w:tc>
        <w:tc>
          <w:tcPr>
            <w:tcW w:w="1473" w:type="pct"/>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22758667" w14:textId="77777777" w:rsidR="00D47C41" w:rsidRPr="00561346" w:rsidRDefault="00D47C41">
            <w:pPr>
              <w:ind w:left="1"/>
              <w:jc w:val="left"/>
            </w:pPr>
            <w:r w:rsidRPr="00561346">
              <w:rPr>
                <w:rFonts w:ascii="Arial" w:eastAsia="Arial" w:hAnsi="Arial" w:cs="Arial"/>
                <w:b/>
                <w:bCs/>
                <w:color w:val="000000" w:themeColor="text1"/>
                <w:sz w:val="22"/>
                <w:szCs w:val="22"/>
              </w:rPr>
              <w:t>Description</w:t>
            </w:r>
          </w:p>
        </w:tc>
      </w:tr>
      <w:tr w:rsidR="00D47C41" w:rsidRPr="00561346" w14:paraId="3581A9C1" w14:textId="77777777" w:rsidTr="5B160306">
        <w:trPr>
          <w:trHeight w:val="300"/>
        </w:trPr>
        <w:tc>
          <w:tcPr>
            <w:tcW w:w="91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31F93E1" w14:textId="7897526F" w:rsidR="00D47C41" w:rsidRPr="00561346" w:rsidRDefault="00D26823">
            <w:pPr>
              <w:spacing w:before="60" w:after="60"/>
              <w:jc w:val="left"/>
            </w:pPr>
            <w:proofErr w:type="spellStart"/>
            <w:r>
              <w:rPr>
                <w:rFonts w:ascii="Arial" w:eastAsia="Arial" w:hAnsi="Arial" w:cs="Arial"/>
                <w:color w:val="000000" w:themeColor="text1"/>
                <w:sz w:val="22"/>
                <w:szCs w:val="22"/>
              </w:rPr>
              <w:lastRenderedPageBreak/>
              <w:t>c</w:t>
            </w:r>
            <w:r w:rsidR="00D47C41" w:rsidRPr="00561346">
              <w:rPr>
                <w:rFonts w:ascii="Arial" w:eastAsia="Arial" w:hAnsi="Arial" w:cs="Arial"/>
                <w:color w:val="000000" w:themeColor="text1"/>
                <w:sz w:val="22"/>
                <w:szCs w:val="22"/>
              </w:rPr>
              <w:t>hannelId</w:t>
            </w:r>
            <w:proofErr w:type="spellEnd"/>
          </w:p>
        </w:tc>
        <w:tc>
          <w:tcPr>
            <w:tcW w:w="677"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D79126E" w14:textId="77777777" w:rsidR="00D47C41" w:rsidRPr="00561346" w:rsidRDefault="00D47C41">
            <w:pPr>
              <w:spacing w:before="60" w:after="60"/>
              <w:jc w:val="left"/>
            </w:pPr>
            <w:r w:rsidRPr="00561346">
              <w:rPr>
                <w:rFonts w:ascii="Arial" w:eastAsia="Arial" w:hAnsi="Arial" w:cs="Arial"/>
                <w:color w:val="000000" w:themeColor="text1"/>
                <w:sz w:val="22"/>
                <w:szCs w:val="22"/>
              </w:rPr>
              <w:t>String (32)</w:t>
            </w:r>
          </w:p>
        </w:tc>
        <w:tc>
          <w:tcPr>
            <w:tcW w:w="824" w:type="pct"/>
            <w:tcBorders>
              <w:top w:val="single" w:sz="8" w:space="0" w:color="auto"/>
              <w:left w:val="single" w:sz="8" w:space="0" w:color="auto"/>
              <w:bottom w:val="single" w:sz="8" w:space="0" w:color="auto"/>
              <w:right w:val="single" w:sz="8" w:space="0" w:color="auto"/>
            </w:tcBorders>
          </w:tcPr>
          <w:p w14:paraId="40C8C930" w14:textId="66A983FF" w:rsidR="005251B0" w:rsidRDefault="005251B0">
            <w:pPr>
              <w:spacing w:before="100"/>
              <w:jc w:val="left"/>
              <w:rPr>
                <w:rFonts w:ascii="Arial" w:hAnsi="Arial" w:cs="Arial"/>
                <w:color w:val="000000"/>
                <w:sz w:val="22"/>
              </w:rPr>
            </w:pPr>
            <w:r>
              <w:rPr>
                <w:rFonts w:ascii="Arial" w:hAnsi="Arial" w:cs="Arial"/>
                <w:color w:val="000000"/>
                <w:sz w:val="22"/>
              </w:rPr>
              <w:t>No</w:t>
            </w:r>
          </w:p>
        </w:tc>
        <w:tc>
          <w:tcPr>
            <w:tcW w:w="1112"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8C4CAD2" w14:textId="2212A821" w:rsidR="00D47C41" w:rsidRPr="00F2635D" w:rsidRDefault="00D47C41">
            <w:pPr>
              <w:spacing w:before="100"/>
              <w:jc w:val="left"/>
              <w:rPr>
                <w:rFonts w:ascii="Arial" w:hAnsi="Arial" w:cs="Arial"/>
                <w:color w:val="000000"/>
                <w:sz w:val="22"/>
              </w:rPr>
            </w:pPr>
            <w:r w:rsidRPr="00F2635D">
              <w:rPr>
                <w:rFonts w:ascii="Arial" w:hAnsi="Arial" w:cs="Arial"/>
                <w:color w:val="000000"/>
                <w:sz w:val="22"/>
              </w:rPr>
              <w:t>Character set:</w:t>
            </w:r>
          </w:p>
          <w:p w14:paraId="40A5B15B" w14:textId="77777777" w:rsidR="00D47C41" w:rsidRPr="00F2635D" w:rsidRDefault="00D47C41">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075D09D5" w14:textId="28D67F36" w:rsidR="00D47C41" w:rsidRPr="00CE49D2" w:rsidRDefault="00D47C41">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tc>
        <w:tc>
          <w:tcPr>
            <w:tcW w:w="1473"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74EF0BF" w14:textId="77777777" w:rsidR="00D47C41" w:rsidRDefault="00D47C41">
            <w:pPr>
              <w:spacing w:before="60" w:after="6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Channel ID</w:t>
            </w:r>
          </w:p>
          <w:p w14:paraId="4A7683FC" w14:textId="77777777" w:rsidR="00D47C41" w:rsidRDefault="00D47C41">
            <w:pPr>
              <w:spacing w:before="60" w:after="60"/>
              <w:jc w:val="left"/>
              <w:rPr>
                <w:rFonts w:ascii="Arial" w:eastAsiaTheme="minorEastAsia" w:hAnsi="Arial" w:cs="Arial"/>
                <w:color w:val="000000" w:themeColor="text1"/>
                <w:sz w:val="22"/>
                <w:szCs w:val="22"/>
              </w:rPr>
            </w:pPr>
            <w:r>
              <w:rPr>
                <w:rFonts w:ascii="Arial" w:eastAsiaTheme="minorEastAsia" w:hAnsi="Arial" w:cs="Arial" w:hint="eastAsia"/>
                <w:color w:val="000000" w:themeColor="text1"/>
                <w:sz w:val="22"/>
                <w:szCs w:val="22"/>
              </w:rPr>
              <w:t>Ex:</w:t>
            </w:r>
          </w:p>
          <w:p w14:paraId="3FB24804" w14:textId="77777777" w:rsidR="00D47C41" w:rsidRPr="00175CEF" w:rsidRDefault="00D47C41">
            <w:pPr>
              <w:spacing w:before="60" w:after="60"/>
              <w:jc w:val="left"/>
              <w:rPr>
                <w:rFonts w:eastAsiaTheme="minorEastAsia"/>
              </w:rPr>
            </w:pPr>
            <w:r w:rsidRPr="00561346">
              <w:rPr>
                <w:rFonts w:ascii="Arial" w:eastAsia="Arial" w:hAnsi="Arial" w:cs="Arial"/>
                <w:color w:val="000000" w:themeColor="text1"/>
                <w:sz w:val="22"/>
                <w:szCs w:val="22"/>
              </w:rPr>
              <w:t>485125af90828b3b3bcab6e0355a0941</w:t>
            </w:r>
          </w:p>
        </w:tc>
      </w:tr>
      <w:tr w:rsidR="00D47C41" w:rsidRPr="00561346" w14:paraId="7F1BBDEB" w14:textId="77777777" w:rsidTr="5B160306">
        <w:trPr>
          <w:trHeight w:val="300"/>
        </w:trPr>
        <w:tc>
          <w:tcPr>
            <w:tcW w:w="91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A5A24F5" w14:textId="77777777" w:rsidR="00D47C41" w:rsidRPr="00561346" w:rsidRDefault="00D47C41">
            <w:pPr>
              <w:spacing w:before="60" w:after="60"/>
              <w:jc w:val="left"/>
              <w:rPr>
                <w:rFonts w:ascii="Arial" w:eastAsia="Arial" w:hAnsi="Arial" w:cs="Arial"/>
                <w:color w:val="000000" w:themeColor="text1"/>
                <w:sz w:val="22"/>
              </w:rPr>
            </w:pPr>
            <w:proofErr w:type="spellStart"/>
            <w:r w:rsidRPr="0056679B">
              <w:rPr>
                <w:rFonts w:ascii="Arial" w:eastAsia="Arial" w:hAnsi="Arial" w:cs="Arial"/>
                <w:color w:val="000000" w:themeColor="text1"/>
                <w:sz w:val="22"/>
                <w:lang w:val="en-US"/>
              </w:rPr>
              <w:t>channelName</w:t>
            </w:r>
            <w:proofErr w:type="spellEnd"/>
          </w:p>
        </w:tc>
        <w:tc>
          <w:tcPr>
            <w:tcW w:w="677"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F48AEA8" w14:textId="2422C730" w:rsidR="00D47C41" w:rsidRPr="00561346" w:rsidRDefault="00D47C41">
            <w:pPr>
              <w:spacing w:before="60" w:after="60"/>
              <w:jc w:val="left"/>
              <w:rPr>
                <w:rFonts w:ascii="Arial" w:eastAsia="Arial" w:hAnsi="Arial" w:cs="Arial"/>
                <w:color w:val="000000" w:themeColor="text1"/>
                <w:sz w:val="22"/>
              </w:rPr>
            </w:pPr>
            <w:r w:rsidRPr="00561346">
              <w:rPr>
                <w:rFonts w:ascii="Arial" w:eastAsia="Arial" w:hAnsi="Arial" w:cs="Arial"/>
                <w:color w:val="000000" w:themeColor="text1"/>
                <w:sz w:val="22"/>
                <w:szCs w:val="22"/>
              </w:rPr>
              <w:t>String (</w:t>
            </w:r>
            <w:r w:rsidR="004E6A24">
              <w:rPr>
                <w:rFonts w:ascii="Arial" w:eastAsiaTheme="minorEastAsia" w:hAnsi="Arial" w:cs="Arial" w:hint="eastAsia"/>
                <w:color w:val="000000" w:themeColor="text1"/>
                <w:sz w:val="22"/>
                <w:szCs w:val="22"/>
              </w:rPr>
              <w:t>512</w:t>
            </w:r>
            <w:r w:rsidRPr="00561346">
              <w:rPr>
                <w:rFonts w:ascii="Arial" w:eastAsia="Arial" w:hAnsi="Arial" w:cs="Arial"/>
                <w:color w:val="000000" w:themeColor="text1"/>
                <w:sz w:val="22"/>
                <w:szCs w:val="22"/>
              </w:rPr>
              <w:t>)</w:t>
            </w:r>
          </w:p>
        </w:tc>
        <w:tc>
          <w:tcPr>
            <w:tcW w:w="824" w:type="pct"/>
            <w:tcBorders>
              <w:top w:val="single" w:sz="8" w:space="0" w:color="auto"/>
              <w:left w:val="single" w:sz="8" w:space="0" w:color="auto"/>
              <w:bottom w:val="single" w:sz="8" w:space="0" w:color="auto"/>
              <w:right w:val="single" w:sz="8" w:space="0" w:color="auto"/>
            </w:tcBorders>
          </w:tcPr>
          <w:p w14:paraId="620B1B41" w14:textId="417912C3" w:rsidR="001E548F" w:rsidRDefault="001E548F">
            <w:pPr>
              <w:spacing w:before="60" w:after="60"/>
              <w:jc w:val="left"/>
              <w:rPr>
                <w:rFonts w:ascii="Arial" w:eastAsia="Arial" w:hAnsi="Arial" w:cs="Arial"/>
                <w:color w:val="000000" w:themeColor="text1"/>
                <w:sz w:val="22"/>
              </w:rPr>
            </w:pPr>
            <w:r>
              <w:rPr>
                <w:rFonts w:ascii="Arial" w:eastAsia="Arial" w:hAnsi="Arial" w:cs="Arial"/>
                <w:color w:val="000000" w:themeColor="text1"/>
                <w:sz w:val="22"/>
              </w:rPr>
              <w:t>No</w:t>
            </w:r>
          </w:p>
        </w:tc>
        <w:tc>
          <w:tcPr>
            <w:tcW w:w="1112"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22615333" w14:textId="67CDED07" w:rsidR="00D47C41" w:rsidRPr="00561346" w:rsidRDefault="00D47C41">
            <w:pPr>
              <w:spacing w:before="60" w:after="60"/>
              <w:jc w:val="left"/>
              <w:rPr>
                <w:rFonts w:ascii="Arial" w:eastAsia="Arial" w:hAnsi="Arial" w:cs="Arial"/>
                <w:color w:val="000000" w:themeColor="text1"/>
                <w:sz w:val="22"/>
              </w:rPr>
            </w:pPr>
          </w:p>
        </w:tc>
        <w:tc>
          <w:tcPr>
            <w:tcW w:w="1473"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AC1A239" w14:textId="77777777" w:rsidR="00D47C41" w:rsidRDefault="00D47C41">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Channel Name</w:t>
            </w:r>
          </w:p>
          <w:p w14:paraId="41791E41" w14:textId="77777777" w:rsidR="00D47C41" w:rsidRDefault="00D47C41">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Ex:</w:t>
            </w:r>
          </w:p>
          <w:p w14:paraId="5E8A6A45" w14:textId="77777777" w:rsidR="00D47C41" w:rsidRPr="00561346" w:rsidRDefault="00D47C41">
            <w:pPr>
              <w:spacing w:before="60" w:after="60"/>
              <w:jc w:val="left"/>
              <w:rPr>
                <w:rFonts w:ascii="Arial" w:eastAsia="Arial" w:hAnsi="Arial" w:cs="Arial"/>
                <w:color w:val="000000" w:themeColor="text1"/>
                <w:sz w:val="22"/>
              </w:rPr>
            </w:pPr>
            <w:r>
              <w:rPr>
                <w:rFonts w:ascii="Arial" w:eastAsiaTheme="minorEastAsia" w:hAnsi="Arial" w:cs="Arial"/>
                <w:color w:val="000000" w:themeColor="text1"/>
                <w:sz w:val="22"/>
              </w:rPr>
              <w:t>“</w:t>
            </w:r>
            <w:r w:rsidRPr="002E1D33">
              <w:rPr>
                <w:rFonts w:ascii="Arial" w:eastAsiaTheme="minorEastAsia" w:hAnsi="Arial" w:cs="Arial"/>
                <w:color w:val="000000" w:themeColor="text1"/>
                <w:sz w:val="22"/>
                <w:lang w:val="en-US"/>
              </w:rPr>
              <w:t>Vehicle Loitering-596</w:t>
            </w:r>
            <w:r>
              <w:rPr>
                <w:rFonts w:ascii="Arial" w:eastAsiaTheme="minorEastAsia" w:hAnsi="Arial" w:cs="Arial"/>
                <w:color w:val="000000" w:themeColor="text1"/>
                <w:sz w:val="22"/>
              </w:rPr>
              <w:t>”</w:t>
            </w:r>
          </w:p>
        </w:tc>
      </w:tr>
      <w:tr w:rsidR="00D47C41" w:rsidRPr="00561346" w14:paraId="1409BB31" w14:textId="77777777" w:rsidTr="5B160306">
        <w:trPr>
          <w:trHeight w:val="300"/>
        </w:trPr>
        <w:tc>
          <w:tcPr>
            <w:tcW w:w="91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49B87DF" w14:textId="77777777" w:rsidR="00D47C41" w:rsidRPr="00561346" w:rsidRDefault="00D47C41">
            <w:pPr>
              <w:spacing w:before="60" w:after="60"/>
              <w:jc w:val="left"/>
            </w:pPr>
            <w:proofErr w:type="spellStart"/>
            <w:r w:rsidRPr="00561346">
              <w:rPr>
                <w:rFonts w:ascii="Arial" w:eastAsia="Arial" w:hAnsi="Arial" w:cs="Arial"/>
                <w:color w:val="000000" w:themeColor="text1"/>
                <w:sz w:val="22"/>
                <w:szCs w:val="22"/>
              </w:rPr>
              <w:t>deviceProviderId</w:t>
            </w:r>
            <w:proofErr w:type="spellEnd"/>
          </w:p>
        </w:tc>
        <w:tc>
          <w:tcPr>
            <w:tcW w:w="677"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DB820A5" w14:textId="77777777" w:rsidR="00D47C41" w:rsidRPr="00561346" w:rsidRDefault="00D47C41">
            <w:pPr>
              <w:spacing w:before="60" w:after="60"/>
              <w:jc w:val="left"/>
            </w:pPr>
            <w:r w:rsidRPr="00561346">
              <w:rPr>
                <w:rFonts w:ascii="Arial" w:eastAsia="Arial" w:hAnsi="Arial" w:cs="Arial"/>
                <w:color w:val="000000" w:themeColor="text1"/>
                <w:sz w:val="22"/>
                <w:szCs w:val="22"/>
              </w:rPr>
              <w:t>String (4)</w:t>
            </w:r>
          </w:p>
        </w:tc>
        <w:tc>
          <w:tcPr>
            <w:tcW w:w="824" w:type="pct"/>
            <w:tcBorders>
              <w:top w:val="single" w:sz="8" w:space="0" w:color="auto"/>
              <w:left w:val="single" w:sz="8" w:space="0" w:color="auto"/>
              <w:bottom w:val="single" w:sz="8" w:space="0" w:color="auto"/>
              <w:right w:val="single" w:sz="8" w:space="0" w:color="auto"/>
            </w:tcBorders>
          </w:tcPr>
          <w:p w14:paraId="6C7FFDD9" w14:textId="201FA639" w:rsidR="005251B0" w:rsidRDefault="005251B0">
            <w:pPr>
              <w:spacing w:before="60" w:after="60"/>
              <w:jc w:val="left"/>
              <w:rPr>
                <w:rFonts w:ascii="Arial" w:eastAsia="Arial" w:hAnsi="Arial" w:cs="Arial"/>
                <w:color w:val="000000" w:themeColor="text1"/>
                <w:sz w:val="22"/>
              </w:rPr>
            </w:pPr>
            <w:r>
              <w:rPr>
                <w:rFonts w:ascii="Arial" w:eastAsia="Arial" w:hAnsi="Arial" w:cs="Arial"/>
                <w:color w:val="000000" w:themeColor="text1"/>
                <w:sz w:val="22"/>
              </w:rPr>
              <w:t>No</w:t>
            </w:r>
          </w:p>
        </w:tc>
        <w:tc>
          <w:tcPr>
            <w:tcW w:w="1112"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BC94157" w14:textId="7550F5DF" w:rsidR="00D47C41" w:rsidRPr="00D00152" w:rsidRDefault="00D47C41">
            <w:pPr>
              <w:spacing w:before="60" w:after="60"/>
              <w:jc w:val="left"/>
              <w:rPr>
                <w:rFonts w:eastAsiaTheme="minorEastAsia"/>
              </w:rPr>
            </w:pPr>
            <w:proofErr w:type="spellStart"/>
            <w:r w:rsidRPr="00561346">
              <w:rPr>
                <w:rFonts w:ascii="Arial" w:eastAsia="Arial" w:hAnsi="Arial" w:cs="Arial"/>
                <w:color w:val="000000" w:themeColor="text1"/>
                <w:sz w:val="22"/>
                <w:szCs w:val="22"/>
              </w:rPr>
              <w:t>u</w:t>
            </w:r>
            <w:r w:rsidR="00064C11">
              <w:rPr>
                <w:rFonts w:ascii="Arial" w:eastAsia="Arial" w:hAnsi="Arial" w:cs="Arial"/>
                <w:color w:val="000000" w:themeColor="text1"/>
                <w:sz w:val="22"/>
                <w:szCs w:val="22"/>
              </w:rPr>
              <w:t>vms</w:t>
            </w:r>
            <w:proofErr w:type="spellEnd"/>
          </w:p>
        </w:tc>
        <w:tc>
          <w:tcPr>
            <w:tcW w:w="1473"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2DC99EB" w14:textId="77777777" w:rsidR="00D47C41" w:rsidRPr="00561346" w:rsidRDefault="00D47C41">
            <w:pPr>
              <w:spacing w:before="60" w:after="60"/>
              <w:jc w:val="left"/>
            </w:pPr>
            <w:r w:rsidRPr="00561346">
              <w:rPr>
                <w:rFonts w:ascii="Arial" w:eastAsia="Arial" w:hAnsi="Arial" w:cs="Arial"/>
                <w:color w:val="000000" w:themeColor="text1"/>
                <w:sz w:val="22"/>
                <w:szCs w:val="22"/>
              </w:rPr>
              <w:t>Device source system Id</w:t>
            </w:r>
          </w:p>
        </w:tc>
      </w:tr>
      <w:tr w:rsidR="00D47C41" w:rsidRPr="00561346" w14:paraId="551B17F4" w14:textId="77777777" w:rsidTr="5B160306">
        <w:trPr>
          <w:trHeight w:val="300"/>
        </w:trPr>
        <w:tc>
          <w:tcPr>
            <w:tcW w:w="91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45F1327" w14:textId="77777777" w:rsidR="00D47C41" w:rsidRPr="00561346" w:rsidRDefault="00D47C41">
            <w:pPr>
              <w:spacing w:before="60" w:after="60"/>
              <w:jc w:val="left"/>
            </w:pPr>
            <w:r w:rsidRPr="00561346">
              <w:rPr>
                <w:rFonts w:ascii="Arial" w:eastAsia="Arial" w:hAnsi="Arial" w:cs="Arial"/>
                <w:color w:val="000000" w:themeColor="text1"/>
                <w:sz w:val="22"/>
                <w:szCs w:val="22"/>
              </w:rPr>
              <w:t>provider</w:t>
            </w:r>
          </w:p>
        </w:tc>
        <w:tc>
          <w:tcPr>
            <w:tcW w:w="677"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E6E9C87" w14:textId="77777777" w:rsidR="00D47C41" w:rsidRPr="00561346" w:rsidRDefault="00D47C41">
            <w:pPr>
              <w:spacing w:before="60" w:after="60"/>
              <w:jc w:val="left"/>
            </w:pPr>
            <w:r w:rsidRPr="00561346">
              <w:rPr>
                <w:rFonts w:ascii="Arial" w:eastAsia="Arial" w:hAnsi="Arial" w:cs="Arial"/>
                <w:color w:val="000000" w:themeColor="text1"/>
                <w:sz w:val="22"/>
                <w:szCs w:val="22"/>
              </w:rPr>
              <w:t>String (</w:t>
            </w:r>
            <w:r>
              <w:rPr>
                <w:rFonts w:ascii="Arial" w:eastAsiaTheme="minorEastAsia" w:hAnsi="Arial" w:cs="Arial" w:hint="eastAsia"/>
                <w:color w:val="000000" w:themeColor="text1"/>
                <w:sz w:val="22"/>
                <w:szCs w:val="22"/>
              </w:rPr>
              <w:t>20</w:t>
            </w:r>
            <w:r w:rsidRPr="00561346">
              <w:rPr>
                <w:rFonts w:ascii="Arial" w:eastAsia="Arial" w:hAnsi="Arial" w:cs="Arial"/>
                <w:color w:val="000000" w:themeColor="text1"/>
                <w:sz w:val="22"/>
                <w:szCs w:val="22"/>
              </w:rPr>
              <w:t>)</w:t>
            </w:r>
          </w:p>
        </w:tc>
        <w:tc>
          <w:tcPr>
            <w:tcW w:w="824" w:type="pct"/>
            <w:tcBorders>
              <w:top w:val="single" w:sz="8" w:space="0" w:color="auto"/>
              <w:left w:val="single" w:sz="8" w:space="0" w:color="auto"/>
              <w:bottom w:val="single" w:sz="8" w:space="0" w:color="auto"/>
              <w:right w:val="single" w:sz="8" w:space="0" w:color="auto"/>
            </w:tcBorders>
          </w:tcPr>
          <w:p w14:paraId="5719B2F5" w14:textId="663E8B69" w:rsidR="001E548F" w:rsidRPr="00281C64" w:rsidRDefault="000A1377">
            <w:pPr>
              <w:spacing w:before="60" w:after="60"/>
              <w:jc w:val="left"/>
              <w:rPr>
                <w:rFonts w:ascii="Arial" w:hAnsi="Arial" w:cs="Arial"/>
                <w:sz w:val="22"/>
                <w:szCs w:val="22"/>
              </w:rPr>
            </w:pPr>
            <w:r w:rsidRPr="00281C64">
              <w:rPr>
                <w:rFonts w:ascii="Arial" w:hAnsi="Arial" w:cs="Arial"/>
                <w:sz w:val="22"/>
                <w:szCs w:val="22"/>
              </w:rPr>
              <w:t>No</w:t>
            </w:r>
          </w:p>
        </w:tc>
        <w:tc>
          <w:tcPr>
            <w:tcW w:w="1112"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25F6C7D2" w14:textId="77777777" w:rsidR="00BB3AA0" w:rsidRDefault="00BB3AA0">
            <w:pPr>
              <w:pStyle w:val="ListParagraph"/>
              <w:numPr>
                <w:ilvl w:val="0"/>
                <w:numId w:val="42"/>
              </w:numPr>
              <w:spacing w:before="100" w:line="240" w:lineRule="auto"/>
              <w:jc w:val="left"/>
              <w:rPr>
                <w:ins w:id="351" w:author="Tom Shen (NCS)" w:date="2025-12-09T13:19:00Z" w16du:dateUtc="2025-12-09T05:19:00Z"/>
                <w:rFonts w:cs="Arial"/>
                <w:color w:val="000000"/>
                <w:szCs w:val="22"/>
              </w:rPr>
              <w:pPrChange w:id="352" w:author="Tom Shen (NCS)" w:date="2025-12-09T13:19:00Z" w16du:dateUtc="2025-12-09T05:19:00Z">
                <w:pPr>
                  <w:pStyle w:val="ListParagraph"/>
                  <w:numPr>
                    <w:numId w:val="74"/>
                  </w:numPr>
                  <w:spacing w:before="0" w:line="240" w:lineRule="auto"/>
                  <w:ind w:hanging="360"/>
                  <w:jc w:val="left"/>
                </w:pPr>
              </w:pPrChange>
            </w:pPr>
            <w:proofErr w:type="spellStart"/>
            <w:ins w:id="353" w:author="Tom Shen (NCS)" w:date="2025-12-09T13:19:00Z" w16du:dateUtc="2025-12-09T05:19:00Z">
              <w:r w:rsidRPr="00341149">
                <w:rPr>
                  <w:rFonts w:cs="Arial"/>
                  <w:color w:val="000000"/>
                  <w:szCs w:val="22"/>
                </w:rPr>
                <w:t>vap_device_stream</w:t>
              </w:r>
              <w:proofErr w:type="spellEnd"/>
            </w:ins>
          </w:p>
          <w:p w14:paraId="075C93B1" w14:textId="77777777" w:rsidR="00BB3AA0" w:rsidRDefault="00BB3AA0">
            <w:pPr>
              <w:pStyle w:val="ListParagraph"/>
              <w:numPr>
                <w:ilvl w:val="0"/>
                <w:numId w:val="42"/>
              </w:numPr>
              <w:spacing w:before="100" w:line="240" w:lineRule="auto"/>
              <w:jc w:val="left"/>
              <w:rPr>
                <w:ins w:id="354" w:author="Tom Shen (NCS)" w:date="2025-12-09T13:19:00Z" w16du:dateUtc="2025-12-09T05:19:00Z"/>
                <w:rFonts w:cs="Arial"/>
                <w:color w:val="000000"/>
                <w:szCs w:val="22"/>
              </w:rPr>
              <w:pPrChange w:id="355" w:author="Tom Shen (NCS)" w:date="2025-12-09T13:19:00Z" w16du:dateUtc="2025-12-09T05:19:00Z">
                <w:pPr>
                  <w:pStyle w:val="ListParagraph"/>
                  <w:numPr>
                    <w:numId w:val="74"/>
                  </w:numPr>
                  <w:spacing w:before="0" w:line="240" w:lineRule="auto"/>
                  <w:ind w:hanging="360"/>
                  <w:jc w:val="left"/>
                </w:pPr>
              </w:pPrChange>
            </w:pPr>
            <w:proofErr w:type="spellStart"/>
            <w:ins w:id="356" w:author="Tom Shen (NCS)" w:date="2025-12-09T13:19:00Z" w16du:dateUtc="2025-12-09T05:19:00Z">
              <w:r w:rsidRPr="00341149">
                <w:rPr>
                  <w:rFonts w:cs="Arial"/>
                  <w:color w:val="000000"/>
                  <w:szCs w:val="22"/>
                </w:rPr>
                <w:t>vap_storage_file</w:t>
              </w:r>
              <w:proofErr w:type="spellEnd"/>
            </w:ins>
          </w:p>
          <w:p w14:paraId="5477CD52" w14:textId="059A9CF6" w:rsidR="00D47C41" w:rsidRPr="00D00152" w:rsidRDefault="00BB3AA0">
            <w:pPr>
              <w:pStyle w:val="ListParagraph"/>
              <w:numPr>
                <w:ilvl w:val="0"/>
                <w:numId w:val="42"/>
              </w:numPr>
              <w:spacing w:before="100" w:line="240" w:lineRule="auto"/>
              <w:jc w:val="left"/>
              <w:rPr>
                <w:rFonts w:eastAsiaTheme="minorEastAsia"/>
              </w:rPr>
              <w:pPrChange w:id="357" w:author="Tom Shen (NCS)" w:date="2025-12-18T16:39:00Z" w16du:dateUtc="2025-12-18T08:39:00Z">
                <w:pPr>
                  <w:spacing w:before="60" w:after="60"/>
                  <w:jc w:val="left"/>
                </w:pPr>
              </w:pPrChange>
            </w:pPr>
            <w:proofErr w:type="spellStart"/>
            <w:ins w:id="358" w:author="Tom Shen (NCS)" w:date="2025-12-09T13:19:00Z" w16du:dateUtc="2025-12-09T05:19:00Z">
              <w:r w:rsidRPr="00341149">
                <w:rPr>
                  <w:rFonts w:cs="Arial"/>
                  <w:color w:val="000000"/>
                  <w:szCs w:val="22"/>
                </w:rPr>
                <w:t>url</w:t>
              </w:r>
            </w:ins>
            <w:proofErr w:type="spellEnd"/>
          </w:p>
        </w:tc>
        <w:tc>
          <w:tcPr>
            <w:tcW w:w="1473"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30C9A4F" w14:textId="6A71E1F3" w:rsidR="00D47C41" w:rsidRDefault="00D47C41">
            <w:pPr>
              <w:spacing w:before="60" w:after="6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Event provider</w:t>
            </w:r>
            <w:ins w:id="359" w:author="Tom Shen (NCS)" w:date="2025-12-09T13:20:00Z" w16du:dateUtc="2025-12-09T05:20:00Z">
              <w:r w:rsidR="00E02B13">
                <w:rPr>
                  <w:rFonts w:ascii="Arial" w:eastAsia="Arial" w:hAnsi="Arial" w:cs="Arial"/>
                  <w:color w:val="000000" w:themeColor="text1"/>
                  <w:sz w:val="22"/>
                  <w:szCs w:val="22"/>
                </w:rPr>
                <w:t xml:space="preserve"> type</w:t>
              </w:r>
              <w:r w:rsidR="00BB3AA0">
                <w:rPr>
                  <w:rFonts w:ascii="Arial" w:eastAsia="Arial" w:hAnsi="Arial" w:cs="Arial"/>
                  <w:color w:val="000000" w:themeColor="text1"/>
                  <w:sz w:val="22"/>
                  <w:szCs w:val="22"/>
                </w:rPr>
                <w:t>.</w:t>
              </w:r>
            </w:ins>
          </w:p>
          <w:p w14:paraId="6588822B" w14:textId="77777777" w:rsidR="00D47C41" w:rsidRDefault="00D47C41">
            <w:pPr>
              <w:spacing w:before="60" w:after="60"/>
              <w:jc w:val="left"/>
              <w:rPr>
                <w:del w:id="360" w:author="Tom Shen (NCS)" w:date="2025-12-09T13:19:00Z" w16du:dateUtc="2025-12-09T05:19:00Z"/>
                <w:rFonts w:ascii="Arial" w:eastAsiaTheme="minorEastAsia" w:hAnsi="Arial" w:cs="Arial"/>
                <w:color w:val="000000" w:themeColor="text1"/>
                <w:sz w:val="22"/>
                <w:szCs w:val="22"/>
              </w:rPr>
            </w:pPr>
            <w:del w:id="361" w:author="Tom Shen (NCS)" w:date="2025-12-09T13:19:00Z" w16du:dateUtc="2025-12-09T05:19:00Z">
              <w:r>
                <w:rPr>
                  <w:rFonts w:ascii="Arial" w:eastAsiaTheme="minorEastAsia" w:hAnsi="Arial" w:cs="Arial" w:hint="eastAsia"/>
                  <w:color w:val="000000" w:themeColor="text1"/>
                  <w:sz w:val="22"/>
                  <w:szCs w:val="22"/>
                </w:rPr>
                <w:delText>Ex:</w:delText>
              </w:r>
            </w:del>
          </w:p>
          <w:p w14:paraId="26A5BAD7" w14:textId="77777777" w:rsidR="00BB3AA0" w:rsidRDefault="00BB3AA0">
            <w:pPr>
              <w:spacing w:before="60" w:after="60"/>
              <w:jc w:val="left"/>
              <w:rPr>
                <w:ins w:id="362" w:author="Tom Shen (NCS)" w:date="2025-12-09T13:20:00Z" w16du:dateUtc="2025-12-09T05:20:00Z"/>
                <w:rFonts w:ascii="Arial" w:eastAsiaTheme="minorEastAsia" w:hAnsi="Arial" w:cs="Arial"/>
                <w:color w:val="000000" w:themeColor="text1"/>
                <w:sz w:val="22"/>
                <w:szCs w:val="22"/>
              </w:rPr>
            </w:pPr>
          </w:p>
          <w:p w14:paraId="40F691AC" w14:textId="43328564" w:rsidR="00D47C41" w:rsidRDefault="00D47C41">
            <w:pPr>
              <w:spacing w:before="60" w:after="60"/>
              <w:jc w:val="left"/>
              <w:rPr>
                <w:rFonts w:ascii="Arial" w:eastAsiaTheme="minorEastAsia" w:hAnsi="Arial" w:cs="Arial"/>
                <w:color w:val="000000" w:themeColor="text1"/>
                <w:sz w:val="22"/>
                <w:szCs w:val="22"/>
              </w:rPr>
            </w:pPr>
            <w:proofErr w:type="spellStart"/>
            <w:r w:rsidRPr="00561346">
              <w:rPr>
                <w:rFonts w:ascii="Arial" w:eastAsia="Arial" w:hAnsi="Arial" w:cs="Arial"/>
                <w:color w:val="000000" w:themeColor="text1"/>
                <w:sz w:val="22"/>
                <w:szCs w:val="22"/>
              </w:rPr>
              <w:t>vap_device_stream</w:t>
            </w:r>
            <w:proofErr w:type="spellEnd"/>
            <w:ins w:id="363" w:author="Tom Shen (NCS)" w:date="2025-12-09T13:13:00Z" w16du:dateUtc="2025-12-09T05:13:00Z">
              <w:r w:rsidR="000B2B57">
                <w:rPr>
                  <w:rFonts w:ascii="Arial" w:eastAsia="Arial" w:hAnsi="Arial" w:cs="Arial"/>
                  <w:color w:val="000000" w:themeColor="text1"/>
                  <w:sz w:val="22"/>
                  <w:szCs w:val="22"/>
                </w:rPr>
                <w:t xml:space="preserve">: </w:t>
              </w:r>
            </w:ins>
            <w:ins w:id="364" w:author="Tom Shen (NCS)" w:date="2025-12-09T13:14:00Z" w16du:dateUtc="2025-12-09T05:14:00Z">
              <w:r w:rsidR="00391AF1">
                <w:rPr>
                  <w:rFonts w:ascii="Arial" w:eastAsia="Arial" w:hAnsi="Arial" w:cs="Arial"/>
                  <w:color w:val="000000" w:themeColor="text1"/>
                  <w:sz w:val="22"/>
                  <w:szCs w:val="22"/>
                </w:rPr>
                <w:t xml:space="preserve">The </w:t>
              </w:r>
              <w:r w:rsidR="00C01346">
                <w:rPr>
                  <w:rFonts w:ascii="Arial" w:eastAsia="Arial" w:hAnsi="Arial" w:cs="Arial"/>
                  <w:color w:val="000000" w:themeColor="text1"/>
                  <w:sz w:val="22"/>
                  <w:szCs w:val="22"/>
                </w:rPr>
                <w:t xml:space="preserve">source is from </w:t>
              </w:r>
              <w:r w:rsidR="002D2131">
                <w:rPr>
                  <w:rFonts w:ascii="Arial" w:eastAsia="Arial" w:hAnsi="Arial" w:cs="Arial"/>
                  <w:color w:val="000000" w:themeColor="text1"/>
                  <w:sz w:val="22"/>
                  <w:szCs w:val="22"/>
                </w:rPr>
                <w:t>device video stream.</w:t>
              </w:r>
            </w:ins>
          </w:p>
          <w:p w14:paraId="4E3F5C75" w14:textId="56FC9141" w:rsidR="00D47C41" w:rsidRDefault="00D47C41">
            <w:pPr>
              <w:spacing w:before="60" w:after="60"/>
              <w:jc w:val="left"/>
              <w:rPr>
                <w:rFonts w:ascii="Arial" w:eastAsiaTheme="minorEastAsia" w:hAnsi="Arial" w:cs="Arial"/>
                <w:color w:val="000000" w:themeColor="text1"/>
                <w:sz w:val="22"/>
                <w:szCs w:val="22"/>
              </w:rPr>
            </w:pPr>
            <w:proofErr w:type="spellStart"/>
            <w:r>
              <w:rPr>
                <w:rFonts w:ascii="Arial" w:eastAsiaTheme="minorEastAsia" w:hAnsi="Arial" w:cs="Arial" w:hint="eastAsia"/>
                <w:color w:val="000000" w:themeColor="text1"/>
                <w:sz w:val="22"/>
                <w:szCs w:val="22"/>
              </w:rPr>
              <w:t>vap_storage_file</w:t>
            </w:r>
            <w:proofErr w:type="spellEnd"/>
            <w:ins w:id="365" w:author="Tom Shen (NCS)" w:date="2025-12-09T13:13:00Z" w16du:dateUtc="2025-12-09T05:13:00Z">
              <w:r w:rsidR="000B2B57">
                <w:rPr>
                  <w:rFonts w:ascii="Arial" w:eastAsiaTheme="minorEastAsia" w:hAnsi="Arial" w:cs="Arial"/>
                  <w:color w:val="000000" w:themeColor="text1"/>
                  <w:sz w:val="22"/>
                  <w:szCs w:val="22"/>
                </w:rPr>
                <w:t xml:space="preserve">: </w:t>
              </w:r>
            </w:ins>
            <w:ins w:id="366" w:author="Tom Shen (NCS)" w:date="2025-12-09T13:15:00Z" w16du:dateUtc="2025-12-09T05:15:00Z">
              <w:r w:rsidR="002D2131">
                <w:rPr>
                  <w:rFonts w:ascii="Arial" w:eastAsiaTheme="minorEastAsia" w:hAnsi="Arial" w:cs="Arial"/>
                  <w:color w:val="000000" w:themeColor="text1"/>
                  <w:sz w:val="22"/>
                  <w:szCs w:val="22"/>
                </w:rPr>
                <w:t>The source is from playback video file</w:t>
              </w:r>
            </w:ins>
            <w:ins w:id="367" w:author="Tom Shen (NCS)" w:date="2025-12-09T13:19:00Z" w16du:dateUtc="2025-12-09T05:19:00Z">
              <w:r w:rsidR="00BB3AA0">
                <w:rPr>
                  <w:rFonts w:ascii="Arial" w:eastAsiaTheme="minorEastAsia" w:hAnsi="Arial" w:cs="Arial"/>
                  <w:color w:val="000000" w:themeColor="text1"/>
                  <w:sz w:val="22"/>
                  <w:szCs w:val="22"/>
                </w:rPr>
                <w:t>.</w:t>
              </w:r>
            </w:ins>
          </w:p>
          <w:p w14:paraId="6FCAE0B3" w14:textId="224761ED" w:rsidR="00D47C41" w:rsidRPr="00D03A97" w:rsidRDefault="00D47C41">
            <w:pPr>
              <w:spacing w:before="60" w:after="60"/>
              <w:jc w:val="left"/>
              <w:rPr>
                <w:rFonts w:ascii="Arial" w:eastAsiaTheme="minorEastAsia" w:hAnsi="Arial" w:cs="Arial"/>
                <w:color w:val="000000" w:themeColor="text1"/>
                <w:sz w:val="22"/>
                <w:szCs w:val="22"/>
              </w:rPr>
            </w:pPr>
            <w:r>
              <w:rPr>
                <w:rFonts w:ascii="Arial" w:eastAsiaTheme="minorEastAsia" w:hAnsi="Arial" w:cs="Arial" w:hint="eastAsia"/>
                <w:color w:val="000000" w:themeColor="text1"/>
                <w:sz w:val="22"/>
                <w:szCs w:val="22"/>
              </w:rPr>
              <w:t>url</w:t>
            </w:r>
            <w:ins w:id="368" w:author="Tom Shen (NCS)" w:date="2025-12-09T13:19:00Z" w16du:dateUtc="2025-12-09T05:19:00Z">
              <w:r w:rsidR="00BB3AA0">
                <w:rPr>
                  <w:rFonts w:ascii="Arial" w:eastAsiaTheme="minorEastAsia" w:hAnsi="Arial" w:cs="Arial"/>
                  <w:color w:val="000000" w:themeColor="text1"/>
                  <w:sz w:val="22"/>
                  <w:szCs w:val="22"/>
                </w:rPr>
                <w:t xml:space="preserve">: </w:t>
              </w:r>
            </w:ins>
            <w:ins w:id="369" w:author="Tom Shen (NCS)" w:date="2025-12-09T13:20:00Z" w16du:dateUtc="2025-12-09T05:20:00Z">
              <w:r w:rsidR="00FD3340">
                <w:rPr>
                  <w:rFonts w:ascii="Arial" w:eastAsiaTheme="minorEastAsia" w:hAnsi="Arial" w:cs="Arial"/>
                  <w:color w:val="000000" w:themeColor="text1"/>
                  <w:sz w:val="22"/>
                  <w:szCs w:val="22"/>
                </w:rPr>
                <w:t xml:space="preserve">The source is </w:t>
              </w:r>
              <w:r w:rsidR="006631E5">
                <w:rPr>
                  <w:rFonts w:ascii="Arial" w:eastAsiaTheme="minorEastAsia" w:hAnsi="Arial" w:cs="Arial"/>
                  <w:color w:val="000000" w:themeColor="text1"/>
                  <w:sz w:val="22"/>
                  <w:szCs w:val="22"/>
                </w:rPr>
                <w:t>from a given RTSP URL.</w:t>
              </w:r>
            </w:ins>
          </w:p>
        </w:tc>
      </w:tr>
      <w:tr w:rsidR="00D47C41" w:rsidRPr="00561346" w14:paraId="0B457665" w14:textId="77777777" w:rsidTr="5B160306">
        <w:trPr>
          <w:trHeight w:val="300"/>
        </w:trPr>
        <w:tc>
          <w:tcPr>
            <w:tcW w:w="91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B72DF42" w14:textId="77777777" w:rsidR="00D47C41" w:rsidRPr="00561346" w:rsidRDefault="00D47C41">
            <w:pPr>
              <w:spacing w:before="60" w:after="60"/>
              <w:jc w:val="left"/>
            </w:pPr>
            <w:r w:rsidRPr="00561346">
              <w:rPr>
                <w:rFonts w:ascii="Arial" w:eastAsia="Arial" w:hAnsi="Arial" w:cs="Arial"/>
                <w:color w:val="000000" w:themeColor="text1"/>
                <w:sz w:val="22"/>
                <w:szCs w:val="22"/>
              </w:rPr>
              <w:t>location</w:t>
            </w:r>
          </w:p>
        </w:tc>
        <w:tc>
          <w:tcPr>
            <w:tcW w:w="677"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0EBA4DE" w14:textId="6D251585" w:rsidR="00D47C41" w:rsidRPr="00561346" w:rsidRDefault="001E548F">
            <w:pPr>
              <w:spacing w:before="60" w:after="60"/>
              <w:jc w:val="left"/>
            </w:pPr>
            <w:r w:rsidRPr="004704B8">
              <w:rPr>
                <w:rFonts w:ascii="Arial" w:eastAsia="Arial" w:hAnsi="Arial" w:cs="Arial"/>
                <w:b/>
                <w:bCs/>
                <w:color w:val="000000" w:themeColor="text1"/>
                <w:sz w:val="22"/>
              </w:rPr>
              <w:t>Coordinate</w:t>
            </w:r>
            <w:r w:rsidRPr="00561346">
              <w:rPr>
                <w:rFonts w:ascii="Arial" w:eastAsia="Arial" w:hAnsi="Arial" w:cs="Arial"/>
                <w:color w:val="000000" w:themeColor="text1"/>
                <w:sz w:val="22"/>
                <w:szCs w:val="22"/>
              </w:rPr>
              <w:t xml:space="preserve"> Object</w:t>
            </w:r>
          </w:p>
        </w:tc>
        <w:tc>
          <w:tcPr>
            <w:tcW w:w="824" w:type="pct"/>
            <w:tcBorders>
              <w:top w:val="single" w:sz="8" w:space="0" w:color="auto"/>
              <w:left w:val="single" w:sz="8" w:space="0" w:color="auto"/>
              <w:bottom w:val="single" w:sz="8" w:space="0" w:color="auto"/>
              <w:right w:val="single" w:sz="8" w:space="0" w:color="auto"/>
            </w:tcBorders>
          </w:tcPr>
          <w:p w14:paraId="7EA744AD" w14:textId="4960ED05" w:rsidR="001E548F" w:rsidRPr="00281C64" w:rsidRDefault="000A1377">
            <w:pPr>
              <w:spacing w:before="60" w:after="60"/>
              <w:jc w:val="left"/>
              <w:rPr>
                <w:rFonts w:ascii="Arial" w:hAnsi="Arial" w:cs="Arial"/>
                <w:sz w:val="22"/>
                <w:szCs w:val="22"/>
              </w:rPr>
            </w:pPr>
            <w:r w:rsidRPr="00281C64">
              <w:rPr>
                <w:rFonts w:ascii="Arial" w:hAnsi="Arial" w:cs="Arial"/>
                <w:sz w:val="22"/>
                <w:szCs w:val="22"/>
              </w:rPr>
              <w:t>No</w:t>
            </w:r>
          </w:p>
        </w:tc>
        <w:tc>
          <w:tcPr>
            <w:tcW w:w="1112"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B20B3D5" w14:textId="1CFBB04D" w:rsidR="00D47C41" w:rsidRPr="00561346" w:rsidRDefault="00D47C41">
            <w:pPr>
              <w:spacing w:before="60" w:after="60"/>
              <w:jc w:val="left"/>
            </w:pPr>
          </w:p>
        </w:tc>
        <w:tc>
          <w:tcPr>
            <w:tcW w:w="1473"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2C4F5FE3" w14:textId="4C6B8DE9" w:rsidR="009B6029" w:rsidRPr="004704B8" w:rsidRDefault="00D47C41">
            <w:pPr>
              <w:spacing w:before="60" w:after="60"/>
              <w:jc w:val="left"/>
              <w:rPr>
                <w:rFonts w:ascii="Arial" w:eastAsia="Arial" w:hAnsi="Arial" w:cs="Arial"/>
                <w:color w:val="000000" w:themeColor="text1"/>
                <w:sz w:val="22"/>
                <w:szCs w:val="22"/>
              </w:rPr>
            </w:pPr>
            <w:r w:rsidRPr="00561346">
              <w:rPr>
                <w:rFonts w:ascii="Arial" w:eastAsia="Arial" w:hAnsi="Arial" w:cs="Arial"/>
                <w:color w:val="000000" w:themeColor="text1"/>
                <w:sz w:val="22"/>
                <w:szCs w:val="22"/>
              </w:rPr>
              <w:t xml:space="preserve">Device’s location info. only has </w:t>
            </w:r>
            <w:r w:rsidR="00026D59">
              <w:rPr>
                <w:rFonts w:ascii="Arial" w:eastAsia="Arial" w:hAnsi="Arial" w:cs="Arial"/>
                <w:color w:val="000000" w:themeColor="text1"/>
                <w:sz w:val="22"/>
                <w:szCs w:val="22"/>
              </w:rPr>
              <w:t>address and coordinates for now.</w:t>
            </w:r>
            <w:r w:rsidR="00026D59">
              <w:rPr>
                <w:rFonts w:ascii="Arial" w:eastAsia="Arial" w:hAnsi="Arial" w:cs="Arial"/>
                <w:color w:val="000000" w:themeColor="text1"/>
                <w:sz w:val="22"/>
                <w:szCs w:val="22"/>
              </w:rPr>
              <w:br/>
            </w:r>
            <w:r w:rsidR="00026D59">
              <w:rPr>
                <w:rFonts w:ascii="Arial" w:eastAsia="Arial" w:hAnsi="Arial" w:cs="Arial"/>
                <w:color w:val="000000" w:themeColor="text1"/>
                <w:sz w:val="22"/>
                <w:szCs w:val="22"/>
              </w:rPr>
              <w:br/>
              <w:t xml:space="preserve">Coordinates </w:t>
            </w:r>
            <w:r w:rsidR="00A06CAE">
              <w:rPr>
                <w:rFonts w:ascii="Arial" w:eastAsia="Arial" w:hAnsi="Arial" w:cs="Arial"/>
                <w:color w:val="000000" w:themeColor="text1"/>
                <w:sz w:val="22"/>
                <w:szCs w:val="22"/>
              </w:rPr>
              <w:t xml:space="preserve">refer to </w:t>
            </w:r>
            <w:r w:rsidR="00876448">
              <w:rPr>
                <w:rFonts w:ascii="Arial" w:eastAsia="Arial" w:hAnsi="Arial" w:cs="Arial"/>
                <w:color w:val="000000" w:themeColor="text1"/>
                <w:sz w:val="22"/>
                <w:szCs w:val="22"/>
              </w:rPr>
              <w:t xml:space="preserve">below definition. It’s </w:t>
            </w:r>
            <w:r w:rsidR="009B6029" w:rsidRPr="009B6029">
              <w:rPr>
                <w:rFonts w:ascii="Arial" w:eastAsia="Arial" w:hAnsi="Arial" w:cs="Arial"/>
                <w:color w:val="000000" w:themeColor="text1"/>
                <w:sz w:val="22"/>
                <w:szCs w:val="22"/>
                <w:lang w:val="en-US"/>
              </w:rPr>
              <w:t>WGS84 standards. With latitude and longitude only</w:t>
            </w:r>
            <w:r w:rsidR="005F7076">
              <w:rPr>
                <w:rFonts w:ascii="Arial" w:eastAsia="Arial" w:hAnsi="Arial" w:cs="Arial"/>
                <w:color w:val="000000" w:themeColor="text1"/>
                <w:sz w:val="22"/>
                <w:szCs w:val="22"/>
                <w:lang w:val="en-US"/>
              </w:rPr>
              <w:t>.</w:t>
            </w:r>
          </w:p>
          <w:p w14:paraId="309FF4C1" w14:textId="6B6230F3" w:rsidR="00D47C41" w:rsidRDefault="001E548F">
            <w:pPr>
              <w:spacing w:before="60" w:after="6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 xml:space="preserve"> </w:t>
            </w:r>
          </w:p>
          <w:p w14:paraId="037D6C0E" w14:textId="77777777" w:rsidR="00D47C41" w:rsidRDefault="00D47C41">
            <w:pPr>
              <w:spacing w:before="60" w:after="60"/>
              <w:jc w:val="left"/>
              <w:rPr>
                <w:rFonts w:ascii="Arial" w:eastAsiaTheme="minorEastAsia" w:hAnsi="Arial" w:cs="Arial"/>
                <w:color w:val="000000" w:themeColor="text1"/>
                <w:sz w:val="22"/>
                <w:szCs w:val="22"/>
              </w:rPr>
            </w:pPr>
            <w:r>
              <w:rPr>
                <w:rFonts w:ascii="Arial" w:eastAsiaTheme="minorEastAsia" w:hAnsi="Arial" w:cs="Arial" w:hint="eastAsia"/>
                <w:color w:val="000000" w:themeColor="text1"/>
                <w:sz w:val="22"/>
                <w:szCs w:val="22"/>
              </w:rPr>
              <w:t>Ex:</w:t>
            </w:r>
          </w:p>
          <w:p w14:paraId="7DA703B0" w14:textId="46B190D5" w:rsidR="00D47C41" w:rsidRPr="00D00152" w:rsidRDefault="00D47C41">
            <w:pPr>
              <w:keepNext/>
              <w:spacing w:before="60" w:after="60"/>
              <w:jc w:val="left"/>
              <w:rPr>
                <w:rFonts w:eastAsiaTheme="minorEastAsia"/>
              </w:rPr>
            </w:pPr>
            <w:r w:rsidRPr="0080323B">
              <w:rPr>
                <w:rFonts w:ascii="Arial" w:eastAsia="Arial" w:hAnsi="Arial" w:cs="Arial" w:hint="eastAsia"/>
                <w:color w:val="000000" w:themeColor="text1"/>
                <w:sz w:val="22"/>
                <w:szCs w:val="22"/>
              </w:rPr>
              <w:t xml:space="preserve">{address: "", </w:t>
            </w:r>
            <w:r w:rsidR="00CD1477">
              <w:rPr>
                <w:rFonts w:ascii="Arial" w:eastAsia="Arial" w:hAnsi="Arial" w:cs="Arial"/>
                <w:color w:val="000000" w:themeColor="text1"/>
                <w:sz w:val="22"/>
                <w:szCs w:val="22"/>
              </w:rPr>
              <w:t>“</w:t>
            </w:r>
            <w:r w:rsidRPr="0080323B">
              <w:rPr>
                <w:rFonts w:ascii="Arial" w:eastAsia="Arial" w:hAnsi="Arial" w:cs="Arial" w:hint="eastAsia"/>
                <w:color w:val="000000" w:themeColor="text1"/>
                <w:sz w:val="22"/>
                <w:szCs w:val="22"/>
              </w:rPr>
              <w:t>coordinates</w:t>
            </w:r>
            <w:r w:rsidR="00CD1477">
              <w:rPr>
                <w:rFonts w:ascii="Arial" w:eastAsia="Arial" w:hAnsi="Arial" w:cs="Arial"/>
                <w:color w:val="000000" w:themeColor="text1"/>
                <w:sz w:val="22"/>
                <w:szCs w:val="22"/>
              </w:rPr>
              <w:t>”</w:t>
            </w:r>
            <w:r w:rsidRPr="0080323B">
              <w:rPr>
                <w:rFonts w:ascii="Arial" w:eastAsia="Arial" w:hAnsi="Arial" w:cs="Arial" w:hint="eastAsia"/>
                <w:color w:val="000000" w:themeColor="text1"/>
                <w:sz w:val="22"/>
                <w:szCs w:val="22"/>
              </w:rPr>
              <w:t>: {</w:t>
            </w:r>
            <w:r w:rsidR="00CD1477">
              <w:rPr>
                <w:rFonts w:ascii="Arial" w:eastAsia="Arial" w:hAnsi="Arial" w:cs="Arial"/>
                <w:color w:val="000000" w:themeColor="text1"/>
                <w:sz w:val="22"/>
                <w:szCs w:val="22"/>
              </w:rPr>
              <w:t>“</w:t>
            </w:r>
            <w:proofErr w:type="spellStart"/>
            <w:r w:rsidRPr="0080323B">
              <w:rPr>
                <w:rFonts w:ascii="Arial" w:eastAsia="Arial" w:hAnsi="Arial" w:cs="Arial" w:hint="eastAsia"/>
                <w:color w:val="000000" w:themeColor="text1"/>
                <w:sz w:val="22"/>
                <w:szCs w:val="22"/>
              </w:rPr>
              <w:t>lat</w:t>
            </w:r>
            <w:proofErr w:type="spellEnd"/>
            <w:r w:rsidR="00CD1477">
              <w:rPr>
                <w:rFonts w:ascii="Arial" w:eastAsia="Arial" w:hAnsi="Arial" w:cs="Arial"/>
                <w:color w:val="000000" w:themeColor="text1"/>
                <w:sz w:val="22"/>
                <w:szCs w:val="22"/>
              </w:rPr>
              <w:t>”</w:t>
            </w:r>
            <w:r w:rsidRPr="0080323B">
              <w:rPr>
                <w:rFonts w:ascii="Arial" w:eastAsia="Arial" w:hAnsi="Arial" w:cs="Arial" w:hint="eastAsia"/>
                <w:color w:val="000000" w:themeColor="text1"/>
                <w:sz w:val="22"/>
                <w:szCs w:val="22"/>
              </w:rPr>
              <w:t xml:space="preserve">: 0, </w:t>
            </w:r>
            <w:r w:rsidR="00CD1477">
              <w:rPr>
                <w:rFonts w:ascii="Arial" w:eastAsia="Arial" w:hAnsi="Arial" w:cs="Arial"/>
                <w:color w:val="000000" w:themeColor="text1"/>
                <w:sz w:val="22"/>
                <w:szCs w:val="22"/>
              </w:rPr>
              <w:t>“</w:t>
            </w:r>
            <w:proofErr w:type="spellStart"/>
            <w:r w:rsidRPr="0080323B">
              <w:rPr>
                <w:rFonts w:ascii="Arial" w:eastAsia="Arial" w:hAnsi="Arial" w:cs="Arial" w:hint="eastAsia"/>
                <w:color w:val="000000" w:themeColor="text1"/>
                <w:sz w:val="22"/>
                <w:szCs w:val="22"/>
              </w:rPr>
              <w:t>lon</w:t>
            </w:r>
            <w:proofErr w:type="spellEnd"/>
            <w:r w:rsidR="00CD1477">
              <w:rPr>
                <w:rFonts w:ascii="Arial" w:eastAsia="Arial" w:hAnsi="Arial" w:cs="Arial"/>
                <w:color w:val="000000" w:themeColor="text1"/>
                <w:sz w:val="22"/>
                <w:szCs w:val="22"/>
              </w:rPr>
              <w:t>”</w:t>
            </w:r>
            <w:r w:rsidRPr="0080323B">
              <w:rPr>
                <w:rFonts w:ascii="Arial" w:eastAsia="Arial" w:hAnsi="Arial" w:cs="Arial" w:hint="eastAsia"/>
                <w:color w:val="000000" w:themeColor="text1"/>
                <w:sz w:val="22"/>
                <w:szCs w:val="22"/>
              </w:rPr>
              <w:t>: 0}}</w:t>
            </w:r>
          </w:p>
        </w:tc>
      </w:tr>
    </w:tbl>
    <w:p w14:paraId="4173691B" w14:textId="2F8A90F3" w:rsidR="00D47C41" w:rsidRPr="00830659" w:rsidRDefault="00BC7FB1" w:rsidP="00CE2E54">
      <w:pPr>
        <w:pStyle w:val="ncs-body"/>
        <w:rPr>
          <w:rFonts w:eastAsiaTheme="minorEastAsia"/>
          <w:lang w:val="en-SG"/>
        </w:rPr>
      </w:pPr>
      <w:r>
        <w:rPr>
          <w:rFonts w:eastAsiaTheme="minorEastAsia"/>
          <w:lang w:val="en-SG" w:eastAsia="zh-CN"/>
        </w:rPr>
        <w:t>At least one of the fields above should be in the Source object sent.</w:t>
      </w:r>
    </w:p>
    <w:p w14:paraId="0393F72C" w14:textId="77777777" w:rsidR="00D47C41" w:rsidRPr="00561346" w:rsidRDefault="00D47C41" w:rsidP="00D47C41">
      <w:pPr>
        <w:jc w:val="left"/>
        <w:rPr>
          <w:rFonts w:ascii="Arial" w:eastAsia="Arial" w:hAnsi="Arial" w:cs="Arial"/>
          <w:sz w:val="22"/>
          <w:lang w:val="en-SG"/>
        </w:rPr>
      </w:pPr>
    </w:p>
    <w:p w14:paraId="13439DA9" w14:textId="30FCD815" w:rsidR="00941F11" w:rsidRPr="00561346" w:rsidRDefault="00941F11" w:rsidP="00941F11">
      <w:pPr>
        <w:jc w:val="left"/>
        <w:rPr>
          <w:lang w:val="en-SG"/>
        </w:rPr>
      </w:pPr>
      <w:r w:rsidRPr="00561346">
        <w:rPr>
          <w:rFonts w:ascii="Arial" w:eastAsia="Arial" w:hAnsi="Arial" w:cs="Arial"/>
          <w:sz w:val="22"/>
          <w:lang w:val="en-SG"/>
        </w:rPr>
        <w:t xml:space="preserve">Data Object definitions for </w:t>
      </w:r>
      <w:r>
        <w:rPr>
          <w:rFonts w:ascii="Arial" w:eastAsia="Arial" w:hAnsi="Arial" w:cs="Arial"/>
          <w:b/>
          <w:bCs/>
          <w:color w:val="000000" w:themeColor="text1"/>
          <w:sz w:val="22"/>
          <w:u w:val="single"/>
          <w:lang w:val="en-SG"/>
        </w:rPr>
        <w:t>Coor</w:t>
      </w:r>
      <w:r w:rsidR="009B6029">
        <w:rPr>
          <w:rFonts w:ascii="Arial" w:eastAsia="Arial" w:hAnsi="Arial" w:cs="Arial"/>
          <w:b/>
          <w:bCs/>
          <w:color w:val="000000" w:themeColor="text1"/>
          <w:sz w:val="22"/>
          <w:u w:val="single"/>
          <w:lang w:val="en-SG"/>
        </w:rPr>
        <w:t>dinate</w:t>
      </w:r>
      <w:r w:rsidRPr="00561346">
        <w:rPr>
          <w:rFonts w:ascii="Arial" w:eastAsia="Arial" w:hAnsi="Arial" w:cs="Arial"/>
          <w:sz w:val="22"/>
          <w:lang w:val="en-SG"/>
        </w:rPr>
        <w:t>:</w:t>
      </w:r>
    </w:p>
    <w:p w14:paraId="173DBDD0" w14:textId="77777777" w:rsidR="00941F11" w:rsidRPr="00561346" w:rsidRDefault="00941F11" w:rsidP="00D47C41">
      <w:pPr>
        <w:jc w:val="left"/>
        <w:rPr>
          <w:rFonts w:ascii="Arial" w:eastAsia="Arial" w:hAnsi="Arial" w:cs="Arial"/>
          <w:sz w:val="22"/>
          <w:lang w:val="en-SG"/>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157"/>
        <w:gridCol w:w="1950"/>
        <w:gridCol w:w="1950"/>
        <w:gridCol w:w="2718"/>
      </w:tblGrid>
      <w:tr w:rsidR="002747F6" w:rsidRPr="00F8427E" w14:paraId="1B4ABCE6" w14:textId="77777777" w:rsidTr="000A1377">
        <w:trPr>
          <w:trHeight w:val="326"/>
        </w:trPr>
        <w:tc>
          <w:tcPr>
            <w:tcW w:w="697" w:type="pct"/>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18A24B7E" w14:textId="77777777" w:rsidR="00F8427E" w:rsidRPr="004704B8" w:rsidRDefault="00F8427E" w:rsidP="00F8427E">
            <w:pPr>
              <w:jc w:val="left"/>
              <w:rPr>
                <w:rFonts w:ascii="Arial" w:hAnsi="Arial" w:cs="Arial"/>
                <w:sz w:val="22"/>
              </w:rPr>
            </w:pPr>
            <w:r w:rsidRPr="004704B8">
              <w:rPr>
                <w:rFonts w:ascii="Arial" w:hAnsi="Arial" w:cs="Arial"/>
                <w:b/>
                <w:sz w:val="22"/>
              </w:rPr>
              <w:t>Field Name</w:t>
            </w:r>
            <w:r w:rsidRPr="004704B8">
              <w:rPr>
                <w:rFonts w:ascii="Arial" w:hAnsi="Arial" w:cs="Arial"/>
                <w:sz w:val="22"/>
              </w:rPr>
              <w:t> </w:t>
            </w:r>
          </w:p>
        </w:tc>
        <w:tc>
          <w:tcPr>
            <w:tcW w:w="640" w:type="pct"/>
            <w:tcBorders>
              <w:top w:val="single" w:sz="6" w:space="0" w:color="auto"/>
              <w:left w:val="nil"/>
              <w:bottom w:val="single" w:sz="6" w:space="0" w:color="auto"/>
              <w:right w:val="single" w:sz="8" w:space="0" w:color="auto"/>
            </w:tcBorders>
            <w:shd w:val="clear" w:color="auto" w:fill="FFFFFF" w:themeFill="background1"/>
            <w:vAlign w:val="bottom"/>
            <w:hideMark/>
          </w:tcPr>
          <w:p w14:paraId="2536DB25" w14:textId="77777777" w:rsidR="00F8427E" w:rsidRPr="004704B8" w:rsidRDefault="00F8427E" w:rsidP="00F8427E">
            <w:pPr>
              <w:jc w:val="left"/>
              <w:rPr>
                <w:rFonts w:ascii="Arial" w:hAnsi="Arial" w:cs="Arial"/>
                <w:sz w:val="22"/>
              </w:rPr>
            </w:pPr>
            <w:r w:rsidRPr="004704B8">
              <w:rPr>
                <w:rFonts w:ascii="Arial" w:hAnsi="Arial" w:cs="Arial"/>
                <w:b/>
                <w:sz w:val="22"/>
              </w:rPr>
              <w:t>Data Type</w:t>
            </w:r>
            <w:r w:rsidRPr="004704B8">
              <w:rPr>
                <w:rFonts w:ascii="Arial" w:hAnsi="Arial" w:cs="Arial"/>
                <w:sz w:val="22"/>
              </w:rPr>
              <w:t> </w:t>
            </w:r>
          </w:p>
        </w:tc>
        <w:tc>
          <w:tcPr>
            <w:tcW w:w="1079" w:type="pct"/>
            <w:tcBorders>
              <w:top w:val="single" w:sz="8" w:space="0" w:color="auto"/>
              <w:left w:val="single" w:sz="8" w:space="0" w:color="auto"/>
              <w:bottom w:val="single" w:sz="8" w:space="0" w:color="auto"/>
              <w:right w:val="single" w:sz="8" w:space="0" w:color="auto"/>
            </w:tcBorders>
            <w:shd w:val="clear" w:color="auto" w:fill="FFFFFF" w:themeFill="background1"/>
          </w:tcPr>
          <w:p w14:paraId="630D5233" w14:textId="2FBEB590" w:rsidR="000A1377" w:rsidRDefault="000A1377" w:rsidP="00F8427E">
            <w:pPr>
              <w:jc w:val="left"/>
              <w:rPr>
                <w:rFonts w:ascii="Arial" w:hAnsi="Arial" w:cs="Arial"/>
                <w:b/>
                <w:sz w:val="22"/>
              </w:rPr>
            </w:pPr>
            <w:r>
              <w:rPr>
                <w:rFonts w:ascii="Arial" w:hAnsi="Arial" w:cs="Arial"/>
                <w:b/>
                <w:sz w:val="22"/>
              </w:rPr>
              <w:t>Mandatory</w:t>
            </w:r>
          </w:p>
        </w:tc>
        <w:tc>
          <w:tcPr>
            <w:tcW w:w="1079" w:type="pct"/>
            <w:tcBorders>
              <w:top w:val="single" w:sz="6" w:space="0" w:color="auto"/>
              <w:left w:val="single" w:sz="8" w:space="0" w:color="auto"/>
              <w:bottom w:val="single" w:sz="6" w:space="0" w:color="auto"/>
              <w:right w:val="single" w:sz="6" w:space="0" w:color="auto"/>
            </w:tcBorders>
            <w:shd w:val="clear" w:color="auto" w:fill="FFFFFF" w:themeFill="background1"/>
            <w:vAlign w:val="bottom"/>
            <w:hideMark/>
          </w:tcPr>
          <w:p w14:paraId="45A28111" w14:textId="77777777" w:rsidR="00F8427E" w:rsidRPr="004704B8" w:rsidRDefault="00F8427E" w:rsidP="00F8427E">
            <w:pPr>
              <w:jc w:val="left"/>
              <w:rPr>
                <w:rFonts w:ascii="Arial" w:hAnsi="Arial" w:cs="Arial"/>
                <w:sz w:val="22"/>
              </w:rPr>
            </w:pPr>
            <w:r w:rsidRPr="004704B8">
              <w:rPr>
                <w:rFonts w:ascii="Arial" w:hAnsi="Arial" w:cs="Arial"/>
                <w:b/>
                <w:sz w:val="22"/>
              </w:rPr>
              <w:t>Allowed Values</w:t>
            </w:r>
            <w:r w:rsidRPr="004704B8">
              <w:rPr>
                <w:rFonts w:ascii="Arial" w:hAnsi="Arial" w:cs="Arial"/>
                <w:sz w:val="22"/>
              </w:rPr>
              <w:t> </w:t>
            </w:r>
          </w:p>
        </w:tc>
        <w:tc>
          <w:tcPr>
            <w:tcW w:w="1504" w:type="pct"/>
            <w:tcBorders>
              <w:top w:val="single" w:sz="6" w:space="0" w:color="auto"/>
              <w:left w:val="nil"/>
              <w:bottom w:val="single" w:sz="6" w:space="0" w:color="auto"/>
              <w:right w:val="single" w:sz="6" w:space="0" w:color="auto"/>
            </w:tcBorders>
            <w:vAlign w:val="bottom"/>
            <w:hideMark/>
          </w:tcPr>
          <w:p w14:paraId="063E3382" w14:textId="77777777" w:rsidR="00F8427E" w:rsidRPr="004704B8" w:rsidRDefault="00F8427E" w:rsidP="00F8427E">
            <w:pPr>
              <w:jc w:val="left"/>
              <w:rPr>
                <w:rFonts w:ascii="Arial" w:hAnsi="Arial" w:cs="Arial"/>
                <w:sz w:val="22"/>
              </w:rPr>
            </w:pPr>
            <w:r w:rsidRPr="004704B8">
              <w:rPr>
                <w:rFonts w:ascii="Arial" w:hAnsi="Arial" w:cs="Arial"/>
                <w:b/>
                <w:sz w:val="22"/>
              </w:rPr>
              <w:t>Description</w:t>
            </w:r>
            <w:r w:rsidRPr="004704B8">
              <w:rPr>
                <w:rFonts w:ascii="Arial" w:hAnsi="Arial" w:cs="Arial"/>
                <w:sz w:val="22"/>
              </w:rPr>
              <w:t> </w:t>
            </w:r>
          </w:p>
        </w:tc>
      </w:tr>
      <w:tr w:rsidR="004C1538" w:rsidRPr="00F8427E" w14:paraId="080D15A8" w14:textId="77777777" w:rsidTr="000A1377">
        <w:trPr>
          <w:trHeight w:val="326"/>
        </w:trPr>
        <w:tc>
          <w:tcPr>
            <w:tcW w:w="697" w:type="pct"/>
            <w:tcBorders>
              <w:top w:val="nil"/>
              <w:left w:val="single" w:sz="6" w:space="0" w:color="auto"/>
              <w:bottom w:val="single" w:sz="6" w:space="0" w:color="auto"/>
              <w:right w:val="single" w:sz="6" w:space="0" w:color="auto"/>
            </w:tcBorders>
            <w:hideMark/>
          </w:tcPr>
          <w:p w14:paraId="1D3D7FA6" w14:textId="77777777" w:rsidR="00F8427E" w:rsidRPr="004704B8" w:rsidRDefault="00F8427E" w:rsidP="00F8427E">
            <w:pPr>
              <w:jc w:val="left"/>
              <w:rPr>
                <w:rFonts w:ascii="Arial" w:hAnsi="Arial" w:cs="Arial"/>
                <w:sz w:val="22"/>
              </w:rPr>
            </w:pPr>
            <w:proofErr w:type="spellStart"/>
            <w:r w:rsidRPr="004704B8">
              <w:rPr>
                <w:rFonts w:ascii="Arial" w:hAnsi="Arial" w:cs="Arial"/>
                <w:sz w:val="22"/>
              </w:rPr>
              <w:t>lat</w:t>
            </w:r>
            <w:proofErr w:type="spellEnd"/>
            <w:r w:rsidRPr="004704B8">
              <w:rPr>
                <w:rFonts w:ascii="Arial" w:hAnsi="Arial" w:cs="Arial"/>
                <w:sz w:val="22"/>
              </w:rPr>
              <w:t> </w:t>
            </w:r>
          </w:p>
        </w:tc>
        <w:tc>
          <w:tcPr>
            <w:tcW w:w="640" w:type="pct"/>
            <w:tcBorders>
              <w:top w:val="nil"/>
              <w:left w:val="nil"/>
              <w:bottom w:val="single" w:sz="6" w:space="0" w:color="auto"/>
              <w:right w:val="single" w:sz="8" w:space="0" w:color="auto"/>
            </w:tcBorders>
            <w:hideMark/>
          </w:tcPr>
          <w:p w14:paraId="5B56D0B4" w14:textId="77777777" w:rsidR="00F8427E" w:rsidRPr="004704B8" w:rsidRDefault="00F8427E" w:rsidP="00F8427E">
            <w:pPr>
              <w:jc w:val="left"/>
              <w:rPr>
                <w:rFonts w:ascii="Arial" w:hAnsi="Arial" w:cs="Arial"/>
                <w:sz w:val="22"/>
              </w:rPr>
            </w:pPr>
            <w:r w:rsidRPr="004704B8">
              <w:rPr>
                <w:rFonts w:ascii="Arial" w:hAnsi="Arial" w:cs="Arial"/>
                <w:sz w:val="22"/>
              </w:rPr>
              <w:t>Double </w:t>
            </w:r>
          </w:p>
        </w:tc>
        <w:tc>
          <w:tcPr>
            <w:tcW w:w="1079" w:type="pct"/>
            <w:tcBorders>
              <w:top w:val="single" w:sz="8" w:space="0" w:color="auto"/>
              <w:left w:val="single" w:sz="8" w:space="0" w:color="auto"/>
              <w:bottom w:val="single" w:sz="8" w:space="0" w:color="auto"/>
              <w:right w:val="single" w:sz="8" w:space="0" w:color="auto"/>
            </w:tcBorders>
          </w:tcPr>
          <w:p w14:paraId="0D961658" w14:textId="58F54E9A" w:rsidR="000A1377" w:rsidRDefault="000A1377" w:rsidP="00F8427E">
            <w:pPr>
              <w:jc w:val="left"/>
              <w:rPr>
                <w:rFonts w:ascii="Arial" w:hAnsi="Arial" w:cs="Arial"/>
                <w:sz w:val="22"/>
              </w:rPr>
            </w:pPr>
            <w:r>
              <w:rPr>
                <w:rFonts w:ascii="Arial" w:hAnsi="Arial" w:cs="Arial"/>
                <w:sz w:val="22"/>
              </w:rPr>
              <w:t>Yes</w:t>
            </w:r>
          </w:p>
        </w:tc>
        <w:tc>
          <w:tcPr>
            <w:tcW w:w="1079" w:type="pct"/>
            <w:tcBorders>
              <w:top w:val="nil"/>
              <w:left w:val="single" w:sz="8" w:space="0" w:color="auto"/>
              <w:bottom w:val="single" w:sz="6" w:space="0" w:color="auto"/>
              <w:right w:val="single" w:sz="6" w:space="0" w:color="auto"/>
            </w:tcBorders>
            <w:hideMark/>
          </w:tcPr>
          <w:p w14:paraId="643ED613" w14:textId="77777777" w:rsidR="00F8427E" w:rsidRPr="004704B8" w:rsidRDefault="00F8427E" w:rsidP="00F8427E">
            <w:pPr>
              <w:jc w:val="left"/>
              <w:rPr>
                <w:rFonts w:ascii="Arial" w:hAnsi="Arial" w:cs="Arial"/>
                <w:sz w:val="22"/>
              </w:rPr>
            </w:pPr>
            <w:r w:rsidRPr="004704B8">
              <w:rPr>
                <w:rFonts w:ascii="Arial" w:hAnsi="Arial" w:cs="Arial"/>
                <w:sz w:val="22"/>
              </w:rPr>
              <w:t>-90.0 - 90.0 </w:t>
            </w:r>
          </w:p>
        </w:tc>
        <w:tc>
          <w:tcPr>
            <w:tcW w:w="1504" w:type="pct"/>
            <w:tcBorders>
              <w:top w:val="nil"/>
              <w:left w:val="nil"/>
              <w:bottom w:val="single" w:sz="6" w:space="0" w:color="auto"/>
              <w:right w:val="single" w:sz="6" w:space="0" w:color="auto"/>
            </w:tcBorders>
            <w:hideMark/>
          </w:tcPr>
          <w:p w14:paraId="59A773AA" w14:textId="473BE996" w:rsidR="00F8427E" w:rsidRPr="004704B8" w:rsidRDefault="00F8427E" w:rsidP="00F8427E">
            <w:pPr>
              <w:jc w:val="left"/>
              <w:rPr>
                <w:rFonts w:ascii="Arial" w:hAnsi="Arial" w:cs="Arial"/>
                <w:sz w:val="22"/>
              </w:rPr>
            </w:pPr>
            <w:r w:rsidRPr="004704B8">
              <w:rPr>
                <w:rFonts w:ascii="Arial" w:hAnsi="Arial" w:cs="Arial"/>
                <w:sz w:val="22"/>
              </w:rPr>
              <w:t>Latitude </w:t>
            </w:r>
            <w:r w:rsidRPr="004704B8">
              <w:rPr>
                <w:rFonts w:ascii="Arial" w:hAnsi="Arial" w:cs="Arial"/>
                <w:sz w:val="22"/>
              </w:rPr>
              <w:br/>
              <w:t>Allowed 7 decimal places</w:t>
            </w:r>
          </w:p>
        </w:tc>
      </w:tr>
      <w:tr w:rsidR="004C1538" w:rsidRPr="00F8427E" w14:paraId="202C76F0" w14:textId="77777777" w:rsidTr="000A1377">
        <w:trPr>
          <w:trHeight w:val="326"/>
        </w:trPr>
        <w:tc>
          <w:tcPr>
            <w:tcW w:w="697" w:type="pct"/>
            <w:tcBorders>
              <w:top w:val="nil"/>
              <w:left w:val="single" w:sz="6" w:space="0" w:color="auto"/>
              <w:bottom w:val="single" w:sz="6" w:space="0" w:color="auto"/>
              <w:right w:val="single" w:sz="6" w:space="0" w:color="auto"/>
            </w:tcBorders>
            <w:hideMark/>
          </w:tcPr>
          <w:p w14:paraId="790479C9" w14:textId="77777777" w:rsidR="00F8427E" w:rsidRPr="004704B8" w:rsidRDefault="00F8427E" w:rsidP="00F8427E">
            <w:pPr>
              <w:jc w:val="left"/>
              <w:rPr>
                <w:rFonts w:ascii="Arial" w:hAnsi="Arial" w:cs="Arial"/>
                <w:sz w:val="22"/>
              </w:rPr>
            </w:pPr>
            <w:proofErr w:type="spellStart"/>
            <w:r w:rsidRPr="004704B8">
              <w:rPr>
                <w:rFonts w:ascii="Arial" w:hAnsi="Arial" w:cs="Arial"/>
                <w:sz w:val="22"/>
              </w:rPr>
              <w:lastRenderedPageBreak/>
              <w:t>lon</w:t>
            </w:r>
            <w:proofErr w:type="spellEnd"/>
            <w:r w:rsidRPr="004704B8">
              <w:rPr>
                <w:rFonts w:ascii="Arial" w:hAnsi="Arial" w:cs="Arial"/>
                <w:sz w:val="22"/>
              </w:rPr>
              <w:t> </w:t>
            </w:r>
          </w:p>
        </w:tc>
        <w:tc>
          <w:tcPr>
            <w:tcW w:w="640" w:type="pct"/>
            <w:tcBorders>
              <w:top w:val="nil"/>
              <w:left w:val="nil"/>
              <w:bottom w:val="single" w:sz="6" w:space="0" w:color="auto"/>
              <w:right w:val="single" w:sz="8" w:space="0" w:color="auto"/>
            </w:tcBorders>
            <w:hideMark/>
          </w:tcPr>
          <w:p w14:paraId="3BC11738" w14:textId="77777777" w:rsidR="00F8427E" w:rsidRPr="004704B8" w:rsidRDefault="00F8427E" w:rsidP="00F8427E">
            <w:pPr>
              <w:jc w:val="left"/>
              <w:rPr>
                <w:rFonts w:ascii="Arial" w:hAnsi="Arial" w:cs="Arial"/>
                <w:sz w:val="22"/>
              </w:rPr>
            </w:pPr>
            <w:r w:rsidRPr="004704B8">
              <w:rPr>
                <w:rFonts w:ascii="Arial" w:hAnsi="Arial" w:cs="Arial"/>
                <w:sz w:val="22"/>
              </w:rPr>
              <w:t>Double </w:t>
            </w:r>
          </w:p>
        </w:tc>
        <w:tc>
          <w:tcPr>
            <w:tcW w:w="1079" w:type="pct"/>
            <w:tcBorders>
              <w:top w:val="single" w:sz="8" w:space="0" w:color="auto"/>
              <w:left w:val="single" w:sz="8" w:space="0" w:color="auto"/>
              <w:bottom w:val="single" w:sz="8" w:space="0" w:color="auto"/>
              <w:right w:val="single" w:sz="8" w:space="0" w:color="auto"/>
            </w:tcBorders>
          </w:tcPr>
          <w:p w14:paraId="2A9CA370" w14:textId="250D1256" w:rsidR="000A1377" w:rsidRDefault="000A1377" w:rsidP="00F8427E">
            <w:pPr>
              <w:jc w:val="left"/>
              <w:rPr>
                <w:rFonts w:ascii="Arial" w:hAnsi="Arial" w:cs="Arial"/>
                <w:sz w:val="22"/>
              </w:rPr>
            </w:pPr>
            <w:r>
              <w:rPr>
                <w:rFonts w:ascii="Arial" w:hAnsi="Arial" w:cs="Arial"/>
                <w:sz w:val="22"/>
              </w:rPr>
              <w:t>Yes</w:t>
            </w:r>
          </w:p>
        </w:tc>
        <w:tc>
          <w:tcPr>
            <w:tcW w:w="1079" w:type="pct"/>
            <w:tcBorders>
              <w:top w:val="nil"/>
              <w:left w:val="single" w:sz="8" w:space="0" w:color="auto"/>
              <w:bottom w:val="single" w:sz="6" w:space="0" w:color="auto"/>
              <w:right w:val="single" w:sz="6" w:space="0" w:color="auto"/>
            </w:tcBorders>
            <w:hideMark/>
          </w:tcPr>
          <w:p w14:paraId="3AE5EE20" w14:textId="77777777" w:rsidR="00F8427E" w:rsidRPr="004704B8" w:rsidRDefault="00F8427E" w:rsidP="00F8427E">
            <w:pPr>
              <w:jc w:val="left"/>
              <w:rPr>
                <w:rFonts w:ascii="Arial" w:hAnsi="Arial" w:cs="Arial"/>
                <w:sz w:val="22"/>
              </w:rPr>
            </w:pPr>
            <w:r w:rsidRPr="004704B8">
              <w:rPr>
                <w:rFonts w:ascii="Arial" w:hAnsi="Arial" w:cs="Arial"/>
                <w:sz w:val="22"/>
              </w:rPr>
              <w:t>-180.0 - 180.0 </w:t>
            </w:r>
          </w:p>
        </w:tc>
        <w:tc>
          <w:tcPr>
            <w:tcW w:w="1504" w:type="pct"/>
            <w:tcBorders>
              <w:top w:val="nil"/>
              <w:left w:val="nil"/>
              <w:bottom w:val="single" w:sz="6" w:space="0" w:color="auto"/>
              <w:right w:val="single" w:sz="6" w:space="0" w:color="auto"/>
            </w:tcBorders>
            <w:hideMark/>
          </w:tcPr>
          <w:p w14:paraId="21ED1ADE" w14:textId="471F51B6" w:rsidR="00F8427E" w:rsidRPr="004704B8" w:rsidRDefault="00F8427E" w:rsidP="00F8427E">
            <w:pPr>
              <w:jc w:val="left"/>
              <w:rPr>
                <w:rFonts w:ascii="Arial" w:hAnsi="Arial" w:cs="Arial"/>
                <w:sz w:val="22"/>
              </w:rPr>
            </w:pPr>
            <w:r w:rsidRPr="004704B8">
              <w:rPr>
                <w:rFonts w:ascii="Arial" w:hAnsi="Arial" w:cs="Arial"/>
                <w:sz w:val="22"/>
              </w:rPr>
              <w:t>Longitude </w:t>
            </w:r>
            <w:r w:rsidRPr="004704B8">
              <w:rPr>
                <w:rFonts w:ascii="Arial" w:hAnsi="Arial" w:cs="Arial"/>
                <w:sz w:val="22"/>
              </w:rPr>
              <w:br/>
              <w:t>Allowed 7 decimal places</w:t>
            </w:r>
          </w:p>
        </w:tc>
      </w:tr>
    </w:tbl>
    <w:p w14:paraId="5E7E0C9A" w14:textId="6EFA7691" w:rsidR="00D47C41" w:rsidRPr="00561346" w:rsidRDefault="00D47C41" w:rsidP="00D47C41">
      <w:pPr>
        <w:jc w:val="left"/>
        <w:rPr>
          <w:lang w:val="en-SG"/>
        </w:rPr>
      </w:pPr>
    </w:p>
    <w:p w14:paraId="4A7BF394" w14:textId="77777777" w:rsidR="0046458C" w:rsidRPr="00561346" w:rsidRDefault="0046458C" w:rsidP="00D47C41">
      <w:pPr>
        <w:jc w:val="left"/>
        <w:rPr>
          <w:lang w:val="en-SG"/>
        </w:rPr>
      </w:pPr>
    </w:p>
    <w:p w14:paraId="24B663F0" w14:textId="674138FE" w:rsidR="00D47C41" w:rsidRPr="00561346" w:rsidRDefault="00D47C41" w:rsidP="00D47C41">
      <w:pPr>
        <w:jc w:val="left"/>
        <w:rPr>
          <w:rFonts w:ascii="Arial" w:eastAsia="Arial" w:hAnsi="Arial" w:cs="Arial"/>
          <w:sz w:val="22"/>
          <w:lang w:val="en-SG"/>
        </w:rPr>
      </w:pPr>
      <w:r w:rsidRPr="00561346">
        <w:rPr>
          <w:rFonts w:ascii="Arial" w:eastAsia="Arial" w:hAnsi="Arial" w:cs="Arial"/>
          <w:sz w:val="22"/>
          <w:lang w:val="en-SG"/>
        </w:rPr>
        <w:t xml:space="preserve">Data Object definitions for </w:t>
      </w:r>
      <w:r w:rsidRPr="00561346">
        <w:rPr>
          <w:rFonts w:ascii="Arial" w:eastAsia="Arial" w:hAnsi="Arial" w:cs="Arial"/>
          <w:color w:val="000000" w:themeColor="text1"/>
          <w:sz w:val="22"/>
          <w:lang w:val="en-SG"/>
        </w:rPr>
        <w:t xml:space="preserve">the </w:t>
      </w:r>
      <w:proofErr w:type="spellStart"/>
      <w:r w:rsidR="004E6A24">
        <w:rPr>
          <w:rFonts w:ascii="Arial" w:hAnsi="Arial" w:cs="Arial" w:hint="eastAsia"/>
          <w:b/>
          <w:bCs/>
          <w:color w:val="000000" w:themeColor="text1"/>
          <w:sz w:val="22"/>
          <w:u w:val="single"/>
          <w:lang w:val="en-SG"/>
        </w:rPr>
        <w:t>V</w:t>
      </w:r>
      <w:r w:rsidRPr="00561346">
        <w:rPr>
          <w:rFonts w:ascii="Arial" w:eastAsia="Arial" w:hAnsi="Arial" w:cs="Arial"/>
          <w:b/>
          <w:bCs/>
          <w:color w:val="000000" w:themeColor="text1"/>
          <w:sz w:val="22"/>
          <w:u w:val="single"/>
          <w:lang w:val="en-SG"/>
        </w:rPr>
        <w:t>aInstance</w:t>
      </w:r>
      <w:proofErr w:type="spellEnd"/>
      <w:r w:rsidRPr="00561346">
        <w:rPr>
          <w:rFonts w:ascii="Arial" w:eastAsia="Arial" w:hAnsi="Arial" w:cs="Arial"/>
          <w:sz w:val="22"/>
          <w:lang w:val="en-SG"/>
        </w:rPr>
        <w:t>:</w:t>
      </w:r>
    </w:p>
    <w:p w14:paraId="0424A890" w14:textId="77777777" w:rsidR="00D47C41" w:rsidRPr="00561346" w:rsidRDefault="00D47C41" w:rsidP="00D47C41">
      <w:pPr>
        <w:jc w:val="left"/>
        <w:rPr>
          <w:lang w:val="en-SG"/>
        </w:rPr>
      </w:pPr>
      <w:r w:rsidRPr="00561346">
        <w:rPr>
          <w:rFonts w:ascii="Arial" w:eastAsia="Arial" w:hAnsi="Arial" w:cs="Arial"/>
          <w:sz w:val="22"/>
          <w:lang w:val="en-SG"/>
        </w:rPr>
        <w:t xml:space="preserve"> </w:t>
      </w:r>
    </w:p>
    <w:tbl>
      <w:tblPr>
        <w:tblStyle w:val="TableGrid"/>
        <w:tblW w:w="5000" w:type="pct"/>
        <w:tblInd w:w="0" w:type="dxa"/>
        <w:tblLook w:val="06A0" w:firstRow="1" w:lastRow="0" w:firstColumn="1" w:lastColumn="0" w:noHBand="1" w:noVBand="1"/>
      </w:tblPr>
      <w:tblGrid>
        <w:gridCol w:w="780"/>
        <w:gridCol w:w="755"/>
        <w:gridCol w:w="1133"/>
        <w:gridCol w:w="2329"/>
        <w:gridCol w:w="4034"/>
      </w:tblGrid>
      <w:tr w:rsidR="00D47C41" w:rsidRPr="00561346" w14:paraId="2A4A82DB" w14:textId="77777777" w:rsidTr="000A1377">
        <w:trPr>
          <w:trHeight w:val="300"/>
        </w:trPr>
        <w:tc>
          <w:tcPr>
            <w:tcW w:w="684" w:type="pct"/>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0D633C89" w14:textId="77777777" w:rsidR="00D47C41" w:rsidRPr="00561346" w:rsidRDefault="00D47C41">
            <w:pPr>
              <w:jc w:val="left"/>
            </w:pPr>
            <w:r w:rsidRPr="00561346">
              <w:rPr>
                <w:rFonts w:ascii="Arial" w:eastAsia="Arial" w:hAnsi="Arial" w:cs="Arial"/>
                <w:b/>
                <w:bCs/>
                <w:color w:val="000000" w:themeColor="text1"/>
                <w:sz w:val="22"/>
                <w:szCs w:val="22"/>
              </w:rPr>
              <w:t>Field Name</w:t>
            </w:r>
          </w:p>
        </w:tc>
        <w:tc>
          <w:tcPr>
            <w:tcW w:w="644" w:type="pct"/>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33160B4B" w14:textId="77777777" w:rsidR="00D47C41" w:rsidRPr="00561346" w:rsidRDefault="00D47C41">
            <w:pPr>
              <w:jc w:val="left"/>
            </w:pPr>
            <w:r w:rsidRPr="00561346">
              <w:rPr>
                <w:rFonts w:ascii="Arial" w:eastAsia="Arial" w:hAnsi="Arial" w:cs="Arial"/>
                <w:b/>
                <w:bCs/>
                <w:color w:val="000000" w:themeColor="text1"/>
                <w:sz w:val="22"/>
                <w:szCs w:val="22"/>
              </w:rPr>
              <w:t>Type</w:t>
            </w:r>
          </w:p>
        </w:tc>
        <w:tc>
          <w:tcPr>
            <w:tcW w:w="590" w:type="pct"/>
            <w:tcBorders>
              <w:top w:val="single" w:sz="8" w:space="0" w:color="auto"/>
              <w:left w:val="single" w:sz="8" w:space="0" w:color="auto"/>
              <w:bottom w:val="single" w:sz="8" w:space="0" w:color="auto"/>
              <w:right w:val="single" w:sz="8" w:space="0" w:color="auto"/>
            </w:tcBorders>
          </w:tcPr>
          <w:p w14:paraId="4F9871C0" w14:textId="3AA2FE54" w:rsidR="000A1377" w:rsidRDefault="000A1377">
            <w:pPr>
              <w:spacing w:line="257" w:lineRule="auto"/>
              <w:jc w:val="left"/>
              <w:rPr>
                <w:rFonts w:ascii="Arial" w:eastAsia="Arial" w:hAnsi="Arial" w:cs="Arial"/>
                <w:b/>
                <w:bCs/>
                <w:color w:val="000000" w:themeColor="text1"/>
                <w:sz w:val="22"/>
              </w:rPr>
            </w:pPr>
            <w:r>
              <w:rPr>
                <w:rFonts w:ascii="Arial" w:eastAsia="Arial" w:hAnsi="Arial" w:cs="Arial"/>
                <w:b/>
                <w:bCs/>
                <w:color w:val="000000" w:themeColor="text1"/>
                <w:sz w:val="22"/>
              </w:rPr>
              <w:t>Mandatory</w:t>
            </w:r>
          </w:p>
        </w:tc>
        <w:tc>
          <w:tcPr>
            <w:tcW w:w="1909" w:type="pct"/>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6FBC0693" w14:textId="77777777" w:rsidR="00D47C41" w:rsidRPr="00561346" w:rsidRDefault="00D47C41">
            <w:pPr>
              <w:spacing w:line="257" w:lineRule="auto"/>
              <w:jc w:val="left"/>
            </w:pPr>
            <w:r w:rsidRPr="00561346">
              <w:rPr>
                <w:rFonts w:ascii="Arial" w:eastAsia="Arial" w:hAnsi="Arial" w:cs="Arial"/>
                <w:b/>
                <w:bCs/>
                <w:color w:val="000000" w:themeColor="text1"/>
                <w:sz w:val="22"/>
                <w:szCs w:val="22"/>
              </w:rPr>
              <w:t>Allowed values</w:t>
            </w:r>
          </w:p>
        </w:tc>
        <w:tc>
          <w:tcPr>
            <w:tcW w:w="1173" w:type="pct"/>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1B551670" w14:textId="77777777" w:rsidR="00D47C41" w:rsidRPr="00561346" w:rsidRDefault="00D47C41">
            <w:pPr>
              <w:ind w:left="1"/>
              <w:jc w:val="left"/>
            </w:pPr>
            <w:r w:rsidRPr="00561346">
              <w:rPr>
                <w:rFonts w:ascii="Arial" w:eastAsia="Arial" w:hAnsi="Arial" w:cs="Arial"/>
                <w:b/>
                <w:bCs/>
                <w:color w:val="000000" w:themeColor="text1"/>
                <w:sz w:val="22"/>
                <w:szCs w:val="22"/>
              </w:rPr>
              <w:t>Description</w:t>
            </w:r>
          </w:p>
        </w:tc>
      </w:tr>
      <w:tr w:rsidR="00D47C41" w:rsidRPr="00561346" w14:paraId="31FB1FA0" w14:textId="77777777" w:rsidTr="000A1377">
        <w:trPr>
          <w:trHeight w:val="300"/>
        </w:trPr>
        <w:tc>
          <w:tcPr>
            <w:tcW w:w="68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78ADFEE" w14:textId="77777777" w:rsidR="00D47C41" w:rsidRPr="00561346" w:rsidRDefault="00D47C41">
            <w:pPr>
              <w:spacing w:before="60" w:after="60"/>
              <w:jc w:val="left"/>
            </w:pPr>
            <w:proofErr w:type="spellStart"/>
            <w:r w:rsidRPr="00561346">
              <w:rPr>
                <w:rFonts w:ascii="Arial" w:eastAsia="Arial" w:hAnsi="Arial" w:cs="Arial"/>
                <w:color w:val="000000" w:themeColor="text1"/>
                <w:sz w:val="22"/>
                <w:szCs w:val="22"/>
              </w:rPr>
              <w:t>appId</w:t>
            </w:r>
            <w:proofErr w:type="spellEnd"/>
          </w:p>
        </w:tc>
        <w:tc>
          <w:tcPr>
            <w:tcW w:w="64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5BD752A" w14:textId="77777777" w:rsidR="00D47C41" w:rsidRPr="00561346" w:rsidRDefault="00D47C41">
            <w:pPr>
              <w:spacing w:before="60" w:after="60"/>
              <w:jc w:val="left"/>
            </w:pPr>
            <w:r w:rsidRPr="00561346">
              <w:rPr>
                <w:rFonts w:ascii="Arial" w:eastAsia="Arial" w:hAnsi="Arial" w:cs="Arial"/>
                <w:color w:val="000000" w:themeColor="text1"/>
                <w:sz w:val="22"/>
                <w:szCs w:val="22"/>
              </w:rPr>
              <w:t>String (32)</w:t>
            </w:r>
          </w:p>
        </w:tc>
        <w:tc>
          <w:tcPr>
            <w:tcW w:w="590" w:type="pct"/>
            <w:tcBorders>
              <w:top w:val="single" w:sz="8" w:space="0" w:color="auto"/>
              <w:left w:val="single" w:sz="8" w:space="0" w:color="auto"/>
              <w:bottom w:val="single" w:sz="8" w:space="0" w:color="auto"/>
              <w:right w:val="single" w:sz="8" w:space="0" w:color="auto"/>
            </w:tcBorders>
          </w:tcPr>
          <w:p w14:paraId="5BAAD030" w14:textId="06F8C3C9" w:rsidR="000A1377" w:rsidRDefault="000A1377">
            <w:pPr>
              <w:spacing w:before="100"/>
              <w:jc w:val="left"/>
              <w:rPr>
                <w:rFonts w:ascii="Arial" w:hAnsi="Arial" w:cs="Arial"/>
                <w:color w:val="000000"/>
                <w:sz w:val="22"/>
              </w:rPr>
            </w:pPr>
            <w:r>
              <w:rPr>
                <w:rFonts w:ascii="Arial" w:hAnsi="Arial" w:cs="Arial"/>
                <w:color w:val="000000"/>
                <w:sz w:val="22"/>
              </w:rPr>
              <w:t>No</w:t>
            </w:r>
          </w:p>
        </w:tc>
        <w:tc>
          <w:tcPr>
            <w:tcW w:w="1909"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044C5F2" w14:textId="77777777" w:rsidR="00D47C41" w:rsidRPr="00F2635D" w:rsidRDefault="00D47C41">
            <w:pPr>
              <w:spacing w:before="100"/>
              <w:jc w:val="left"/>
              <w:rPr>
                <w:rFonts w:ascii="Arial" w:hAnsi="Arial" w:cs="Arial"/>
                <w:color w:val="000000"/>
                <w:sz w:val="22"/>
              </w:rPr>
            </w:pPr>
            <w:r w:rsidRPr="00F2635D">
              <w:rPr>
                <w:rFonts w:ascii="Arial" w:hAnsi="Arial" w:cs="Arial"/>
                <w:color w:val="000000"/>
                <w:sz w:val="22"/>
              </w:rPr>
              <w:t>Character set:</w:t>
            </w:r>
          </w:p>
          <w:p w14:paraId="696A87CA" w14:textId="77777777" w:rsidR="00D47C41" w:rsidRPr="00F2635D" w:rsidRDefault="00D47C41">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059436A7" w14:textId="591BCF22" w:rsidR="00D47C41" w:rsidRPr="00CE49D2" w:rsidRDefault="00D47C41">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tc>
        <w:tc>
          <w:tcPr>
            <w:tcW w:w="1173"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22016B1A" w14:textId="77777777" w:rsidR="00D47C41" w:rsidRDefault="00D47C41">
            <w:pPr>
              <w:spacing w:before="60" w:after="6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Internal VA App id</w:t>
            </w:r>
          </w:p>
          <w:p w14:paraId="2B769465" w14:textId="77777777" w:rsidR="00D47C41" w:rsidRDefault="00D47C41">
            <w:pPr>
              <w:spacing w:before="60" w:after="60"/>
              <w:jc w:val="left"/>
              <w:rPr>
                <w:rFonts w:ascii="Arial" w:eastAsiaTheme="minorEastAsia" w:hAnsi="Arial" w:cs="Arial"/>
                <w:color w:val="000000" w:themeColor="text1"/>
                <w:sz w:val="22"/>
                <w:szCs w:val="22"/>
              </w:rPr>
            </w:pPr>
            <w:r>
              <w:rPr>
                <w:rFonts w:ascii="Arial" w:eastAsiaTheme="minorEastAsia" w:hAnsi="Arial" w:cs="Arial" w:hint="eastAsia"/>
                <w:color w:val="000000" w:themeColor="text1"/>
                <w:sz w:val="22"/>
                <w:szCs w:val="22"/>
              </w:rPr>
              <w:t>Ex:</w:t>
            </w:r>
          </w:p>
          <w:p w14:paraId="7F27B942" w14:textId="77777777" w:rsidR="00D47C41" w:rsidRPr="00CA45DE" w:rsidRDefault="00D47C41">
            <w:pPr>
              <w:spacing w:before="60" w:after="60"/>
              <w:jc w:val="left"/>
              <w:rPr>
                <w:rFonts w:eastAsiaTheme="minorEastAsia"/>
              </w:rPr>
            </w:pPr>
            <w:r w:rsidRPr="00561346">
              <w:rPr>
                <w:rFonts w:ascii="Arial" w:eastAsia="Arial" w:hAnsi="Arial" w:cs="Arial"/>
                <w:color w:val="000000" w:themeColor="text1"/>
                <w:sz w:val="22"/>
                <w:szCs w:val="22"/>
              </w:rPr>
              <w:t>8294c9c41e0c46ea9d38ec922923ed0c</w:t>
            </w:r>
          </w:p>
        </w:tc>
      </w:tr>
      <w:tr w:rsidR="00D47C41" w:rsidRPr="00561346" w14:paraId="5908CB48" w14:textId="77777777" w:rsidTr="000A1377">
        <w:trPr>
          <w:trHeight w:val="300"/>
        </w:trPr>
        <w:tc>
          <w:tcPr>
            <w:tcW w:w="68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9F90057" w14:textId="77777777" w:rsidR="00D47C41" w:rsidRPr="00561346" w:rsidRDefault="00D47C41">
            <w:pPr>
              <w:spacing w:before="60" w:after="60"/>
              <w:jc w:val="left"/>
            </w:pPr>
            <w:r w:rsidRPr="00561346">
              <w:rPr>
                <w:rFonts w:ascii="Arial" w:eastAsia="Arial" w:hAnsi="Arial" w:cs="Arial"/>
                <w:color w:val="000000" w:themeColor="text1"/>
                <w:sz w:val="22"/>
                <w:szCs w:val="22"/>
              </w:rPr>
              <w:t>id</w:t>
            </w:r>
          </w:p>
        </w:tc>
        <w:tc>
          <w:tcPr>
            <w:tcW w:w="64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308EBA76" w14:textId="77777777" w:rsidR="00D47C41" w:rsidRPr="00561346" w:rsidRDefault="00D47C41">
            <w:pPr>
              <w:spacing w:before="60" w:after="60"/>
              <w:jc w:val="left"/>
            </w:pPr>
            <w:r w:rsidRPr="00561346">
              <w:rPr>
                <w:rFonts w:ascii="Arial" w:eastAsia="Arial" w:hAnsi="Arial" w:cs="Arial"/>
                <w:color w:val="000000" w:themeColor="text1"/>
                <w:sz w:val="22"/>
                <w:szCs w:val="22"/>
              </w:rPr>
              <w:t>String (32)</w:t>
            </w:r>
          </w:p>
        </w:tc>
        <w:tc>
          <w:tcPr>
            <w:tcW w:w="590" w:type="pct"/>
            <w:tcBorders>
              <w:top w:val="single" w:sz="8" w:space="0" w:color="auto"/>
              <w:left w:val="single" w:sz="8" w:space="0" w:color="auto"/>
              <w:bottom w:val="single" w:sz="8" w:space="0" w:color="auto"/>
              <w:right w:val="single" w:sz="8" w:space="0" w:color="auto"/>
            </w:tcBorders>
          </w:tcPr>
          <w:p w14:paraId="00EE476C" w14:textId="4E1BD654" w:rsidR="000A1377" w:rsidRDefault="000A1377">
            <w:pPr>
              <w:spacing w:before="100"/>
              <w:jc w:val="left"/>
              <w:rPr>
                <w:rFonts w:ascii="Arial" w:hAnsi="Arial" w:cs="Arial"/>
                <w:color w:val="000000"/>
                <w:sz w:val="22"/>
              </w:rPr>
            </w:pPr>
            <w:r>
              <w:rPr>
                <w:rFonts w:ascii="Arial" w:hAnsi="Arial" w:cs="Arial"/>
                <w:color w:val="000000"/>
                <w:sz w:val="22"/>
              </w:rPr>
              <w:t>No</w:t>
            </w:r>
          </w:p>
        </w:tc>
        <w:tc>
          <w:tcPr>
            <w:tcW w:w="1909"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6E9404D3" w14:textId="77777777" w:rsidR="00D47C41" w:rsidRPr="00F2635D" w:rsidRDefault="00D47C41">
            <w:pPr>
              <w:spacing w:before="100"/>
              <w:jc w:val="left"/>
              <w:rPr>
                <w:rFonts w:ascii="Arial" w:hAnsi="Arial" w:cs="Arial"/>
                <w:color w:val="000000"/>
                <w:sz w:val="22"/>
              </w:rPr>
            </w:pPr>
            <w:r w:rsidRPr="00F2635D">
              <w:rPr>
                <w:rFonts w:ascii="Arial" w:hAnsi="Arial" w:cs="Arial"/>
                <w:color w:val="000000"/>
                <w:sz w:val="22"/>
              </w:rPr>
              <w:t>Character set:</w:t>
            </w:r>
          </w:p>
          <w:p w14:paraId="3F8A0930" w14:textId="77777777" w:rsidR="00D47C41" w:rsidRPr="00F2635D" w:rsidRDefault="00D47C41">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70186DAB" w14:textId="668AF997" w:rsidR="00D47C41" w:rsidRPr="00CE49D2" w:rsidRDefault="00D47C41">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tc>
        <w:tc>
          <w:tcPr>
            <w:tcW w:w="1173"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4341B80" w14:textId="77777777" w:rsidR="00D47C41" w:rsidRDefault="00D47C41">
            <w:pPr>
              <w:spacing w:before="60" w:after="6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VA Instance Id</w:t>
            </w:r>
          </w:p>
          <w:p w14:paraId="0E0FEA60" w14:textId="77777777" w:rsidR="00D47C41" w:rsidRDefault="00D47C41">
            <w:pPr>
              <w:spacing w:before="60" w:after="60"/>
              <w:jc w:val="left"/>
              <w:rPr>
                <w:rFonts w:ascii="Arial" w:eastAsiaTheme="minorEastAsia" w:hAnsi="Arial" w:cs="Arial"/>
                <w:color w:val="000000" w:themeColor="text1"/>
                <w:sz w:val="22"/>
                <w:szCs w:val="22"/>
              </w:rPr>
            </w:pPr>
            <w:r>
              <w:rPr>
                <w:rFonts w:ascii="Arial" w:eastAsiaTheme="minorEastAsia" w:hAnsi="Arial" w:cs="Arial" w:hint="eastAsia"/>
                <w:color w:val="000000" w:themeColor="text1"/>
                <w:sz w:val="22"/>
                <w:szCs w:val="22"/>
              </w:rPr>
              <w:t>Ex:</w:t>
            </w:r>
          </w:p>
          <w:p w14:paraId="139F1582" w14:textId="77777777" w:rsidR="00D47C41" w:rsidRPr="00CA45DE" w:rsidRDefault="00D47C41">
            <w:pPr>
              <w:spacing w:before="60" w:after="60"/>
              <w:jc w:val="left"/>
              <w:rPr>
                <w:rFonts w:eastAsiaTheme="minorEastAsia"/>
              </w:rPr>
            </w:pPr>
            <w:r w:rsidRPr="00561346">
              <w:rPr>
                <w:rFonts w:ascii="Arial" w:eastAsia="Arial" w:hAnsi="Arial" w:cs="Arial"/>
                <w:color w:val="000000" w:themeColor="text1"/>
                <w:sz w:val="22"/>
                <w:szCs w:val="22"/>
              </w:rPr>
              <w:t>8294c9c41e0c46ea9d38ec922923ed0c</w:t>
            </w:r>
          </w:p>
        </w:tc>
      </w:tr>
      <w:tr w:rsidR="00D47C41" w:rsidRPr="00561346" w14:paraId="012D47B7" w14:textId="77777777" w:rsidTr="000A1377">
        <w:trPr>
          <w:trHeight w:val="300"/>
        </w:trPr>
        <w:tc>
          <w:tcPr>
            <w:tcW w:w="68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16B65B1" w14:textId="77777777" w:rsidR="00D47C41" w:rsidRPr="00561346" w:rsidRDefault="00D47C41">
            <w:pPr>
              <w:spacing w:before="60" w:after="60"/>
              <w:jc w:val="left"/>
            </w:pPr>
            <w:r w:rsidRPr="00561346">
              <w:rPr>
                <w:rFonts w:ascii="Arial" w:eastAsia="Arial" w:hAnsi="Arial" w:cs="Arial"/>
                <w:color w:val="000000" w:themeColor="text1"/>
                <w:sz w:val="22"/>
                <w:szCs w:val="22"/>
              </w:rPr>
              <w:t>type</w:t>
            </w:r>
          </w:p>
        </w:tc>
        <w:tc>
          <w:tcPr>
            <w:tcW w:w="64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0291DA7" w14:textId="77777777" w:rsidR="00D47C41" w:rsidRPr="00561346" w:rsidRDefault="00D47C41">
            <w:pPr>
              <w:spacing w:before="60" w:after="60"/>
              <w:jc w:val="left"/>
            </w:pPr>
            <w:r w:rsidRPr="00561346">
              <w:rPr>
                <w:rFonts w:ascii="Arial" w:eastAsia="Arial" w:hAnsi="Arial" w:cs="Arial"/>
                <w:color w:val="000000" w:themeColor="text1"/>
                <w:sz w:val="22"/>
                <w:szCs w:val="22"/>
              </w:rPr>
              <w:t>String (8)</w:t>
            </w:r>
          </w:p>
        </w:tc>
        <w:tc>
          <w:tcPr>
            <w:tcW w:w="590" w:type="pct"/>
            <w:tcBorders>
              <w:top w:val="single" w:sz="8" w:space="0" w:color="auto"/>
              <w:left w:val="single" w:sz="8" w:space="0" w:color="auto"/>
              <w:bottom w:val="single" w:sz="8" w:space="0" w:color="auto"/>
              <w:right w:val="single" w:sz="8" w:space="0" w:color="auto"/>
            </w:tcBorders>
          </w:tcPr>
          <w:p w14:paraId="6EFBE6D6" w14:textId="469191BD" w:rsidR="000A1377" w:rsidRDefault="000A1377">
            <w:pPr>
              <w:spacing w:before="60" w:after="60"/>
              <w:jc w:val="left"/>
              <w:rPr>
                <w:rFonts w:ascii="Arial" w:eastAsia="Arial" w:hAnsi="Arial" w:cs="Arial"/>
                <w:color w:val="000000" w:themeColor="text1"/>
                <w:sz w:val="22"/>
              </w:rPr>
            </w:pPr>
            <w:r>
              <w:rPr>
                <w:rFonts w:ascii="Arial" w:eastAsia="Arial" w:hAnsi="Arial" w:cs="Arial"/>
                <w:color w:val="000000" w:themeColor="text1"/>
                <w:sz w:val="22"/>
              </w:rPr>
              <w:t>No</w:t>
            </w:r>
          </w:p>
        </w:tc>
        <w:tc>
          <w:tcPr>
            <w:tcW w:w="1909"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4636E27" w14:textId="77777777" w:rsidR="00D47C41" w:rsidRDefault="00D47C41">
            <w:pPr>
              <w:spacing w:before="60" w:after="60"/>
              <w:jc w:val="left"/>
              <w:rPr>
                <w:rFonts w:ascii="Arial" w:eastAsiaTheme="minorEastAsia" w:hAnsi="Arial" w:cs="Arial"/>
                <w:color w:val="000000" w:themeColor="text1"/>
                <w:sz w:val="22"/>
                <w:szCs w:val="22"/>
              </w:rPr>
            </w:pPr>
            <w:r w:rsidRPr="00561346">
              <w:rPr>
                <w:rFonts w:ascii="Arial" w:eastAsia="Arial" w:hAnsi="Arial" w:cs="Arial"/>
                <w:color w:val="000000" w:themeColor="text1"/>
                <w:sz w:val="22"/>
                <w:szCs w:val="22"/>
              </w:rPr>
              <w:t>LIVE_VA</w:t>
            </w:r>
          </w:p>
          <w:p w14:paraId="0585A9E2" w14:textId="77777777" w:rsidR="00D47C41" w:rsidRPr="00CA45DE" w:rsidRDefault="00D47C41">
            <w:pPr>
              <w:spacing w:before="60" w:after="60"/>
              <w:jc w:val="left"/>
              <w:rPr>
                <w:rFonts w:eastAsiaTheme="minorEastAsia"/>
              </w:rPr>
            </w:pPr>
            <w:r>
              <w:rPr>
                <w:rFonts w:ascii="Arial" w:eastAsiaTheme="minorEastAsia" w:hAnsi="Arial" w:cs="Arial" w:hint="eastAsia"/>
                <w:color w:val="000000" w:themeColor="text1"/>
                <w:sz w:val="22"/>
                <w:szCs w:val="22"/>
              </w:rPr>
              <w:t>JOB_VA</w:t>
            </w:r>
          </w:p>
        </w:tc>
        <w:tc>
          <w:tcPr>
            <w:tcW w:w="1173"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3D3032A" w14:textId="77777777" w:rsidR="00D47C41" w:rsidRPr="00561346" w:rsidRDefault="00D47C41">
            <w:pPr>
              <w:keepNext/>
              <w:spacing w:before="60" w:after="60"/>
              <w:jc w:val="left"/>
            </w:pPr>
            <w:r w:rsidRPr="00561346">
              <w:rPr>
                <w:rFonts w:ascii="Arial" w:eastAsia="Arial" w:hAnsi="Arial" w:cs="Arial"/>
                <w:color w:val="000000" w:themeColor="text1"/>
                <w:sz w:val="22"/>
                <w:szCs w:val="22"/>
              </w:rPr>
              <w:t>Type of the VA Instance: Live or Job</w:t>
            </w:r>
          </w:p>
        </w:tc>
      </w:tr>
    </w:tbl>
    <w:p w14:paraId="47D00015" w14:textId="41F9C70E" w:rsidR="00D47C41" w:rsidRPr="0040562D" w:rsidRDefault="006D6F59" w:rsidP="00B26743">
      <w:pPr>
        <w:pStyle w:val="ncs-body"/>
        <w:rPr>
          <w:rFonts w:eastAsiaTheme="minorEastAsia"/>
          <w:lang w:val="en-SG" w:eastAsia="zh-CN"/>
        </w:rPr>
      </w:pPr>
      <w:r>
        <w:rPr>
          <w:rFonts w:eastAsiaTheme="minorEastAsia"/>
          <w:lang w:val="en-SG" w:eastAsia="zh-CN"/>
        </w:rPr>
        <w:t xml:space="preserve">At least one of the </w:t>
      </w:r>
      <w:r w:rsidR="00017DB7">
        <w:rPr>
          <w:rFonts w:eastAsiaTheme="minorEastAsia"/>
          <w:lang w:val="en-SG" w:eastAsia="zh-CN"/>
        </w:rPr>
        <w:t>fields</w:t>
      </w:r>
      <w:r w:rsidR="00215BD8">
        <w:rPr>
          <w:rFonts w:eastAsiaTheme="minorEastAsia"/>
          <w:lang w:val="en-SG" w:eastAsia="zh-CN"/>
        </w:rPr>
        <w:t xml:space="preserve"> above should be in the </w:t>
      </w:r>
      <w:proofErr w:type="spellStart"/>
      <w:r w:rsidR="00415D54">
        <w:rPr>
          <w:rFonts w:eastAsiaTheme="minorEastAsia"/>
          <w:lang w:val="en-SG" w:eastAsia="zh-CN"/>
        </w:rPr>
        <w:t>VaInstance</w:t>
      </w:r>
      <w:proofErr w:type="spellEnd"/>
      <w:r w:rsidR="00415D54">
        <w:rPr>
          <w:rFonts w:eastAsiaTheme="minorEastAsia"/>
          <w:lang w:val="en-SG" w:eastAsia="zh-CN"/>
        </w:rPr>
        <w:t xml:space="preserve"> </w:t>
      </w:r>
      <w:r w:rsidR="00215BD8">
        <w:rPr>
          <w:rFonts w:eastAsiaTheme="minorEastAsia"/>
          <w:lang w:val="en-SG" w:eastAsia="zh-CN"/>
        </w:rPr>
        <w:t>object</w:t>
      </w:r>
      <w:r w:rsidR="00415D54">
        <w:rPr>
          <w:rFonts w:eastAsiaTheme="minorEastAsia"/>
          <w:lang w:val="en-SG" w:eastAsia="zh-CN"/>
        </w:rPr>
        <w:t xml:space="preserve"> sent.</w:t>
      </w:r>
    </w:p>
    <w:p w14:paraId="0B958826" w14:textId="77777777" w:rsidR="006D6F59" w:rsidRPr="0040562D" w:rsidRDefault="006D6F59" w:rsidP="00B26743">
      <w:pPr>
        <w:pStyle w:val="ncs-body"/>
        <w:rPr>
          <w:rFonts w:eastAsiaTheme="minorEastAsia"/>
          <w:lang w:val="en-SG" w:eastAsia="zh-CN"/>
        </w:rPr>
      </w:pPr>
    </w:p>
    <w:p w14:paraId="2CF6D7A6" w14:textId="22C044D2" w:rsidR="000C76E1" w:rsidRPr="00B26743" w:rsidRDefault="000C76E1" w:rsidP="000C76E1">
      <w:pPr>
        <w:jc w:val="left"/>
        <w:rPr>
          <w:rFonts w:ascii="Arial" w:eastAsia="Arial" w:hAnsi="Arial" w:cs="Arial"/>
          <w:sz w:val="22"/>
          <w:lang w:val="en-SG"/>
        </w:rPr>
      </w:pPr>
      <w:r w:rsidRPr="00561346">
        <w:rPr>
          <w:rFonts w:ascii="Arial" w:eastAsia="Arial" w:hAnsi="Arial" w:cs="Arial"/>
          <w:sz w:val="22"/>
          <w:lang w:val="en-SG"/>
        </w:rPr>
        <w:t xml:space="preserve">Data Object definitions for </w:t>
      </w:r>
      <w:r w:rsidR="00C736AF" w:rsidRPr="00C156F2">
        <w:rPr>
          <w:rFonts w:ascii="Arial" w:hAnsi="Arial" w:cs="Arial" w:hint="eastAsia"/>
          <w:b/>
          <w:bCs/>
          <w:color w:val="000000" w:themeColor="text1"/>
          <w:sz w:val="22"/>
        </w:rPr>
        <w:t>Attribute</w:t>
      </w:r>
      <w:r w:rsidR="00C156F2">
        <w:rPr>
          <w:rFonts w:ascii="Arial" w:eastAsia="Arial" w:hAnsi="Arial" w:cs="Arial"/>
          <w:sz w:val="22"/>
          <w:lang w:val="en-SG"/>
        </w:rPr>
        <w:t>.</w:t>
      </w:r>
    </w:p>
    <w:tbl>
      <w:tblPr>
        <w:tblStyle w:val="TableGrid"/>
        <w:tblW w:w="5000" w:type="pct"/>
        <w:tblInd w:w="0" w:type="dxa"/>
        <w:tblLook w:val="06A0" w:firstRow="1" w:lastRow="0" w:firstColumn="1" w:lastColumn="0" w:noHBand="1" w:noVBand="1"/>
      </w:tblPr>
      <w:tblGrid>
        <w:gridCol w:w="1000"/>
        <w:gridCol w:w="1146"/>
        <w:gridCol w:w="2644"/>
        <w:gridCol w:w="2146"/>
        <w:gridCol w:w="2095"/>
      </w:tblGrid>
      <w:tr w:rsidR="000C76E1" w:rsidRPr="00561346" w14:paraId="4C2CE5B7" w14:textId="77777777" w:rsidTr="000A1377">
        <w:trPr>
          <w:trHeight w:val="300"/>
        </w:trPr>
        <w:tc>
          <w:tcPr>
            <w:tcW w:w="554" w:type="pct"/>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14BBC988" w14:textId="77777777" w:rsidR="000C76E1" w:rsidRPr="00561346" w:rsidRDefault="000C76E1">
            <w:pPr>
              <w:jc w:val="left"/>
            </w:pPr>
            <w:r w:rsidRPr="00561346">
              <w:rPr>
                <w:rFonts w:ascii="Arial" w:eastAsia="Arial" w:hAnsi="Arial" w:cs="Arial"/>
                <w:b/>
                <w:bCs/>
                <w:color w:val="000000" w:themeColor="text1"/>
                <w:sz w:val="22"/>
                <w:szCs w:val="22"/>
              </w:rPr>
              <w:t>Field Name</w:t>
            </w:r>
          </w:p>
        </w:tc>
        <w:tc>
          <w:tcPr>
            <w:tcW w:w="634" w:type="pct"/>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032F322A" w14:textId="77777777" w:rsidR="000C76E1" w:rsidRPr="00561346" w:rsidRDefault="000C76E1">
            <w:pPr>
              <w:jc w:val="left"/>
            </w:pPr>
            <w:r w:rsidRPr="00561346">
              <w:rPr>
                <w:rFonts w:ascii="Arial" w:eastAsia="Arial" w:hAnsi="Arial" w:cs="Arial"/>
                <w:b/>
                <w:bCs/>
                <w:color w:val="000000" w:themeColor="text1"/>
                <w:sz w:val="22"/>
                <w:szCs w:val="22"/>
              </w:rPr>
              <w:t>Type</w:t>
            </w:r>
          </w:p>
        </w:tc>
        <w:tc>
          <w:tcPr>
            <w:tcW w:w="1464" w:type="pct"/>
            <w:tcBorders>
              <w:top w:val="single" w:sz="8" w:space="0" w:color="auto"/>
              <w:left w:val="single" w:sz="8" w:space="0" w:color="auto"/>
              <w:bottom w:val="single" w:sz="8" w:space="0" w:color="auto"/>
              <w:right w:val="single" w:sz="8" w:space="0" w:color="auto"/>
            </w:tcBorders>
          </w:tcPr>
          <w:p w14:paraId="0DA688BC" w14:textId="18D0A209" w:rsidR="000A1377" w:rsidRDefault="000A1377">
            <w:pPr>
              <w:spacing w:line="257" w:lineRule="auto"/>
              <w:jc w:val="left"/>
              <w:rPr>
                <w:rFonts w:ascii="Arial" w:eastAsia="Arial" w:hAnsi="Arial" w:cs="Arial"/>
                <w:b/>
                <w:bCs/>
                <w:color w:val="000000" w:themeColor="text1"/>
                <w:sz w:val="22"/>
              </w:rPr>
            </w:pPr>
            <w:r>
              <w:rPr>
                <w:rFonts w:ascii="Arial" w:eastAsia="Arial" w:hAnsi="Arial" w:cs="Arial"/>
                <w:b/>
                <w:bCs/>
                <w:color w:val="000000" w:themeColor="text1"/>
                <w:sz w:val="22"/>
              </w:rPr>
              <w:t>Mandatory</w:t>
            </w:r>
          </w:p>
        </w:tc>
        <w:tc>
          <w:tcPr>
            <w:tcW w:w="1188" w:type="pct"/>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44A41ADF" w14:textId="77777777" w:rsidR="000C76E1" w:rsidRPr="00561346" w:rsidRDefault="000C76E1">
            <w:pPr>
              <w:spacing w:line="257" w:lineRule="auto"/>
              <w:jc w:val="left"/>
            </w:pPr>
            <w:r w:rsidRPr="00561346">
              <w:rPr>
                <w:rFonts w:ascii="Arial" w:eastAsia="Arial" w:hAnsi="Arial" w:cs="Arial"/>
                <w:b/>
                <w:bCs/>
                <w:color w:val="000000" w:themeColor="text1"/>
                <w:sz w:val="22"/>
                <w:szCs w:val="22"/>
              </w:rPr>
              <w:t>Allowed values</w:t>
            </w:r>
          </w:p>
        </w:tc>
        <w:tc>
          <w:tcPr>
            <w:tcW w:w="1160" w:type="pct"/>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66A7BDE5" w14:textId="77777777" w:rsidR="000C76E1" w:rsidRPr="00561346" w:rsidRDefault="000C76E1">
            <w:pPr>
              <w:ind w:left="1"/>
              <w:jc w:val="left"/>
            </w:pPr>
            <w:r w:rsidRPr="00561346">
              <w:rPr>
                <w:rFonts w:ascii="Arial" w:eastAsia="Arial" w:hAnsi="Arial" w:cs="Arial"/>
                <w:b/>
                <w:bCs/>
                <w:color w:val="000000" w:themeColor="text1"/>
                <w:sz w:val="22"/>
                <w:szCs w:val="22"/>
              </w:rPr>
              <w:t>Description</w:t>
            </w:r>
          </w:p>
        </w:tc>
      </w:tr>
      <w:tr w:rsidR="000C76E1" w:rsidRPr="00561346" w14:paraId="336F947E" w14:textId="77777777" w:rsidTr="000A1377">
        <w:trPr>
          <w:trHeight w:val="300"/>
        </w:trPr>
        <w:tc>
          <w:tcPr>
            <w:tcW w:w="55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1756A0E" w14:textId="3CC630A7" w:rsidR="000C76E1" w:rsidRPr="00561346" w:rsidRDefault="0028231A">
            <w:pPr>
              <w:spacing w:before="60" w:after="60"/>
              <w:jc w:val="left"/>
            </w:pPr>
            <w:r>
              <w:rPr>
                <w:rFonts w:ascii="Arial" w:eastAsiaTheme="minorEastAsia" w:hAnsi="Arial" w:cs="Arial" w:hint="eastAsia"/>
                <w:color w:val="000000" w:themeColor="text1"/>
                <w:sz w:val="22"/>
                <w:szCs w:val="22"/>
              </w:rPr>
              <w:t>key</w:t>
            </w:r>
          </w:p>
        </w:tc>
        <w:tc>
          <w:tcPr>
            <w:tcW w:w="63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0728D5A" w14:textId="26C7AC92" w:rsidR="000C76E1" w:rsidRPr="00561346" w:rsidRDefault="005C21EF">
            <w:pPr>
              <w:spacing w:before="60" w:after="60"/>
              <w:jc w:val="left"/>
            </w:pPr>
            <w:proofErr w:type="gramStart"/>
            <w:r>
              <w:rPr>
                <w:rFonts w:ascii="Arial" w:eastAsia="Arial" w:hAnsi="Arial" w:cs="Arial"/>
                <w:color w:val="000000" w:themeColor="text1"/>
                <w:sz w:val="22"/>
                <w:szCs w:val="22"/>
              </w:rPr>
              <w:t>String(</w:t>
            </w:r>
            <w:proofErr w:type="gramEnd"/>
            <w:r w:rsidR="000C76E1" w:rsidRPr="00561346">
              <w:rPr>
                <w:rFonts w:ascii="Arial" w:eastAsia="Arial" w:hAnsi="Arial" w:cs="Arial"/>
                <w:color w:val="000000" w:themeColor="text1"/>
                <w:sz w:val="22"/>
                <w:szCs w:val="22"/>
              </w:rPr>
              <w:t>32)</w:t>
            </w:r>
          </w:p>
        </w:tc>
        <w:tc>
          <w:tcPr>
            <w:tcW w:w="1464" w:type="pct"/>
            <w:tcBorders>
              <w:top w:val="single" w:sz="8" w:space="0" w:color="auto"/>
              <w:left w:val="single" w:sz="8" w:space="0" w:color="auto"/>
              <w:bottom w:val="single" w:sz="8" w:space="0" w:color="auto"/>
              <w:right w:val="single" w:sz="8" w:space="0" w:color="auto"/>
            </w:tcBorders>
          </w:tcPr>
          <w:p w14:paraId="118940AA" w14:textId="48870950" w:rsidR="000A1377" w:rsidRDefault="000A1377">
            <w:pPr>
              <w:spacing w:before="100"/>
              <w:jc w:val="left"/>
              <w:rPr>
                <w:rFonts w:ascii="Arial" w:hAnsi="Arial" w:cs="Arial"/>
                <w:color w:val="000000"/>
                <w:sz w:val="22"/>
              </w:rPr>
            </w:pPr>
            <w:r>
              <w:rPr>
                <w:rFonts w:ascii="Arial" w:hAnsi="Arial" w:cs="Arial"/>
                <w:color w:val="000000"/>
                <w:sz w:val="22"/>
              </w:rPr>
              <w:t>Yes</w:t>
            </w:r>
          </w:p>
        </w:tc>
        <w:tc>
          <w:tcPr>
            <w:tcW w:w="1188"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5A58FB0" w14:textId="77777777" w:rsidR="000C76E1" w:rsidRPr="00F2635D" w:rsidRDefault="000C76E1">
            <w:pPr>
              <w:spacing w:before="100"/>
              <w:jc w:val="left"/>
              <w:rPr>
                <w:rFonts w:ascii="Arial" w:hAnsi="Arial" w:cs="Arial"/>
                <w:color w:val="000000"/>
                <w:sz w:val="22"/>
              </w:rPr>
            </w:pPr>
            <w:r w:rsidRPr="00F2635D">
              <w:rPr>
                <w:rFonts w:ascii="Arial" w:hAnsi="Arial" w:cs="Arial"/>
                <w:color w:val="000000"/>
                <w:sz w:val="22"/>
              </w:rPr>
              <w:t>Character set:</w:t>
            </w:r>
          </w:p>
          <w:p w14:paraId="3B860C2F" w14:textId="77777777" w:rsidR="000C76E1" w:rsidRPr="00F2635D" w:rsidRDefault="000C76E1">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6AE3C461" w14:textId="3FB31865" w:rsidR="001D08E6" w:rsidRPr="00F2635D" w:rsidRDefault="001D08E6">
            <w:pPr>
              <w:pStyle w:val="ListParagraph"/>
              <w:numPr>
                <w:ilvl w:val="0"/>
                <w:numId w:val="42"/>
              </w:numPr>
              <w:spacing w:before="100" w:line="240" w:lineRule="auto"/>
              <w:jc w:val="left"/>
              <w:rPr>
                <w:rFonts w:cs="Arial"/>
                <w:color w:val="000000"/>
                <w:szCs w:val="22"/>
              </w:rPr>
            </w:pPr>
            <w:r>
              <w:rPr>
                <w:rFonts w:eastAsiaTheme="minorEastAsia" w:cs="Arial" w:hint="eastAsia"/>
                <w:color w:val="000000"/>
                <w:szCs w:val="22"/>
                <w:lang w:eastAsia="zh-CN"/>
              </w:rPr>
              <w:t>A-Z</w:t>
            </w:r>
          </w:p>
          <w:p w14:paraId="0B0FB1AF" w14:textId="2A7D2373" w:rsidR="000C76E1" w:rsidRPr="00CE49D2" w:rsidRDefault="000C76E1">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tc>
        <w:tc>
          <w:tcPr>
            <w:tcW w:w="1160"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1F3DCEE" w14:textId="4FFB82DD" w:rsidR="000C76E1" w:rsidRPr="00CA45DE" w:rsidRDefault="00196106" w:rsidP="00C156F2">
            <w:pPr>
              <w:pStyle w:val="ncs-body"/>
              <w:rPr>
                <w:rFonts w:eastAsiaTheme="minorEastAsia"/>
              </w:rPr>
            </w:pPr>
            <w:proofErr w:type="spellStart"/>
            <w:r>
              <w:rPr>
                <w:rFonts w:eastAsiaTheme="minorEastAsia" w:hint="eastAsia"/>
              </w:rPr>
              <w:t>E.g</w:t>
            </w:r>
            <w:proofErr w:type="spellEnd"/>
            <w:r>
              <w:rPr>
                <w:rFonts w:eastAsiaTheme="minorEastAsia" w:hint="eastAsia"/>
              </w:rPr>
              <w:t>:</w:t>
            </w:r>
            <w:r w:rsidR="0026651E">
              <w:rPr>
                <w:rFonts w:eastAsiaTheme="minorEastAsia" w:hint="eastAsia"/>
              </w:rPr>
              <w:t xml:space="preserve"> name</w:t>
            </w:r>
          </w:p>
        </w:tc>
      </w:tr>
      <w:tr w:rsidR="000C76E1" w:rsidRPr="00561346" w14:paraId="3341F856" w14:textId="77777777" w:rsidTr="000A1377">
        <w:trPr>
          <w:trHeight w:val="300"/>
        </w:trPr>
        <w:tc>
          <w:tcPr>
            <w:tcW w:w="55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AA06D54" w14:textId="30DCDF22" w:rsidR="000C76E1" w:rsidRPr="00561346" w:rsidRDefault="0028231A">
            <w:pPr>
              <w:spacing w:before="60" w:after="60"/>
              <w:jc w:val="left"/>
            </w:pPr>
            <w:r>
              <w:rPr>
                <w:rFonts w:ascii="Arial" w:eastAsiaTheme="minorEastAsia" w:hAnsi="Arial" w:cs="Arial" w:hint="eastAsia"/>
                <w:color w:val="000000" w:themeColor="text1"/>
                <w:sz w:val="22"/>
                <w:szCs w:val="22"/>
              </w:rPr>
              <w:t>value</w:t>
            </w:r>
          </w:p>
        </w:tc>
        <w:tc>
          <w:tcPr>
            <w:tcW w:w="63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78F1B43" w14:textId="038E20AE" w:rsidR="000C76E1" w:rsidRPr="008F4807" w:rsidRDefault="008F4807">
            <w:pPr>
              <w:spacing w:before="60" w:after="60"/>
              <w:jc w:val="left"/>
              <w:rPr>
                <w:rFonts w:eastAsiaTheme="minorEastAsia"/>
              </w:rPr>
            </w:pPr>
            <w:r>
              <w:rPr>
                <w:rFonts w:ascii="Arial" w:eastAsiaTheme="minorEastAsia" w:hAnsi="Arial" w:cs="Arial" w:hint="eastAsia"/>
                <w:color w:val="000000" w:themeColor="text1"/>
                <w:sz w:val="22"/>
                <w:szCs w:val="22"/>
              </w:rPr>
              <w:t>Object</w:t>
            </w:r>
          </w:p>
        </w:tc>
        <w:tc>
          <w:tcPr>
            <w:tcW w:w="1464" w:type="pct"/>
            <w:tcBorders>
              <w:top w:val="single" w:sz="8" w:space="0" w:color="auto"/>
              <w:left w:val="single" w:sz="8" w:space="0" w:color="auto"/>
              <w:bottom w:val="single" w:sz="8" w:space="0" w:color="auto"/>
              <w:right w:val="single" w:sz="8" w:space="0" w:color="auto"/>
            </w:tcBorders>
          </w:tcPr>
          <w:p w14:paraId="311D7357" w14:textId="6EB3D5D0" w:rsidR="000A1377" w:rsidRDefault="000A1377" w:rsidP="009B5FB6">
            <w:pPr>
              <w:pStyle w:val="ncs-body"/>
            </w:pPr>
            <w:r>
              <w:t>Yes</w:t>
            </w:r>
          </w:p>
        </w:tc>
        <w:tc>
          <w:tcPr>
            <w:tcW w:w="1188"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39E7A02E" w14:textId="02478D38" w:rsidR="000C76E1" w:rsidRPr="003D2557" w:rsidRDefault="009B5FB6" w:rsidP="009B5FB6">
            <w:pPr>
              <w:pStyle w:val="ncs-body"/>
            </w:pPr>
            <w:r>
              <w:t>Any</w:t>
            </w:r>
          </w:p>
        </w:tc>
        <w:tc>
          <w:tcPr>
            <w:tcW w:w="1160"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73ABD6A" w14:textId="77777777" w:rsidR="000C76E1" w:rsidRDefault="008F4807" w:rsidP="00C156F2">
            <w:pPr>
              <w:pStyle w:val="ncs-body"/>
              <w:rPr>
                <w:rFonts w:eastAsiaTheme="minorEastAsia"/>
                <w:color w:val="000000" w:themeColor="text1"/>
                <w:szCs w:val="22"/>
              </w:rPr>
            </w:pPr>
            <w:r>
              <w:rPr>
                <w:rFonts w:eastAsiaTheme="minorEastAsia" w:hint="eastAsia"/>
                <w:color w:val="000000" w:themeColor="text1"/>
                <w:szCs w:val="22"/>
              </w:rPr>
              <w:t>Any</w:t>
            </w:r>
            <w:r w:rsidR="00EA212B">
              <w:rPr>
                <w:rFonts w:eastAsiaTheme="minorEastAsia" w:hint="eastAsia"/>
                <w:color w:val="000000" w:themeColor="text1"/>
                <w:szCs w:val="22"/>
              </w:rPr>
              <w:t xml:space="preserve"> </w:t>
            </w:r>
            <w:r w:rsidR="00D01635">
              <w:rPr>
                <w:rFonts w:eastAsiaTheme="minorEastAsia" w:hint="eastAsia"/>
                <w:color w:val="000000" w:themeColor="text1"/>
                <w:szCs w:val="22"/>
              </w:rPr>
              <w:t xml:space="preserve">value for </w:t>
            </w:r>
            <w:r w:rsidR="00D27D60">
              <w:rPr>
                <w:rFonts w:eastAsiaTheme="minorEastAsia" w:hint="eastAsia"/>
                <w:color w:val="000000" w:themeColor="text1"/>
                <w:szCs w:val="22"/>
              </w:rPr>
              <w:t>attri</w:t>
            </w:r>
            <w:r w:rsidR="00D52FC3">
              <w:rPr>
                <w:rFonts w:eastAsiaTheme="minorEastAsia" w:hint="eastAsia"/>
                <w:color w:val="000000" w:themeColor="text1"/>
                <w:szCs w:val="22"/>
              </w:rPr>
              <w:t>bute</w:t>
            </w:r>
            <w:r w:rsidR="00035912">
              <w:rPr>
                <w:rFonts w:eastAsiaTheme="minorEastAsia" w:hint="eastAsia"/>
                <w:color w:val="000000" w:themeColor="text1"/>
                <w:szCs w:val="22"/>
              </w:rPr>
              <w:t xml:space="preserve"> of </w:t>
            </w:r>
            <w:r w:rsidR="00035912">
              <w:rPr>
                <w:rFonts w:eastAsiaTheme="minorEastAsia"/>
                <w:color w:val="000000" w:themeColor="text1"/>
                <w:szCs w:val="22"/>
              </w:rPr>
              <w:t>‘</w:t>
            </w:r>
            <w:r w:rsidR="00035912">
              <w:rPr>
                <w:rFonts w:eastAsiaTheme="minorEastAsia" w:hint="eastAsia"/>
                <w:color w:val="000000" w:themeColor="text1"/>
                <w:szCs w:val="22"/>
              </w:rPr>
              <w:t>key</w:t>
            </w:r>
            <w:r w:rsidR="00035912">
              <w:rPr>
                <w:rFonts w:eastAsiaTheme="minorEastAsia"/>
                <w:color w:val="000000" w:themeColor="text1"/>
                <w:szCs w:val="22"/>
              </w:rPr>
              <w:t>’</w:t>
            </w:r>
          </w:p>
          <w:p w14:paraId="00B1777F" w14:textId="4760E34A" w:rsidR="000C76E1" w:rsidRPr="00CA45DE" w:rsidRDefault="00196106" w:rsidP="00C156F2">
            <w:pPr>
              <w:pStyle w:val="ncs-body"/>
              <w:rPr>
                <w:rFonts w:eastAsiaTheme="minorEastAsia"/>
              </w:rPr>
            </w:pPr>
            <w:proofErr w:type="spellStart"/>
            <w:r>
              <w:rPr>
                <w:rFonts w:eastAsiaTheme="minorEastAsia" w:hint="eastAsia"/>
                <w:color w:val="000000" w:themeColor="text1"/>
                <w:szCs w:val="22"/>
              </w:rPr>
              <w:t>E.g</w:t>
            </w:r>
            <w:proofErr w:type="spellEnd"/>
            <w:r>
              <w:rPr>
                <w:rFonts w:eastAsiaTheme="minorEastAsia" w:hint="eastAsia"/>
                <w:color w:val="000000" w:themeColor="text1"/>
                <w:szCs w:val="22"/>
              </w:rPr>
              <w:t>:</w:t>
            </w:r>
            <w:r w:rsidR="0026651E">
              <w:rPr>
                <w:rFonts w:eastAsiaTheme="minorEastAsia" w:hint="eastAsia"/>
                <w:color w:val="000000" w:themeColor="text1"/>
                <w:szCs w:val="22"/>
              </w:rPr>
              <w:t xml:space="preserve"> </w:t>
            </w:r>
            <w:r w:rsidR="00CC3888">
              <w:rPr>
                <w:rFonts w:eastAsiaTheme="minorEastAsia" w:hint="eastAsia"/>
                <w:color w:val="000000" w:themeColor="text1"/>
                <w:szCs w:val="22"/>
              </w:rPr>
              <w:t>name001</w:t>
            </w:r>
          </w:p>
        </w:tc>
      </w:tr>
      <w:tr w:rsidR="000C76E1" w:rsidRPr="00561346" w14:paraId="40A64937" w14:textId="77777777" w:rsidTr="000A1377">
        <w:trPr>
          <w:trHeight w:val="300"/>
        </w:trPr>
        <w:tc>
          <w:tcPr>
            <w:tcW w:w="55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4E0D3BD" w14:textId="17B5B93A" w:rsidR="000C76E1" w:rsidRPr="00561346" w:rsidRDefault="0028231A">
            <w:pPr>
              <w:spacing w:before="60" w:after="60"/>
              <w:jc w:val="left"/>
            </w:pPr>
            <w:r w:rsidRPr="009B700F">
              <w:rPr>
                <w:rFonts w:ascii="Arial" w:eastAsia="Arial" w:hAnsi="Arial" w:cs="Arial" w:hint="eastAsia"/>
                <w:color w:val="000000" w:themeColor="text1"/>
                <w:sz w:val="22"/>
              </w:rPr>
              <w:t>operator</w:t>
            </w:r>
          </w:p>
        </w:tc>
        <w:tc>
          <w:tcPr>
            <w:tcW w:w="634"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027A621" w14:textId="5941F7FC" w:rsidR="000C76E1" w:rsidRPr="00561346" w:rsidRDefault="005C21EF">
            <w:pPr>
              <w:spacing w:before="60" w:after="60"/>
              <w:jc w:val="left"/>
            </w:pPr>
            <w:proofErr w:type="gramStart"/>
            <w:r>
              <w:rPr>
                <w:rFonts w:ascii="Arial" w:eastAsia="Arial" w:hAnsi="Arial" w:cs="Arial"/>
                <w:color w:val="000000" w:themeColor="text1"/>
                <w:sz w:val="22"/>
                <w:szCs w:val="22"/>
              </w:rPr>
              <w:t>String(</w:t>
            </w:r>
            <w:proofErr w:type="gramEnd"/>
            <w:r w:rsidR="006B4DD1">
              <w:rPr>
                <w:rFonts w:ascii="Arial" w:eastAsiaTheme="minorEastAsia" w:hAnsi="Arial" w:cs="Arial" w:hint="eastAsia"/>
                <w:color w:val="000000" w:themeColor="text1"/>
                <w:sz w:val="22"/>
                <w:szCs w:val="22"/>
              </w:rPr>
              <w:t>5</w:t>
            </w:r>
            <w:r w:rsidR="000C76E1" w:rsidRPr="00561346">
              <w:rPr>
                <w:rFonts w:ascii="Arial" w:eastAsia="Arial" w:hAnsi="Arial" w:cs="Arial"/>
                <w:color w:val="000000" w:themeColor="text1"/>
                <w:sz w:val="22"/>
                <w:szCs w:val="22"/>
              </w:rPr>
              <w:t>)</w:t>
            </w:r>
          </w:p>
        </w:tc>
        <w:tc>
          <w:tcPr>
            <w:tcW w:w="1464" w:type="pct"/>
            <w:tcBorders>
              <w:top w:val="single" w:sz="8" w:space="0" w:color="auto"/>
              <w:left w:val="single" w:sz="8" w:space="0" w:color="auto"/>
              <w:bottom w:val="single" w:sz="8" w:space="0" w:color="auto"/>
              <w:right w:val="single" w:sz="8" w:space="0" w:color="auto"/>
            </w:tcBorders>
          </w:tcPr>
          <w:p w14:paraId="4677188C" w14:textId="4CCC446E" w:rsidR="000A1377" w:rsidRPr="000A1377" w:rsidRDefault="000A1377" w:rsidP="000A1377">
            <w:pPr>
              <w:spacing w:before="60" w:after="60"/>
              <w:jc w:val="left"/>
              <w:rPr>
                <w:rFonts w:ascii="Arial" w:eastAsia="Arial" w:hAnsi="Arial" w:cs="Arial"/>
                <w:color w:val="000000" w:themeColor="text1"/>
                <w:sz w:val="22"/>
              </w:rPr>
            </w:pPr>
            <w:r w:rsidRPr="000A1377">
              <w:rPr>
                <w:rFonts w:ascii="Arial" w:eastAsia="Arial" w:hAnsi="Arial" w:cs="Arial"/>
                <w:color w:val="000000" w:themeColor="text1"/>
                <w:sz w:val="22"/>
                <w:szCs w:val="22"/>
              </w:rPr>
              <w:t>Yes</w:t>
            </w:r>
          </w:p>
        </w:tc>
        <w:tc>
          <w:tcPr>
            <w:tcW w:w="1188"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629FBC23" w14:textId="77777777" w:rsidR="00144D3C" w:rsidRPr="00144D3C" w:rsidRDefault="006B4DD1">
            <w:pPr>
              <w:pStyle w:val="ListParagraph"/>
              <w:numPr>
                <w:ilvl w:val="0"/>
                <w:numId w:val="42"/>
              </w:numPr>
              <w:spacing w:before="60" w:after="60"/>
              <w:jc w:val="left"/>
              <w:rPr>
                <w:rFonts w:eastAsiaTheme="minorEastAsia" w:cs="Arial"/>
                <w:color w:val="000000" w:themeColor="text1"/>
                <w:szCs w:val="22"/>
              </w:rPr>
            </w:pPr>
            <w:proofErr w:type="spellStart"/>
            <w:r w:rsidRPr="00144D3C">
              <w:rPr>
                <w:rFonts w:eastAsia="Arial" w:cs="Arial" w:hint="eastAsia"/>
                <w:color w:val="000000" w:themeColor="text1"/>
              </w:rPr>
              <w:t>eq</w:t>
            </w:r>
            <w:proofErr w:type="spellEnd"/>
          </w:p>
          <w:p w14:paraId="33CCEE97" w14:textId="77777777" w:rsidR="00144D3C" w:rsidRPr="00144D3C" w:rsidRDefault="006B4DD1">
            <w:pPr>
              <w:pStyle w:val="ListParagraph"/>
              <w:numPr>
                <w:ilvl w:val="0"/>
                <w:numId w:val="42"/>
              </w:numPr>
              <w:spacing w:before="60" w:after="60"/>
              <w:jc w:val="left"/>
              <w:rPr>
                <w:rFonts w:eastAsiaTheme="minorEastAsia" w:cs="Arial"/>
                <w:color w:val="000000" w:themeColor="text1"/>
                <w:szCs w:val="22"/>
              </w:rPr>
            </w:pPr>
            <w:proofErr w:type="spellStart"/>
            <w:r w:rsidRPr="00144D3C">
              <w:rPr>
                <w:rFonts w:eastAsia="Arial" w:cs="Arial" w:hint="eastAsia"/>
                <w:color w:val="000000" w:themeColor="text1"/>
                <w:szCs w:val="22"/>
              </w:rPr>
              <w:t>gt</w:t>
            </w:r>
            <w:proofErr w:type="spellEnd"/>
          </w:p>
          <w:p w14:paraId="44D2DB41" w14:textId="77777777" w:rsidR="00144D3C" w:rsidRPr="00144D3C" w:rsidRDefault="006B4DD1">
            <w:pPr>
              <w:pStyle w:val="ListParagraph"/>
              <w:numPr>
                <w:ilvl w:val="0"/>
                <w:numId w:val="42"/>
              </w:numPr>
              <w:spacing w:before="60" w:after="60"/>
              <w:jc w:val="left"/>
              <w:rPr>
                <w:rFonts w:eastAsiaTheme="minorEastAsia" w:cs="Arial"/>
                <w:color w:val="000000" w:themeColor="text1"/>
                <w:szCs w:val="22"/>
              </w:rPr>
            </w:pPr>
            <w:proofErr w:type="spellStart"/>
            <w:r w:rsidRPr="00144D3C">
              <w:rPr>
                <w:rFonts w:eastAsia="Arial" w:cs="Arial" w:hint="eastAsia"/>
                <w:color w:val="000000" w:themeColor="text1"/>
                <w:szCs w:val="22"/>
              </w:rPr>
              <w:t>gte</w:t>
            </w:r>
            <w:proofErr w:type="spellEnd"/>
          </w:p>
          <w:p w14:paraId="3E83D58E" w14:textId="77777777" w:rsidR="00144D3C" w:rsidRPr="00144D3C" w:rsidRDefault="006B4DD1">
            <w:pPr>
              <w:pStyle w:val="ListParagraph"/>
              <w:numPr>
                <w:ilvl w:val="0"/>
                <w:numId w:val="42"/>
              </w:numPr>
              <w:spacing w:before="60" w:after="60"/>
              <w:jc w:val="left"/>
              <w:rPr>
                <w:rFonts w:eastAsiaTheme="minorEastAsia" w:cs="Arial"/>
                <w:color w:val="000000" w:themeColor="text1"/>
                <w:szCs w:val="22"/>
              </w:rPr>
            </w:pPr>
            <w:r w:rsidRPr="00144D3C">
              <w:rPr>
                <w:rFonts w:eastAsia="Arial" w:cs="Arial" w:hint="eastAsia"/>
                <w:color w:val="000000" w:themeColor="text1"/>
                <w:szCs w:val="22"/>
              </w:rPr>
              <w:t>has</w:t>
            </w:r>
          </w:p>
          <w:p w14:paraId="0C98F15D" w14:textId="77777777" w:rsidR="00144D3C" w:rsidRPr="00144D3C" w:rsidRDefault="006B4DD1">
            <w:pPr>
              <w:pStyle w:val="ListParagraph"/>
              <w:numPr>
                <w:ilvl w:val="0"/>
                <w:numId w:val="42"/>
              </w:numPr>
              <w:spacing w:before="60" w:after="60"/>
              <w:jc w:val="left"/>
              <w:rPr>
                <w:rFonts w:eastAsiaTheme="minorEastAsia" w:cs="Arial"/>
                <w:color w:val="000000" w:themeColor="text1"/>
                <w:szCs w:val="22"/>
              </w:rPr>
            </w:pPr>
            <w:r w:rsidRPr="00144D3C">
              <w:rPr>
                <w:rFonts w:eastAsia="Arial" w:cs="Arial" w:hint="eastAsia"/>
                <w:color w:val="000000" w:themeColor="text1"/>
                <w:szCs w:val="22"/>
              </w:rPr>
              <w:t>in</w:t>
            </w:r>
          </w:p>
          <w:p w14:paraId="5932D0E2" w14:textId="77777777" w:rsidR="00144D3C" w:rsidRPr="00144D3C" w:rsidRDefault="006B4DD1">
            <w:pPr>
              <w:pStyle w:val="ListParagraph"/>
              <w:numPr>
                <w:ilvl w:val="0"/>
                <w:numId w:val="42"/>
              </w:numPr>
              <w:spacing w:before="60" w:after="60"/>
              <w:jc w:val="left"/>
              <w:rPr>
                <w:rFonts w:eastAsiaTheme="minorEastAsia" w:cs="Arial"/>
                <w:color w:val="000000" w:themeColor="text1"/>
                <w:szCs w:val="22"/>
              </w:rPr>
            </w:pPr>
            <w:r w:rsidRPr="00144D3C">
              <w:rPr>
                <w:rFonts w:eastAsia="Arial" w:cs="Arial" w:hint="eastAsia"/>
                <w:color w:val="000000" w:themeColor="text1"/>
                <w:szCs w:val="22"/>
              </w:rPr>
              <w:t>like</w:t>
            </w:r>
          </w:p>
          <w:p w14:paraId="6CA4A9F5" w14:textId="77777777" w:rsidR="00144D3C" w:rsidRPr="00144D3C" w:rsidRDefault="006B4DD1">
            <w:pPr>
              <w:pStyle w:val="ListParagraph"/>
              <w:numPr>
                <w:ilvl w:val="0"/>
                <w:numId w:val="42"/>
              </w:numPr>
              <w:spacing w:before="60" w:after="60"/>
              <w:jc w:val="left"/>
              <w:rPr>
                <w:rFonts w:eastAsiaTheme="minorEastAsia" w:cs="Arial"/>
                <w:color w:val="000000" w:themeColor="text1"/>
                <w:szCs w:val="22"/>
              </w:rPr>
            </w:pPr>
            <w:proofErr w:type="spellStart"/>
            <w:r w:rsidRPr="00144D3C">
              <w:rPr>
                <w:rFonts w:eastAsia="Arial" w:cs="Arial" w:hint="eastAsia"/>
                <w:color w:val="000000" w:themeColor="text1"/>
                <w:szCs w:val="22"/>
              </w:rPr>
              <w:lastRenderedPageBreak/>
              <w:t>lt</w:t>
            </w:r>
            <w:proofErr w:type="spellEnd"/>
          </w:p>
          <w:p w14:paraId="3D178A73" w14:textId="77777777" w:rsidR="00144D3C" w:rsidRPr="00144D3C" w:rsidRDefault="006B4DD1">
            <w:pPr>
              <w:pStyle w:val="ListParagraph"/>
              <w:numPr>
                <w:ilvl w:val="0"/>
                <w:numId w:val="42"/>
              </w:numPr>
              <w:spacing w:before="60" w:after="60"/>
              <w:jc w:val="left"/>
              <w:rPr>
                <w:rFonts w:eastAsiaTheme="minorEastAsia" w:cs="Arial"/>
                <w:color w:val="000000" w:themeColor="text1"/>
                <w:szCs w:val="22"/>
              </w:rPr>
            </w:pPr>
            <w:proofErr w:type="spellStart"/>
            <w:r w:rsidRPr="00144D3C">
              <w:rPr>
                <w:rFonts w:eastAsia="Arial" w:cs="Arial" w:hint="eastAsia"/>
                <w:color w:val="000000" w:themeColor="text1"/>
                <w:szCs w:val="22"/>
              </w:rPr>
              <w:t>lte</w:t>
            </w:r>
            <w:proofErr w:type="spellEnd"/>
          </w:p>
          <w:p w14:paraId="796B234E" w14:textId="77777777" w:rsidR="00144D3C" w:rsidRPr="00144D3C" w:rsidRDefault="006B4DD1" w:rsidP="00144D3C">
            <w:pPr>
              <w:pStyle w:val="ListParagraph"/>
              <w:numPr>
                <w:ilvl w:val="0"/>
                <w:numId w:val="42"/>
              </w:numPr>
              <w:spacing w:before="60" w:after="60"/>
              <w:jc w:val="left"/>
              <w:rPr>
                <w:rFonts w:eastAsiaTheme="minorEastAsia"/>
              </w:rPr>
            </w:pPr>
            <w:r w:rsidRPr="00144D3C">
              <w:rPr>
                <w:rFonts w:eastAsia="Arial" w:cs="Arial" w:hint="eastAsia"/>
                <w:color w:val="000000" w:themeColor="text1"/>
                <w:szCs w:val="22"/>
              </w:rPr>
              <w:t>ne</w:t>
            </w:r>
          </w:p>
          <w:p w14:paraId="1533A79E" w14:textId="05E9E7B8" w:rsidR="000C76E1" w:rsidRPr="00CA45DE" w:rsidRDefault="006B4DD1" w:rsidP="00144D3C">
            <w:pPr>
              <w:pStyle w:val="ListParagraph"/>
              <w:numPr>
                <w:ilvl w:val="0"/>
                <w:numId w:val="42"/>
              </w:numPr>
              <w:spacing w:before="60" w:after="60"/>
              <w:jc w:val="left"/>
              <w:rPr>
                <w:rFonts w:eastAsiaTheme="minorEastAsia"/>
              </w:rPr>
            </w:pPr>
            <w:proofErr w:type="spellStart"/>
            <w:r w:rsidRPr="006B4DD1">
              <w:rPr>
                <w:rFonts w:eastAsia="Arial" w:cs="Arial" w:hint="eastAsia"/>
                <w:color w:val="000000" w:themeColor="text1"/>
                <w:szCs w:val="22"/>
              </w:rPr>
              <w:t>nin</w:t>
            </w:r>
            <w:proofErr w:type="spellEnd"/>
          </w:p>
        </w:tc>
        <w:tc>
          <w:tcPr>
            <w:tcW w:w="1160" w:type="pct"/>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9B21A42" w14:textId="0BDEC2BE" w:rsidR="000C76E1" w:rsidRPr="00561346" w:rsidRDefault="00EE7BC9" w:rsidP="00C156F2">
            <w:pPr>
              <w:pStyle w:val="ncs-body"/>
            </w:pPr>
            <w:r>
              <w:rPr>
                <w:rFonts w:eastAsiaTheme="minorEastAsia" w:hint="eastAsia"/>
                <w:color w:val="000000" w:themeColor="text1"/>
                <w:szCs w:val="22"/>
              </w:rPr>
              <w:lastRenderedPageBreak/>
              <w:t>Op</w:t>
            </w:r>
            <w:r w:rsidR="00404695">
              <w:rPr>
                <w:rFonts w:eastAsiaTheme="minorEastAsia" w:hint="eastAsia"/>
                <w:color w:val="000000" w:themeColor="text1"/>
                <w:szCs w:val="22"/>
              </w:rPr>
              <w:t xml:space="preserve">erator for </w:t>
            </w:r>
            <w:r w:rsidR="00404695">
              <w:rPr>
                <w:rFonts w:eastAsiaTheme="minorEastAsia"/>
                <w:color w:val="000000" w:themeColor="text1"/>
                <w:szCs w:val="22"/>
              </w:rPr>
              <w:t>‘</w:t>
            </w:r>
            <w:r w:rsidR="00404695">
              <w:rPr>
                <w:rFonts w:eastAsiaTheme="minorEastAsia" w:hint="eastAsia"/>
                <w:color w:val="000000" w:themeColor="text1"/>
                <w:szCs w:val="22"/>
              </w:rPr>
              <w:t>key</w:t>
            </w:r>
            <w:r w:rsidR="00404695">
              <w:rPr>
                <w:rFonts w:eastAsiaTheme="minorEastAsia"/>
                <w:color w:val="000000" w:themeColor="text1"/>
                <w:szCs w:val="22"/>
              </w:rPr>
              <w:t>’</w:t>
            </w:r>
          </w:p>
        </w:tc>
      </w:tr>
    </w:tbl>
    <w:p w14:paraId="4E3FDF96" w14:textId="77777777" w:rsidR="000C76E1" w:rsidRPr="004B20B4" w:rsidRDefault="000C76E1" w:rsidP="004B20B4">
      <w:pPr>
        <w:jc w:val="left"/>
        <w:rPr>
          <w:rFonts w:eastAsia="Arial" w:cs="Arial"/>
          <w:color w:val="000000" w:themeColor="text1"/>
        </w:rPr>
      </w:pPr>
    </w:p>
    <w:p w14:paraId="7CDA6731" w14:textId="638ED933" w:rsidR="00C755F3" w:rsidRPr="00D46937" w:rsidRDefault="00C755F3" w:rsidP="00D46937">
      <w:pPr>
        <w:pStyle w:val="ListParagraph"/>
        <w:numPr>
          <w:ilvl w:val="0"/>
          <w:numId w:val="59"/>
        </w:numPr>
        <w:jc w:val="left"/>
        <w:rPr>
          <w:rFonts w:eastAsia="Arial" w:cs="Arial"/>
          <w:color w:val="000000" w:themeColor="text1"/>
        </w:rPr>
      </w:pPr>
      <w:r w:rsidRPr="00D1451F">
        <w:rPr>
          <w:rFonts w:eastAsia="Arial" w:cs="Arial"/>
          <w:color w:val="000000" w:themeColor="text1"/>
          <w:lang w:val="en-SG"/>
        </w:rPr>
        <w:t>Response:</w:t>
      </w:r>
    </w:p>
    <w:p w14:paraId="725BE237" w14:textId="77777777" w:rsidR="007E04AB" w:rsidRDefault="008B2AC3" w:rsidP="003B08A7">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t>Successful:</w:t>
      </w:r>
    </w:p>
    <w:p w14:paraId="4A025ACE" w14:textId="77777777" w:rsidR="007E04AB" w:rsidRDefault="007E04AB" w:rsidP="003B08A7">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200</w:t>
      </w:r>
      <w:r>
        <w:rPr>
          <w:rFonts w:eastAsia="Arial" w:cs="Arial"/>
          <w:color w:val="000000" w:themeColor="text1"/>
          <w:lang w:val="en-SG"/>
        </w:rPr>
        <w:t>.</w:t>
      </w:r>
    </w:p>
    <w:p w14:paraId="5762705E" w14:textId="77777777" w:rsidR="00C755F3" w:rsidRPr="00D96679" w:rsidRDefault="00C755F3" w:rsidP="007E04AB">
      <w:pPr>
        <w:pStyle w:val="ListParagraph"/>
        <w:numPr>
          <w:ilvl w:val="1"/>
          <w:numId w:val="42"/>
        </w:numPr>
        <w:jc w:val="left"/>
        <w:rPr>
          <w:rFonts w:eastAsia="Arial" w:cs="Arial"/>
          <w:color w:val="000000" w:themeColor="text1"/>
          <w:lang w:val="en-SG"/>
        </w:rPr>
      </w:pPr>
      <w:r>
        <w:rPr>
          <w:rFonts w:eastAsia="Arial" w:cs="Arial"/>
          <w:color w:val="000000" w:themeColor="text1"/>
          <w:lang w:val="en-SG"/>
        </w:rPr>
        <w:t>Body:</w:t>
      </w:r>
    </w:p>
    <w:tbl>
      <w:tblPr>
        <w:tblStyle w:val="TableGrid"/>
        <w:tblW w:w="9035" w:type="dxa"/>
        <w:tblInd w:w="2" w:type="dxa"/>
        <w:tblLayout w:type="fixed"/>
        <w:tblLook w:val="06A0" w:firstRow="1" w:lastRow="0" w:firstColumn="1" w:lastColumn="0" w:noHBand="1" w:noVBand="1"/>
      </w:tblPr>
      <w:tblGrid>
        <w:gridCol w:w="1432"/>
        <w:gridCol w:w="1350"/>
        <w:gridCol w:w="3795"/>
        <w:gridCol w:w="2458"/>
      </w:tblGrid>
      <w:tr w:rsidR="000A4617" w:rsidRPr="00561346" w14:paraId="740C2360" w14:textId="77777777" w:rsidTr="5DABD7D3">
        <w:trPr>
          <w:trHeight w:val="300"/>
        </w:trPr>
        <w:tc>
          <w:tcPr>
            <w:tcW w:w="1432" w:type="dxa"/>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0F318E8A" w14:textId="77777777" w:rsidR="000A4617" w:rsidRPr="00561346" w:rsidRDefault="000A4617" w:rsidP="00CC2CE8">
            <w:pPr>
              <w:jc w:val="left"/>
            </w:pPr>
            <w:r w:rsidRPr="00561346">
              <w:rPr>
                <w:rFonts w:ascii="Arial" w:eastAsia="Arial" w:hAnsi="Arial" w:cs="Arial"/>
                <w:b/>
                <w:bCs/>
                <w:color w:val="000000" w:themeColor="text1"/>
                <w:sz w:val="22"/>
                <w:szCs w:val="22"/>
              </w:rPr>
              <w:t>Field Name</w:t>
            </w:r>
          </w:p>
        </w:tc>
        <w:tc>
          <w:tcPr>
            <w:tcW w:w="1350" w:type="dxa"/>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7B36041E" w14:textId="77777777" w:rsidR="000A4617" w:rsidRPr="00561346" w:rsidRDefault="000A4617" w:rsidP="00CC2CE8">
            <w:pPr>
              <w:jc w:val="left"/>
            </w:pPr>
            <w:r w:rsidRPr="00561346">
              <w:rPr>
                <w:rFonts w:ascii="Arial" w:eastAsia="Arial" w:hAnsi="Arial" w:cs="Arial"/>
                <w:b/>
                <w:bCs/>
                <w:color w:val="000000" w:themeColor="text1"/>
                <w:sz w:val="22"/>
                <w:szCs w:val="22"/>
              </w:rPr>
              <w:t>Type</w:t>
            </w:r>
          </w:p>
        </w:tc>
        <w:tc>
          <w:tcPr>
            <w:tcW w:w="3795" w:type="dxa"/>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6248F7BF" w14:textId="77777777" w:rsidR="000A4617" w:rsidRPr="00561346" w:rsidRDefault="000A4617" w:rsidP="00CC2CE8">
            <w:pPr>
              <w:spacing w:line="257" w:lineRule="auto"/>
              <w:jc w:val="left"/>
            </w:pPr>
            <w:r w:rsidRPr="00561346">
              <w:rPr>
                <w:rFonts w:ascii="Arial" w:eastAsia="Arial" w:hAnsi="Arial" w:cs="Arial"/>
                <w:b/>
                <w:bCs/>
                <w:color w:val="000000" w:themeColor="text1"/>
                <w:sz w:val="22"/>
                <w:szCs w:val="22"/>
              </w:rPr>
              <w:t>Allowed values</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2455362D" w14:textId="77777777" w:rsidR="000A4617" w:rsidRPr="00561346" w:rsidRDefault="000A4617" w:rsidP="00CC2CE8">
            <w:pPr>
              <w:ind w:left="1"/>
              <w:jc w:val="left"/>
            </w:pPr>
            <w:r w:rsidRPr="00561346">
              <w:rPr>
                <w:rFonts w:ascii="Arial" w:eastAsia="Arial" w:hAnsi="Arial" w:cs="Arial"/>
                <w:b/>
                <w:bCs/>
                <w:color w:val="000000" w:themeColor="text1"/>
                <w:sz w:val="22"/>
                <w:szCs w:val="22"/>
              </w:rPr>
              <w:t>Description</w:t>
            </w:r>
          </w:p>
        </w:tc>
      </w:tr>
      <w:tr w:rsidR="000A4617" w:rsidRPr="00561346" w14:paraId="501E1621" w14:textId="77777777" w:rsidTr="5DABD7D3">
        <w:trPr>
          <w:trHeight w:val="300"/>
        </w:trPr>
        <w:tc>
          <w:tcPr>
            <w:tcW w:w="1432"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0B62193" w14:textId="501AA3E9" w:rsidR="000A4617" w:rsidRPr="00561346" w:rsidRDefault="009C3EF9">
            <w:pPr>
              <w:spacing w:before="60" w:after="60"/>
              <w:jc w:val="left"/>
            </w:pPr>
            <w:proofErr w:type="spellStart"/>
            <w:r>
              <w:rPr>
                <w:rFonts w:ascii="Arial" w:eastAsia="Arial" w:hAnsi="Arial" w:cs="Arial"/>
                <w:color w:val="000000" w:themeColor="text1"/>
                <w:sz w:val="22"/>
                <w:szCs w:val="22"/>
              </w:rPr>
              <w:t>pageIndex</w:t>
            </w:r>
            <w:proofErr w:type="spellEnd"/>
          </w:p>
        </w:tc>
        <w:tc>
          <w:tcPr>
            <w:tcW w:w="1350" w:type="dxa"/>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3632B615" w14:textId="336F46DC" w:rsidR="000A4617" w:rsidRPr="00A22D47" w:rsidRDefault="00A22D47">
            <w:pPr>
              <w:spacing w:before="60" w:after="60"/>
              <w:jc w:val="left"/>
              <w:rPr>
                <w:rFonts w:ascii="Arial" w:eastAsiaTheme="minorEastAsia" w:hAnsi="Arial" w:cs="Arial"/>
                <w:color w:val="000000" w:themeColor="text1"/>
                <w:sz w:val="22"/>
                <w:szCs w:val="22"/>
              </w:rPr>
            </w:pPr>
            <w:r>
              <w:rPr>
                <w:rFonts w:ascii="Arial" w:eastAsiaTheme="minorEastAsia" w:hAnsi="Arial" w:cs="Arial" w:hint="eastAsia"/>
                <w:color w:val="000000"/>
                <w:sz w:val="22"/>
              </w:rPr>
              <w:t>Int64</w:t>
            </w:r>
          </w:p>
        </w:tc>
        <w:tc>
          <w:tcPr>
            <w:tcW w:w="3795"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2800783" w14:textId="0B9BC51C" w:rsidR="000A4617" w:rsidRPr="00561346" w:rsidRDefault="00A22D47" w:rsidP="009C3EF9">
            <w:pPr>
              <w:spacing w:before="60" w:after="60"/>
              <w:jc w:val="left"/>
            </w:pPr>
            <w:r w:rsidRPr="00C17902">
              <w:rPr>
                <w:rFonts w:ascii="Arial" w:hAnsi="Arial" w:cs="Arial"/>
                <w:color w:val="000000"/>
                <w:sz w:val="22"/>
              </w:rPr>
              <w:t xml:space="preserve">1 </w:t>
            </w:r>
            <w:r>
              <w:rPr>
                <w:rFonts w:ascii="Arial" w:hAnsi="Arial" w:cs="Arial"/>
                <w:color w:val="000000"/>
                <w:sz w:val="22"/>
              </w:rPr>
              <w:t>–</w:t>
            </w:r>
            <w:r w:rsidRPr="00C17902">
              <w:rPr>
                <w:rFonts w:ascii="Arial" w:hAnsi="Arial" w:cs="Arial"/>
                <w:color w:val="000000"/>
                <w:sz w:val="22"/>
              </w:rPr>
              <w:t xml:space="preserve"> </w:t>
            </w:r>
            <w:r>
              <w:rPr>
                <w:rFonts w:ascii="Arial" w:hAnsi="Arial" w:cs="Arial"/>
                <w:color w:val="000000"/>
                <w:sz w:val="22"/>
              </w:rPr>
              <w:t>MAX_INT64</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4AD1C29" w14:textId="77777777" w:rsidR="000A4617" w:rsidRPr="00561346" w:rsidRDefault="000A4617">
            <w:pPr>
              <w:spacing w:before="60" w:after="60"/>
              <w:jc w:val="left"/>
            </w:pPr>
            <w:r w:rsidRPr="00561346">
              <w:rPr>
                <w:rFonts w:ascii="Arial" w:eastAsia="Arial" w:hAnsi="Arial" w:cs="Arial"/>
                <w:color w:val="000000" w:themeColor="text1"/>
                <w:sz w:val="22"/>
                <w:szCs w:val="22"/>
              </w:rPr>
              <w:t>Query page index</w:t>
            </w:r>
          </w:p>
        </w:tc>
      </w:tr>
      <w:tr w:rsidR="000A4617" w:rsidRPr="00561346" w14:paraId="3299B5C8" w14:textId="77777777" w:rsidTr="5DABD7D3">
        <w:trPr>
          <w:trHeight w:val="300"/>
        </w:trPr>
        <w:tc>
          <w:tcPr>
            <w:tcW w:w="1432"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2D43C389" w14:textId="77777777" w:rsidR="000A4617" w:rsidRPr="00561346" w:rsidRDefault="000A4617">
            <w:pPr>
              <w:spacing w:before="60" w:after="60"/>
              <w:jc w:val="left"/>
            </w:pPr>
            <w:proofErr w:type="spellStart"/>
            <w:r w:rsidRPr="00561346">
              <w:rPr>
                <w:rFonts w:ascii="Arial" w:eastAsia="Arial" w:hAnsi="Arial" w:cs="Arial"/>
                <w:color w:val="000000" w:themeColor="text1"/>
                <w:sz w:val="22"/>
                <w:szCs w:val="22"/>
              </w:rPr>
              <w:t>pageSize</w:t>
            </w:r>
            <w:proofErr w:type="spellEnd"/>
          </w:p>
        </w:tc>
        <w:tc>
          <w:tcPr>
            <w:tcW w:w="1350"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BB1268E" w14:textId="1BD4AFBF" w:rsidR="000A4617" w:rsidRPr="00561346" w:rsidRDefault="369E3B9C">
            <w:pPr>
              <w:spacing w:before="60" w:after="60"/>
              <w:jc w:val="left"/>
              <w:rPr>
                <w:rFonts w:ascii="Arial" w:eastAsiaTheme="minorEastAsia" w:hAnsi="Arial" w:cs="Arial"/>
                <w:color w:val="000000" w:themeColor="text1"/>
                <w:sz w:val="22"/>
                <w:szCs w:val="22"/>
              </w:rPr>
            </w:pPr>
            <w:r w:rsidRPr="1CD2449D">
              <w:rPr>
                <w:rFonts w:ascii="Arial" w:hAnsi="Arial" w:cs="Arial"/>
                <w:color w:val="000000" w:themeColor="text1"/>
                <w:sz w:val="22"/>
                <w:szCs w:val="22"/>
              </w:rPr>
              <w:t>Uint16</w:t>
            </w:r>
          </w:p>
        </w:tc>
        <w:tc>
          <w:tcPr>
            <w:tcW w:w="3795"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620C982" w14:textId="2E4D4A72" w:rsidR="000A4617" w:rsidRPr="00561346" w:rsidRDefault="000A4617" w:rsidP="00CC2CE8">
            <w:pPr>
              <w:spacing w:before="60" w:after="60"/>
              <w:jc w:val="left"/>
            </w:pPr>
            <w:r w:rsidRPr="00561346">
              <w:rPr>
                <w:rFonts w:ascii="Arial" w:eastAsia="Arial" w:hAnsi="Arial" w:cs="Arial"/>
                <w:color w:val="000000" w:themeColor="text1"/>
                <w:sz w:val="22"/>
                <w:szCs w:val="22"/>
              </w:rPr>
              <w:t>1</w:t>
            </w:r>
            <w:r w:rsidR="003E7CDF">
              <w:rPr>
                <w:rFonts w:ascii="Arial" w:eastAsiaTheme="minorEastAsia" w:hAnsi="Arial" w:cs="Arial" w:hint="eastAsia"/>
                <w:color w:val="000000" w:themeColor="text1"/>
                <w:sz w:val="22"/>
                <w:szCs w:val="22"/>
              </w:rPr>
              <w:t xml:space="preserve"> - 999</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62DF7BB5" w14:textId="77777777" w:rsidR="000A4617" w:rsidRPr="00561346" w:rsidRDefault="000A4617">
            <w:pPr>
              <w:spacing w:before="60" w:after="60"/>
              <w:jc w:val="left"/>
            </w:pPr>
            <w:r w:rsidRPr="00561346">
              <w:rPr>
                <w:rFonts w:ascii="Arial" w:eastAsia="Arial" w:hAnsi="Arial" w:cs="Arial"/>
                <w:color w:val="000000" w:themeColor="text1"/>
                <w:sz w:val="22"/>
                <w:szCs w:val="22"/>
              </w:rPr>
              <w:t>Page size</w:t>
            </w:r>
          </w:p>
        </w:tc>
      </w:tr>
      <w:tr w:rsidR="000A4617" w:rsidRPr="00561346" w14:paraId="030AA943" w14:textId="77777777" w:rsidTr="5DABD7D3">
        <w:trPr>
          <w:trHeight w:val="300"/>
        </w:trPr>
        <w:tc>
          <w:tcPr>
            <w:tcW w:w="1432"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DDF8A21" w14:textId="77777777" w:rsidR="000A4617" w:rsidRPr="00561346" w:rsidRDefault="000A4617">
            <w:pPr>
              <w:spacing w:before="60" w:after="60"/>
              <w:jc w:val="left"/>
            </w:pPr>
            <w:proofErr w:type="spellStart"/>
            <w:r w:rsidRPr="00561346">
              <w:rPr>
                <w:rFonts w:ascii="Arial" w:eastAsia="Arial" w:hAnsi="Arial" w:cs="Arial"/>
                <w:color w:val="000000" w:themeColor="text1"/>
                <w:sz w:val="22"/>
                <w:szCs w:val="22"/>
              </w:rPr>
              <w:t>totalNum</w:t>
            </w:r>
            <w:proofErr w:type="spellEnd"/>
          </w:p>
        </w:tc>
        <w:tc>
          <w:tcPr>
            <w:tcW w:w="1350" w:type="dxa"/>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13C2F0FA" w14:textId="79F38942" w:rsidR="000A4617" w:rsidRPr="00561346" w:rsidRDefault="00A22D47">
            <w:pPr>
              <w:spacing w:before="60" w:after="60"/>
              <w:jc w:val="left"/>
              <w:rPr>
                <w:rFonts w:ascii="Arial" w:eastAsiaTheme="minorEastAsia" w:hAnsi="Arial" w:cs="Arial"/>
                <w:color w:val="000000" w:themeColor="text1"/>
                <w:sz w:val="22"/>
                <w:szCs w:val="22"/>
              </w:rPr>
            </w:pPr>
            <w:r>
              <w:rPr>
                <w:rFonts w:ascii="Arial" w:eastAsiaTheme="minorEastAsia" w:hAnsi="Arial" w:cs="Arial" w:hint="eastAsia"/>
                <w:color w:val="000000"/>
                <w:sz w:val="22"/>
              </w:rPr>
              <w:t>Int64</w:t>
            </w:r>
          </w:p>
        </w:tc>
        <w:tc>
          <w:tcPr>
            <w:tcW w:w="3795"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38A36A42" w14:textId="1AAF5CF0" w:rsidR="000A4617" w:rsidRPr="00561346" w:rsidRDefault="00A22D47" w:rsidP="00A22D47">
            <w:pPr>
              <w:spacing w:before="60" w:after="60"/>
              <w:jc w:val="left"/>
            </w:pPr>
            <w:r w:rsidRPr="00C17902">
              <w:rPr>
                <w:rFonts w:ascii="Arial" w:hAnsi="Arial" w:cs="Arial"/>
                <w:color w:val="000000"/>
                <w:sz w:val="22"/>
              </w:rPr>
              <w:t xml:space="preserve">1 </w:t>
            </w:r>
            <w:r>
              <w:rPr>
                <w:rFonts w:ascii="Arial" w:hAnsi="Arial" w:cs="Arial"/>
                <w:color w:val="000000"/>
                <w:sz w:val="22"/>
              </w:rPr>
              <w:t>–</w:t>
            </w:r>
            <w:r w:rsidRPr="00C17902">
              <w:rPr>
                <w:rFonts w:ascii="Arial" w:hAnsi="Arial" w:cs="Arial"/>
                <w:color w:val="000000"/>
                <w:sz w:val="22"/>
              </w:rPr>
              <w:t xml:space="preserve"> </w:t>
            </w:r>
            <w:r>
              <w:rPr>
                <w:rFonts w:ascii="Arial" w:hAnsi="Arial" w:cs="Arial"/>
                <w:color w:val="000000"/>
                <w:sz w:val="22"/>
              </w:rPr>
              <w:t>MAX_INT64</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0302BBB" w14:textId="77777777" w:rsidR="000A4617" w:rsidRPr="00561346" w:rsidRDefault="000A4617">
            <w:pPr>
              <w:spacing w:before="60" w:after="60"/>
              <w:jc w:val="left"/>
            </w:pPr>
            <w:r w:rsidRPr="00561346">
              <w:rPr>
                <w:rFonts w:ascii="Arial" w:eastAsia="Arial" w:hAnsi="Arial" w:cs="Arial"/>
                <w:color w:val="000000" w:themeColor="text1"/>
                <w:sz w:val="22"/>
                <w:szCs w:val="22"/>
              </w:rPr>
              <w:t>Total VA Events</w:t>
            </w:r>
          </w:p>
        </w:tc>
      </w:tr>
      <w:tr w:rsidR="000A4617" w:rsidRPr="00561346" w14:paraId="79F1956E" w14:textId="77777777" w:rsidTr="5DABD7D3">
        <w:trPr>
          <w:trHeight w:val="300"/>
        </w:trPr>
        <w:tc>
          <w:tcPr>
            <w:tcW w:w="1432"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B0C1A6C" w14:textId="77777777" w:rsidR="000A4617" w:rsidRPr="00561346" w:rsidRDefault="000A4617">
            <w:pPr>
              <w:spacing w:before="60" w:after="60"/>
              <w:jc w:val="left"/>
            </w:pPr>
            <w:proofErr w:type="spellStart"/>
            <w:r w:rsidRPr="00561346">
              <w:rPr>
                <w:rFonts w:ascii="Arial" w:eastAsia="Arial" w:hAnsi="Arial" w:cs="Arial"/>
                <w:color w:val="000000" w:themeColor="text1"/>
                <w:sz w:val="22"/>
                <w:szCs w:val="22"/>
              </w:rPr>
              <w:t>totalPages</w:t>
            </w:r>
            <w:proofErr w:type="spellEnd"/>
          </w:p>
        </w:tc>
        <w:tc>
          <w:tcPr>
            <w:tcW w:w="1350" w:type="dxa"/>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2A5E8C16" w14:textId="11138E4C" w:rsidR="000A4617" w:rsidRPr="00561346" w:rsidRDefault="00A22D47">
            <w:pPr>
              <w:spacing w:before="60" w:after="60"/>
              <w:jc w:val="left"/>
              <w:rPr>
                <w:rFonts w:ascii="Arial" w:eastAsiaTheme="minorEastAsia" w:hAnsi="Arial" w:cs="Arial"/>
                <w:color w:val="000000" w:themeColor="text1"/>
                <w:sz w:val="22"/>
                <w:szCs w:val="22"/>
              </w:rPr>
            </w:pPr>
            <w:r>
              <w:rPr>
                <w:rFonts w:ascii="Arial" w:eastAsiaTheme="minorEastAsia" w:hAnsi="Arial" w:cs="Arial" w:hint="eastAsia"/>
                <w:color w:val="000000"/>
                <w:sz w:val="22"/>
              </w:rPr>
              <w:t>Int64</w:t>
            </w:r>
          </w:p>
        </w:tc>
        <w:tc>
          <w:tcPr>
            <w:tcW w:w="3795"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830F339" w14:textId="53AC9129" w:rsidR="000A4617" w:rsidRPr="00561346" w:rsidRDefault="00A22D47" w:rsidP="00A22D47">
            <w:pPr>
              <w:spacing w:before="60" w:after="60"/>
              <w:jc w:val="left"/>
            </w:pPr>
            <w:r w:rsidRPr="00C17902">
              <w:rPr>
                <w:rFonts w:ascii="Arial" w:hAnsi="Arial" w:cs="Arial"/>
                <w:color w:val="000000"/>
                <w:sz w:val="22"/>
              </w:rPr>
              <w:t xml:space="preserve">1 </w:t>
            </w:r>
            <w:r>
              <w:rPr>
                <w:rFonts w:ascii="Arial" w:hAnsi="Arial" w:cs="Arial"/>
                <w:color w:val="000000"/>
                <w:sz w:val="22"/>
              </w:rPr>
              <w:t>–</w:t>
            </w:r>
            <w:r w:rsidRPr="00C17902">
              <w:rPr>
                <w:rFonts w:ascii="Arial" w:hAnsi="Arial" w:cs="Arial"/>
                <w:color w:val="000000"/>
                <w:sz w:val="22"/>
              </w:rPr>
              <w:t xml:space="preserve"> </w:t>
            </w:r>
            <w:r>
              <w:rPr>
                <w:rFonts w:ascii="Arial" w:hAnsi="Arial" w:cs="Arial"/>
                <w:color w:val="000000"/>
                <w:sz w:val="22"/>
              </w:rPr>
              <w:t>MAX_INT64</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8EF9345" w14:textId="77777777" w:rsidR="000A4617" w:rsidRPr="00561346" w:rsidRDefault="000A4617">
            <w:pPr>
              <w:spacing w:before="60" w:after="60"/>
              <w:jc w:val="left"/>
            </w:pPr>
            <w:r w:rsidRPr="00561346">
              <w:rPr>
                <w:rFonts w:ascii="Arial" w:eastAsia="Arial" w:hAnsi="Arial" w:cs="Arial"/>
                <w:color w:val="000000" w:themeColor="text1"/>
                <w:sz w:val="22"/>
                <w:szCs w:val="22"/>
              </w:rPr>
              <w:t>Total pages</w:t>
            </w:r>
          </w:p>
        </w:tc>
      </w:tr>
      <w:tr w:rsidR="000A4617" w:rsidRPr="00561346" w14:paraId="0361A715" w14:textId="77777777" w:rsidTr="5DABD7D3">
        <w:trPr>
          <w:trHeight w:val="300"/>
        </w:trPr>
        <w:tc>
          <w:tcPr>
            <w:tcW w:w="1432"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3FE9539" w14:textId="6CF4144E" w:rsidR="000A4617" w:rsidRPr="001147F2" w:rsidRDefault="006E56B1">
            <w:pPr>
              <w:spacing w:before="60" w:after="60"/>
              <w:jc w:val="left"/>
              <w:rPr>
                <w:rFonts w:eastAsiaTheme="minorEastAsia"/>
              </w:rPr>
            </w:pPr>
            <w:del w:id="370" w:author="Tan Yee Fan  (NCS)" w:date="2026-01-07T13:53:00Z" w16du:dateUtc="2026-01-07T05:53:00Z">
              <w:r>
                <w:rPr>
                  <w:rFonts w:ascii="Arial" w:eastAsiaTheme="minorEastAsia" w:hAnsi="Arial" w:cs="Arial" w:hint="eastAsia"/>
                  <w:color w:val="000000" w:themeColor="text1"/>
                  <w:sz w:val="22"/>
                  <w:szCs w:val="22"/>
                </w:rPr>
                <w:delText>items</w:delText>
              </w:r>
            </w:del>
            <w:ins w:id="371" w:author="Tan Yee Fan  (NCS)" w:date="2026-01-07T13:53:00Z" w16du:dateUtc="2026-01-07T05:53:00Z">
              <w:r w:rsidR="007D658B">
                <w:rPr>
                  <w:rFonts w:ascii="Arial" w:eastAsiaTheme="minorEastAsia" w:hAnsi="Arial" w:cs="Arial"/>
                  <w:color w:val="000000" w:themeColor="text1"/>
                  <w:sz w:val="22"/>
                  <w:szCs w:val="22"/>
                </w:rPr>
                <w:t>data</w:t>
              </w:r>
            </w:ins>
          </w:p>
        </w:tc>
        <w:tc>
          <w:tcPr>
            <w:tcW w:w="1350"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8AF73B7" w14:textId="3C0F19BF" w:rsidR="000A4617" w:rsidRPr="00561346" w:rsidRDefault="000A4617">
            <w:pPr>
              <w:spacing w:before="60" w:after="60"/>
              <w:jc w:val="left"/>
            </w:pPr>
            <w:r w:rsidRPr="00561346">
              <w:rPr>
                <w:rFonts w:ascii="Arial" w:eastAsia="Arial" w:hAnsi="Arial" w:cs="Arial"/>
                <w:color w:val="000000" w:themeColor="text1"/>
                <w:sz w:val="22"/>
                <w:szCs w:val="22"/>
              </w:rPr>
              <w:t xml:space="preserve">Array </w:t>
            </w:r>
            <w:r w:rsidR="00A068DF">
              <w:rPr>
                <w:rFonts w:ascii="Arial" w:eastAsia="Arial" w:hAnsi="Arial" w:cs="Arial"/>
                <w:color w:val="000000" w:themeColor="text1"/>
                <w:sz w:val="22"/>
                <w:szCs w:val="22"/>
              </w:rPr>
              <w:t>of</w:t>
            </w:r>
            <w:r w:rsidR="004A5E96">
              <w:rPr>
                <w:rFonts w:ascii="Arial" w:eastAsia="Arial" w:hAnsi="Arial" w:cs="Arial"/>
                <w:color w:val="000000" w:themeColor="text1"/>
                <w:sz w:val="22"/>
                <w:szCs w:val="22"/>
              </w:rPr>
              <w:t xml:space="preserve"> </w:t>
            </w:r>
            <w:r w:rsidR="004A5E96" w:rsidRPr="004A5E96">
              <w:rPr>
                <w:rFonts w:ascii="Arial" w:eastAsia="Arial" w:hAnsi="Arial" w:cs="Arial"/>
                <w:b/>
                <w:bCs/>
                <w:color w:val="000000" w:themeColor="text1"/>
                <w:sz w:val="22"/>
                <w:szCs w:val="22"/>
              </w:rPr>
              <w:t>Event</w:t>
            </w:r>
            <w:r w:rsidR="004A5E96">
              <w:rPr>
                <w:rFonts w:ascii="Arial" w:eastAsia="Arial" w:hAnsi="Arial" w:cs="Arial"/>
                <w:color w:val="000000" w:themeColor="text1"/>
                <w:sz w:val="22"/>
                <w:szCs w:val="22"/>
              </w:rPr>
              <w:t xml:space="preserve"> Object</w:t>
            </w:r>
          </w:p>
        </w:tc>
        <w:tc>
          <w:tcPr>
            <w:tcW w:w="3795"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DF6FC50" w14:textId="42D8D36D" w:rsidR="000A4617" w:rsidRPr="00561346" w:rsidRDefault="000A4617" w:rsidP="00CC2CE8">
            <w:pPr>
              <w:spacing w:before="60" w:after="60"/>
              <w:jc w:val="left"/>
            </w:pPr>
            <w:r w:rsidRPr="00561346">
              <w:rPr>
                <w:rFonts w:ascii="Arial" w:eastAsia="Arial" w:hAnsi="Arial" w:cs="Arial"/>
                <w:color w:val="000000" w:themeColor="text1"/>
                <w:sz w:val="22"/>
                <w:szCs w:val="22"/>
              </w:rPr>
              <w:t xml:space="preserve"> </w:t>
            </w:r>
            <w:r w:rsidR="00140898">
              <w:rPr>
                <w:rFonts w:ascii="Arial" w:eastAsia="Arial" w:hAnsi="Arial" w:cs="Arial"/>
                <w:color w:val="000000" w:themeColor="text1"/>
                <w:sz w:val="22"/>
                <w:szCs w:val="22"/>
              </w:rPr>
              <w:t xml:space="preserve">Refer to </w:t>
            </w:r>
            <w:r w:rsidR="000E3D2E">
              <w:rPr>
                <w:rFonts w:ascii="Arial" w:eastAsia="Arial" w:hAnsi="Arial" w:cs="Arial"/>
                <w:color w:val="000000" w:themeColor="text1"/>
                <w:sz w:val="22"/>
                <w:szCs w:val="22"/>
              </w:rPr>
              <w:t>VA Event IRS in</w:t>
            </w:r>
            <w:r w:rsidR="000E3D2E" w:rsidRPr="000E3D2E">
              <w:rPr>
                <w:rStyle w:val="ncs-bodyChar"/>
                <w:rFonts w:eastAsia="Arial"/>
              </w:rPr>
              <w:t xml:space="preserve"> </w:t>
            </w:r>
            <w:r w:rsidR="000E3D2E" w:rsidRPr="000E3D2E">
              <w:rPr>
                <w:rStyle w:val="ncs-bodyChar"/>
                <w:rFonts w:eastAsia="Arial"/>
              </w:rPr>
              <w:fldChar w:fldCharType="begin"/>
            </w:r>
            <w:r w:rsidR="000E3D2E" w:rsidRPr="000E3D2E">
              <w:rPr>
                <w:rStyle w:val="ncs-bodyChar"/>
                <w:rFonts w:eastAsia="Arial"/>
              </w:rPr>
              <w:instrText xml:space="preserve"> REF _Ref209359104 \h </w:instrText>
            </w:r>
            <w:r w:rsidR="000E3D2E">
              <w:rPr>
                <w:rStyle w:val="ncs-bodyChar"/>
                <w:rFonts w:eastAsia="Arial"/>
              </w:rPr>
              <w:instrText xml:space="preserve"> \* MERGEFORMAT </w:instrText>
            </w:r>
            <w:r w:rsidR="000E3D2E" w:rsidRPr="000E3D2E">
              <w:rPr>
                <w:rStyle w:val="ncs-bodyChar"/>
                <w:rFonts w:eastAsia="Arial"/>
              </w:rPr>
            </w:r>
            <w:r w:rsidR="000E3D2E" w:rsidRPr="000E3D2E">
              <w:rPr>
                <w:rStyle w:val="ncs-bodyChar"/>
                <w:rFonts w:eastAsia="Arial"/>
              </w:rPr>
              <w:fldChar w:fldCharType="separate"/>
            </w:r>
            <w:r w:rsidR="00542606" w:rsidRPr="00542606">
              <w:rPr>
                <w:rStyle w:val="ncs-bodyChar"/>
              </w:rPr>
              <w:t>Table 2</w:t>
            </w:r>
            <w:r w:rsidR="000E3D2E" w:rsidRPr="000E3D2E">
              <w:rPr>
                <w:rStyle w:val="ncs-bodyChar"/>
                <w:rFonts w:eastAsia="Arial"/>
              </w:rPr>
              <w:fldChar w:fldCharType="end"/>
            </w:r>
            <w:r w:rsidR="000E3D2E">
              <w:rPr>
                <w:rStyle w:val="ncs-bodyChar"/>
                <w:rFonts w:eastAsia="Arial"/>
              </w:rPr>
              <w:t>.</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273A51D2" w14:textId="77777777" w:rsidR="000A4617" w:rsidRPr="00561346" w:rsidRDefault="000A4617">
            <w:pPr>
              <w:spacing w:before="60" w:after="60"/>
              <w:jc w:val="left"/>
            </w:pPr>
            <w:r w:rsidRPr="00561346">
              <w:rPr>
                <w:rFonts w:ascii="Arial" w:eastAsia="Arial" w:hAnsi="Arial" w:cs="Arial"/>
                <w:color w:val="000000" w:themeColor="text1"/>
                <w:sz w:val="22"/>
                <w:szCs w:val="22"/>
              </w:rPr>
              <w:t>List of the Event Details</w:t>
            </w:r>
          </w:p>
        </w:tc>
      </w:tr>
    </w:tbl>
    <w:p w14:paraId="25D3F410" w14:textId="6A73E2DE" w:rsidR="000A4617" w:rsidRPr="00561346" w:rsidRDefault="000A4617" w:rsidP="00CC2CE8">
      <w:pPr>
        <w:jc w:val="left"/>
        <w:rPr>
          <w:lang w:val="en-SG"/>
        </w:rPr>
      </w:pPr>
    </w:p>
    <w:p w14:paraId="4D4290C8" w14:textId="77777777" w:rsidR="00CF1183" w:rsidRDefault="00CF1183" w:rsidP="00CF1183">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00C20DF4" w14:textId="5364CC0C" w:rsidR="003A2FB5" w:rsidRDefault="003A2FB5">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w:t>
      </w:r>
    </w:p>
    <w:p w14:paraId="2F9DF0AE" w14:textId="1F319AE6" w:rsidR="003A2FB5" w:rsidRPr="00415C3D" w:rsidRDefault="003A2FB5">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00542606" w:rsidRPr="00542606">
        <w:t xml:space="preserve">Table </w:t>
      </w:r>
      <w:r w:rsidR="00542606"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59270F0A" w14:textId="2E70A842" w:rsidR="003A2FB5" w:rsidRPr="00962B6F" w:rsidRDefault="003A2FB5" w:rsidP="003A2FB5">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00542606" w:rsidRPr="000C1740">
        <w:rPr>
          <w:b/>
        </w:rPr>
        <w:t xml:space="preserve">Table </w:t>
      </w:r>
      <w:r w:rsidR="00542606">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W w:w="9044"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2897"/>
        <w:gridCol w:w="1410"/>
        <w:gridCol w:w="3740"/>
      </w:tblGrid>
      <w:tr w:rsidR="00CF1183" w14:paraId="44CE4CEB" w14:textId="77777777" w:rsidTr="0E4445B1">
        <w:tc>
          <w:tcPr>
            <w:tcW w:w="997" w:type="dxa"/>
          </w:tcPr>
          <w:p w14:paraId="50A3634E" w14:textId="77777777" w:rsidR="00CF1183" w:rsidRPr="00962B6F" w:rsidRDefault="00CF1183" w:rsidP="003B08A7">
            <w:pPr>
              <w:pStyle w:val="ncs-body"/>
              <w:jc w:val="left"/>
              <w:rPr>
                <w:rFonts w:eastAsia="Arial"/>
              </w:rPr>
            </w:pPr>
            <w:r>
              <w:rPr>
                <w:rFonts w:eastAsia="Arial"/>
              </w:rPr>
              <w:t>HTTP Status Code</w:t>
            </w:r>
          </w:p>
        </w:tc>
        <w:tc>
          <w:tcPr>
            <w:tcW w:w="2897" w:type="dxa"/>
          </w:tcPr>
          <w:p w14:paraId="27259123" w14:textId="77777777" w:rsidR="00CF1183" w:rsidRPr="00962B6F" w:rsidRDefault="00CF1183" w:rsidP="003B08A7">
            <w:pPr>
              <w:pStyle w:val="ncs-body"/>
              <w:jc w:val="left"/>
            </w:pPr>
            <w:r>
              <w:t>Error Code</w:t>
            </w:r>
          </w:p>
        </w:tc>
        <w:tc>
          <w:tcPr>
            <w:tcW w:w="1410" w:type="dxa"/>
          </w:tcPr>
          <w:p w14:paraId="5B825AA1" w14:textId="5E1EB852" w:rsidR="00AB2ACA" w:rsidRDefault="00AB2ACA" w:rsidP="003B08A7">
            <w:pPr>
              <w:pStyle w:val="ncs-body"/>
              <w:jc w:val="left"/>
              <w:rPr>
                <w:rFonts w:eastAsiaTheme="minorEastAsia"/>
              </w:rPr>
            </w:pPr>
            <w:r>
              <w:rPr>
                <w:rFonts w:eastAsiaTheme="minorEastAsia" w:hint="eastAsia"/>
                <w:lang w:eastAsia="zh-CN"/>
              </w:rPr>
              <w:t>Params</w:t>
            </w:r>
          </w:p>
        </w:tc>
        <w:tc>
          <w:tcPr>
            <w:tcW w:w="3740" w:type="dxa"/>
          </w:tcPr>
          <w:p w14:paraId="673DB179" w14:textId="34F5F9F1" w:rsidR="00CF1183" w:rsidRPr="00962B6F" w:rsidRDefault="00CF1183" w:rsidP="003B08A7">
            <w:pPr>
              <w:pStyle w:val="ncs-body"/>
              <w:jc w:val="left"/>
            </w:pPr>
            <w:r>
              <w:t>Description</w:t>
            </w:r>
          </w:p>
        </w:tc>
      </w:tr>
      <w:tr w:rsidR="00CF1183" w14:paraId="5816168A" w14:textId="77777777" w:rsidTr="0E4445B1">
        <w:tc>
          <w:tcPr>
            <w:tcW w:w="997" w:type="dxa"/>
            <w:vMerge w:val="restart"/>
          </w:tcPr>
          <w:p w14:paraId="3969A4AB" w14:textId="1CCB0679" w:rsidR="00CF1183" w:rsidRPr="00530150" w:rsidRDefault="00CF1183" w:rsidP="003B08A7">
            <w:pPr>
              <w:pStyle w:val="ncs-body"/>
              <w:jc w:val="left"/>
              <w:rPr>
                <w:rFonts w:eastAsiaTheme="minorEastAsia"/>
                <w:lang w:eastAsia="zh-CN"/>
              </w:rPr>
            </w:pPr>
            <w:r>
              <w:rPr>
                <w:rFonts w:eastAsiaTheme="minorEastAsia" w:hint="eastAsia"/>
                <w:lang w:eastAsia="zh-CN"/>
              </w:rPr>
              <w:t>400</w:t>
            </w:r>
          </w:p>
        </w:tc>
        <w:tc>
          <w:tcPr>
            <w:tcW w:w="2897" w:type="dxa"/>
          </w:tcPr>
          <w:p w14:paraId="24DF1109" w14:textId="6F9ABBD0" w:rsidR="00CF1183" w:rsidRPr="008E14D8" w:rsidRDefault="00CF1183" w:rsidP="003B08A7">
            <w:pPr>
              <w:pStyle w:val="ncs-body"/>
              <w:jc w:val="left"/>
              <w:rPr>
                <w:rFonts w:eastAsiaTheme="minorEastAsia"/>
                <w:lang w:eastAsia="zh-CN"/>
              </w:rPr>
            </w:pPr>
            <w:proofErr w:type="gramStart"/>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8E14D8">
              <w:rPr>
                <w:rFonts w:eastAsiaTheme="minorEastAsia" w:hint="eastAsia"/>
                <w:color w:val="000000"/>
                <w:lang w:eastAsia="zh-CN"/>
              </w:rPr>
              <w:t>page</w:t>
            </w:r>
            <w:proofErr w:type="gramEnd"/>
          </w:p>
        </w:tc>
        <w:tc>
          <w:tcPr>
            <w:tcW w:w="1410" w:type="dxa"/>
          </w:tcPr>
          <w:p w14:paraId="4B03A5E3" w14:textId="77777777" w:rsidR="00AB2ACA" w:rsidRDefault="00AB2ACA" w:rsidP="003B08A7">
            <w:pPr>
              <w:pStyle w:val="ncs-body"/>
              <w:jc w:val="left"/>
              <w:rPr>
                <w:rFonts w:eastAsiaTheme="minorEastAsia"/>
                <w:lang w:eastAsia="zh-CN"/>
              </w:rPr>
            </w:pPr>
          </w:p>
        </w:tc>
        <w:tc>
          <w:tcPr>
            <w:tcW w:w="3740" w:type="dxa"/>
          </w:tcPr>
          <w:p w14:paraId="1C9D42BD" w14:textId="7D2D397F" w:rsidR="00CF1183" w:rsidRPr="008E14D8" w:rsidRDefault="008E14D8" w:rsidP="003B08A7">
            <w:pPr>
              <w:pStyle w:val="ncs-body"/>
              <w:jc w:val="left"/>
              <w:rPr>
                <w:rFonts w:eastAsiaTheme="minorEastAsia"/>
                <w:lang w:eastAsia="zh-CN"/>
              </w:rPr>
            </w:pPr>
            <w:r>
              <w:rPr>
                <w:rFonts w:eastAsiaTheme="minorEastAsia"/>
                <w:lang w:eastAsia="zh-CN"/>
              </w:rPr>
              <w:t>‘</w:t>
            </w:r>
            <w:r>
              <w:rPr>
                <w:rFonts w:eastAsiaTheme="minorEastAsia" w:hint="eastAsia"/>
                <w:lang w:eastAsia="zh-CN"/>
              </w:rPr>
              <w:t>page</w:t>
            </w:r>
            <w:r>
              <w:rPr>
                <w:rFonts w:eastAsiaTheme="minorEastAsia"/>
                <w:lang w:eastAsia="zh-CN"/>
              </w:rPr>
              <w:t>’</w:t>
            </w:r>
            <w:r>
              <w:rPr>
                <w:rFonts w:eastAsiaTheme="minorEastAsia" w:hint="eastAsia"/>
                <w:lang w:eastAsia="zh-CN"/>
              </w:rPr>
              <w:t xml:space="preserve"> is invalid</w:t>
            </w:r>
          </w:p>
        </w:tc>
      </w:tr>
      <w:tr w:rsidR="00255066" w14:paraId="7903ADA0" w14:textId="77777777" w:rsidTr="0E4445B1">
        <w:tc>
          <w:tcPr>
            <w:tcW w:w="997" w:type="dxa"/>
            <w:vMerge/>
          </w:tcPr>
          <w:p w14:paraId="47D7D674" w14:textId="77777777" w:rsidR="00255066" w:rsidRDefault="00255066" w:rsidP="003B08A7">
            <w:pPr>
              <w:pStyle w:val="ncs-body"/>
              <w:jc w:val="left"/>
              <w:rPr>
                <w:rFonts w:eastAsiaTheme="minorEastAsia"/>
                <w:lang w:eastAsia="zh-CN"/>
              </w:rPr>
            </w:pPr>
          </w:p>
        </w:tc>
        <w:tc>
          <w:tcPr>
            <w:tcW w:w="2897" w:type="dxa"/>
          </w:tcPr>
          <w:p w14:paraId="3E4AEC7E" w14:textId="2B96E361" w:rsidR="00255066" w:rsidRDefault="00255066" w:rsidP="003B08A7">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Pr>
                <w:rFonts w:eastAsiaTheme="minorEastAsia" w:hint="eastAsia"/>
                <w:color w:val="000000"/>
                <w:lang w:eastAsia="zh-CN"/>
              </w:rPr>
              <w:t>page</w:t>
            </w:r>
            <w:r w:rsidR="00AB2ACA">
              <w:rPr>
                <w:rFonts w:eastAsiaTheme="minorEastAsia" w:hint="eastAsia"/>
                <w:color w:val="000000"/>
                <w:lang w:eastAsia="zh-CN"/>
              </w:rPr>
              <w:t>-</w:t>
            </w:r>
            <w:r w:rsidR="001836AE">
              <w:rPr>
                <w:rFonts w:eastAsiaTheme="minorEastAsia" w:hint="eastAsia"/>
                <w:color w:val="000000"/>
                <w:lang w:eastAsia="zh-CN"/>
              </w:rPr>
              <w:t>index</w:t>
            </w:r>
          </w:p>
        </w:tc>
        <w:tc>
          <w:tcPr>
            <w:tcW w:w="1410" w:type="dxa"/>
          </w:tcPr>
          <w:p w14:paraId="49E131A3" w14:textId="77777777" w:rsidR="00AB2ACA" w:rsidRDefault="00AB2ACA" w:rsidP="003B08A7">
            <w:pPr>
              <w:pStyle w:val="ncs-body"/>
              <w:jc w:val="left"/>
              <w:rPr>
                <w:rFonts w:eastAsiaTheme="minorEastAsia"/>
                <w:lang w:eastAsia="zh-CN"/>
              </w:rPr>
            </w:pPr>
          </w:p>
        </w:tc>
        <w:tc>
          <w:tcPr>
            <w:tcW w:w="3740" w:type="dxa"/>
          </w:tcPr>
          <w:p w14:paraId="5B5F7B22" w14:textId="301FAA9E" w:rsidR="00255066" w:rsidRDefault="00AC3072" w:rsidP="003B08A7">
            <w:pPr>
              <w:pStyle w:val="ncs-body"/>
              <w:jc w:val="left"/>
              <w:rPr>
                <w:rFonts w:eastAsiaTheme="minorEastAsia"/>
                <w:lang w:eastAsia="zh-CN"/>
              </w:rPr>
            </w:pPr>
            <w:r>
              <w:rPr>
                <w:rFonts w:eastAsiaTheme="minorEastAsia"/>
                <w:lang w:eastAsia="zh-CN"/>
              </w:rPr>
              <w:t>‘</w:t>
            </w:r>
            <w:proofErr w:type="spellStart"/>
            <w:proofErr w:type="gramStart"/>
            <w:r>
              <w:rPr>
                <w:rFonts w:eastAsiaTheme="minorEastAsia" w:hint="eastAsia"/>
                <w:lang w:eastAsia="zh-CN"/>
              </w:rPr>
              <w:t>page.index</w:t>
            </w:r>
            <w:proofErr w:type="spellEnd"/>
            <w:proofErr w:type="gramEnd"/>
            <w:r>
              <w:rPr>
                <w:rFonts w:eastAsiaTheme="minorEastAsia"/>
                <w:lang w:eastAsia="zh-CN"/>
              </w:rPr>
              <w:t>’</w:t>
            </w:r>
            <w:r>
              <w:rPr>
                <w:rFonts w:eastAsiaTheme="minorEastAsia" w:hint="eastAsia"/>
                <w:lang w:eastAsia="zh-CN"/>
              </w:rPr>
              <w:t xml:space="preserve"> is invalid</w:t>
            </w:r>
          </w:p>
        </w:tc>
      </w:tr>
      <w:tr w:rsidR="00255066" w14:paraId="03A4A6AB" w14:textId="77777777" w:rsidTr="0E4445B1">
        <w:tc>
          <w:tcPr>
            <w:tcW w:w="997" w:type="dxa"/>
            <w:vMerge/>
          </w:tcPr>
          <w:p w14:paraId="051145F5" w14:textId="77777777" w:rsidR="00255066" w:rsidRDefault="00255066" w:rsidP="003B08A7">
            <w:pPr>
              <w:pStyle w:val="ncs-body"/>
              <w:jc w:val="left"/>
              <w:rPr>
                <w:rFonts w:eastAsiaTheme="minorEastAsia"/>
                <w:lang w:eastAsia="zh-CN"/>
              </w:rPr>
            </w:pPr>
          </w:p>
        </w:tc>
        <w:tc>
          <w:tcPr>
            <w:tcW w:w="2897" w:type="dxa"/>
          </w:tcPr>
          <w:p w14:paraId="02B58DD7" w14:textId="3847BAFF" w:rsidR="00255066" w:rsidRDefault="00255066" w:rsidP="003B08A7">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Pr>
                <w:rFonts w:eastAsiaTheme="minorEastAsia" w:hint="eastAsia"/>
                <w:color w:val="000000"/>
                <w:lang w:eastAsia="zh-CN"/>
              </w:rPr>
              <w:t>page</w:t>
            </w:r>
            <w:r w:rsidR="00AB2ACA">
              <w:rPr>
                <w:rFonts w:eastAsiaTheme="minorEastAsia" w:hint="eastAsia"/>
                <w:color w:val="000000"/>
                <w:lang w:eastAsia="zh-CN"/>
              </w:rPr>
              <w:t>-</w:t>
            </w:r>
            <w:r w:rsidR="00AC3072">
              <w:rPr>
                <w:rFonts w:eastAsiaTheme="minorEastAsia" w:hint="eastAsia"/>
                <w:color w:val="000000"/>
                <w:lang w:eastAsia="zh-CN"/>
              </w:rPr>
              <w:t>size</w:t>
            </w:r>
          </w:p>
        </w:tc>
        <w:tc>
          <w:tcPr>
            <w:tcW w:w="1410" w:type="dxa"/>
          </w:tcPr>
          <w:p w14:paraId="6BEFA343" w14:textId="77777777" w:rsidR="00AB2ACA" w:rsidRDefault="00AB2ACA" w:rsidP="003B08A7">
            <w:pPr>
              <w:pStyle w:val="ncs-body"/>
              <w:jc w:val="left"/>
              <w:rPr>
                <w:rFonts w:eastAsiaTheme="minorEastAsia"/>
                <w:lang w:eastAsia="zh-CN"/>
              </w:rPr>
            </w:pPr>
          </w:p>
        </w:tc>
        <w:tc>
          <w:tcPr>
            <w:tcW w:w="3740" w:type="dxa"/>
          </w:tcPr>
          <w:p w14:paraId="0A0F2FAD" w14:textId="732BA1EB" w:rsidR="00255066" w:rsidRDefault="00AC3072" w:rsidP="003B08A7">
            <w:pPr>
              <w:pStyle w:val="ncs-body"/>
              <w:jc w:val="left"/>
              <w:rPr>
                <w:rFonts w:eastAsiaTheme="minorEastAsia"/>
                <w:lang w:eastAsia="zh-CN"/>
              </w:rPr>
            </w:pPr>
            <w:r>
              <w:rPr>
                <w:rFonts w:eastAsiaTheme="minorEastAsia"/>
                <w:lang w:eastAsia="zh-CN"/>
              </w:rPr>
              <w:t>‘</w:t>
            </w:r>
            <w:proofErr w:type="spellStart"/>
            <w:proofErr w:type="gramStart"/>
            <w:r>
              <w:rPr>
                <w:rFonts w:eastAsiaTheme="minorEastAsia" w:hint="eastAsia"/>
                <w:lang w:eastAsia="zh-CN"/>
              </w:rPr>
              <w:t>page.</w:t>
            </w:r>
            <w:r w:rsidR="005D5497">
              <w:rPr>
                <w:rFonts w:eastAsiaTheme="minorEastAsia" w:hint="eastAsia"/>
                <w:lang w:eastAsia="zh-CN"/>
              </w:rPr>
              <w:t>size</w:t>
            </w:r>
            <w:proofErr w:type="spellEnd"/>
            <w:proofErr w:type="gramEnd"/>
            <w:r>
              <w:rPr>
                <w:rFonts w:eastAsiaTheme="minorEastAsia" w:hint="eastAsia"/>
                <w:lang w:eastAsia="zh-CN"/>
              </w:rPr>
              <w:t xml:space="preserve"> is invalid</w:t>
            </w:r>
          </w:p>
        </w:tc>
      </w:tr>
      <w:tr w:rsidR="008E14D8" w14:paraId="00140B9B" w14:textId="77777777" w:rsidTr="0E4445B1">
        <w:tc>
          <w:tcPr>
            <w:tcW w:w="997" w:type="dxa"/>
            <w:vMerge/>
          </w:tcPr>
          <w:p w14:paraId="626B89B7" w14:textId="5B9C9C25" w:rsidR="008E14D8" w:rsidRPr="00015ADB" w:rsidRDefault="008E14D8" w:rsidP="008E14D8">
            <w:pPr>
              <w:pStyle w:val="ncs-body"/>
              <w:jc w:val="left"/>
              <w:rPr>
                <w:rFonts w:eastAsiaTheme="minorEastAsia"/>
                <w:lang w:eastAsia="zh-CN"/>
              </w:rPr>
            </w:pPr>
          </w:p>
        </w:tc>
        <w:tc>
          <w:tcPr>
            <w:tcW w:w="2897" w:type="dxa"/>
          </w:tcPr>
          <w:p w14:paraId="528F2CA9" w14:textId="077D7777" w:rsidR="008E14D8" w:rsidRPr="008E14D8" w:rsidRDefault="008E14D8" w:rsidP="008E14D8">
            <w:pPr>
              <w:pStyle w:val="ncs-body"/>
              <w:jc w:val="left"/>
              <w:rPr>
                <w:rFonts w:eastAsiaTheme="minorEastAsia"/>
                <w:lang w:eastAsia="zh-CN"/>
              </w:rPr>
            </w:pPr>
            <w:proofErr w:type="gramStart"/>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AB2ACA">
              <w:rPr>
                <w:rFonts w:eastAsiaTheme="minorEastAsia" w:hint="eastAsia"/>
                <w:color w:val="000000"/>
                <w:lang w:eastAsia="zh-CN"/>
              </w:rPr>
              <w:t>sort</w:t>
            </w:r>
            <w:proofErr w:type="gramEnd"/>
          </w:p>
        </w:tc>
        <w:tc>
          <w:tcPr>
            <w:tcW w:w="1410" w:type="dxa"/>
          </w:tcPr>
          <w:p w14:paraId="47B1F35D" w14:textId="77777777" w:rsidR="00AB2ACA" w:rsidRDefault="00AB2ACA" w:rsidP="008E14D8">
            <w:pPr>
              <w:pStyle w:val="ncs-body"/>
              <w:jc w:val="left"/>
              <w:rPr>
                <w:rFonts w:eastAsiaTheme="minorEastAsia"/>
                <w:lang w:eastAsia="zh-CN"/>
              </w:rPr>
            </w:pPr>
          </w:p>
        </w:tc>
        <w:tc>
          <w:tcPr>
            <w:tcW w:w="3740" w:type="dxa"/>
          </w:tcPr>
          <w:p w14:paraId="59B140E9" w14:textId="763E1B80" w:rsidR="008E14D8" w:rsidRPr="008E14D8" w:rsidRDefault="008E14D8" w:rsidP="008E14D8">
            <w:pPr>
              <w:pStyle w:val="ncs-body"/>
              <w:jc w:val="left"/>
              <w:rPr>
                <w:rFonts w:eastAsiaTheme="minorEastAsia"/>
                <w:lang w:eastAsia="zh-CN"/>
              </w:rPr>
            </w:pPr>
            <w:r>
              <w:rPr>
                <w:rFonts w:eastAsiaTheme="minorEastAsia"/>
                <w:lang w:eastAsia="zh-CN"/>
              </w:rPr>
              <w:t>‘</w:t>
            </w:r>
            <w:r>
              <w:rPr>
                <w:rFonts w:eastAsiaTheme="minorEastAsia" w:hint="eastAsia"/>
                <w:lang w:eastAsia="zh-CN"/>
              </w:rPr>
              <w:t>sorts</w:t>
            </w:r>
            <w:r>
              <w:rPr>
                <w:rFonts w:eastAsiaTheme="minorEastAsia"/>
                <w:lang w:eastAsia="zh-CN"/>
              </w:rPr>
              <w:t>’</w:t>
            </w:r>
            <w:r>
              <w:rPr>
                <w:rFonts w:eastAsiaTheme="minorEastAsia" w:hint="eastAsia"/>
                <w:lang w:eastAsia="zh-CN"/>
              </w:rPr>
              <w:t xml:space="preserve"> is invalid</w:t>
            </w:r>
          </w:p>
        </w:tc>
      </w:tr>
      <w:tr w:rsidR="00AC3072" w14:paraId="317A278C" w14:textId="77777777" w:rsidTr="0E4445B1">
        <w:tc>
          <w:tcPr>
            <w:tcW w:w="997" w:type="dxa"/>
            <w:vMerge/>
          </w:tcPr>
          <w:p w14:paraId="34CF1E95" w14:textId="77777777" w:rsidR="00AC3072" w:rsidRPr="00015ADB" w:rsidRDefault="00AC3072" w:rsidP="008E14D8">
            <w:pPr>
              <w:pStyle w:val="ncs-body"/>
              <w:jc w:val="left"/>
              <w:rPr>
                <w:rFonts w:eastAsiaTheme="minorEastAsia"/>
                <w:lang w:eastAsia="zh-CN"/>
              </w:rPr>
            </w:pPr>
          </w:p>
        </w:tc>
        <w:tc>
          <w:tcPr>
            <w:tcW w:w="2897" w:type="dxa"/>
          </w:tcPr>
          <w:p w14:paraId="08D511F3" w14:textId="60106803" w:rsidR="00AC3072" w:rsidRDefault="00317D1F" w:rsidP="008E14D8">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AB2ACA">
              <w:rPr>
                <w:rFonts w:eastAsiaTheme="minorEastAsia" w:hint="eastAsia"/>
                <w:color w:val="000000"/>
                <w:lang w:eastAsia="zh-CN"/>
              </w:rPr>
              <w:t>sort</w:t>
            </w:r>
            <w:r w:rsidR="00920879">
              <w:rPr>
                <w:rFonts w:eastAsiaTheme="minorEastAsia"/>
                <w:color w:val="000000"/>
                <w:lang w:eastAsia="zh-CN"/>
              </w:rPr>
              <w:t>-</w:t>
            </w:r>
            <w:r w:rsidR="0029456B">
              <w:rPr>
                <w:rFonts w:eastAsiaTheme="minorEastAsia"/>
                <w:color w:val="000000"/>
                <w:lang w:eastAsia="zh-CN"/>
              </w:rPr>
              <w:t>o</w:t>
            </w:r>
            <w:r w:rsidR="006C2203">
              <w:rPr>
                <w:rFonts w:eastAsiaTheme="minorEastAsia"/>
                <w:color w:val="000000"/>
                <w:lang w:eastAsia="zh-CN"/>
              </w:rPr>
              <w:t>f-index</w:t>
            </w:r>
          </w:p>
        </w:tc>
        <w:tc>
          <w:tcPr>
            <w:tcW w:w="1410" w:type="dxa"/>
          </w:tcPr>
          <w:p w14:paraId="339E53B5" w14:textId="2DA992B0" w:rsidR="00AB2ACA" w:rsidRDefault="006C2203" w:rsidP="008E14D8">
            <w:pPr>
              <w:pStyle w:val="ncs-body"/>
              <w:jc w:val="left"/>
              <w:rPr>
                <w:rFonts w:eastAsiaTheme="minorEastAsia"/>
                <w:lang w:eastAsia="zh-CN"/>
              </w:rPr>
            </w:pPr>
            <w:r>
              <w:rPr>
                <w:rFonts w:eastAsiaTheme="minorEastAsia"/>
                <w:lang w:eastAsia="zh-CN"/>
              </w:rPr>
              <w:t>index</w:t>
            </w:r>
            <w:r w:rsidR="00D07522">
              <w:rPr>
                <w:rFonts w:eastAsiaTheme="minorEastAsia" w:hint="eastAsia"/>
                <w:lang w:eastAsia="zh-CN"/>
              </w:rPr>
              <w:t>:</w:t>
            </w:r>
          </w:p>
          <w:p w14:paraId="26D011EF" w14:textId="155BD5BA" w:rsidR="00AB2ACA" w:rsidRDefault="000431D8" w:rsidP="008E14D8">
            <w:pPr>
              <w:pStyle w:val="ncs-body"/>
              <w:jc w:val="left"/>
              <w:rPr>
                <w:rFonts w:eastAsiaTheme="minorEastAsia"/>
                <w:lang w:eastAsia="zh-CN"/>
              </w:rPr>
            </w:pPr>
            <w:r>
              <w:rPr>
                <w:rFonts w:eastAsiaTheme="minorEastAsia"/>
                <w:lang w:eastAsia="zh-CN"/>
              </w:rPr>
              <w:t>Uint16</w:t>
            </w:r>
          </w:p>
        </w:tc>
        <w:tc>
          <w:tcPr>
            <w:tcW w:w="3740" w:type="dxa"/>
          </w:tcPr>
          <w:p w14:paraId="3EC4052E" w14:textId="3B97EA39" w:rsidR="000C4E11" w:rsidRDefault="001B44E4" w:rsidP="005B40C9">
            <w:pPr>
              <w:pStyle w:val="ncs-body"/>
              <w:jc w:val="left"/>
              <w:rPr>
                <w:rFonts w:eastAsiaTheme="minorEastAsia"/>
                <w:lang w:val="en-US" w:eastAsia="zh-CN"/>
              </w:rPr>
            </w:pPr>
            <w:r>
              <w:rPr>
                <w:rFonts w:eastAsiaTheme="minorEastAsia"/>
                <w:lang w:eastAsia="zh-CN"/>
              </w:rPr>
              <w:t xml:space="preserve">One of the </w:t>
            </w:r>
            <w:proofErr w:type="gramStart"/>
            <w:r w:rsidR="00AB2ACA">
              <w:rPr>
                <w:rFonts w:eastAsiaTheme="minorEastAsia"/>
                <w:lang w:eastAsia="zh-CN"/>
              </w:rPr>
              <w:t>‘</w:t>
            </w:r>
            <w:r w:rsidR="00AB2ACA">
              <w:rPr>
                <w:rFonts w:eastAsiaTheme="minorEastAsia" w:hint="eastAsia"/>
                <w:lang w:eastAsia="zh-CN"/>
              </w:rPr>
              <w:t>sort</w:t>
            </w:r>
            <w:r w:rsidR="00AB2ACA">
              <w:rPr>
                <w:rFonts w:eastAsiaTheme="minorEastAsia"/>
                <w:lang w:eastAsia="zh-CN"/>
              </w:rPr>
              <w:t>’</w:t>
            </w:r>
            <w:proofErr w:type="gramEnd"/>
            <w:r w:rsidR="00317D1F">
              <w:rPr>
                <w:rFonts w:eastAsiaTheme="minorEastAsia" w:hint="eastAsia"/>
                <w:lang w:eastAsia="zh-CN"/>
              </w:rPr>
              <w:t xml:space="preserve"> is invalid</w:t>
            </w:r>
            <w:r w:rsidR="004017DA">
              <w:rPr>
                <w:rFonts w:eastAsiaTheme="minorEastAsia" w:hint="eastAsia"/>
                <w:lang w:eastAsia="zh-CN"/>
              </w:rPr>
              <w:t xml:space="preserve"> (</w:t>
            </w:r>
            <w:r w:rsidR="007773CB" w:rsidRPr="007773CB">
              <w:rPr>
                <w:rFonts w:eastAsiaTheme="minorEastAsia" w:hint="eastAsia"/>
                <w:lang w:eastAsia="zh-CN"/>
              </w:rPr>
              <w:t>required</w:t>
            </w:r>
            <w:r w:rsidR="007773CB">
              <w:rPr>
                <w:rFonts w:eastAsiaTheme="minorEastAsia" w:hint="eastAsia"/>
                <w:lang w:eastAsia="zh-CN"/>
              </w:rPr>
              <w:t xml:space="preserve"> </w:t>
            </w:r>
            <w:r w:rsidR="00081FD9">
              <w:rPr>
                <w:rFonts w:eastAsiaTheme="minorEastAsia" w:hint="eastAsia"/>
                <w:lang w:eastAsia="zh-CN"/>
              </w:rPr>
              <w:t xml:space="preserve">&amp; </w:t>
            </w:r>
            <w:r w:rsidR="00081FD9" w:rsidRPr="00081FD9">
              <w:rPr>
                <w:rFonts w:eastAsiaTheme="minorEastAsia" w:hint="eastAsia"/>
                <w:lang w:eastAsia="zh-CN"/>
              </w:rPr>
              <w:t>unrecognized</w:t>
            </w:r>
            <w:r w:rsidR="004017DA">
              <w:rPr>
                <w:rFonts w:eastAsiaTheme="minorEastAsia" w:hint="eastAsia"/>
                <w:lang w:eastAsia="zh-CN"/>
              </w:rPr>
              <w:t>)</w:t>
            </w:r>
          </w:p>
          <w:p w14:paraId="2D704A20" w14:textId="27ECB40C" w:rsidR="005B40C9" w:rsidRPr="005B40C9" w:rsidRDefault="005B40C9" w:rsidP="005B40C9">
            <w:pPr>
              <w:pStyle w:val="ncs-body"/>
              <w:jc w:val="left"/>
              <w:rPr>
                <w:lang w:val="en-US"/>
              </w:rPr>
            </w:pPr>
            <w:r w:rsidRPr="005B40C9">
              <w:rPr>
                <w:lang w:val="en-US"/>
              </w:rPr>
              <w:br/>
            </w:r>
            <w:r w:rsidRPr="005B40C9">
              <w:rPr>
                <w:u w:val="single"/>
                <w:lang w:val="en-US"/>
              </w:rPr>
              <w:t>Params:</w:t>
            </w:r>
            <w:r w:rsidRPr="005B40C9">
              <w:rPr>
                <w:lang w:val="en-US"/>
              </w:rPr>
              <w:t> </w:t>
            </w:r>
          </w:p>
          <w:p w14:paraId="47D88092" w14:textId="7FDEFDF9" w:rsidR="005B40C9" w:rsidRPr="005B40C9" w:rsidRDefault="00EC39C2" w:rsidP="005B40C9">
            <w:pPr>
              <w:pStyle w:val="ncs-body"/>
              <w:rPr>
                <w:lang w:val="en-US"/>
              </w:rPr>
            </w:pPr>
            <w:r>
              <w:rPr>
                <w:rFonts w:eastAsiaTheme="minorEastAsia"/>
                <w:lang w:eastAsia="zh-CN"/>
              </w:rPr>
              <w:t>index</w:t>
            </w:r>
            <w:r w:rsidR="005B40C9" w:rsidRPr="00603E80">
              <w:rPr>
                <w:lang w:val="en-US"/>
              </w:rPr>
              <w:t xml:space="preserve">: </w:t>
            </w:r>
            <w:r w:rsidR="001B7C7C" w:rsidRPr="00603E80">
              <w:rPr>
                <w:rFonts w:eastAsiaTheme="minorEastAsia" w:hint="eastAsia"/>
                <w:lang w:val="en-US" w:eastAsia="zh-CN"/>
              </w:rPr>
              <w:t>index of i</w:t>
            </w:r>
            <w:r w:rsidR="005B40C9" w:rsidRPr="00603E80">
              <w:rPr>
                <w:lang w:val="en-US"/>
              </w:rPr>
              <w:t xml:space="preserve">nvalid </w:t>
            </w:r>
            <w:r w:rsidR="001B7C7C" w:rsidRPr="00603E80">
              <w:rPr>
                <w:rFonts w:eastAsiaTheme="minorEastAsia" w:hint="eastAsia"/>
                <w:lang w:val="en-US" w:eastAsia="zh-CN"/>
              </w:rPr>
              <w:t>sort</w:t>
            </w:r>
            <w:r w:rsidR="005B40C9" w:rsidRPr="00603E80">
              <w:rPr>
                <w:lang w:val="en-US"/>
              </w:rPr>
              <w:t>.</w:t>
            </w:r>
            <w:r w:rsidR="005B40C9" w:rsidRPr="005B40C9">
              <w:rPr>
                <w:lang w:val="en-US"/>
              </w:rPr>
              <w:t> </w:t>
            </w:r>
          </w:p>
          <w:p w14:paraId="0737A871" w14:textId="3A85DD83" w:rsidR="00AB2ACA" w:rsidRDefault="00AB2ACA" w:rsidP="008E14D8">
            <w:pPr>
              <w:pStyle w:val="ncs-body"/>
              <w:jc w:val="left"/>
              <w:rPr>
                <w:rFonts w:eastAsiaTheme="minorEastAsia"/>
                <w:lang w:val="en-US" w:eastAsia="zh-CN"/>
              </w:rPr>
            </w:pPr>
          </w:p>
          <w:p w14:paraId="711E4641" w14:textId="5746EAEA" w:rsidR="00AC3072" w:rsidRPr="00F61189" w:rsidRDefault="001B7C7C" w:rsidP="008E14D8">
            <w:pPr>
              <w:pStyle w:val="ncs-body"/>
              <w:jc w:val="left"/>
              <w:rPr>
                <w:rFonts w:eastAsiaTheme="minorEastAsia"/>
                <w:lang w:val="en-US" w:eastAsia="zh-CN"/>
              </w:rPr>
            </w:pPr>
            <w:r w:rsidRPr="6ED8476E">
              <w:rPr>
                <w:rFonts w:eastAsiaTheme="minorEastAsia"/>
                <w:color w:val="000000" w:themeColor="text1"/>
                <w:lang w:eastAsia="zh-CN"/>
              </w:rPr>
              <w:t xml:space="preserve">Suggested message: </w:t>
            </w:r>
            <w:r w:rsidR="00D325F6" w:rsidRPr="00D325F6">
              <w:rPr>
                <w:rFonts w:eastAsiaTheme="minorEastAsia"/>
                <w:color w:val="000000" w:themeColor="text1"/>
                <w:lang w:val="en-US" w:eastAsia="zh-CN"/>
              </w:rPr>
              <w:t>Invalid sort element at</w:t>
            </w:r>
            <w:r w:rsidRPr="00D325F6">
              <w:rPr>
                <w:rFonts w:eastAsiaTheme="minorEastAsia"/>
                <w:color w:val="000000" w:themeColor="text1"/>
                <w:lang w:val="en-US" w:eastAsia="zh-CN"/>
              </w:rPr>
              <w:t xml:space="preserve"> </w:t>
            </w:r>
            <w:r w:rsidR="004636DD" w:rsidRPr="00D325F6">
              <w:rPr>
                <w:rFonts w:eastAsiaTheme="minorEastAsia" w:hint="eastAsia"/>
                <w:color w:val="000000" w:themeColor="text1"/>
                <w:lang w:val="en-US" w:eastAsia="zh-CN"/>
              </w:rPr>
              <w:t>index</w:t>
            </w:r>
            <w:r w:rsidR="00724A9C" w:rsidRPr="00D325F6">
              <w:rPr>
                <w:rFonts w:eastAsiaTheme="minorEastAsia" w:hint="eastAsia"/>
                <w:color w:val="000000" w:themeColor="text1"/>
                <w:lang w:val="en-US" w:eastAsia="zh-CN"/>
              </w:rPr>
              <w:t xml:space="preserve"> </w:t>
            </w:r>
            <w:r w:rsidR="00D325F6" w:rsidRPr="00D325F6">
              <w:rPr>
                <w:rFonts w:eastAsiaTheme="minorEastAsia"/>
                <w:color w:val="000000" w:themeColor="text1"/>
                <w:lang w:val="en-US" w:eastAsia="zh-CN"/>
              </w:rPr>
              <w:t>{}</w:t>
            </w:r>
            <w:r w:rsidRPr="6ED8476E">
              <w:rPr>
                <w:rFonts w:eastAsiaTheme="minorEastAsia"/>
                <w:color w:val="000000" w:themeColor="text1"/>
                <w:lang w:eastAsia="zh-CN"/>
              </w:rPr>
              <w:t>.</w:t>
            </w:r>
          </w:p>
        </w:tc>
      </w:tr>
      <w:tr w:rsidR="008E14D8" w14:paraId="3FC07577" w14:textId="77777777" w:rsidTr="0E4445B1">
        <w:tc>
          <w:tcPr>
            <w:tcW w:w="997" w:type="dxa"/>
            <w:vMerge/>
          </w:tcPr>
          <w:p w14:paraId="604F89F8" w14:textId="765DA7CD" w:rsidR="008E14D8" w:rsidRPr="00015ADB" w:rsidRDefault="008E14D8" w:rsidP="008E14D8">
            <w:pPr>
              <w:pStyle w:val="ncs-body"/>
              <w:jc w:val="left"/>
              <w:rPr>
                <w:rFonts w:eastAsiaTheme="minorEastAsia"/>
                <w:lang w:eastAsia="zh-CN"/>
              </w:rPr>
            </w:pPr>
          </w:p>
        </w:tc>
        <w:tc>
          <w:tcPr>
            <w:tcW w:w="2897" w:type="dxa"/>
          </w:tcPr>
          <w:p w14:paraId="666CE720" w14:textId="00BBDB0C" w:rsidR="008E14D8" w:rsidRDefault="00705237" w:rsidP="008E14D8">
            <w:pPr>
              <w:pStyle w:val="ncs-body"/>
              <w:jc w:val="left"/>
              <w:rPr>
                <w:rFonts w:eastAsiaTheme="minorEastAsia"/>
                <w:color w:val="000000"/>
                <w:lang w:eastAsia="zh-CN"/>
              </w:rPr>
            </w:pPr>
            <w:proofErr w:type="gramStart"/>
            <w:r>
              <w:rPr>
                <w:rFonts w:eastAsiaTheme="minorEastAsia" w:hint="eastAsia"/>
                <w:color w:val="000000"/>
                <w:lang w:eastAsia="zh-CN"/>
              </w:rPr>
              <w:t>i</w:t>
            </w:r>
            <w:r w:rsidRPr="00015ADB">
              <w:rPr>
                <w:rFonts w:eastAsiaTheme="minorEastAsia" w:hint="eastAsia"/>
                <w:color w:val="000000"/>
                <w:lang w:eastAsia="zh-CN"/>
              </w:rPr>
              <w:t>nvalid</w:t>
            </w:r>
            <w:r>
              <w:rPr>
                <w:rFonts w:eastAsiaTheme="minorEastAsia" w:hint="eastAsia"/>
                <w:color w:val="000000"/>
                <w:lang w:eastAsia="zh-CN"/>
              </w:rPr>
              <w:t>-</w:t>
            </w:r>
            <w:r w:rsidR="008E14D8" w:rsidRPr="00015ADB">
              <w:rPr>
                <w:rFonts w:eastAsiaTheme="minorEastAsia" w:hint="eastAsia"/>
                <w:color w:val="000000"/>
                <w:lang w:eastAsia="zh-CN"/>
              </w:rPr>
              <w:t>filters</w:t>
            </w:r>
            <w:proofErr w:type="gramEnd"/>
          </w:p>
        </w:tc>
        <w:tc>
          <w:tcPr>
            <w:tcW w:w="1410" w:type="dxa"/>
          </w:tcPr>
          <w:p w14:paraId="4D259082" w14:textId="77777777" w:rsidR="00AB2ACA" w:rsidRDefault="00AB2ACA" w:rsidP="008E14D8">
            <w:pPr>
              <w:pStyle w:val="ncs-body"/>
              <w:jc w:val="left"/>
              <w:rPr>
                <w:rFonts w:eastAsiaTheme="minorEastAsia"/>
                <w:lang w:eastAsia="zh-CN"/>
              </w:rPr>
            </w:pPr>
          </w:p>
        </w:tc>
        <w:tc>
          <w:tcPr>
            <w:tcW w:w="3740" w:type="dxa"/>
          </w:tcPr>
          <w:p w14:paraId="7AEBB660" w14:textId="1E848DC6" w:rsidR="008E14D8" w:rsidRPr="00015ADB" w:rsidRDefault="008E14D8" w:rsidP="008E14D8">
            <w:pPr>
              <w:pStyle w:val="ncs-body"/>
              <w:jc w:val="left"/>
              <w:rPr>
                <w:rFonts w:eastAsiaTheme="minorEastAsia"/>
                <w:lang w:eastAsia="zh-CN"/>
              </w:rPr>
            </w:pPr>
            <w:r>
              <w:rPr>
                <w:rFonts w:eastAsiaTheme="minorEastAsia"/>
                <w:lang w:eastAsia="zh-CN"/>
              </w:rPr>
              <w:t>‘</w:t>
            </w:r>
            <w:r>
              <w:rPr>
                <w:rFonts w:eastAsiaTheme="minorEastAsia" w:hint="eastAsia"/>
                <w:lang w:eastAsia="zh-CN"/>
              </w:rPr>
              <w:t>filters</w:t>
            </w:r>
            <w:r>
              <w:rPr>
                <w:rFonts w:eastAsiaTheme="minorEastAsia"/>
                <w:lang w:eastAsia="zh-CN"/>
              </w:rPr>
              <w:t>’</w:t>
            </w:r>
            <w:r>
              <w:rPr>
                <w:rFonts w:eastAsiaTheme="minorEastAsia" w:hint="eastAsia"/>
                <w:lang w:eastAsia="zh-CN"/>
              </w:rPr>
              <w:t xml:space="preserve"> is invalid</w:t>
            </w:r>
            <w:r w:rsidR="0028369B">
              <w:rPr>
                <w:rFonts w:eastAsiaTheme="minorEastAsia"/>
                <w:lang w:eastAsia="zh-CN"/>
              </w:rPr>
              <w:t>.</w:t>
            </w:r>
          </w:p>
        </w:tc>
      </w:tr>
    </w:tbl>
    <w:p w14:paraId="758DA218" w14:textId="77777777" w:rsidR="000A4617" w:rsidRDefault="000A4617" w:rsidP="002210AF">
      <w:pPr>
        <w:pStyle w:val="ncs-body"/>
        <w:rPr>
          <w:lang w:val="en-GB"/>
        </w:rPr>
      </w:pPr>
    </w:p>
    <w:p w14:paraId="1E1E1383" w14:textId="08A1F797" w:rsidR="003008B6" w:rsidRPr="00AC4F74" w:rsidRDefault="000A4617" w:rsidP="003008B6">
      <w:pPr>
        <w:pStyle w:val="Heading3"/>
        <w:jc w:val="left"/>
        <w:rPr>
          <w:rFonts w:eastAsiaTheme="minorEastAsia"/>
          <w:b/>
          <w:color w:val="000000" w:themeColor="text1"/>
          <w:lang w:val="en-SG" w:eastAsia="zh-CN"/>
        </w:rPr>
      </w:pPr>
      <w:bookmarkStart w:id="372" w:name="_Toc206891478"/>
      <w:bookmarkStart w:id="373" w:name="_Toc207034948"/>
      <w:bookmarkStart w:id="374" w:name="_Ref209543165"/>
      <w:bookmarkStart w:id="375" w:name="_Toc212542680"/>
      <w:bookmarkStart w:id="376" w:name="_Ref213174266"/>
      <w:bookmarkStart w:id="377" w:name="_Ref213174284"/>
      <w:bookmarkStart w:id="378" w:name="_Toc216180154"/>
      <w:r w:rsidRPr="00000ABF">
        <w:rPr>
          <w:rFonts w:eastAsia="Arial"/>
          <w:b/>
          <w:color w:val="000000" w:themeColor="text1"/>
          <w:lang w:val="en-SG"/>
        </w:rPr>
        <w:t xml:space="preserve">Get VA Event </w:t>
      </w:r>
      <w:bookmarkEnd w:id="372"/>
      <w:bookmarkEnd w:id="373"/>
      <w:bookmarkEnd w:id="374"/>
      <w:bookmarkEnd w:id="375"/>
      <w:r w:rsidR="00740BC1">
        <w:rPr>
          <w:rFonts w:eastAsiaTheme="minorEastAsia" w:hint="eastAsia"/>
          <w:b/>
          <w:color w:val="000000" w:themeColor="text1"/>
          <w:lang w:val="en-SG" w:eastAsia="zh-CN"/>
        </w:rPr>
        <w:t>Image</w:t>
      </w:r>
      <w:bookmarkEnd w:id="376"/>
      <w:bookmarkEnd w:id="377"/>
      <w:bookmarkEnd w:id="378"/>
    </w:p>
    <w:p w14:paraId="4AB1760E" w14:textId="67734936" w:rsidR="0056635F" w:rsidRPr="00515E7B" w:rsidRDefault="0056635F" w:rsidP="008E14D8">
      <w:pPr>
        <w:pStyle w:val="ListParagraph"/>
        <w:numPr>
          <w:ilvl w:val="0"/>
          <w:numId w:val="60"/>
        </w:numPr>
        <w:jc w:val="left"/>
        <w:rPr>
          <w:rFonts w:cs="Arial"/>
          <w:color w:val="000000" w:themeColor="text1"/>
        </w:rPr>
      </w:pPr>
      <w:r w:rsidRPr="00561346">
        <w:rPr>
          <w:rFonts w:eastAsia="Arial"/>
          <w:color w:val="000000" w:themeColor="text1"/>
          <w:szCs w:val="22"/>
          <w:lang w:val="en-SG"/>
        </w:rPr>
        <w:t xml:space="preserve">This message is sent when </w:t>
      </w:r>
      <w:r>
        <w:rPr>
          <w:rFonts w:eastAsia="Arial"/>
          <w:color w:val="000000" w:themeColor="text1"/>
          <w:lang w:val="en-SG"/>
        </w:rPr>
        <w:t>C3</w:t>
      </w:r>
      <w:r w:rsidRPr="00561346">
        <w:rPr>
          <w:rFonts w:eastAsia="Arial"/>
          <w:color w:val="000000" w:themeColor="text1"/>
          <w:lang w:val="en-SG"/>
        </w:rPr>
        <w:t xml:space="preserve"> </w:t>
      </w:r>
      <w:r w:rsidR="00397476" w:rsidRPr="00561346">
        <w:rPr>
          <w:rFonts w:eastAsia="Arial"/>
          <w:color w:val="000000" w:themeColor="text1"/>
          <w:szCs w:val="22"/>
          <w:lang w:val="en-SG"/>
        </w:rPr>
        <w:t>request</w:t>
      </w:r>
      <w:r w:rsidR="00397476">
        <w:rPr>
          <w:rFonts w:eastAsia="Arial"/>
          <w:color w:val="000000" w:themeColor="text1"/>
          <w:szCs w:val="22"/>
          <w:lang w:val="en-SG"/>
        </w:rPr>
        <w:t>s</w:t>
      </w:r>
      <w:r w:rsidR="00397476" w:rsidRPr="00561346">
        <w:rPr>
          <w:rFonts w:eastAsia="Arial"/>
          <w:color w:val="000000" w:themeColor="text1"/>
          <w:szCs w:val="22"/>
          <w:lang w:val="en-SG"/>
        </w:rPr>
        <w:t xml:space="preserve"> the </w:t>
      </w:r>
      <w:r w:rsidR="00AC4F74">
        <w:rPr>
          <w:rFonts w:eastAsia="Arial"/>
          <w:color w:val="000000" w:themeColor="text1"/>
          <w:szCs w:val="22"/>
          <w:lang w:val="en-SG"/>
        </w:rPr>
        <w:t>e</w:t>
      </w:r>
      <w:r w:rsidR="00397476" w:rsidRPr="00561346">
        <w:rPr>
          <w:rFonts w:eastAsia="Arial"/>
          <w:color w:val="000000" w:themeColor="text1"/>
          <w:szCs w:val="22"/>
          <w:lang w:val="en-SG"/>
        </w:rPr>
        <w:t xml:space="preserve">vent’s </w:t>
      </w:r>
      <w:r w:rsidR="00AC4F74">
        <w:rPr>
          <w:rFonts w:eastAsiaTheme="minorEastAsia"/>
          <w:color w:val="000000" w:themeColor="text1"/>
          <w:szCs w:val="22"/>
          <w:lang w:val="en-SG" w:eastAsia="zh-CN"/>
        </w:rPr>
        <w:t>i</w:t>
      </w:r>
      <w:r w:rsidR="00740BC1">
        <w:rPr>
          <w:rFonts w:eastAsiaTheme="minorEastAsia" w:hint="eastAsia"/>
          <w:color w:val="000000" w:themeColor="text1"/>
          <w:szCs w:val="22"/>
          <w:lang w:val="en-SG" w:eastAsia="zh-CN"/>
        </w:rPr>
        <w:t>mage</w:t>
      </w:r>
      <w:r w:rsidRPr="00515E7B">
        <w:rPr>
          <w:rFonts w:eastAsia="Arial" w:cs="Arial"/>
          <w:color w:val="000000" w:themeColor="text1"/>
          <w:lang w:val="en-SG"/>
        </w:rPr>
        <w:t xml:space="preserve">. </w:t>
      </w:r>
    </w:p>
    <w:p w14:paraId="150AD114" w14:textId="77777777" w:rsidR="0056635F" w:rsidRPr="00101D87" w:rsidRDefault="0056635F" w:rsidP="00101D87">
      <w:pPr>
        <w:pStyle w:val="ListParagraph"/>
        <w:numPr>
          <w:ilvl w:val="0"/>
          <w:numId w:val="60"/>
        </w:numPr>
        <w:jc w:val="left"/>
        <w:rPr>
          <w:rFonts w:eastAsia="Arial" w:cs="Arial"/>
          <w:color w:val="000000" w:themeColor="text1"/>
        </w:rPr>
      </w:pPr>
      <w:r w:rsidRPr="00D96679">
        <w:rPr>
          <w:rFonts w:eastAsia="Arial" w:cs="Arial"/>
          <w:color w:val="000000" w:themeColor="text1"/>
          <w:lang w:val="en-SG"/>
        </w:rPr>
        <w:t>Request:</w:t>
      </w:r>
    </w:p>
    <w:p w14:paraId="5B03A582" w14:textId="291BA0D3" w:rsidR="0056635F" w:rsidRPr="00101D87" w:rsidRDefault="0056635F" w:rsidP="00101D87">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00BC2CA1">
        <w:rPr>
          <w:rFonts w:eastAsia="Arial" w:cs="Arial"/>
          <w:color w:val="000000" w:themeColor="text1"/>
          <w:lang w:val="en-SG"/>
        </w:rPr>
        <w:t>GET</w:t>
      </w:r>
    </w:p>
    <w:p w14:paraId="35F163BD" w14:textId="0F1B147A" w:rsidR="0056635F" w:rsidRPr="00101D87" w:rsidRDefault="00B838ED" w:rsidP="00101D8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00101D87" w:rsidRPr="00101D87">
        <w:rPr>
          <w:rFonts w:eastAsia="Arial" w:cs="Arial"/>
          <w:color w:val="000000" w:themeColor="text1"/>
          <w:lang w:val="en-SG"/>
        </w:rPr>
        <w:t>:</w:t>
      </w:r>
      <w:r w:rsidR="0056635F" w:rsidRPr="00101D87">
        <w:rPr>
          <w:rFonts w:eastAsia="Arial" w:cs="Arial"/>
          <w:color w:val="000000" w:themeColor="text1"/>
          <w:lang w:val="en-SG"/>
        </w:rPr>
        <w:t xml:space="preserve"> </w:t>
      </w:r>
      <w:proofErr w:type="spellStart"/>
      <w:r w:rsidR="008E14D8">
        <w:rPr>
          <w:rFonts w:eastAsiaTheme="minorEastAsia" w:cs="Arial" w:hint="eastAsia"/>
          <w:color w:val="000000" w:themeColor="text1"/>
          <w:lang w:val="en-SG" w:eastAsia="zh-CN"/>
        </w:rPr>
        <w:t>va</w:t>
      </w:r>
      <w:proofErr w:type="spellEnd"/>
      <w:r w:rsidR="00B660A7">
        <w:rPr>
          <w:rFonts w:eastAsiaTheme="minorEastAsia" w:cs="Arial" w:hint="eastAsia"/>
          <w:color w:val="000000" w:themeColor="text1"/>
          <w:lang w:val="en-SG" w:eastAsia="zh-CN"/>
        </w:rPr>
        <w:t>/event</w:t>
      </w:r>
      <w:r w:rsidR="005A3F4F">
        <w:rPr>
          <w:rFonts w:eastAsiaTheme="minorEastAsia" w:cs="Arial"/>
          <w:color w:val="000000" w:themeColor="text1"/>
          <w:lang w:val="en-SG" w:eastAsia="zh-CN"/>
        </w:rPr>
        <w:t>-</w:t>
      </w:r>
      <w:r w:rsidR="00B660A7">
        <w:rPr>
          <w:rFonts w:eastAsiaTheme="minorEastAsia" w:cs="Arial" w:hint="eastAsia"/>
          <w:color w:val="000000" w:themeColor="text1"/>
          <w:lang w:val="en-SG" w:eastAsia="zh-CN"/>
        </w:rPr>
        <w:t>image</w:t>
      </w:r>
      <w:r w:rsidR="005A3F4F">
        <w:rPr>
          <w:rFonts w:eastAsiaTheme="minorEastAsia" w:cs="Arial"/>
          <w:color w:val="000000" w:themeColor="text1"/>
          <w:lang w:val="en-SG" w:eastAsia="zh-CN"/>
        </w:rPr>
        <w:t>s</w:t>
      </w:r>
      <w:r w:rsidR="00D56C5F">
        <w:rPr>
          <w:rFonts w:eastAsiaTheme="minorEastAsia" w:cs="Arial"/>
          <w:color w:val="000000" w:themeColor="text1"/>
          <w:lang w:val="en-SG" w:eastAsia="zh-CN"/>
        </w:rPr>
        <w:t>/</w:t>
      </w:r>
      <w:r w:rsidR="00AC4F74">
        <w:rPr>
          <w:rFonts w:eastAsiaTheme="minorEastAsia" w:cs="Arial"/>
          <w:color w:val="000000" w:themeColor="text1"/>
          <w:lang w:val="en-SG" w:eastAsia="zh-CN"/>
        </w:rPr>
        <w:t>{</w:t>
      </w:r>
      <w:r w:rsidR="00D56C5F">
        <w:rPr>
          <w:rFonts w:eastAsiaTheme="minorEastAsia" w:cs="Arial"/>
          <w:color w:val="000000" w:themeColor="text1"/>
          <w:lang w:val="en-SG" w:eastAsia="zh-CN"/>
        </w:rPr>
        <w:t>id</w:t>
      </w:r>
      <w:r w:rsidR="00AC4F74">
        <w:rPr>
          <w:rFonts w:eastAsiaTheme="minorEastAsia" w:cs="Arial"/>
          <w:color w:val="000000" w:themeColor="text1"/>
          <w:lang w:val="en-SG" w:eastAsia="zh-CN"/>
        </w:rPr>
        <w:t>}</w:t>
      </w:r>
    </w:p>
    <w:p w14:paraId="5332D4E4" w14:textId="7E400A2E" w:rsidR="009A00F7" w:rsidRPr="00101D87" w:rsidRDefault="00C63029" w:rsidP="00101D8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 parameters</w:t>
      </w:r>
      <w:r w:rsidR="0056635F">
        <w:rPr>
          <w:rFonts w:eastAsia="Arial" w:cs="Arial"/>
          <w:color w:val="000000" w:themeColor="text1"/>
          <w:lang w:val="en-SG"/>
        </w:rPr>
        <w:t>:</w:t>
      </w:r>
    </w:p>
    <w:tbl>
      <w:tblPr>
        <w:tblW w:w="9627" w:type="dxa"/>
        <w:tblLayout w:type="fixed"/>
        <w:tblLook w:val="04A0" w:firstRow="1" w:lastRow="0" w:firstColumn="1" w:lastColumn="0" w:noHBand="0" w:noVBand="1"/>
      </w:tblPr>
      <w:tblGrid>
        <w:gridCol w:w="1293"/>
        <w:gridCol w:w="1312"/>
        <w:gridCol w:w="1350"/>
        <w:gridCol w:w="3240"/>
        <w:gridCol w:w="2432"/>
      </w:tblGrid>
      <w:tr w:rsidR="000A4617" w:rsidRPr="00A875DF" w14:paraId="3A7AEF66" w14:textId="77777777">
        <w:trPr>
          <w:trHeight w:val="658"/>
        </w:trPr>
        <w:tc>
          <w:tcPr>
            <w:tcW w:w="129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0F3F272" w14:textId="77777777" w:rsidR="000A4617" w:rsidRPr="00A875DF" w:rsidRDefault="000A4617" w:rsidP="00CC2CE8">
            <w:pPr>
              <w:widowControl/>
              <w:jc w:val="left"/>
              <w:rPr>
                <w:rFonts w:ascii="Arial" w:eastAsia="Times New Roman" w:hAnsi="Arial" w:cs="Arial"/>
                <w:b/>
                <w:bCs/>
                <w:color w:val="000000"/>
                <w:kern w:val="0"/>
                <w:sz w:val="22"/>
              </w:rPr>
            </w:pPr>
            <w:r w:rsidRPr="00A875DF">
              <w:rPr>
                <w:rFonts w:ascii="Arial" w:eastAsia="Times New Roman" w:hAnsi="Arial" w:cs="Arial"/>
                <w:b/>
                <w:bCs/>
                <w:color w:val="000000"/>
                <w:kern w:val="0"/>
                <w:sz w:val="22"/>
              </w:rPr>
              <w:t xml:space="preserve">Field </w:t>
            </w:r>
            <w:r w:rsidRPr="00A875DF">
              <w:rPr>
                <w:rFonts w:ascii="Arial" w:eastAsia="Times New Roman" w:hAnsi="Arial" w:cs="Arial"/>
                <w:b/>
                <w:bCs/>
                <w:color w:val="000000"/>
                <w:kern w:val="0"/>
                <w:sz w:val="22"/>
              </w:rPr>
              <w:br/>
              <w:t>Name</w:t>
            </w:r>
          </w:p>
        </w:tc>
        <w:tc>
          <w:tcPr>
            <w:tcW w:w="1312" w:type="dxa"/>
            <w:tcBorders>
              <w:top w:val="single" w:sz="4" w:space="0" w:color="auto"/>
              <w:left w:val="nil"/>
              <w:bottom w:val="single" w:sz="4" w:space="0" w:color="auto"/>
              <w:right w:val="single" w:sz="4" w:space="0" w:color="auto"/>
            </w:tcBorders>
            <w:shd w:val="clear" w:color="000000" w:fill="D9D9D9"/>
            <w:vAlign w:val="center"/>
            <w:hideMark/>
          </w:tcPr>
          <w:p w14:paraId="79A8C518" w14:textId="77777777" w:rsidR="000A4617" w:rsidRPr="00A875DF" w:rsidRDefault="000A4617" w:rsidP="00CC2CE8">
            <w:pPr>
              <w:widowControl/>
              <w:jc w:val="left"/>
              <w:rPr>
                <w:rFonts w:ascii="Arial" w:eastAsia="Times New Roman" w:hAnsi="Arial" w:cs="Arial"/>
                <w:b/>
                <w:bCs/>
                <w:color w:val="000000"/>
                <w:kern w:val="0"/>
                <w:sz w:val="22"/>
              </w:rPr>
            </w:pPr>
            <w:r w:rsidRPr="00A875DF">
              <w:rPr>
                <w:rFonts w:ascii="Arial" w:eastAsia="Times New Roman" w:hAnsi="Arial" w:cs="Arial"/>
                <w:b/>
                <w:bCs/>
                <w:color w:val="000000"/>
                <w:kern w:val="0"/>
                <w:sz w:val="22"/>
              </w:rPr>
              <w:t xml:space="preserve">Data </w:t>
            </w:r>
            <w:r w:rsidRPr="00A875DF">
              <w:rPr>
                <w:rFonts w:ascii="Arial" w:eastAsia="Times New Roman" w:hAnsi="Arial" w:cs="Arial"/>
                <w:b/>
                <w:bCs/>
                <w:color w:val="000000"/>
                <w:kern w:val="0"/>
                <w:sz w:val="22"/>
              </w:rPr>
              <w:br/>
              <w:t xml:space="preserve">Type </w:t>
            </w:r>
          </w:p>
        </w:tc>
        <w:tc>
          <w:tcPr>
            <w:tcW w:w="1350" w:type="dxa"/>
            <w:tcBorders>
              <w:top w:val="single" w:sz="4" w:space="0" w:color="auto"/>
              <w:left w:val="nil"/>
              <w:bottom w:val="single" w:sz="4" w:space="0" w:color="auto"/>
              <w:right w:val="single" w:sz="4" w:space="0" w:color="auto"/>
            </w:tcBorders>
            <w:shd w:val="clear" w:color="000000" w:fill="D9D9D9"/>
            <w:vAlign w:val="center"/>
            <w:hideMark/>
          </w:tcPr>
          <w:p w14:paraId="5A9E2713" w14:textId="77777777" w:rsidR="000A4617" w:rsidRPr="00A875DF" w:rsidRDefault="000A4617" w:rsidP="00CC2CE8">
            <w:pPr>
              <w:widowControl/>
              <w:jc w:val="left"/>
              <w:rPr>
                <w:rFonts w:ascii="Arial" w:eastAsia="Times New Roman" w:hAnsi="Arial" w:cs="Arial"/>
                <w:b/>
                <w:bCs/>
                <w:color w:val="000000"/>
                <w:kern w:val="0"/>
                <w:sz w:val="22"/>
              </w:rPr>
            </w:pPr>
            <w:r w:rsidRPr="00A875DF">
              <w:rPr>
                <w:rFonts w:ascii="Arial" w:eastAsia="Times New Roman" w:hAnsi="Arial" w:cs="Arial"/>
                <w:b/>
                <w:bCs/>
                <w:color w:val="000000"/>
                <w:kern w:val="0"/>
                <w:sz w:val="22"/>
              </w:rPr>
              <w:t xml:space="preserve">Mandatory </w:t>
            </w:r>
          </w:p>
        </w:tc>
        <w:tc>
          <w:tcPr>
            <w:tcW w:w="3240" w:type="dxa"/>
            <w:tcBorders>
              <w:top w:val="single" w:sz="4" w:space="0" w:color="auto"/>
              <w:left w:val="nil"/>
              <w:bottom w:val="single" w:sz="4" w:space="0" w:color="auto"/>
              <w:right w:val="single" w:sz="4" w:space="0" w:color="auto"/>
            </w:tcBorders>
            <w:shd w:val="clear" w:color="000000" w:fill="D9D9D9"/>
            <w:vAlign w:val="center"/>
            <w:hideMark/>
          </w:tcPr>
          <w:p w14:paraId="004DD966" w14:textId="77777777" w:rsidR="000A4617" w:rsidRPr="00A875DF" w:rsidRDefault="000A4617" w:rsidP="00CC2CE8">
            <w:pPr>
              <w:widowControl/>
              <w:jc w:val="left"/>
              <w:rPr>
                <w:rFonts w:ascii="Arial" w:eastAsia="Times New Roman" w:hAnsi="Arial" w:cs="Arial"/>
                <w:b/>
                <w:bCs/>
                <w:color w:val="000000"/>
                <w:kern w:val="0"/>
                <w:sz w:val="22"/>
              </w:rPr>
            </w:pPr>
            <w:r w:rsidRPr="00A875DF">
              <w:rPr>
                <w:rFonts w:ascii="Arial" w:eastAsia="Times New Roman" w:hAnsi="Arial" w:cs="Arial"/>
                <w:b/>
                <w:bCs/>
                <w:color w:val="000000"/>
                <w:kern w:val="0"/>
                <w:sz w:val="22"/>
              </w:rPr>
              <w:t>Allowed values</w:t>
            </w:r>
          </w:p>
        </w:tc>
        <w:tc>
          <w:tcPr>
            <w:tcW w:w="2432" w:type="dxa"/>
            <w:tcBorders>
              <w:top w:val="single" w:sz="4" w:space="0" w:color="auto"/>
              <w:left w:val="nil"/>
              <w:bottom w:val="single" w:sz="4" w:space="0" w:color="auto"/>
              <w:right w:val="single" w:sz="4" w:space="0" w:color="auto"/>
            </w:tcBorders>
            <w:shd w:val="clear" w:color="000000" w:fill="D9D9D9"/>
            <w:vAlign w:val="center"/>
            <w:hideMark/>
          </w:tcPr>
          <w:p w14:paraId="4599DB32" w14:textId="77777777" w:rsidR="000A4617" w:rsidRPr="00A875DF" w:rsidRDefault="000A4617" w:rsidP="00CC2CE8">
            <w:pPr>
              <w:widowControl/>
              <w:jc w:val="left"/>
              <w:rPr>
                <w:rFonts w:ascii="Arial" w:eastAsia="Times New Roman" w:hAnsi="Arial" w:cs="Arial"/>
                <w:b/>
                <w:bCs/>
                <w:color w:val="000000"/>
                <w:kern w:val="0"/>
                <w:sz w:val="22"/>
              </w:rPr>
            </w:pPr>
            <w:r w:rsidRPr="00A875DF">
              <w:rPr>
                <w:rFonts w:ascii="Arial" w:eastAsia="Times New Roman" w:hAnsi="Arial" w:cs="Arial"/>
                <w:b/>
                <w:bCs/>
                <w:color w:val="000000"/>
                <w:kern w:val="0"/>
                <w:sz w:val="22"/>
              </w:rPr>
              <w:t>Description</w:t>
            </w:r>
          </w:p>
        </w:tc>
      </w:tr>
      <w:tr w:rsidR="000A4617" w:rsidRPr="00A875DF" w14:paraId="7BBA6388" w14:textId="77777777" w:rsidTr="00977227">
        <w:trPr>
          <w:trHeight w:val="658"/>
        </w:trPr>
        <w:tc>
          <w:tcPr>
            <w:tcW w:w="1293" w:type="dxa"/>
            <w:tcBorders>
              <w:top w:val="nil"/>
              <w:left w:val="single" w:sz="4" w:space="0" w:color="auto"/>
              <w:bottom w:val="single" w:sz="4" w:space="0" w:color="auto"/>
              <w:right w:val="single" w:sz="4" w:space="0" w:color="auto"/>
            </w:tcBorders>
            <w:vAlign w:val="center"/>
            <w:hideMark/>
          </w:tcPr>
          <w:p w14:paraId="62310F27" w14:textId="3F1181B9" w:rsidR="000A4617" w:rsidRPr="00AC4F74" w:rsidRDefault="006E605A" w:rsidP="00172810">
            <w:pPr>
              <w:widowControl/>
              <w:jc w:val="left"/>
              <w:rPr>
                <w:rFonts w:ascii="Arial" w:hAnsi="Arial" w:cs="Arial"/>
                <w:color w:val="000000"/>
                <w:kern w:val="0"/>
                <w:sz w:val="22"/>
              </w:rPr>
            </w:pPr>
            <w:r>
              <w:rPr>
                <w:rFonts w:ascii="Arial" w:hAnsi="Arial" w:cs="Arial" w:hint="eastAsia"/>
                <w:color w:val="000000"/>
                <w:kern w:val="0"/>
                <w:sz w:val="22"/>
              </w:rPr>
              <w:t>id</w:t>
            </w:r>
          </w:p>
        </w:tc>
        <w:tc>
          <w:tcPr>
            <w:tcW w:w="1312" w:type="dxa"/>
            <w:tcBorders>
              <w:top w:val="nil"/>
              <w:left w:val="nil"/>
              <w:bottom w:val="single" w:sz="4" w:space="0" w:color="auto"/>
              <w:right w:val="single" w:sz="4" w:space="0" w:color="auto"/>
            </w:tcBorders>
            <w:vAlign w:val="center"/>
            <w:hideMark/>
          </w:tcPr>
          <w:p w14:paraId="0F1F2409" w14:textId="1DAA6D93" w:rsidR="000A4617" w:rsidRPr="00A875DF"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A8023E">
              <w:rPr>
                <w:rFonts w:ascii="Arial" w:eastAsia="Times New Roman" w:hAnsi="Arial" w:cs="Arial"/>
                <w:color w:val="000000"/>
                <w:kern w:val="0"/>
                <w:sz w:val="22"/>
              </w:rPr>
              <w:t>40</w:t>
            </w:r>
            <w:r w:rsidR="000A4617" w:rsidRPr="00A875DF">
              <w:rPr>
                <w:rFonts w:ascii="Arial" w:eastAsia="Times New Roman" w:hAnsi="Arial" w:cs="Arial"/>
                <w:color w:val="000000"/>
                <w:kern w:val="0"/>
                <w:sz w:val="22"/>
              </w:rPr>
              <w:t>)</w:t>
            </w:r>
          </w:p>
        </w:tc>
        <w:tc>
          <w:tcPr>
            <w:tcW w:w="1350" w:type="dxa"/>
            <w:tcBorders>
              <w:top w:val="nil"/>
              <w:left w:val="nil"/>
              <w:bottom w:val="single" w:sz="4" w:space="0" w:color="auto"/>
              <w:right w:val="single" w:sz="4" w:space="0" w:color="auto"/>
            </w:tcBorders>
            <w:vAlign w:val="center"/>
            <w:hideMark/>
          </w:tcPr>
          <w:p w14:paraId="38B63115" w14:textId="77777777" w:rsidR="000A4617" w:rsidRPr="00A875DF" w:rsidRDefault="000A4617" w:rsidP="00172810">
            <w:pPr>
              <w:widowControl/>
              <w:jc w:val="left"/>
              <w:rPr>
                <w:rFonts w:ascii="Arial" w:eastAsia="Times New Roman" w:hAnsi="Arial" w:cs="Arial"/>
                <w:color w:val="000000"/>
                <w:kern w:val="0"/>
                <w:sz w:val="22"/>
              </w:rPr>
            </w:pPr>
            <w:r w:rsidRPr="00A875DF">
              <w:rPr>
                <w:rFonts w:ascii="Arial" w:eastAsia="Times New Roman" w:hAnsi="Arial" w:cs="Arial"/>
                <w:color w:val="000000"/>
                <w:kern w:val="0"/>
                <w:sz w:val="22"/>
              </w:rPr>
              <w:t>Yes</w:t>
            </w:r>
          </w:p>
        </w:tc>
        <w:tc>
          <w:tcPr>
            <w:tcW w:w="3240" w:type="dxa"/>
            <w:tcBorders>
              <w:top w:val="nil"/>
              <w:left w:val="nil"/>
              <w:bottom w:val="single" w:sz="4" w:space="0" w:color="auto"/>
              <w:right w:val="single" w:sz="4" w:space="0" w:color="auto"/>
            </w:tcBorders>
            <w:vAlign w:val="center"/>
            <w:hideMark/>
          </w:tcPr>
          <w:p w14:paraId="2D61E879" w14:textId="77777777" w:rsidR="00172810" w:rsidRPr="00F2635D" w:rsidRDefault="00172810" w:rsidP="00172810">
            <w:pPr>
              <w:spacing w:before="100"/>
              <w:jc w:val="left"/>
              <w:rPr>
                <w:rFonts w:ascii="Arial" w:hAnsi="Arial" w:cs="Arial"/>
                <w:color w:val="000000"/>
                <w:sz w:val="22"/>
              </w:rPr>
            </w:pPr>
            <w:r w:rsidRPr="00F2635D">
              <w:rPr>
                <w:rFonts w:ascii="Arial" w:hAnsi="Arial" w:cs="Arial"/>
                <w:color w:val="000000"/>
                <w:sz w:val="22"/>
              </w:rPr>
              <w:t>Character set:</w:t>
            </w:r>
          </w:p>
          <w:p w14:paraId="20203F61" w14:textId="77777777" w:rsidR="00172810" w:rsidRPr="00F2635D" w:rsidRDefault="00172810" w:rsidP="00172810">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4085B4DE" w14:textId="3852D952" w:rsidR="000A4617" w:rsidRPr="00C149BB" w:rsidRDefault="00172810" w:rsidP="00172810">
            <w:pPr>
              <w:pStyle w:val="ListParagraph"/>
              <w:numPr>
                <w:ilvl w:val="0"/>
                <w:numId w:val="42"/>
              </w:numPr>
              <w:spacing w:before="100" w:line="240" w:lineRule="auto"/>
              <w:jc w:val="left"/>
              <w:rPr>
                <w:rFonts w:cs="Arial"/>
                <w:color w:val="000000"/>
              </w:rPr>
            </w:pPr>
            <w:r w:rsidRPr="00F2635D">
              <w:rPr>
                <w:rFonts w:cs="Arial"/>
                <w:color w:val="000000"/>
                <w:szCs w:val="22"/>
              </w:rPr>
              <w:t>0-9</w:t>
            </w:r>
          </w:p>
        </w:tc>
        <w:tc>
          <w:tcPr>
            <w:tcW w:w="2432" w:type="dxa"/>
            <w:tcBorders>
              <w:top w:val="nil"/>
              <w:left w:val="nil"/>
              <w:bottom w:val="single" w:sz="4" w:space="0" w:color="auto"/>
              <w:right w:val="single" w:sz="4" w:space="0" w:color="auto"/>
            </w:tcBorders>
            <w:vAlign w:val="center"/>
            <w:hideMark/>
          </w:tcPr>
          <w:p w14:paraId="19C28E2D" w14:textId="1BA052B2" w:rsidR="00FA342D" w:rsidRPr="00FA342D" w:rsidRDefault="00C025B9" w:rsidP="00FA342D">
            <w:pPr>
              <w:widowControl/>
              <w:jc w:val="left"/>
              <w:rPr>
                <w:rFonts w:ascii="Arial" w:eastAsia="Times New Roman" w:hAnsi="Arial" w:cs="Arial"/>
                <w:color w:val="000000"/>
                <w:kern w:val="0"/>
                <w:sz w:val="22"/>
              </w:rPr>
            </w:pPr>
            <w:r>
              <w:rPr>
                <w:rFonts w:ascii="Arial" w:eastAsia="Times New Roman" w:hAnsi="Arial" w:cs="Arial"/>
                <w:color w:val="000000"/>
                <w:kern w:val="0"/>
                <w:sz w:val="22"/>
              </w:rPr>
              <w:t>VA</w:t>
            </w:r>
            <w:r w:rsidR="00FA342D" w:rsidRPr="00FA342D">
              <w:rPr>
                <w:rFonts w:ascii="Arial" w:eastAsia="Times New Roman" w:hAnsi="Arial" w:cs="Arial"/>
                <w:color w:val="000000"/>
                <w:kern w:val="0"/>
                <w:sz w:val="22"/>
              </w:rPr>
              <w:t xml:space="preserve"> Image ID.</w:t>
            </w:r>
          </w:p>
          <w:p w14:paraId="57D50D5E" w14:textId="77777777" w:rsidR="00FA342D" w:rsidRPr="00FA342D" w:rsidRDefault="00FA342D" w:rsidP="00FA342D">
            <w:pPr>
              <w:widowControl/>
              <w:jc w:val="left"/>
              <w:rPr>
                <w:rFonts w:ascii="Arial" w:eastAsia="Times New Roman" w:hAnsi="Arial" w:cs="Arial"/>
                <w:color w:val="000000"/>
                <w:kern w:val="0"/>
                <w:sz w:val="22"/>
              </w:rPr>
            </w:pPr>
            <w:r w:rsidRPr="00FA342D">
              <w:rPr>
                <w:rFonts w:ascii="Arial" w:eastAsia="Times New Roman" w:hAnsi="Arial" w:cs="Arial"/>
                <w:color w:val="000000"/>
                <w:kern w:val="0"/>
                <w:sz w:val="22"/>
              </w:rPr>
              <w:br/>
              <w:t>Format:&lt;YYYYMMDD&gt;+&lt;UUID without "-"&gt;</w:t>
            </w:r>
          </w:p>
          <w:p w14:paraId="236EB1C2" w14:textId="77777777" w:rsidR="00FA342D" w:rsidRPr="00FA342D" w:rsidRDefault="00FA342D" w:rsidP="00FA342D">
            <w:pPr>
              <w:widowControl/>
              <w:jc w:val="left"/>
              <w:rPr>
                <w:rFonts w:ascii="Arial" w:eastAsia="Times New Roman" w:hAnsi="Arial" w:cs="Arial"/>
                <w:color w:val="000000"/>
                <w:kern w:val="0"/>
                <w:sz w:val="22"/>
              </w:rPr>
            </w:pPr>
            <w:r w:rsidRPr="00FA342D">
              <w:rPr>
                <w:rFonts w:ascii="Arial" w:eastAsia="Times New Roman" w:hAnsi="Arial" w:cs="Arial"/>
                <w:color w:val="000000"/>
                <w:kern w:val="0"/>
                <w:sz w:val="22"/>
              </w:rPr>
              <w:t> </w:t>
            </w:r>
          </w:p>
          <w:p w14:paraId="64787200" w14:textId="1C552F73" w:rsidR="000A4617" w:rsidRPr="00ED6CBA" w:rsidRDefault="00FA342D">
            <w:pPr>
              <w:widowControl/>
              <w:jc w:val="left"/>
              <w:rPr>
                <w:rFonts w:ascii="Arial" w:hAnsi="Arial" w:cs="Arial"/>
                <w:color w:val="000000"/>
                <w:kern w:val="0"/>
                <w:sz w:val="22"/>
              </w:rPr>
            </w:pPr>
            <w:r w:rsidRPr="00FA342D">
              <w:rPr>
                <w:rFonts w:ascii="Arial" w:eastAsia="Times New Roman" w:hAnsi="Arial" w:cs="Arial"/>
                <w:color w:val="000000"/>
                <w:kern w:val="0"/>
                <w:sz w:val="22"/>
              </w:rPr>
              <w:t>E.g.: 20250911c54a73187079460cabe02269b0f6cb6c</w:t>
            </w:r>
          </w:p>
        </w:tc>
      </w:tr>
    </w:tbl>
    <w:p w14:paraId="1829059A" w14:textId="601301D7" w:rsidR="00683AD3" w:rsidRPr="008E14D8" w:rsidRDefault="00683AD3" w:rsidP="008E14D8">
      <w:pPr>
        <w:pStyle w:val="ListParagraph"/>
        <w:numPr>
          <w:ilvl w:val="0"/>
          <w:numId w:val="60"/>
        </w:numPr>
        <w:jc w:val="left"/>
        <w:rPr>
          <w:rFonts w:eastAsia="Arial" w:cs="Arial"/>
          <w:color w:val="000000" w:themeColor="text1"/>
        </w:rPr>
      </w:pPr>
      <w:r w:rsidRPr="00D1451F">
        <w:rPr>
          <w:rFonts w:eastAsia="Arial" w:cs="Arial"/>
          <w:color w:val="000000" w:themeColor="text1"/>
          <w:lang w:val="en-SG"/>
        </w:rPr>
        <w:t>Response:</w:t>
      </w:r>
    </w:p>
    <w:p w14:paraId="21199E32" w14:textId="77777777" w:rsidR="007E04AB" w:rsidRDefault="007D51BE" w:rsidP="003B08A7">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t>Successful:</w:t>
      </w:r>
    </w:p>
    <w:p w14:paraId="6ED6A5B9" w14:textId="77777777" w:rsidR="007E04AB" w:rsidRDefault="007E04AB" w:rsidP="003B08A7">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200</w:t>
      </w:r>
      <w:r>
        <w:rPr>
          <w:rFonts w:eastAsia="Arial" w:cs="Arial"/>
          <w:color w:val="000000" w:themeColor="text1"/>
          <w:lang w:val="en-SG"/>
        </w:rPr>
        <w:t>.</w:t>
      </w:r>
    </w:p>
    <w:p w14:paraId="5B04F0E9" w14:textId="77777777" w:rsidR="00F35C17" w:rsidRPr="002B302E" w:rsidRDefault="00F35C17" w:rsidP="00F35C17">
      <w:pPr>
        <w:pStyle w:val="ListParagraph"/>
        <w:numPr>
          <w:ilvl w:val="1"/>
          <w:numId w:val="42"/>
        </w:numPr>
        <w:jc w:val="left"/>
        <w:rPr>
          <w:rFonts w:eastAsia="Arial" w:cs="Arial"/>
          <w:color w:val="000000" w:themeColor="text1"/>
          <w:lang w:val="en-SG"/>
        </w:rPr>
      </w:pPr>
      <w:r>
        <w:rPr>
          <w:rFonts w:eastAsiaTheme="minorEastAsia" w:cs="Arial" w:hint="eastAsia"/>
          <w:color w:val="000000" w:themeColor="text1"/>
          <w:lang w:val="en-SG" w:eastAsia="zh-CN"/>
        </w:rPr>
        <w:t>Header</w:t>
      </w:r>
    </w:p>
    <w:tbl>
      <w:tblPr>
        <w:tblW w:w="8118" w:type="dxa"/>
        <w:tblLook w:val="04A0" w:firstRow="1" w:lastRow="0" w:firstColumn="1" w:lastColumn="0" w:noHBand="0" w:noVBand="1"/>
      </w:tblPr>
      <w:tblGrid>
        <w:gridCol w:w="1673"/>
        <w:gridCol w:w="1193"/>
        <w:gridCol w:w="2008"/>
        <w:gridCol w:w="3244"/>
      </w:tblGrid>
      <w:tr w:rsidR="00F35C17" w:rsidRPr="00561346" w14:paraId="4D038831" w14:textId="77777777" w:rsidTr="0027464F">
        <w:trPr>
          <w:trHeight w:val="448"/>
        </w:trPr>
        <w:tc>
          <w:tcPr>
            <w:tcW w:w="1673" w:type="dxa"/>
            <w:tcBorders>
              <w:top w:val="single" w:sz="8" w:space="0" w:color="auto"/>
              <w:left w:val="single" w:sz="8" w:space="0" w:color="auto"/>
              <w:bottom w:val="nil"/>
              <w:right w:val="single" w:sz="8" w:space="0" w:color="auto"/>
            </w:tcBorders>
            <w:shd w:val="clear" w:color="000000" w:fill="D9D9D9"/>
            <w:vAlign w:val="center"/>
            <w:hideMark/>
          </w:tcPr>
          <w:p w14:paraId="679AF1EF" w14:textId="77777777" w:rsidR="00F35C17" w:rsidRDefault="00F35C17">
            <w:pPr>
              <w:widowControl/>
              <w:jc w:val="left"/>
              <w:rPr>
                <w:rFonts w:ascii="Arial" w:hAnsi="Arial" w:cs="Arial"/>
                <w:b/>
                <w:bCs/>
                <w:color w:val="000000"/>
                <w:kern w:val="0"/>
                <w:sz w:val="22"/>
              </w:rPr>
            </w:pPr>
            <w:r w:rsidRPr="00561346">
              <w:rPr>
                <w:rFonts w:ascii="Arial" w:eastAsia="Times New Roman" w:hAnsi="Arial" w:cs="Arial"/>
                <w:b/>
                <w:bCs/>
                <w:color w:val="000000"/>
                <w:kern w:val="0"/>
                <w:sz w:val="22"/>
              </w:rPr>
              <w:t xml:space="preserve">Field </w:t>
            </w:r>
          </w:p>
          <w:p w14:paraId="3E404F1E" w14:textId="77777777" w:rsidR="00F35C17" w:rsidRPr="00561346" w:rsidRDefault="00F35C17">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Name</w:t>
            </w:r>
          </w:p>
        </w:tc>
        <w:tc>
          <w:tcPr>
            <w:tcW w:w="1193" w:type="dxa"/>
            <w:tcBorders>
              <w:top w:val="single" w:sz="8" w:space="0" w:color="auto"/>
              <w:left w:val="nil"/>
              <w:bottom w:val="nil"/>
              <w:right w:val="single" w:sz="8" w:space="0" w:color="auto"/>
            </w:tcBorders>
            <w:shd w:val="clear" w:color="000000" w:fill="D9D9D9"/>
            <w:vAlign w:val="center"/>
            <w:hideMark/>
          </w:tcPr>
          <w:p w14:paraId="4427FDF3" w14:textId="77777777" w:rsidR="00F35C17" w:rsidRDefault="00F35C17">
            <w:pPr>
              <w:widowControl/>
              <w:jc w:val="left"/>
              <w:rPr>
                <w:rFonts w:ascii="Arial" w:hAnsi="Arial" w:cs="Arial"/>
                <w:b/>
                <w:bCs/>
                <w:color w:val="000000"/>
                <w:kern w:val="0"/>
                <w:sz w:val="22"/>
              </w:rPr>
            </w:pPr>
            <w:r w:rsidRPr="00561346">
              <w:rPr>
                <w:rFonts w:ascii="Arial" w:eastAsia="Times New Roman" w:hAnsi="Arial" w:cs="Arial"/>
                <w:b/>
                <w:bCs/>
                <w:color w:val="000000"/>
                <w:kern w:val="0"/>
                <w:sz w:val="22"/>
              </w:rPr>
              <w:t xml:space="preserve">Data </w:t>
            </w:r>
          </w:p>
          <w:p w14:paraId="4D463B21" w14:textId="77777777" w:rsidR="00F35C17" w:rsidRPr="00561346" w:rsidRDefault="00F35C17">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 xml:space="preserve">Type </w:t>
            </w:r>
          </w:p>
        </w:tc>
        <w:tc>
          <w:tcPr>
            <w:tcW w:w="2008" w:type="dxa"/>
            <w:tcBorders>
              <w:top w:val="single" w:sz="8" w:space="0" w:color="auto"/>
              <w:left w:val="nil"/>
              <w:bottom w:val="nil"/>
              <w:right w:val="single" w:sz="8" w:space="0" w:color="auto"/>
            </w:tcBorders>
            <w:shd w:val="clear" w:color="000000" w:fill="D9D9D9"/>
            <w:vAlign w:val="center"/>
            <w:hideMark/>
          </w:tcPr>
          <w:p w14:paraId="1E0E78FC" w14:textId="77777777" w:rsidR="00F35C17" w:rsidRPr="00561346" w:rsidRDefault="00F35C17">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Allowed values</w:t>
            </w:r>
          </w:p>
        </w:tc>
        <w:tc>
          <w:tcPr>
            <w:tcW w:w="3244" w:type="dxa"/>
            <w:tcBorders>
              <w:top w:val="single" w:sz="8" w:space="0" w:color="auto"/>
              <w:left w:val="nil"/>
              <w:bottom w:val="nil"/>
              <w:right w:val="single" w:sz="8" w:space="0" w:color="auto"/>
            </w:tcBorders>
            <w:shd w:val="clear" w:color="000000" w:fill="D9D9D9"/>
            <w:vAlign w:val="center"/>
            <w:hideMark/>
          </w:tcPr>
          <w:p w14:paraId="2C44231B" w14:textId="77777777" w:rsidR="00F35C17" w:rsidRPr="00561346" w:rsidRDefault="00F35C17">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Description</w:t>
            </w:r>
          </w:p>
        </w:tc>
      </w:tr>
      <w:tr w:rsidR="00F35C17" w:rsidRPr="00561346" w14:paraId="29282938" w14:textId="77777777" w:rsidTr="0027464F">
        <w:trPr>
          <w:trHeight w:val="1289"/>
        </w:trPr>
        <w:tc>
          <w:tcPr>
            <w:tcW w:w="1673" w:type="dxa"/>
            <w:tcBorders>
              <w:top w:val="single" w:sz="4" w:space="0" w:color="auto"/>
              <w:left w:val="single" w:sz="4" w:space="0" w:color="auto"/>
              <w:bottom w:val="single" w:sz="4" w:space="0" w:color="auto"/>
              <w:right w:val="single" w:sz="4" w:space="0" w:color="auto"/>
            </w:tcBorders>
            <w:vAlign w:val="center"/>
          </w:tcPr>
          <w:p w14:paraId="1B8CA149" w14:textId="77777777" w:rsidR="00F35C17" w:rsidRDefault="00F35C17">
            <w:pPr>
              <w:widowControl/>
              <w:jc w:val="left"/>
              <w:rPr>
                <w:rFonts w:ascii="Arial" w:hAnsi="Arial" w:cs="Arial"/>
                <w:color w:val="000000"/>
                <w:kern w:val="0"/>
                <w:sz w:val="22"/>
              </w:rPr>
            </w:pPr>
            <w:r>
              <w:rPr>
                <w:rFonts w:ascii="Arial" w:hAnsi="Arial" w:cs="Arial" w:hint="eastAsia"/>
                <w:color w:val="000000"/>
                <w:kern w:val="0"/>
                <w:sz w:val="22"/>
              </w:rPr>
              <w:lastRenderedPageBreak/>
              <w:t>C</w:t>
            </w:r>
            <w:r w:rsidRPr="00BC3194">
              <w:rPr>
                <w:rFonts w:ascii="Arial" w:hAnsi="Arial" w:cs="Arial" w:hint="eastAsia"/>
                <w:color w:val="000000"/>
                <w:kern w:val="0"/>
                <w:sz w:val="22"/>
              </w:rPr>
              <w:t>ontent-</w:t>
            </w:r>
            <w:r>
              <w:rPr>
                <w:rFonts w:ascii="Arial" w:hAnsi="Arial" w:cs="Arial" w:hint="eastAsia"/>
                <w:color w:val="000000"/>
                <w:kern w:val="0"/>
                <w:sz w:val="22"/>
              </w:rPr>
              <w:t>D</w:t>
            </w:r>
            <w:r w:rsidRPr="00BC3194">
              <w:rPr>
                <w:rFonts w:ascii="Arial" w:hAnsi="Arial" w:cs="Arial" w:hint="eastAsia"/>
                <w:color w:val="000000"/>
                <w:kern w:val="0"/>
                <w:sz w:val="22"/>
              </w:rPr>
              <w:t>isposition</w:t>
            </w:r>
          </w:p>
        </w:tc>
        <w:tc>
          <w:tcPr>
            <w:tcW w:w="1193" w:type="dxa"/>
            <w:tcBorders>
              <w:top w:val="single" w:sz="4" w:space="0" w:color="auto"/>
              <w:left w:val="nil"/>
              <w:bottom w:val="single" w:sz="4" w:space="0" w:color="auto"/>
              <w:right w:val="single" w:sz="4" w:space="0" w:color="auto"/>
            </w:tcBorders>
            <w:vAlign w:val="center"/>
          </w:tcPr>
          <w:p w14:paraId="7D142D0E" w14:textId="77777777" w:rsidR="00F35C17" w:rsidRDefault="00F35C17">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Pr>
                <w:rFonts w:ascii="Arial" w:hAnsi="Arial" w:cs="Arial" w:hint="eastAsia"/>
                <w:color w:val="000000"/>
                <w:kern w:val="0"/>
                <w:sz w:val="22"/>
              </w:rPr>
              <w:t>50</w:t>
            </w:r>
            <w:r w:rsidRPr="00561346">
              <w:rPr>
                <w:rFonts w:ascii="Arial" w:eastAsia="Times New Roman" w:hAnsi="Arial" w:cs="Arial"/>
                <w:color w:val="000000"/>
                <w:kern w:val="0"/>
                <w:sz w:val="22"/>
              </w:rPr>
              <w:t>)</w:t>
            </w:r>
          </w:p>
        </w:tc>
        <w:tc>
          <w:tcPr>
            <w:tcW w:w="2008" w:type="dxa"/>
            <w:tcBorders>
              <w:top w:val="single" w:sz="4" w:space="0" w:color="auto"/>
              <w:left w:val="nil"/>
              <w:bottom w:val="single" w:sz="4" w:space="0" w:color="auto"/>
              <w:right w:val="single" w:sz="4" w:space="0" w:color="auto"/>
            </w:tcBorders>
            <w:vAlign w:val="center"/>
          </w:tcPr>
          <w:p w14:paraId="5A88508F" w14:textId="77777777" w:rsidR="00F35C17" w:rsidRPr="006C50A4" w:rsidRDefault="00F35C17">
            <w:pPr>
              <w:spacing w:before="100"/>
              <w:jc w:val="left"/>
              <w:rPr>
                <w:rFonts w:cs="Arial"/>
                <w:color w:val="000000"/>
              </w:rPr>
            </w:pPr>
          </w:p>
        </w:tc>
        <w:tc>
          <w:tcPr>
            <w:tcW w:w="3244" w:type="dxa"/>
            <w:tcBorders>
              <w:top w:val="single" w:sz="4" w:space="0" w:color="auto"/>
              <w:left w:val="nil"/>
              <w:bottom w:val="single" w:sz="4" w:space="0" w:color="auto"/>
              <w:right w:val="single" w:sz="4" w:space="0" w:color="auto"/>
            </w:tcBorders>
            <w:vAlign w:val="center"/>
          </w:tcPr>
          <w:p w14:paraId="3A876919" w14:textId="77777777" w:rsidR="00F35C17" w:rsidRDefault="00F35C17">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77D7B42D" w14:textId="77777777" w:rsidR="00F35C17" w:rsidRDefault="00F35C17">
            <w:pPr>
              <w:widowControl/>
              <w:jc w:val="left"/>
              <w:rPr>
                <w:rFonts w:ascii="Arial" w:hAnsi="Arial" w:cs="Arial"/>
                <w:color w:val="000000"/>
                <w:kern w:val="0"/>
                <w:sz w:val="22"/>
              </w:rPr>
            </w:pPr>
            <w:r w:rsidRPr="008B0FAB">
              <w:rPr>
                <w:rFonts w:ascii="Arial" w:hAnsi="Arial" w:cs="Arial"/>
                <w:color w:val="000000"/>
                <w:kern w:val="0"/>
                <w:sz w:val="22"/>
              </w:rPr>
              <w:t>attachment; filename=1761618913018.jpeg</w:t>
            </w:r>
          </w:p>
        </w:tc>
      </w:tr>
      <w:tr w:rsidR="00F35C17" w:rsidRPr="00561346" w14:paraId="6648C5D6" w14:textId="77777777" w:rsidTr="0027464F">
        <w:trPr>
          <w:trHeight w:val="1289"/>
        </w:trPr>
        <w:tc>
          <w:tcPr>
            <w:tcW w:w="1673" w:type="dxa"/>
            <w:tcBorders>
              <w:top w:val="single" w:sz="4" w:space="0" w:color="auto"/>
              <w:left w:val="single" w:sz="4" w:space="0" w:color="auto"/>
              <w:bottom w:val="single" w:sz="4" w:space="0" w:color="auto"/>
              <w:right w:val="single" w:sz="4" w:space="0" w:color="auto"/>
            </w:tcBorders>
            <w:vAlign w:val="center"/>
            <w:hideMark/>
          </w:tcPr>
          <w:p w14:paraId="04C22163" w14:textId="77777777" w:rsidR="00F35C17" w:rsidRPr="00561346" w:rsidRDefault="00F35C17">
            <w:pPr>
              <w:widowControl/>
              <w:jc w:val="left"/>
              <w:rPr>
                <w:rFonts w:ascii="Arial" w:eastAsia="Times New Roman" w:hAnsi="Arial" w:cs="Arial"/>
                <w:color w:val="000000"/>
                <w:kern w:val="0"/>
                <w:sz w:val="22"/>
              </w:rPr>
            </w:pPr>
            <w:r>
              <w:rPr>
                <w:rFonts w:ascii="Arial" w:hAnsi="Arial" w:cs="Arial" w:hint="eastAsia"/>
                <w:color w:val="000000"/>
                <w:kern w:val="0"/>
                <w:sz w:val="22"/>
              </w:rPr>
              <w:t>C</w:t>
            </w:r>
            <w:r w:rsidRPr="00217309">
              <w:rPr>
                <w:rFonts w:ascii="Arial" w:eastAsia="Times New Roman" w:hAnsi="Arial" w:cs="Arial"/>
                <w:color w:val="000000"/>
                <w:kern w:val="0"/>
                <w:sz w:val="22"/>
              </w:rPr>
              <w:t>ontent-</w:t>
            </w:r>
            <w:r>
              <w:rPr>
                <w:rFonts w:ascii="Arial" w:hAnsi="Arial" w:cs="Arial" w:hint="eastAsia"/>
                <w:color w:val="000000"/>
                <w:kern w:val="0"/>
                <w:sz w:val="22"/>
              </w:rPr>
              <w:t>T</w:t>
            </w:r>
            <w:r w:rsidRPr="00217309">
              <w:rPr>
                <w:rFonts w:ascii="Arial" w:eastAsia="Times New Roman" w:hAnsi="Arial" w:cs="Arial"/>
                <w:color w:val="000000"/>
                <w:kern w:val="0"/>
                <w:sz w:val="22"/>
              </w:rPr>
              <w:t>ype</w:t>
            </w:r>
          </w:p>
        </w:tc>
        <w:tc>
          <w:tcPr>
            <w:tcW w:w="1193" w:type="dxa"/>
            <w:tcBorders>
              <w:top w:val="single" w:sz="4" w:space="0" w:color="auto"/>
              <w:left w:val="nil"/>
              <w:bottom w:val="single" w:sz="4" w:space="0" w:color="auto"/>
              <w:right w:val="single" w:sz="4" w:space="0" w:color="auto"/>
            </w:tcBorders>
            <w:vAlign w:val="center"/>
            <w:hideMark/>
          </w:tcPr>
          <w:p w14:paraId="268796DA" w14:textId="77777777" w:rsidR="00F35C17" w:rsidRPr="00561346" w:rsidRDefault="00F35C17">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Pr="00561346">
              <w:rPr>
                <w:rFonts w:ascii="Arial" w:eastAsia="Times New Roman" w:hAnsi="Arial" w:cs="Arial"/>
                <w:color w:val="000000"/>
                <w:kern w:val="0"/>
                <w:sz w:val="22"/>
              </w:rPr>
              <w:t>36)</w:t>
            </w:r>
          </w:p>
        </w:tc>
        <w:tc>
          <w:tcPr>
            <w:tcW w:w="2008" w:type="dxa"/>
            <w:tcBorders>
              <w:top w:val="single" w:sz="4" w:space="0" w:color="auto"/>
              <w:left w:val="nil"/>
              <w:bottom w:val="single" w:sz="4" w:space="0" w:color="auto"/>
              <w:right w:val="single" w:sz="4" w:space="0" w:color="auto"/>
            </w:tcBorders>
            <w:vAlign w:val="center"/>
            <w:hideMark/>
          </w:tcPr>
          <w:p w14:paraId="7E0A1EA6" w14:textId="77777777" w:rsidR="00F35C17" w:rsidRPr="005C25ED" w:rsidRDefault="00F35C17" w:rsidP="00826A4E">
            <w:pPr>
              <w:pStyle w:val="ncs-body"/>
            </w:pPr>
            <w:r w:rsidRPr="006C50A4">
              <w:rPr>
                <w:rFonts w:hint="eastAsia"/>
              </w:rPr>
              <w:t>image/jpeg</w:t>
            </w:r>
          </w:p>
        </w:tc>
        <w:tc>
          <w:tcPr>
            <w:tcW w:w="3244" w:type="dxa"/>
            <w:tcBorders>
              <w:top w:val="single" w:sz="4" w:space="0" w:color="auto"/>
              <w:left w:val="nil"/>
              <w:bottom w:val="single" w:sz="4" w:space="0" w:color="auto"/>
              <w:right w:val="single" w:sz="4" w:space="0" w:color="auto"/>
            </w:tcBorders>
            <w:vAlign w:val="center"/>
            <w:hideMark/>
          </w:tcPr>
          <w:p w14:paraId="6546C036" w14:textId="77777777" w:rsidR="00F35C17" w:rsidRPr="002B302E" w:rsidRDefault="00F35C17">
            <w:pPr>
              <w:widowControl/>
              <w:jc w:val="left"/>
              <w:rPr>
                <w:rFonts w:ascii="Arial" w:hAnsi="Arial" w:cs="Arial"/>
                <w:color w:val="000000"/>
                <w:kern w:val="0"/>
                <w:sz w:val="22"/>
              </w:rPr>
            </w:pPr>
            <w:r>
              <w:rPr>
                <w:rFonts w:ascii="Arial" w:hAnsi="Arial" w:cs="Arial" w:hint="eastAsia"/>
                <w:color w:val="000000"/>
                <w:kern w:val="0"/>
                <w:sz w:val="22"/>
              </w:rPr>
              <w:t xml:space="preserve">Image </w:t>
            </w:r>
            <w:r>
              <w:rPr>
                <w:rFonts w:ascii="Arial" w:hAnsi="Arial" w:cs="Arial"/>
                <w:color w:val="000000"/>
                <w:kern w:val="0"/>
                <w:sz w:val="22"/>
              </w:rPr>
              <w:t>type</w:t>
            </w:r>
          </w:p>
        </w:tc>
      </w:tr>
    </w:tbl>
    <w:p w14:paraId="10DA8401" w14:textId="77777777" w:rsidR="00F35C17" w:rsidRPr="002B302E" w:rsidRDefault="00F35C17" w:rsidP="00F35C17">
      <w:pPr>
        <w:jc w:val="left"/>
        <w:rPr>
          <w:rFonts w:cs="Arial"/>
          <w:color w:val="000000" w:themeColor="text1"/>
        </w:rPr>
      </w:pPr>
    </w:p>
    <w:p w14:paraId="2A06C500" w14:textId="77777777" w:rsidR="00F35C17" w:rsidRPr="002B302E" w:rsidRDefault="00F35C17" w:rsidP="00F35C17">
      <w:pPr>
        <w:pStyle w:val="ListParagraph"/>
        <w:numPr>
          <w:ilvl w:val="1"/>
          <w:numId w:val="42"/>
        </w:numPr>
        <w:jc w:val="left"/>
        <w:rPr>
          <w:rFonts w:eastAsia="Arial" w:cs="Arial"/>
          <w:color w:val="000000" w:themeColor="text1"/>
          <w:lang w:val="en-SG"/>
        </w:rPr>
      </w:pPr>
      <w:r>
        <w:rPr>
          <w:rFonts w:eastAsia="Arial" w:cs="Arial"/>
          <w:color w:val="000000" w:themeColor="text1"/>
          <w:lang w:val="en-SG"/>
        </w:rPr>
        <w:t>Body</w:t>
      </w:r>
    </w:p>
    <w:p w14:paraId="60C05209" w14:textId="44EF0417" w:rsidR="00F35C17" w:rsidRPr="00D96679" w:rsidRDefault="00F35C17" w:rsidP="00F35C17">
      <w:pPr>
        <w:pStyle w:val="ListParagraph"/>
        <w:ind w:left="1440"/>
        <w:jc w:val="left"/>
        <w:rPr>
          <w:rFonts w:eastAsia="Arial" w:cs="Arial"/>
          <w:color w:val="000000" w:themeColor="text1"/>
          <w:lang w:val="en-SG"/>
        </w:rPr>
      </w:pPr>
      <w:r>
        <w:rPr>
          <w:rFonts w:eastAsiaTheme="minorEastAsia" w:cs="Arial" w:hint="eastAsia"/>
          <w:color w:val="000000" w:themeColor="text1"/>
          <w:lang w:val="en-SG" w:eastAsia="zh-CN"/>
        </w:rPr>
        <w:t xml:space="preserve">Body is </w:t>
      </w:r>
      <w:r w:rsidRPr="00276AA8">
        <w:rPr>
          <w:rFonts w:eastAsiaTheme="minorEastAsia" w:cs="Arial"/>
          <w:color w:val="000000" w:themeColor="text1"/>
          <w:lang w:eastAsia="zh-CN"/>
        </w:rPr>
        <w:t>binary</w:t>
      </w:r>
      <w:r w:rsidR="00DF24D4">
        <w:rPr>
          <w:rFonts w:eastAsiaTheme="minorEastAsia" w:cs="Arial"/>
          <w:color w:val="000000" w:themeColor="text1"/>
          <w:lang w:eastAsia="zh-CN"/>
        </w:rPr>
        <w:t xml:space="preserve"> content of the image</w:t>
      </w:r>
      <w:r>
        <w:rPr>
          <w:rFonts w:eastAsiaTheme="minorEastAsia" w:cs="Arial" w:hint="eastAsia"/>
          <w:color w:val="000000" w:themeColor="text1"/>
          <w:lang w:eastAsia="zh-CN"/>
        </w:rPr>
        <w:t>.</w:t>
      </w:r>
    </w:p>
    <w:p w14:paraId="48C4CE10" w14:textId="2DAE8BB1" w:rsidR="001D4B18" w:rsidRPr="00154467" w:rsidRDefault="001D4B18" w:rsidP="00154467">
      <w:pPr>
        <w:jc w:val="left"/>
        <w:rPr>
          <w:rFonts w:cs="Arial"/>
          <w:color w:val="000000" w:themeColor="text1"/>
          <w:lang w:val="en-SG"/>
        </w:rPr>
      </w:pPr>
    </w:p>
    <w:p w14:paraId="359802EC" w14:textId="77777777" w:rsidR="00CF1183" w:rsidRDefault="00CF1183" w:rsidP="00CF1183">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48415251" w14:textId="77777777" w:rsidR="003A2FB5" w:rsidRDefault="003A2FB5">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 404.</w:t>
      </w:r>
    </w:p>
    <w:p w14:paraId="0CFFBE47" w14:textId="7549462D" w:rsidR="003A2FB5" w:rsidRPr="00415C3D" w:rsidRDefault="003A2FB5">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00542606" w:rsidRPr="00542606">
        <w:t xml:space="preserve">Table </w:t>
      </w:r>
      <w:r w:rsidR="00542606"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4A335CE5" w14:textId="3935A535" w:rsidR="003A2FB5" w:rsidRPr="00962B6F" w:rsidRDefault="003A2FB5" w:rsidP="003A2FB5">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00542606" w:rsidRPr="000C1740">
        <w:rPr>
          <w:b/>
        </w:rPr>
        <w:t xml:space="preserve">Table </w:t>
      </w:r>
      <w:r w:rsidR="00542606">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W w:w="9044"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006"/>
        <w:gridCol w:w="2695"/>
        <w:gridCol w:w="3143"/>
      </w:tblGrid>
      <w:tr w:rsidR="00CF1183" w14:paraId="22866DC4" w14:textId="77777777" w:rsidTr="126889B5">
        <w:tc>
          <w:tcPr>
            <w:tcW w:w="1200" w:type="dxa"/>
          </w:tcPr>
          <w:p w14:paraId="34211895" w14:textId="77777777" w:rsidR="00CF1183" w:rsidRPr="00962B6F" w:rsidRDefault="00CF1183" w:rsidP="003B08A7">
            <w:pPr>
              <w:pStyle w:val="ncs-body"/>
              <w:jc w:val="left"/>
              <w:rPr>
                <w:rFonts w:eastAsia="Arial"/>
              </w:rPr>
            </w:pPr>
            <w:r>
              <w:rPr>
                <w:rFonts w:eastAsia="Arial"/>
              </w:rPr>
              <w:t>HTTP Status Code</w:t>
            </w:r>
          </w:p>
        </w:tc>
        <w:tc>
          <w:tcPr>
            <w:tcW w:w="2006" w:type="dxa"/>
          </w:tcPr>
          <w:p w14:paraId="74B8CDEA" w14:textId="77777777" w:rsidR="00CF1183" w:rsidRPr="00962B6F" w:rsidRDefault="00CF1183" w:rsidP="003B08A7">
            <w:pPr>
              <w:pStyle w:val="ncs-body"/>
              <w:jc w:val="left"/>
            </w:pPr>
            <w:r>
              <w:t>Error Code</w:t>
            </w:r>
          </w:p>
        </w:tc>
        <w:tc>
          <w:tcPr>
            <w:tcW w:w="2695" w:type="dxa"/>
          </w:tcPr>
          <w:p w14:paraId="577CE72F" w14:textId="01C94C17" w:rsidR="00AB2ACA" w:rsidRDefault="00AB2ACA" w:rsidP="003B08A7">
            <w:pPr>
              <w:pStyle w:val="ncs-body"/>
              <w:jc w:val="left"/>
              <w:rPr>
                <w:rFonts w:eastAsiaTheme="minorEastAsia"/>
              </w:rPr>
            </w:pPr>
            <w:r>
              <w:rPr>
                <w:rFonts w:eastAsiaTheme="minorEastAsia" w:hint="eastAsia"/>
                <w:lang w:eastAsia="zh-CN"/>
              </w:rPr>
              <w:t>Params</w:t>
            </w:r>
          </w:p>
        </w:tc>
        <w:tc>
          <w:tcPr>
            <w:tcW w:w="3143" w:type="dxa"/>
          </w:tcPr>
          <w:p w14:paraId="70C07647" w14:textId="4AF9429A" w:rsidR="00CF1183" w:rsidRPr="00962B6F" w:rsidRDefault="00CF1183" w:rsidP="003B08A7">
            <w:pPr>
              <w:pStyle w:val="ncs-body"/>
              <w:jc w:val="left"/>
            </w:pPr>
            <w:r>
              <w:t>Description</w:t>
            </w:r>
          </w:p>
        </w:tc>
      </w:tr>
      <w:tr w:rsidR="00CF1183" w14:paraId="1B7B3375" w14:textId="77777777" w:rsidTr="126889B5">
        <w:tc>
          <w:tcPr>
            <w:tcW w:w="1200" w:type="dxa"/>
          </w:tcPr>
          <w:p w14:paraId="1A2DC84E" w14:textId="77777777" w:rsidR="00CF1183" w:rsidRPr="00530150" w:rsidRDefault="00CF1183" w:rsidP="003B08A7">
            <w:pPr>
              <w:pStyle w:val="ncs-body"/>
              <w:jc w:val="left"/>
              <w:rPr>
                <w:rFonts w:eastAsiaTheme="minorEastAsia"/>
                <w:lang w:eastAsia="zh-CN"/>
              </w:rPr>
            </w:pPr>
            <w:r>
              <w:rPr>
                <w:rFonts w:eastAsiaTheme="minorEastAsia" w:hint="eastAsia"/>
                <w:lang w:eastAsia="zh-CN"/>
              </w:rPr>
              <w:t>400</w:t>
            </w:r>
          </w:p>
        </w:tc>
        <w:tc>
          <w:tcPr>
            <w:tcW w:w="2006" w:type="dxa"/>
          </w:tcPr>
          <w:p w14:paraId="696A127A" w14:textId="217156A9" w:rsidR="00CF1183" w:rsidRPr="00962B6F" w:rsidRDefault="00CF1183" w:rsidP="003B08A7">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sidDel="00687723">
              <w:rPr>
                <w:rFonts w:eastAsiaTheme="minorEastAsia" w:hint="eastAsia"/>
                <w:color w:val="000000"/>
                <w:lang w:eastAsia="zh-CN"/>
              </w:rPr>
              <w:t>-</w:t>
            </w:r>
            <w:r w:rsidR="00BA5D5D">
              <w:rPr>
                <w:rFonts w:eastAsiaTheme="minorEastAsia"/>
                <w:color w:val="000000"/>
                <w:lang w:eastAsia="zh-CN"/>
              </w:rPr>
              <w:t>image-</w:t>
            </w:r>
            <w:r w:rsidR="0040726D">
              <w:rPr>
                <w:rFonts w:eastAsiaTheme="minorEastAsia" w:hint="eastAsia"/>
                <w:color w:val="000000"/>
                <w:lang w:eastAsia="zh-CN"/>
              </w:rPr>
              <w:t>i</w:t>
            </w:r>
            <w:r w:rsidR="009B1F68" w:rsidRPr="00A875DF">
              <w:rPr>
                <w:color w:val="000000"/>
              </w:rPr>
              <w:t>d</w:t>
            </w:r>
          </w:p>
        </w:tc>
        <w:tc>
          <w:tcPr>
            <w:tcW w:w="2695" w:type="dxa"/>
          </w:tcPr>
          <w:p w14:paraId="4F2B8DB7" w14:textId="77777777" w:rsidR="00AB2ACA" w:rsidRDefault="00AB2ACA" w:rsidP="003B08A7">
            <w:pPr>
              <w:pStyle w:val="ncs-body"/>
              <w:jc w:val="left"/>
              <w:rPr>
                <w:rFonts w:eastAsiaTheme="minorEastAsia"/>
                <w:lang w:eastAsia="zh-CN"/>
              </w:rPr>
            </w:pPr>
          </w:p>
        </w:tc>
        <w:tc>
          <w:tcPr>
            <w:tcW w:w="3143" w:type="dxa"/>
          </w:tcPr>
          <w:p w14:paraId="2553D0BA" w14:textId="7CFB48FA" w:rsidR="00CF1183" w:rsidRPr="00962B6F" w:rsidRDefault="00ED00FF" w:rsidP="003B08A7">
            <w:pPr>
              <w:pStyle w:val="ncs-body"/>
              <w:jc w:val="left"/>
            </w:pPr>
            <w:r>
              <w:rPr>
                <w:rFonts w:eastAsiaTheme="minorEastAsia"/>
                <w:lang w:eastAsia="zh-CN"/>
              </w:rPr>
              <w:t>‘</w:t>
            </w:r>
            <w:r w:rsidR="00687723">
              <w:rPr>
                <w:rFonts w:eastAsiaTheme="minorEastAsia" w:hint="eastAsia"/>
                <w:color w:val="000000"/>
                <w:lang w:eastAsia="zh-CN"/>
              </w:rPr>
              <w:t>id</w:t>
            </w:r>
            <w:r w:rsidR="00280EF2">
              <w:rPr>
                <w:rFonts w:eastAsiaTheme="minorEastAsia"/>
                <w:color w:val="000000"/>
                <w:lang w:eastAsia="zh-CN"/>
              </w:rPr>
              <w:t>’</w:t>
            </w:r>
            <w:r w:rsidR="00687723">
              <w:rPr>
                <w:rFonts w:eastAsiaTheme="minorEastAsia" w:hint="eastAsia"/>
                <w:lang w:eastAsia="zh-CN"/>
              </w:rPr>
              <w:t xml:space="preserve"> </w:t>
            </w:r>
            <w:r>
              <w:rPr>
                <w:rFonts w:eastAsiaTheme="minorEastAsia" w:hint="eastAsia"/>
                <w:lang w:eastAsia="zh-CN"/>
              </w:rPr>
              <w:t>is invalid</w:t>
            </w:r>
          </w:p>
        </w:tc>
      </w:tr>
      <w:tr w:rsidR="00CF1183" w14:paraId="4E0DFD4E" w14:textId="77777777" w:rsidTr="126889B5">
        <w:tc>
          <w:tcPr>
            <w:tcW w:w="1200" w:type="dxa"/>
          </w:tcPr>
          <w:p w14:paraId="6071D8B5" w14:textId="77777777" w:rsidR="00CF1183" w:rsidRPr="00530150" w:rsidRDefault="00CF1183" w:rsidP="003B08A7">
            <w:pPr>
              <w:pStyle w:val="ncs-body"/>
              <w:jc w:val="left"/>
              <w:rPr>
                <w:rFonts w:eastAsiaTheme="minorEastAsia"/>
                <w:lang w:eastAsia="zh-CN"/>
              </w:rPr>
            </w:pPr>
            <w:r w:rsidRPr="00962B6F">
              <w:rPr>
                <w:rFonts w:eastAsia="Arial"/>
              </w:rPr>
              <w:t>40</w:t>
            </w:r>
            <w:r>
              <w:rPr>
                <w:rFonts w:eastAsiaTheme="minorEastAsia" w:hint="eastAsia"/>
                <w:lang w:eastAsia="zh-CN"/>
              </w:rPr>
              <w:t>4</w:t>
            </w:r>
          </w:p>
        </w:tc>
        <w:tc>
          <w:tcPr>
            <w:tcW w:w="2006" w:type="dxa"/>
          </w:tcPr>
          <w:p w14:paraId="0A93835B" w14:textId="0A1026B9" w:rsidR="00CF1183" w:rsidRPr="00530150" w:rsidRDefault="001A15F4" w:rsidP="003B08A7">
            <w:pPr>
              <w:pStyle w:val="ncs-body"/>
              <w:jc w:val="left"/>
              <w:rPr>
                <w:rFonts w:eastAsiaTheme="minorEastAsia"/>
                <w:lang w:eastAsia="zh-CN"/>
              </w:rPr>
            </w:pPr>
            <w:r>
              <w:rPr>
                <w:rFonts w:eastAsiaTheme="minorEastAsia" w:hint="eastAsia"/>
                <w:color w:val="000000"/>
                <w:lang w:eastAsia="zh-CN"/>
              </w:rPr>
              <w:t>image</w:t>
            </w:r>
            <w:r w:rsidR="00CF1183">
              <w:rPr>
                <w:rFonts w:eastAsiaTheme="minorEastAsia" w:hint="eastAsia"/>
                <w:color w:val="000000"/>
                <w:lang w:eastAsia="zh-CN"/>
              </w:rPr>
              <w:t>-not-found</w:t>
            </w:r>
          </w:p>
        </w:tc>
        <w:tc>
          <w:tcPr>
            <w:tcW w:w="2695" w:type="dxa"/>
          </w:tcPr>
          <w:p w14:paraId="488A366F" w14:textId="77777777" w:rsidR="00AB2ACA" w:rsidRDefault="00AB2ACA" w:rsidP="003B08A7">
            <w:pPr>
              <w:pStyle w:val="ncs-body"/>
              <w:jc w:val="left"/>
              <w:rPr>
                <w:rFonts w:eastAsiaTheme="minorEastAsia"/>
                <w:lang w:eastAsia="zh-CN"/>
              </w:rPr>
            </w:pPr>
          </w:p>
        </w:tc>
        <w:tc>
          <w:tcPr>
            <w:tcW w:w="3143" w:type="dxa"/>
          </w:tcPr>
          <w:p w14:paraId="5822E73D" w14:textId="3E140BF3" w:rsidR="00CF1183" w:rsidRPr="00962B6F" w:rsidRDefault="00ED00FF" w:rsidP="126889B5">
            <w:pPr>
              <w:pStyle w:val="ncs-body"/>
              <w:jc w:val="left"/>
              <w:rPr>
                <w:color w:val="000000" w:themeColor="text1"/>
              </w:rPr>
            </w:pPr>
            <w:del w:id="379" w:author="Tom Shen (NCS)" w:date="2025-12-09T10:37:00Z" w16du:dateUtc="2025-12-09T02:37:00Z">
              <w:r w:rsidRPr="126889B5">
                <w:rPr>
                  <w:rFonts w:eastAsiaTheme="minorEastAsia"/>
                  <w:lang w:eastAsia="zh-CN"/>
                </w:rPr>
                <w:delText xml:space="preserve">Can not find the </w:delText>
              </w:r>
            </w:del>
            <w:r w:rsidR="00740BC1" w:rsidRPr="126889B5">
              <w:rPr>
                <w:color w:val="000000" w:themeColor="text1"/>
              </w:rPr>
              <w:t>Image</w:t>
            </w:r>
            <w:ins w:id="380" w:author="Tom Shen (NCS)" w:date="2025-12-09T10:37:00Z" w16du:dateUtc="2025-12-09T02:37:00Z">
              <w:r w:rsidR="00070E03">
                <w:rPr>
                  <w:color w:val="000000" w:themeColor="text1"/>
                </w:rPr>
                <w:t xml:space="preserve"> not found</w:t>
              </w:r>
            </w:ins>
          </w:p>
        </w:tc>
      </w:tr>
    </w:tbl>
    <w:p w14:paraId="174F626A" w14:textId="10C534D5" w:rsidR="63E4A891" w:rsidRDefault="63E4A891" w:rsidP="63E4A891">
      <w:pPr>
        <w:pStyle w:val="ncs-body"/>
        <w:jc w:val="left"/>
        <w:rPr>
          <w:rFonts w:eastAsiaTheme="minorEastAsia"/>
          <w:lang w:val="en-SG" w:eastAsia="zh-CN"/>
        </w:rPr>
      </w:pPr>
    </w:p>
    <w:p w14:paraId="67B63083" w14:textId="0E76EF43" w:rsidR="00F06838" w:rsidRDefault="001A5BE4" w:rsidP="00CC2CE8">
      <w:pPr>
        <w:pStyle w:val="Heading3"/>
        <w:jc w:val="left"/>
        <w:rPr>
          <w:rFonts w:eastAsiaTheme="minorEastAsia"/>
          <w:b/>
          <w:color w:val="000000" w:themeColor="text1"/>
          <w:lang w:val="en-SG" w:eastAsia="zh-CN"/>
        </w:rPr>
      </w:pPr>
      <w:bookmarkStart w:id="381" w:name="_Toc212542681"/>
      <w:bookmarkStart w:id="382" w:name="_Ref213017667"/>
      <w:bookmarkStart w:id="383" w:name="_Ref213017686"/>
      <w:bookmarkStart w:id="384" w:name="_Toc216180155"/>
      <w:bookmarkStart w:id="385" w:name="_Toc207034949"/>
      <w:bookmarkStart w:id="386" w:name="_Toc206891479"/>
      <w:r>
        <w:rPr>
          <w:rFonts w:eastAsiaTheme="minorEastAsia" w:hint="eastAsia"/>
          <w:b/>
          <w:color w:val="000000" w:themeColor="text1"/>
          <w:lang w:val="en-SG" w:eastAsia="zh-CN"/>
        </w:rPr>
        <w:t>Get</w:t>
      </w:r>
      <w:r w:rsidR="00E74B8B">
        <w:rPr>
          <w:rFonts w:eastAsiaTheme="minorEastAsia" w:hint="eastAsia"/>
          <w:b/>
          <w:color w:val="000000" w:themeColor="text1"/>
          <w:lang w:val="en-SG" w:eastAsia="zh-CN"/>
        </w:rPr>
        <w:t xml:space="preserve"> </w:t>
      </w:r>
      <w:bookmarkEnd w:id="381"/>
      <w:r w:rsidR="002E04E1">
        <w:rPr>
          <w:rFonts w:eastAsiaTheme="minorEastAsia"/>
          <w:b/>
          <w:color w:val="000000" w:themeColor="text1"/>
          <w:lang w:val="en-SG" w:eastAsia="zh-CN"/>
        </w:rPr>
        <w:t>Camera Snapshot</w:t>
      </w:r>
      <w:bookmarkEnd w:id="382"/>
      <w:bookmarkEnd w:id="383"/>
      <w:bookmarkEnd w:id="384"/>
    </w:p>
    <w:p w14:paraId="7C34E22D" w14:textId="5B97BD3D" w:rsidR="0097549B" w:rsidRPr="00515E7B" w:rsidRDefault="0097549B" w:rsidP="00A335EB">
      <w:pPr>
        <w:pStyle w:val="ListParagraph"/>
        <w:numPr>
          <w:ilvl w:val="0"/>
          <w:numId w:val="72"/>
        </w:numPr>
        <w:jc w:val="left"/>
        <w:rPr>
          <w:rFonts w:cs="Arial"/>
          <w:color w:val="000000" w:themeColor="text1"/>
        </w:rPr>
      </w:pPr>
      <w:r w:rsidRPr="00561346">
        <w:rPr>
          <w:rFonts w:eastAsia="Arial"/>
          <w:color w:val="000000" w:themeColor="text1"/>
          <w:szCs w:val="22"/>
          <w:lang w:val="en-SG"/>
        </w:rPr>
        <w:t xml:space="preserve">This message is sent when </w:t>
      </w:r>
      <w:r>
        <w:rPr>
          <w:rFonts w:eastAsia="Arial"/>
          <w:color w:val="000000" w:themeColor="text1"/>
          <w:lang w:val="en-SG"/>
        </w:rPr>
        <w:t>C3</w:t>
      </w:r>
      <w:r w:rsidRPr="00561346">
        <w:rPr>
          <w:rFonts w:eastAsia="Arial"/>
          <w:color w:val="000000" w:themeColor="text1"/>
          <w:lang w:val="en-SG"/>
        </w:rPr>
        <w:t xml:space="preserve"> </w:t>
      </w:r>
      <w:r w:rsidRPr="00561346">
        <w:rPr>
          <w:rFonts w:eastAsia="Arial"/>
          <w:color w:val="000000" w:themeColor="text1"/>
          <w:szCs w:val="22"/>
          <w:lang w:val="en-SG"/>
        </w:rPr>
        <w:t>request</w:t>
      </w:r>
      <w:r>
        <w:rPr>
          <w:rFonts w:eastAsia="Arial"/>
          <w:color w:val="000000" w:themeColor="text1"/>
          <w:szCs w:val="22"/>
          <w:lang w:val="en-SG"/>
        </w:rPr>
        <w:t>s</w:t>
      </w:r>
      <w:r w:rsidRPr="00561346">
        <w:rPr>
          <w:rFonts w:eastAsia="Arial"/>
          <w:color w:val="000000" w:themeColor="text1"/>
          <w:szCs w:val="22"/>
          <w:lang w:val="en-SG"/>
        </w:rPr>
        <w:t xml:space="preserve"> the </w:t>
      </w:r>
      <w:r w:rsidR="004B1477">
        <w:rPr>
          <w:rFonts w:eastAsiaTheme="minorEastAsia"/>
          <w:color w:val="000000" w:themeColor="text1"/>
          <w:szCs w:val="22"/>
          <w:lang w:val="en-SG" w:eastAsia="zh-CN"/>
        </w:rPr>
        <w:t>snapshot</w:t>
      </w:r>
      <w:r w:rsidR="00056701">
        <w:rPr>
          <w:rFonts w:eastAsiaTheme="minorEastAsia" w:hint="eastAsia"/>
          <w:color w:val="000000" w:themeColor="text1"/>
          <w:szCs w:val="22"/>
          <w:lang w:val="en-SG" w:eastAsia="zh-CN"/>
        </w:rPr>
        <w:t xml:space="preserve"> by time</w:t>
      </w:r>
      <w:r w:rsidRPr="00515E7B">
        <w:rPr>
          <w:rFonts w:eastAsia="Arial" w:cs="Arial"/>
          <w:color w:val="000000" w:themeColor="text1"/>
          <w:lang w:val="en-SG"/>
        </w:rPr>
        <w:t xml:space="preserve">. </w:t>
      </w:r>
    </w:p>
    <w:p w14:paraId="13D5D5B5" w14:textId="77777777" w:rsidR="0097549B" w:rsidRPr="00101D87" w:rsidRDefault="0097549B" w:rsidP="00A335EB">
      <w:pPr>
        <w:pStyle w:val="ListParagraph"/>
        <w:numPr>
          <w:ilvl w:val="0"/>
          <w:numId w:val="72"/>
        </w:numPr>
        <w:jc w:val="left"/>
        <w:rPr>
          <w:rFonts w:eastAsia="Arial" w:cs="Arial"/>
          <w:color w:val="000000" w:themeColor="text1"/>
        </w:rPr>
      </w:pPr>
      <w:r w:rsidRPr="00D96679">
        <w:rPr>
          <w:rFonts w:eastAsia="Arial" w:cs="Arial"/>
          <w:color w:val="000000" w:themeColor="text1"/>
          <w:lang w:val="en-SG"/>
        </w:rPr>
        <w:t>Request:</w:t>
      </w:r>
    </w:p>
    <w:p w14:paraId="0D742FE3" w14:textId="77777777" w:rsidR="0097549B" w:rsidRPr="00101D87" w:rsidRDefault="0097549B" w:rsidP="0097549B">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Pr="00B65CA7">
        <w:rPr>
          <w:rFonts w:eastAsia="Arial" w:cs="Arial"/>
          <w:color w:val="000000" w:themeColor="text1"/>
          <w:lang w:val="en-SG"/>
        </w:rPr>
        <w:t>POST</w:t>
      </w:r>
    </w:p>
    <w:p w14:paraId="3D5DD49B" w14:textId="6743A8A5" w:rsidR="0097549B" w:rsidRPr="00A335EB" w:rsidRDefault="0097549B" w:rsidP="00DE1475">
      <w:pPr>
        <w:pStyle w:val="ListParagraph"/>
        <w:numPr>
          <w:ilvl w:val="0"/>
          <w:numId w:val="42"/>
        </w:numPr>
        <w:jc w:val="left"/>
        <w:rPr>
          <w:rFonts w:eastAsiaTheme="minorEastAsia"/>
          <w:color w:val="000000" w:themeColor="text1"/>
          <w:lang w:eastAsia="zh-CN"/>
        </w:rPr>
      </w:pPr>
      <w:r>
        <w:rPr>
          <w:rFonts w:eastAsia="Arial" w:cs="Arial"/>
          <w:color w:val="000000" w:themeColor="text1"/>
          <w:lang w:val="en-SG"/>
        </w:rPr>
        <w:t>Path</w:t>
      </w:r>
      <w:r w:rsidRPr="00101D87">
        <w:rPr>
          <w:rFonts w:eastAsia="Arial" w:cs="Arial"/>
          <w:color w:val="000000" w:themeColor="text1"/>
          <w:lang w:val="en-SG"/>
        </w:rPr>
        <w:t xml:space="preserve">: </w:t>
      </w:r>
      <w:r w:rsidR="009E4DF3">
        <w:rPr>
          <w:rFonts w:eastAsiaTheme="minorEastAsia" w:cs="Arial" w:hint="eastAsia"/>
          <w:color w:val="000000" w:themeColor="text1"/>
          <w:lang w:val="en-SG" w:eastAsia="zh-CN"/>
        </w:rPr>
        <w:t>sensor</w:t>
      </w:r>
      <w:r w:rsidR="00816FF2">
        <w:rPr>
          <w:rFonts w:eastAsiaTheme="minorEastAsia" w:cs="Arial" w:hint="eastAsia"/>
          <w:color w:val="000000" w:themeColor="text1"/>
          <w:lang w:val="en-SG" w:eastAsia="zh-CN"/>
        </w:rPr>
        <w:t>/</w:t>
      </w:r>
      <w:r w:rsidR="00C4650A" w:rsidDel="00F737C1">
        <w:rPr>
          <w:rFonts w:eastAsiaTheme="minorEastAsia" w:cs="Arial"/>
          <w:color w:val="000000" w:themeColor="text1"/>
          <w:lang w:val="en-SG" w:eastAsia="zh-CN"/>
        </w:rPr>
        <w:t>snapshot</w:t>
      </w:r>
      <w:r w:rsidR="00155E5B">
        <w:rPr>
          <w:rFonts w:eastAsiaTheme="minorEastAsia"/>
          <w:color w:val="000000" w:themeColor="text1"/>
          <w:lang w:eastAsia="zh-CN"/>
        </w:rPr>
        <w:t>s</w:t>
      </w:r>
    </w:p>
    <w:p w14:paraId="53B2208A" w14:textId="77777777" w:rsidR="0097549B" w:rsidRPr="00A335EB" w:rsidRDefault="0097549B" w:rsidP="0097549B">
      <w:pPr>
        <w:pStyle w:val="ListParagraph"/>
        <w:numPr>
          <w:ilvl w:val="0"/>
          <w:numId w:val="42"/>
        </w:numPr>
        <w:jc w:val="left"/>
        <w:rPr>
          <w:rFonts w:eastAsia="Arial" w:cs="Arial"/>
          <w:color w:val="000000" w:themeColor="text1"/>
          <w:lang w:val="en-SG"/>
        </w:rPr>
      </w:pPr>
      <w:r>
        <w:rPr>
          <w:rFonts w:eastAsia="Arial" w:cs="Arial"/>
          <w:color w:val="000000" w:themeColor="text1"/>
          <w:lang w:val="en-SG"/>
        </w:rPr>
        <w:t>Body:</w:t>
      </w:r>
    </w:p>
    <w:tbl>
      <w:tblPr>
        <w:tblW w:w="9591" w:type="dxa"/>
        <w:tblLayout w:type="fixed"/>
        <w:tblLook w:val="04A0" w:firstRow="1" w:lastRow="0" w:firstColumn="1" w:lastColumn="0" w:noHBand="0" w:noVBand="1"/>
      </w:tblPr>
      <w:tblGrid>
        <w:gridCol w:w="1268"/>
        <w:gridCol w:w="1279"/>
        <w:gridCol w:w="1134"/>
        <w:gridCol w:w="2704"/>
        <w:gridCol w:w="3206"/>
      </w:tblGrid>
      <w:tr w:rsidR="00E00741" w:rsidRPr="00E757EC" w14:paraId="17427B0A" w14:textId="77777777" w:rsidTr="00A335EB">
        <w:trPr>
          <w:trHeight w:val="590"/>
        </w:trPr>
        <w:tc>
          <w:tcPr>
            <w:tcW w:w="1268" w:type="dxa"/>
            <w:tcBorders>
              <w:top w:val="single" w:sz="4" w:space="0" w:color="auto"/>
              <w:left w:val="single" w:sz="4" w:space="0" w:color="auto"/>
              <w:bottom w:val="single" w:sz="4" w:space="0" w:color="auto"/>
              <w:right w:val="single" w:sz="4" w:space="0" w:color="auto"/>
            </w:tcBorders>
            <w:vAlign w:val="center"/>
            <w:hideMark/>
          </w:tcPr>
          <w:p w14:paraId="1F83CA7D" w14:textId="77777777" w:rsidR="00E00741" w:rsidRPr="00E757EC" w:rsidRDefault="00E00741">
            <w:pPr>
              <w:widowControl/>
              <w:jc w:val="left"/>
              <w:rPr>
                <w:rFonts w:ascii="Arial" w:eastAsia="Times New Roman" w:hAnsi="Arial" w:cs="Arial"/>
                <w:b/>
                <w:bCs/>
                <w:color w:val="000000"/>
                <w:kern w:val="0"/>
                <w:sz w:val="22"/>
              </w:rPr>
            </w:pPr>
            <w:r w:rsidRPr="00E757EC">
              <w:rPr>
                <w:rFonts w:ascii="Arial" w:eastAsia="Times New Roman" w:hAnsi="Arial" w:cs="Arial"/>
                <w:b/>
                <w:bCs/>
                <w:color w:val="000000"/>
                <w:kern w:val="0"/>
                <w:sz w:val="22"/>
              </w:rPr>
              <w:t xml:space="preserve">Field </w:t>
            </w:r>
            <w:r w:rsidRPr="00E757EC">
              <w:rPr>
                <w:rFonts w:ascii="Arial" w:eastAsia="Times New Roman" w:hAnsi="Arial" w:cs="Arial"/>
                <w:b/>
                <w:bCs/>
                <w:color w:val="000000"/>
                <w:kern w:val="0"/>
                <w:sz w:val="22"/>
              </w:rPr>
              <w:br/>
              <w:t>Name</w:t>
            </w:r>
          </w:p>
        </w:tc>
        <w:tc>
          <w:tcPr>
            <w:tcW w:w="1279" w:type="dxa"/>
            <w:tcBorders>
              <w:top w:val="single" w:sz="4" w:space="0" w:color="auto"/>
              <w:left w:val="nil"/>
              <w:bottom w:val="single" w:sz="4" w:space="0" w:color="auto"/>
              <w:right w:val="single" w:sz="4" w:space="0" w:color="auto"/>
            </w:tcBorders>
            <w:vAlign w:val="center"/>
            <w:hideMark/>
          </w:tcPr>
          <w:p w14:paraId="1DFBE053" w14:textId="77777777" w:rsidR="00E00741" w:rsidRPr="00E757EC" w:rsidRDefault="00E00741">
            <w:pPr>
              <w:widowControl/>
              <w:jc w:val="left"/>
              <w:rPr>
                <w:rFonts w:ascii="Arial" w:eastAsia="Times New Roman" w:hAnsi="Arial" w:cs="Arial"/>
                <w:b/>
                <w:bCs/>
                <w:color w:val="000000"/>
                <w:kern w:val="0"/>
                <w:sz w:val="22"/>
              </w:rPr>
            </w:pPr>
            <w:r w:rsidRPr="00E757EC">
              <w:rPr>
                <w:rFonts w:ascii="Arial" w:eastAsia="Times New Roman" w:hAnsi="Arial" w:cs="Arial"/>
                <w:b/>
                <w:bCs/>
                <w:color w:val="000000"/>
                <w:kern w:val="0"/>
                <w:sz w:val="22"/>
              </w:rPr>
              <w:t xml:space="preserve">Data </w:t>
            </w:r>
            <w:r w:rsidRPr="00E757EC">
              <w:rPr>
                <w:rFonts w:ascii="Arial" w:eastAsia="Times New Roman" w:hAnsi="Arial" w:cs="Arial"/>
                <w:b/>
                <w:bCs/>
                <w:color w:val="000000"/>
                <w:kern w:val="0"/>
                <w:sz w:val="22"/>
              </w:rPr>
              <w:br/>
              <w:t xml:space="preserve">Type </w:t>
            </w:r>
          </w:p>
        </w:tc>
        <w:tc>
          <w:tcPr>
            <w:tcW w:w="1134" w:type="dxa"/>
            <w:tcBorders>
              <w:top w:val="single" w:sz="4" w:space="0" w:color="auto"/>
              <w:left w:val="nil"/>
              <w:bottom w:val="single" w:sz="4" w:space="0" w:color="auto"/>
              <w:right w:val="single" w:sz="4" w:space="0" w:color="auto"/>
            </w:tcBorders>
            <w:vAlign w:val="center"/>
            <w:hideMark/>
          </w:tcPr>
          <w:p w14:paraId="62D98B7E" w14:textId="77777777" w:rsidR="00E00741" w:rsidRPr="00E757EC" w:rsidRDefault="00E00741">
            <w:pPr>
              <w:widowControl/>
              <w:jc w:val="left"/>
              <w:rPr>
                <w:rFonts w:ascii="Arial" w:eastAsia="Times New Roman" w:hAnsi="Arial" w:cs="Arial"/>
                <w:b/>
                <w:bCs/>
                <w:color w:val="000000"/>
                <w:kern w:val="0"/>
                <w:sz w:val="22"/>
              </w:rPr>
            </w:pPr>
            <w:r w:rsidRPr="00E757EC">
              <w:rPr>
                <w:rFonts w:ascii="Arial" w:eastAsia="Times New Roman" w:hAnsi="Arial" w:cs="Arial"/>
                <w:b/>
                <w:bCs/>
                <w:color w:val="000000"/>
                <w:kern w:val="0"/>
                <w:sz w:val="22"/>
              </w:rPr>
              <w:t xml:space="preserve">Mandatory </w:t>
            </w:r>
          </w:p>
        </w:tc>
        <w:tc>
          <w:tcPr>
            <w:tcW w:w="2704" w:type="dxa"/>
            <w:tcBorders>
              <w:top w:val="single" w:sz="4" w:space="0" w:color="auto"/>
              <w:left w:val="nil"/>
              <w:bottom w:val="single" w:sz="4" w:space="0" w:color="auto"/>
              <w:right w:val="single" w:sz="4" w:space="0" w:color="auto"/>
            </w:tcBorders>
            <w:vAlign w:val="center"/>
            <w:hideMark/>
          </w:tcPr>
          <w:p w14:paraId="4EC95B95" w14:textId="77777777" w:rsidR="00E00741" w:rsidRPr="00E757EC" w:rsidRDefault="00E00741">
            <w:pPr>
              <w:widowControl/>
              <w:jc w:val="left"/>
              <w:rPr>
                <w:rFonts w:ascii="Arial" w:eastAsia="Times New Roman" w:hAnsi="Arial" w:cs="Arial"/>
                <w:b/>
                <w:bCs/>
                <w:color w:val="000000"/>
                <w:kern w:val="0"/>
                <w:sz w:val="22"/>
              </w:rPr>
            </w:pPr>
            <w:r w:rsidRPr="00E757EC">
              <w:rPr>
                <w:rFonts w:ascii="Arial" w:eastAsia="Times New Roman" w:hAnsi="Arial" w:cs="Arial"/>
                <w:b/>
                <w:bCs/>
                <w:color w:val="000000"/>
                <w:kern w:val="0"/>
                <w:sz w:val="22"/>
              </w:rPr>
              <w:t>Allowed values</w:t>
            </w:r>
          </w:p>
        </w:tc>
        <w:tc>
          <w:tcPr>
            <w:tcW w:w="3206" w:type="dxa"/>
            <w:tcBorders>
              <w:top w:val="single" w:sz="4" w:space="0" w:color="auto"/>
              <w:left w:val="nil"/>
              <w:bottom w:val="single" w:sz="4" w:space="0" w:color="auto"/>
              <w:right w:val="single" w:sz="4" w:space="0" w:color="auto"/>
            </w:tcBorders>
            <w:vAlign w:val="center"/>
            <w:hideMark/>
          </w:tcPr>
          <w:p w14:paraId="1DCB31CE" w14:textId="77777777" w:rsidR="00E00741" w:rsidRPr="00E757EC" w:rsidRDefault="00E00741">
            <w:pPr>
              <w:widowControl/>
              <w:jc w:val="left"/>
              <w:rPr>
                <w:rFonts w:ascii="Arial" w:eastAsia="Times New Roman" w:hAnsi="Arial" w:cs="Arial"/>
                <w:b/>
                <w:bCs/>
                <w:color w:val="000000"/>
                <w:kern w:val="0"/>
                <w:sz w:val="22"/>
              </w:rPr>
            </w:pPr>
            <w:r w:rsidRPr="00E757EC">
              <w:rPr>
                <w:rFonts w:ascii="Arial" w:eastAsia="Times New Roman" w:hAnsi="Arial" w:cs="Arial"/>
                <w:b/>
                <w:bCs/>
                <w:color w:val="000000"/>
                <w:kern w:val="0"/>
                <w:sz w:val="22"/>
              </w:rPr>
              <w:t>Description</w:t>
            </w:r>
          </w:p>
        </w:tc>
      </w:tr>
      <w:tr w:rsidR="00E00741" w:rsidRPr="00E757EC" w14:paraId="61CFBA01" w14:textId="77777777" w:rsidTr="00A335EB">
        <w:trPr>
          <w:trHeight w:val="590"/>
        </w:trPr>
        <w:tc>
          <w:tcPr>
            <w:tcW w:w="1268" w:type="dxa"/>
            <w:tcBorders>
              <w:top w:val="nil"/>
              <w:left w:val="single" w:sz="4" w:space="0" w:color="auto"/>
              <w:bottom w:val="single" w:sz="4" w:space="0" w:color="auto"/>
              <w:right w:val="single" w:sz="4" w:space="0" w:color="auto"/>
            </w:tcBorders>
            <w:vAlign w:val="center"/>
            <w:hideMark/>
          </w:tcPr>
          <w:p w14:paraId="6C76E1E2" w14:textId="77777777" w:rsidR="00E00741" w:rsidRPr="00E757EC" w:rsidRDefault="00E00741">
            <w:pPr>
              <w:widowControl/>
              <w:jc w:val="left"/>
              <w:rPr>
                <w:rFonts w:ascii="Arial" w:eastAsia="Times New Roman" w:hAnsi="Arial" w:cs="Arial"/>
                <w:color w:val="000000"/>
                <w:kern w:val="0"/>
                <w:sz w:val="22"/>
              </w:rPr>
            </w:pPr>
            <w:proofErr w:type="spellStart"/>
            <w:r w:rsidRPr="00E757EC">
              <w:rPr>
                <w:rFonts w:ascii="Arial" w:eastAsia="Times New Roman" w:hAnsi="Arial" w:cs="Arial"/>
                <w:color w:val="000000"/>
                <w:kern w:val="0"/>
                <w:sz w:val="22"/>
              </w:rPr>
              <w:t>channelId</w:t>
            </w:r>
            <w:proofErr w:type="spellEnd"/>
            <w:r w:rsidRPr="00E757EC">
              <w:rPr>
                <w:rFonts w:ascii="Arial" w:eastAsia="Times New Roman" w:hAnsi="Arial" w:cs="Arial"/>
                <w:color w:val="000000"/>
                <w:kern w:val="0"/>
                <w:sz w:val="22"/>
              </w:rPr>
              <w:t> </w:t>
            </w:r>
          </w:p>
        </w:tc>
        <w:tc>
          <w:tcPr>
            <w:tcW w:w="1279" w:type="dxa"/>
            <w:tcBorders>
              <w:top w:val="nil"/>
              <w:left w:val="nil"/>
              <w:bottom w:val="single" w:sz="4" w:space="0" w:color="auto"/>
              <w:right w:val="single" w:sz="4" w:space="0" w:color="auto"/>
            </w:tcBorders>
            <w:vAlign w:val="center"/>
            <w:hideMark/>
          </w:tcPr>
          <w:p w14:paraId="27C47E3C" w14:textId="77777777" w:rsidR="00E00741" w:rsidRPr="00E757EC" w:rsidRDefault="00E00741">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Pr="00E757EC">
              <w:rPr>
                <w:rFonts w:ascii="Arial" w:eastAsia="Times New Roman" w:hAnsi="Arial" w:cs="Arial"/>
                <w:color w:val="000000"/>
                <w:kern w:val="0"/>
                <w:sz w:val="22"/>
              </w:rPr>
              <w:t>32)</w:t>
            </w:r>
          </w:p>
        </w:tc>
        <w:tc>
          <w:tcPr>
            <w:tcW w:w="1134" w:type="dxa"/>
            <w:tcBorders>
              <w:top w:val="nil"/>
              <w:left w:val="nil"/>
              <w:bottom w:val="single" w:sz="4" w:space="0" w:color="auto"/>
              <w:right w:val="single" w:sz="4" w:space="0" w:color="auto"/>
            </w:tcBorders>
            <w:vAlign w:val="center"/>
            <w:hideMark/>
          </w:tcPr>
          <w:p w14:paraId="382B8343" w14:textId="77777777" w:rsidR="00E00741" w:rsidRPr="00E757EC" w:rsidRDefault="00E00741">
            <w:pPr>
              <w:widowControl/>
              <w:jc w:val="left"/>
              <w:rPr>
                <w:rFonts w:ascii="Arial" w:eastAsia="Times New Roman" w:hAnsi="Arial" w:cs="Arial"/>
                <w:color w:val="000000"/>
                <w:kern w:val="0"/>
                <w:sz w:val="22"/>
              </w:rPr>
            </w:pPr>
            <w:r w:rsidRPr="00E757EC">
              <w:rPr>
                <w:rFonts w:ascii="Arial" w:eastAsia="Times New Roman" w:hAnsi="Arial" w:cs="Arial"/>
                <w:color w:val="000000"/>
                <w:kern w:val="0"/>
                <w:sz w:val="22"/>
              </w:rPr>
              <w:t>Yes</w:t>
            </w:r>
          </w:p>
        </w:tc>
        <w:tc>
          <w:tcPr>
            <w:tcW w:w="2704" w:type="dxa"/>
            <w:tcBorders>
              <w:top w:val="nil"/>
              <w:left w:val="nil"/>
              <w:bottom w:val="single" w:sz="4" w:space="0" w:color="auto"/>
              <w:right w:val="single" w:sz="4" w:space="0" w:color="auto"/>
            </w:tcBorders>
            <w:vAlign w:val="center"/>
            <w:hideMark/>
          </w:tcPr>
          <w:p w14:paraId="78577568" w14:textId="77777777" w:rsidR="00E00741" w:rsidRPr="00F2635D" w:rsidRDefault="00E00741">
            <w:pPr>
              <w:spacing w:before="100"/>
              <w:jc w:val="left"/>
              <w:rPr>
                <w:rFonts w:ascii="Arial" w:hAnsi="Arial" w:cs="Arial"/>
                <w:color w:val="000000"/>
                <w:sz w:val="22"/>
              </w:rPr>
            </w:pPr>
            <w:r w:rsidRPr="00F2635D">
              <w:rPr>
                <w:rFonts w:ascii="Arial" w:hAnsi="Arial" w:cs="Arial"/>
                <w:color w:val="000000"/>
                <w:sz w:val="22"/>
              </w:rPr>
              <w:t>Character set:</w:t>
            </w:r>
          </w:p>
          <w:p w14:paraId="4E400F57" w14:textId="77777777" w:rsidR="00E00741" w:rsidRPr="00F2635D" w:rsidRDefault="00E00741">
            <w:pPr>
              <w:pStyle w:val="ListParagraph"/>
              <w:numPr>
                <w:ilvl w:val="0"/>
                <w:numId w:val="42"/>
              </w:numPr>
              <w:spacing w:before="100" w:line="240" w:lineRule="auto"/>
              <w:jc w:val="left"/>
              <w:rPr>
                <w:rFonts w:cs="Arial"/>
                <w:color w:val="000000"/>
                <w:szCs w:val="22"/>
              </w:rPr>
            </w:pPr>
            <w:r w:rsidRPr="00F2635D">
              <w:rPr>
                <w:rFonts w:cs="Arial"/>
                <w:color w:val="000000"/>
                <w:szCs w:val="22"/>
              </w:rPr>
              <w:lastRenderedPageBreak/>
              <w:t>a-z</w:t>
            </w:r>
          </w:p>
          <w:p w14:paraId="391753C2" w14:textId="7C72752D" w:rsidR="00E00741" w:rsidRPr="006D5966" w:rsidRDefault="00E00741" w:rsidP="008C22C9">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tc>
        <w:tc>
          <w:tcPr>
            <w:tcW w:w="3206" w:type="dxa"/>
            <w:tcBorders>
              <w:top w:val="nil"/>
              <w:left w:val="nil"/>
              <w:bottom w:val="single" w:sz="4" w:space="0" w:color="auto"/>
              <w:right w:val="single" w:sz="4" w:space="0" w:color="auto"/>
            </w:tcBorders>
            <w:vAlign w:val="center"/>
            <w:hideMark/>
          </w:tcPr>
          <w:p w14:paraId="4EF503BB" w14:textId="77777777" w:rsidR="00E00741" w:rsidRDefault="00E00741">
            <w:pPr>
              <w:widowControl/>
              <w:jc w:val="left"/>
              <w:rPr>
                <w:rFonts w:ascii="Arial" w:hAnsi="Arial" w:cs="Arial"/>
                <w:color w:val="000000"/>
                <w:kern w:val="0"/>
                <w:sz w:val="22"/>
              </w:rPr>
            </w:pPr>
            <w:r w:rsidRPr="00E757EC">
              <w:rPr>
                <w:rFonts w:ascii="Arial" w:eastAsia="Times New Roman" w:hAnsi="Arial" w:cs="Arial"/>
                <w:color w:val="000000"/>
                <w:kern w:val="0"/>
                <w:sz w:val="22"/>
              </w:rPr>
              <w:lastRenderedPageBreak/>
              <w:t xml:space="preserve">Channel ID, a </w:t>
            </w:r>
            <w:r>
              <w:rPr>
                <w:rFonts w:ascii="Arial" w:eastAsia="Times New Roman" w:hAnsi="Arial" w:cs="Arial"/>
                <w:color w:val="000000"/>
                <w:kern w:val="0"/>
                <w:sz w:val="22"/>
              </w:rPr>
              <w:t>UUID</w:t>
            </w:r>
          </w:p>
          <w:p w14:paraId="289CF700" w14:textId="77777777" w:rsidR="00E00741" w:rsidRDefault="00E00741">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28BC7B37" w14:textId="77777777" w:rsidR="00E00741" w:rsidRPr="00E757EC" w:rsidRDefault="00E00741">
            <w:pPr>
              <w:widowControl/>
              <w:jc w:val="left"/>
              <w:rPr>
                <w:rFonts w:ascii="Arial" w:eastAsia="Times New Roman" w:hAnsi="Arial" w:cs="Arial"/>
                <w:color w:val="000000"/>
                <w:kern w:val="0"/>
                <w:sz w:val="22"/>
              </w:rPr>
            </w:pPr>
            <w:r w:rsidRPr="00E1352E">
              <w:rPr>
                <w:rFonts w:ascii="Arial" w:eastAsia="Times New Roman" w:hAnsi="Arial" w:cs="Arial"/>
                <w:color w:val="000000"/>
                <w:kern w:val="0"/>
                <w:sz w:val="22"/>
              </w:rPr>
              <w:lastRenderedPageBreak/>
              <w:t>52d86f9b83a1ac82743ae642fe4cb800</w:t>
            </w:r>
          </w:p>
        </w:tc>
      </w:tr>
      <w:tr w:rsidR="00FD3D24" w:rsidRPr="00E757EC" w14:paraId="4D8AB8C1" w14:textId="77777777" w:rsidTr="00A335EB">
        <w:trPr>
          <w:trHeight w:val="590"/>
        </w:trPr>
        <w:tc>
          <w:tcPr>
            <w:tcW w:w="1268" w:type="dxa"/>
            <w:tcBorders>
              <w:top w:val="nil"/>
              <w:left w:val="single" w:sz="4" w:space="0" w:color="auto"/>
              <w:bottom w:val="single" w:sz="4" w:space="0" w:color="auto"/>
              <w:right w:val="single" w:sz="4" w:space="0" w:color="auto"/>
            </w:tcBorders>
            <w:vAlign w:val="center"/>
            <w:hideMark/>
          </w:tcPr>
          <w:p w14:paraId="03857B6B" w14:textId="5B359D1D" w:rsidR="00FD3D24" w:rsidRPr="00E757EC" w:rsidRDefault="00FD3D24" w:rsidP="00FD3D24">
            <w:pPr>
              <w:widowControl/>
              <w:jc w:val="left"/>
              <w:rPr>
                <w:rFonts w:ascii="Arial" w:eastAsia="Times New Roman" w:hAnsi="Arial" w:cs="Arial"/>
                <w:color w:val="000000"/>
                <w:kern w:val="0"/>
                <w:sz w:val="22"/>
              </w:rPr>
            </w:pPr>
            <w:proofErr w:type="spellStart"/>
            <w:r w:rsidRPr="00C01EDC">
              <w:rPr>
                <w:rFonts w:ascii="Arial" w:eastAsia="Times New Roman" w:hAnsi="Arial" w:cs="Arial"/>
                <w:color w:val="000000"/>
                <w:kern w:val="0"/>
                <w:sz w:val="22"/>
              </w:rPr>
              <w:lastRenderedPageBreak/>
              <w:t>streamId</w:t>
            </w:r>
            <w:proofErr w:type="spellEnd"/>
          </w:p>
        </w:tc>
        <w:tc>
          <w:tcPr>
            <w:tcW w:w="1279" w:type="dxa"/>
            <w:tcBorders>
              <w:top w:val="nil"/>
              <w:left w:val="nil"/>
              <w:bottom w:val="single" w:sz="4" w:space="0" w:color="auto"/>
              <w:right w:val="single" w:sz="4" w:space="0" w:color="auto"/>
            </w:tcBorders>
            <w:vAlign w:val="center"/>
            <w:hideMark/>
          </w:tcPr>
          <w:p w14:paraId="32DC5E29" w14:textId="02118B5F" w:rsidR="00FD3D24" w:rsidRPr="00121FAB" w:rsidRDefault="00FD3D24" w:rsidP="00FD3D24">
            <w:pPr>
              <w:widowControl/>
              <w:jc w:val="left"/>
              <w:rPr>
                <w:rFonts w:ascii="Arial" w:hAnsi="Arial" w:cs="Arial"/>
                <w:color w:val="000000"/>
                <w:kern w:val="0"/>
                <w:sz w:val="22"/>
              </w:rPr>
            </w:pPr>
            <w:r w:rsidRPr="1CD2449D">
              <w:rPr>
                <w:rFonts w:ascii="Arial" w:hAnsi="Arial" w:cs="Arial"/>
                <w:color w:val="000000"/>
                <w:kern w:val="0"/>
                <w:sz w:val="22"/>
              </w:rPr>
              <w:t>Uint</w:t>
            </w:r>
            <w:r>
              <w:rPr>
                <w:rFonts w:ascii="Arial" w:hAnsi="Arial" w:cs="Arial" w:hint="eastAsia"/>
                <w:color w:val="000000"/>
                <w:kern w:val="0"/>
                <w:sz w:val="22"/>
              </w:rPr>
              <w:t>32</w:t>
            </w:r>
          </w:p>
        </w:tc>
        <w:tc>
          <w:tcPr>
            <w:tcW w:w="1134" w:type="dxa"/>
            <w:tcBorders>
              <w:top w:val="nil"/>
              <w:left w:val="nil"/>
              <w:bottom w:val="single" w:sz="4" w:space="0" w:color="auto"/>
              <w:right w:val="single" w:sz="4" w:space="0" w:color="auto"/>
            </w:tcBorders>
            <w:vAlign w:val="center"/>
            <w:hideMark/>
          </w:tcPr>
          <w:p w14:paraId="4B151DC4" w14:textId="58DF8AD3" w:rsidR="00FD3D24" w:rsidRPr="00A335EB" w:rsidRDefault="00FD3D24" w:rsidP="00FD3D24">
            <w:pPr>
              <w:widowControl/>
              <w:jc w:val="left"/>
              <w:rPr>
                <w:rFonts w:ascii="Arial" w:hAnsi="Arial" w:cs="Arial"/>
                <w:color w:val="000000"/>
                <w:kern w:val="0"/>
                <w:sz w:val="22"/>
              </w:rPr>
            </w:pPr>
            <w:r>
              <w:rPr>
                <w:rFonts w:ascii="Arial" w:hAnsi="Arial" w:cs="Arial" w:hint="eastAsia"/>
                <w:color w:val="000000"/>
                <w:kern w:val="0"/>
                <w:sz w:val="22"/>
              </w:rPr>
              <w:t>No</w:t>
            </w:r>
            <w:r w:rsidRPr="00EE609C">
              <w:rPr>
                <w:rFonts w:ascii="Arial" w:eastAsia="Times New Roman" w:hAnsi="Arial" w:cs="Arial"/>
                <w:color w:val="000000"/>
                <w:kern w:val="0"/>
                <w:sz w:val="22"/>
              </w:rPr>
              <w:t xml:space="preserve"> </w:t>
            </w:r>
          </w:p>
        </w:tc>
        <w:tc>
          <w:tcPr>
            <w:tcW w:w="2704" w:type="dxa"/>
            <w:tcBorders>
              <w:top w:val="nil"/>
              <w:left w:val="nil"/>
              <w:bottom w:val="single" w:sz="4" w:space="0" w:color="auto"/>
              <w:right w:val="single" w:sz="4" w:space="0" w:color="auto"/>
            </w:tcBorders>
            <w:vAlign w:val="center"/>
            <w:hideMark/>
          </w:tcPr>
          <w:p w14:paraId="0423BE00" w14:textId="433BFF8F" w:rsidR="00FD3D24" w:rsidRPr="00E757EC" w:rsidRDefault="00FD3D24" w:rsidP="00FD3D24">
            <w:pPr>
              <w:widowControl/>
              <w:jc w:val="left"/>
              <w:rPr>
                <w:rFonts w:ascii="Arial" w:eastAsia="Times New Roman" w:hAnsi="Arial" w:cs="Arial"/>
                <w:b/>
                <w:bCs/>
                <w:color w:val="000000"/>
                <w:kern w:val="0"/>
                <w:sz w:val="22"/>
              </w:rPr>
            </w:pPr>
            <w:r w:rsidRPr="001D14AD">
              <w:rPr>
                <w:rFonts w:ascii="Arial" w:hAnsi="Arial" w:cs="Arial"/>
                <w:color w:val="000000"/>
                <w:kern w:val="0"/>
                <w:sz w:val="22"/>
              </w:rPr>
              <w:t>0 - MAX_UINT32</w:t>
            </w:r>
            <w:r w:rsidRPr="00EE609C">
              <w:rPr>
                <w:rFonts w:ascii="Arial" w:eastAsia="Times New Roman" w:hAnsi="Arial" w:cs="Arial"/>
                <w:color w:val="000000"/>
                <w:kern w:val="0"/>
                <w:sz w:val="22"/>
              </w:rPr>
              <w:t xml:space="preserve">  </w:t>
            </w:r>
          </w:p>
        </w:tc>
        <w:tc>
          <w:tcPr>
            <w:tcW w:w="3206" w:type="dxa"/>
            <w:tcBorders>
              <w:top w:val="nil"/>
              <w:left w:val="nil"/>
              <w:bottom w:val="single" w:sz="4" w:space="0" w:color="auto"/>
              <w:right w:val="single" w:sz="4" w:space="0" w:color="auto"/>
            </w:tcBorders>
            <w:vAlign w:val="center"/>
            <w:hideMark/>
          </w:tcPr>
          <w:p w14:paraId="75F8C920" w14:textId="1E9DA587" w:rsidR="00FD3D24" w:rsidRDefault="00FD3D24" w:rsidP="00FD3D24">
            <w:pPr>
              <w:widowControl/>
              <w:jc w:val="left"/>
              <w:rPr>
                <w:rFonts w:ascii="Arial" w:eastAsia="Times New Roman" w:hAnsi="Arial" w:cs="Arial"/>
                <w:color w:val="000000"/>
                <w:kern w:val="0"/>
                <w:sz w:val="22"/>
              </w:rPr>
            </w:pPr>
            <w:r w:rsidRPr="00EE609C">
              <w:rPr>
                <w:rFonts w:ascii="Arial" w:eastAsia="Times New Roman" w:hAnsi="Arial" w:cs="Arial"/>
                <w:color w:val="000000"/>
                <w:kern w:val="0"/>
                <w:sz w:val="22"/>
              </w:rPr>
              <w:t>Stream ID to choose a stream profile.</w:t>
            </w:r>
            <w:r>
              <w:rPr>
                <w:rFonts w:ascii="Arial" w:eastAsia="Times New Roman" w:hAnsi="Arial" w:cs="Arial"/>
                <w:color w:val="000000"/>
                <w:kern w:val="0"/>
                <w:sz w:val="22"/>
              </w:rPr>
              <w:t xml:space="preserve"> Refer to the Camera profile.</w:t>
            </w:r>
          </w:p>
          <w:p w14:paraId="65808F42" w14:textId="77777777" w:rsidR="00117271" w:rsidRDefault="00117271" w:rsidP="00FD3D24">
            <w:pPr>
              <w:widowControl/>
              <w:jc w:val="left"/>
              <w:rPr>
                <w:rFonts w:ascii="Arial" w:hAnsi="Arial" w:cs="Arial"/>
                <w:color w:val="000000"/>
                <w:kern w:val="0"/>
                <w:sz w:val="22"/>
              </w:rPr>
            </w:pPr>
          </w:p>
          <w:p w14:paraId="1B70B2DE" w14:textId="10B39319" w:rsidR="00C161C6" w:rsidRPr="00A335EB" w:rsidRDefault="003671D2" w:rsidP="00FD3D24">
            <w:pPr>
              <w:widowControl/>
              <w:jc w:val="left"/>
              <w:rPr>
                <w:rFonts w:ascii="Arial" w:hAnsi="Arial" w:cs="Arial"/>
                <w:color w:val="000000"/>
                <w:kern w:val="0"/>
                <w:sz w:val="22"/>
              </w:rPr>
            </w:pPr>
            <w:r w:rsidRPr="003671D2">
              <w:rPr>
                <w:rFonts w:ascii="Arial" w:hAnsi="Arial" w:cs="Arial"/>
                <w:color w:val="000000"/>
                <w:kern w:val="0"/>
                <w:sz w:val="22"/>
              </w:rPr>
              <w:t>Default: 0</w:t>
            </w:r>
          </w:p>
        </w:tc>
      </w:tr>
      <w:tr w:rsidR="00E00741" w:rsidRPr="00A414E4" w14:paraId="25BCD17F" w14:textId="77777777" w:rsidTr="00A335EB">
        <w:trPr>
          <w:trHeight w:val="886"/>
        </w:trPr>
        <w:tc>
          <w:tcPr>
            <w:tcW w:w="1268" w:type="dxa"/>
            <w:tcBorders>
              <w:top w:val="nil"/>
              <w:left w:val="single" w:sz="4" w:space="0" w:color="auto"/>
              <w:bottom w:val="single" w:sz="4" w:space="0" w:color="auto"/>
              <w:right w:val="single" w:sz="4" w:space="0" w:color="auto"/>
            </w:tcBorders>
            <w:vAlign w:val="center"/>
            <w:hideMark/>
          </w:tcPr>
          <w:p w14:paraId="5DDE903D" w14:textId="4B3BF71F" w:rsidR="00E00741" w:rsidRPr="00E757EC" w:rsidRDefault="00B670AA">
            <w:pPr>
              <w:widowControl/>
              <w:jc w:val="left"/>
              <w:rPr>
                <w:rFonts w:ascii="Arial" w:eastAsia="Times New Roman" w:hAnsi="Arial" w:cs="Arial"/>
                <w:color w:val="000000"/>
                <w:kern w:val="0"/>
                <w:sz w:val="22"/>
              </w:rPr>
            </w:pPr>
            <w:r w:rsidRPr="00B670AA">
              <w:rPr>
                <w:rFonts w:ascii="Arial" w:eastAsia="Times New Roman" w:hAnsi="Arial" w:cs="Arial"/>
                <w:color w:val="000000"/>
                <w:kern w:val="0"/>
                <w:sz w:val="22"/>
              </w:rPr>
              <w:t>time</w:t>
            </w:r>
            <w:r w:rsidR="00B3627B">
              <w:rPr>
                <w:rFonts w:ascii="Arial" w:eastAsia="Times New Roman" w:hAnsi="Arial" w:cs="Arial"/>
                <w:color w:val="000000"/>
                <w:kern w:val="0"/>
                <w:sz w:val="22"/>
              </w:rPr>
              <w:t>stamp</w:t>
            </w:r>
          </w:p>
        </w:tc>
        <w:tc>
          <w:tcPr>
            <w:tcW w:w="1279" w:type="dxa"/>
            <w:tcBorders>
              <w:top w:val="nil"/>
              <w:left w:val="nil"/>
              <w:bottom w:val="single" w:sz="4" w:space="0" w:color="auto"/>
              <w:right w:val="single" w:sz="4" w:space="0" w:color="auto"/>
            </w:tcBorders>
            <w:vAlign w:val="center"/>
            <w:hideMark/>
          </w:tcPr>
          <w:p w14:paraId="3E5062FB" w14:textId="77777777" w:rsidR="00E00741" w:rsidRPr="00E757EC" w:rsidRDefault="00E00741">
            <w:pPr>
              <w:widowControl/>
              <w:jc w:val="left"/>
              <w:rPr>
                <w:rFonts w:ascii="Arial" w:eastAsia="Times New Roman" w:hAnsi="Arial" w:cs="Arial"/>
                <w:color w:val="000000"/>
                <w:kern w:val="0"/>
                <w:sz w:val="22"/>
              </w:rPr>
            </w:pPr>
            <w:r>
              <w:rPr>
                <w:rFonts w:ascii="Arial" w:hAnsi="Arial" w:cs="Arial" w:hint="eastAsia"/>
                <w:color w:val="000000"/>
                <w:kern w:val="0"/>
                <w:sz w:val="22"/>
              </w:rPr>
              <w:t>Int64</w:t>
            </w:r>
          </w:p>
        </w:tc>
        <w:tc>
          <w:tcPr>
            <w:tcW w:w="1134" w:type="dxa"/>
            <w:tcBorders>
              <w:top w:val="nil"/>
              <w:left w:val="nil"/>
              <w:bottom w:val="single" w:sz="4" w:space="0" w:color="auto"/>
              <w:right w:val="single" w:sz="4" w:space="0" w:color="auto"/>
            </w:tcBorders>
            <w:vAlign w:val="center"/>
            <w:hideMark/>
          </w:tcPr>
          <w:p w14:paraId="2CF20376" w14:textId="77777777" w:rsidR="00E00741" w:rsidRPr="00E757EC" w:rsidRDefault="00E00741">
            <w:pPr>
              <w:widowControl/>
              <w:jc w:val="left"/>
              <w:rPr>
                <w:rFonts w:ascii="Arial" w:eastAsia="Times New Roman" w:hAnsi="Arial" w:cs="Arial"/>
                <w:color w:val="000000"/>
                <w:kern w:val="0"/>
                <w:sz w:val="22"/>
              </w:rPr>
            </w:pPr>
            <w:r w:rsidRPr="00E757EC">
              <w:rPr>
                <w:rFonts w:ascii="Arial" w:eastAsia="Times New Roman" w:hAnsi="Arial" w:cs="Arial"/>
                <w:color w:val="000000"/>
                <w:kern w:val="0"/>
                <w:sz w:val="22"/>
              </w:rPr>
              <w:t>Yes</w:t>
            </w:r>
          </w:p>
        </w:tc>
        <w:tc>
          <w:tcPr>
            <w:tcW w:w="2704" w:type="dxa"/>
            <w:tcBorders>
              <w:top w:val="nil"/>
              <w:left w:val="nil"/>
              <w:bottom w:val="single" w:sz="4" w:space="0" w:color="auto"/>
              <w:right w:val="single" w:sz="4" w:space="0" w:color="auto"/>
            </w:tcBorders>
            <w:vAlign w:val="center"/>
            <w:hideMark/>
          </w:tcPr>
          <w:p w14:paraId="5B7B9C42" w14:textId="77777777" w:rsidR="00E00741" w:rsidRPr="00E757EC" w:rsidRDefault="00E00741">
            <w:pPr>
              <w:widowControl/>
              <w:jc w:val="left"/>
              <w:rPr>
                <w:rFonts w:ascii="Arial" w:eastAsia="Times New Roman" w:hAnsi="Arial" w:cs="Arial"/>
                <w:b/>
                <w:bCs/>
                <w:color w:val="000000"/>
                <w:kern w:val="0"/>
                <w:sz w:val="22"/>
              </w:rPr>
            </w:pPr>
            <w:r w:rsidRPr="00E8410C">
              <w:rPr>
                <w:rFonts w:ascii="Arial" w:eastAsia="Times New Roman" w:hAnsi="Arial" w:cs="Arial" w:hint="eastAsia"/>
                <w:color w:val="000000"/>
                <w:kern w:val="0"/>
                <w:sz w:val="22"/>
              </w:rPr>
              <w:t>0 - MAX_INT64</w:t>
            </w:r>
          </w:p>
        </w:tc>
        <w:tc>
          <w:tcPr>
            <w:tcW w:w="3206" w:type="dxa"/>
            <w:tcBorders>
              <w:top w:val="nil"/>
              <w:left w:val="nil"/>
              <w:bottom w:val="single" w:sz="4" w:space="0" w:color="auto"/>
              <w:right w:val="single" w:sz="4" w:space="0" w:color="auto"/>
            </w:tcBorders>
            <w:vAlign w:val="center"/>
            <w:hideMark/>
          </w:tcPr>
          <w:p w14:paraId="30267A60" w14:textId="6AEA2F8B" w:rsidR="00E00741" w:rsidRDefault="00E00741">
            <w:pPr>
              <w:widowControl/>
              <w:jc w:val="left"/>
              <w:rPr>
                <w:rFonts w:ascii="Arial" w:hAnsi="Arial" w:cs="Arial"/>
                <w:color w:val="000000"/>
                <w:kern w:val="0"/>
                <w:sz w:val="22"/>
              </w:rPr>
            </w:pPr>
            <w:r w:rsidRPr="00E757EC">
              <w:rPr>
                <w:rFonts w:ascii="Arial" w:eastAsia="Times New Roman" w:hAnsi="Arial" w:cs="Arial"/>
                <w:color w:val="000000"/>
                <w:kern w:val="0"/>
                <w:sz w:val="22"/>
              </w:rPr>
              <w:t xml:space="preserve">Epoch Time in </w:t>
            </w:r>
            <w:r w:rsidR="00FD34D5" w:rsidRPr="00FD34D5">
              <w:rPr>
                <w:rFonts w:ascii="Arial" w:eastAsia="Times New Roman" w:hAnsi="Arial" w:cs="Arial"/>
                <w:color w:val="000000"/>
                <w:kern w:val="0"/>
                <w:sz w:val="22"/>
              </w:rPr>
              <w:t>milliseconds</w:t>
            </w:r>
            <w:r w:rsidRPr="00E757EC">
              <w:rPr>
                <w:rFonts w:ascii="Arial" w:eastAsia="Times New Roman" w:hAnsi="Arial" w:cs="Arial"/>
                <w:color w:val="000000"/>
                <w:kern w:val="0"/>
                <w:sz w:val="22"/>
              </w:rPr>
              <w:t xml:space="preserve">. System allows </w:t>
            </w:r>
            <w:proofErr w:type="gramStart"/>
            <w:r w:rsidRPr="00E757EC">
              <w:rPr>
                <w:rFonts w:ascii="Arial" w:eastAsia="Times New Roman" w:hAnsi="Arial" w:cs="Arial"/>
                <w:color w:val="000000"/>
                <w:kern w:val="0"/>
                <w:sz w:val="22"/>
              </w:rPr>
              <w:t>24 hours</w:t>
            </w:r>
            <w:proofErr w:type="gramEnd"/>
            <w:r w:rsidRPr="00E757EC">
              <w:rPr>
                <w:rFonts w:ascii="Arial" w:eastAsia="Times New Roman" w:hAnsi="Arial" w:cs="Arial"/>
                <w:color w:val="000000"/>
                <w:kern w:val="0"/>
                <w:sz w:val="22"/>
              </w:rPr>
              <w:t xml:space="preserve"> max duration.</w:t>
            </w:r>
          </w:p>
          <w:p w14:paraId="4F318C04" w14:textId="77777777" w:rsidR="00E00741" w:rsidRDefault="00E00741">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3AD558CF" w14:textId="65D34358" w:rsidR="00E00741" w:rsidRPr="008F260B" w:rsidRDefault="00E00741">
            <w:pPr>
              <w:widowControl/>
              <w:jc w:val="left"/>
              <w:rPr>
                <w:rFonts w:ascii="Arial" w:hAnsi="Arial" w:cs="Arial"/>
                <w:color w:val="000000"/>
                <w:kern w:val="0"/>
                <w:sz w:val="22"/>
              </w:rPr>
            </w:pPr>
            <w:r w:rsidRPr="00A972FD">
              <w:rPr>
                <w:rFonts w:ascii="Arial" w:eastAsia="Times New Roman" w:hAnsi="Arial" w:cs="Arial"/>
                <w:color w:val="000000"/>
                <w:kern w:val="0"/>
                <w:sz w:val="22"/>
              </w:rPr>
              <w:t>1749626843</w:t>
            </w:r>
            <w:r w:rsidR="008F260B">
              <w:rPr>
                <w:rFonts w:ascii="Arial" w:hAnsi="Arial" w:cs="Arial" w:hint="eastAsia"/>
                <w:color w:val="000000"/>
                <w:kern w:val="0"/>
                <w:sz w:val="22"/>
              </w:rPr>
              <w:t>000</w:t>
            </w:r>
          </w:p>
        </w:tc>
      </w:tr>
      <w:tr w:rsidR="001D229E" w:rsidRPr="00E757EC" w14:paraId="30B9E1B0" w14:textId="77777777">
        <w:trPr>
          <w:trHeight w:val="590"/>
        </w:trPr>
        <w:tc>
          <w:tcPr>
            <w:tcW w:w="1268" w:type="dxa"/>
            <w:tcBorders>
              <w:top w:val="nil"/>
              <w:left w:val="single" w:sz="4" w:space="0" w:color="auto"/>
              <w:bottom w:val="single" w:sz="4" w:space="0" w:color="auto"/>
              <w:right w:val="single" w:sz="4" w:space="0" w:color="auto"/>
            </w:tcBorders>
          </w:tcPr>
          <w:p w14:paraId="50DC44F5" w14:textId="15026B97" w:rsidR="001D229E" w:rsidRPr="00386F5E" w:rsidRDefault="00B0669C">
            <w:pPr>
              <w:widowControl/>
              <w:jc w:val="left"/>
              <w:rPr>
                <w:rFonts w:ascii="Arial" w:eastAsia="Times New Roman" w:hAnsi="Arial" w:cs="Arial"/>
                <w:color w:val="000000"/>
                <w:kern w:val="0"/>
                <w:sz w:val="22"/>
              </w:rPr>
            </w:pPr>
            <w:proofErr w:type="spellStart"/>
            <w:r>
              <w:rPr>
                <w:rFonts w:ascii="Arial" w:eastAsia="Times New Roman" w:hAnsi="Arial" w:cs="Arial"/>
                <w:color w:val="000000"/>
                <w:kern w:val="0"/>
                <w:sz w:val="22"/>
              </w:rPr>
              <w:t>vaApp</w:t>
            </w:r>
            <w:r w:rsidR="006F5A4A">
              <w:rPr>
                <w:rFonts w:ascii="Arial" w:eastAsia="Times New Roman" w:hAnsi="Arial" w:cs="Arial"/>
                <w:color w:val="000000"/>
                <w:kern w:val="0"/>
                <w:sz w:val="22"/>
              </w:rPr>
              <w:t>Id</w:t>
            </w:r>
            <w:proofErr w:type="spellEnd"/>
          </w:p>
        </w:tc>
        <w:tc>
          <w:tcPr>
            <w:tcW w:w="1279" w:type="dxa"/>
            <w:tcBorders>
              <w:top w:val="nil"/>
              <w:left w:val="nil"/>
              <w:bottom w:val="single" w:sz="4" w:space="0" w:color="auto"/>
              <w:right w:val="single" w:sz="4" w:space="0" w:color="auto"/>
            </w:tcBorders>
          </w:tcPr>
          <w:p w14:paraId="2D4E5434" w14:textId="30CE92E6" w:rsidR="001D229E" w:rsidRPr="00950F5C" w:rsidRDefault="008914BF">
            <w:pPr>
              <w:widowControl/>
              <w:jc w:val="left"/>
              <w:rPr>
                <w:rFonts w:ascii="Arial" w:hAnsi="Arial" w:cs="Arial"/>
                <w:color w:val="000000"/>
                <w:kern w:val="0"/>
                <w:sz w:val="22"/>
              </w:rPr>
            </w:pPr>
            <w:proofErr w:type="gramStart"/>
            <w:r w:rsidRPr="00121668">
              <w:rPr>
                <w:rFonts w:ascii="Arial" w:eastAsia="Times New Roman" w:hAnsi="Arial" w:cs="Arial"/>
                <w:color w:val="000000"/>
                <w:kern w:val="0"/>
                <w:sz w:val="22"/>
              </w:rPr>
              <w:t>String</w:t>
            </w:r>
            <w:r w:rsidR="004B562F">
              <w:rPr>
                <w:rFonts w:ascii="Arial" w:eastAsia="Times New Roman" w:hAnsi="Arial" w:cs="Arial"/>
                <w:color w:val="000000"/>
                <w:kern w:val="0"/>
                <w:sz w:val="22"/>
              </w:rPr>
              <w:t>(</w:t>
            </w:r>
            <w:proofErr w:type="gramEnd"/>
            <w:r w:rsidR="002101EC">
              <w:rPr>
                <w:rFonts w:ascii="Arial" w:eastAsia="Times New Roman" w:hAnsi="Arial" w:cs="Arial"/>
                <w:color w:val="000000"/>
                <w:kern w:val="0"/>
                <w:sz w:val="22"/>
              </w:rPr>
              <w:t>32</w:t>
            </w:r>
            <w:r w:rsidR="004B562F">
              <w:rPr>
                <w:rFonts w:ascii="Arial" w:eastAsia="Times New Roman" w:hAnsi="Arial" w:cs="Arial"/>
                <w:color w:val="000000"/>
                <w:kern w:val="0"/>
                <w:sz w:val="22"/>
              </w:rPr>
              <w:t>)</w:t>
            </w:r>
          </w:p>
        </w:tc>
        <w:tc>
          <w:tcPr>
            <w:tcW w:w="1134" w:type="dxa"/>
            <w:tcBorders>
              <w:top w:val="nil"/>
              <w:left w:val="nil"/>
              <w:bottom w:val="single" w:sz="4" w:space="0" w:color="auto"/>
              <w:right w:val="single" w:sz="4" w:space="0" w:color="auto"/>
            </w:tcBorders>
          </w:tcPr>
          <w:p w14:paraId="310129A1" w14:textId="194F3445" w:rsidR="001D229E" w:rsidRDefault="008C7D8A">
            <w:pPr>
              <w:widowControl/>
              <w:jc w:val="left"/>
              <w:rPr>
                <w:rFonts w:ascii="Arial" w:hAnsi="Arial" w:cs="Arial"/>
                <w:color w:val="000000"/>
                <w:kern w:val="0"/>
                <w:sz w:val="22"/>
              </w:rPr>
            </w:pPr>
            <w:r>
              <w:rPr>
                <w:rFonts w:ascii="Arial" w:eastAsia="Times New Roman" w:hAnsi="Arial" w:cs="Arial"/>
                <w:color w:val="000000"/>
                <w:kern w:val="0"/>
                <w:sz w:val="22"/>
              </w:rPr>
              <w:t>No</w:t>
            </w:r>
          </w:p>
        </w:tc>
        <w:tc>
          <w:tcPr>
            <w:tcW w:w="2704" w:type="dxa"/>
            <w:tcBorders>
              <w:top w:val="nil"/>
              <w:left w:val="nil"/>
              <w:bottom w:val="single" w:sz="4" w:space="0" w:color="auto"/>
              <w:right w:val="single" w:sz="4" w:space="0" w:color="auto"/>
            </w:tcBorders>
          </w:tcPr>
          <w:p w14:paraId="767ADA95" w14:textId="77777777" w:rsidR="004B562F" w:rsidRDefault="004B562F" w:rsidP="004B562F">
            <w:pPr>
              <w:rPr>
                <w:rFonts w:ascii="Arial" w:eastAsia="Times New Roman" w:hAnsi="Arial" w:cs="Arial"/>
                <w:color w:val="000000"/>
                <w:kern w:val="0"/>
                <w:sz w:val="22"/>
              </w:rPr>
            </w:pPr>
            <w:r>
              <w:rPr>
                <w:rFonts w:ascii="Arial" w:eastAsia="Times New Roman" w:hAnsi="Arial" w:cs="Arial"/>
                <w:color w:val="000000"/>
                <w:kern w:val="0"/>
                <w:sz w:val="22"/>
              </w:rPr>
              <w:t>Character set:</w:t>
            </w:r>
          </w:p>
          <w:p w14:paraId="6220728C" w14:textId="77777777" w:rsidR="004B562F" w:rsidRDefault="004B562F" w:rsidP="00016D9D">
            <w:pPr>
              <w:pStyle w:val="ListParagraph"/>
              <w:numPr>
                <w:ilvl w:val="0"/>
                <w:numId w:val="74"/>
              </w:numPr>
              <w:spacing w:before="0" w:line="240" w:lineRule="auto"/>
              <w:jc w:val="left"/>
              <w:rPr>
                <w:rFonts w:cs="Arial"/>
                <w:color w:val="000000"/>
                <w:szCs w:val="22"/>
              </w:rPr>
            </w:pPr>
            <w:r>
              <w:rPr>
                <w:rFonts w:cs="Arial"/>
                <w:color w:val="000000"/>
                <w:szCs w:val="22"/>
              </w:rPr>
              <w:t>a-z</w:t>
            </w:r>
          </w:p>
          <w:p w14:paraId="14A6DE0E" w14:textId="11D75EC5" w:rsidR="001D229E" w:rsidRPr="00E757EC" w:rsidRDefault="004B562F" w:rsidP="00A335EB">
            <w:pPr>
              <w:pStyle w:val="ListParagraph"/>
              <w:numPr>
                <w:ilvl w:val="0"/>
                <w:numId w:val="74"/>
              </w:numPr>
              <w:spacing w:before="0" w:line="240" w:lineRule="auto"/>
              <w:jc w:val="left"/>
              <w:rPr>
                <w:rFonts w:cs="Arial"/>
                <w:color w:val="000000"/>
              </w:rPr>
            </w:pPr>
            <w:r w:rsidRPr="00401044">
              <w:rPr>
                <w:rFonts w:cs="Arial"/>
                <w:color w:val="000000"/>
                <w:szCs w:val="22"/>
              </w:rPr>
              <w:t>0-9</w:t>
            </w:r>
          </w:p>
        </w:tc>
        <w:tc>
          <w:tcPr>
            <w:tcW w:w="3206" w:type="dxa"/>
            <w:tcBorders>
              <w:top w:val="nil"/>
              <w:left w:val="nil"/>
              <w:bottom w:val="single" w:sz="4" w:space="0" w:color="auto"/>
              <w:right w:val="single" w:sz="4" w:space="0" w:color="auto"/>
            </w:tcBorders>
          </w:tcPr>
          <w:p w14:paraId="0E5B735A" w14:textId="4F0AA83D" w:rsidR="004B562F" w:rsidRDefault="004B562F" w:rsidP="004B562F">
            <w:pPr>
              <w:rPr>
                <w:rFonts w:ascii="Arial" w:eastAsia="Times New Roman" w:hAnsi="Arial" w:cs="Arial"/>
                <w:color w:val="000000"/>
                <w:kern w:val="0"/>
                <w:sz w:val="22"/>
              </w:rPr>
            </w:pPr>
            <w:r w:rsidRPr="00121668">
              <w:rPr>
                <w:rFonts w:ascii="Arial" w:eastAsia="Times New Roman" w:hAnsi="Arial" w:cs="Arial"/>
                <w:color w:val="000000"/>
                <w:kern w:val="0"/>
                <w:sz w:val="22"/>
              </w:rPr>
              <w:t>VA App ID</w:t>
            </w:r>
            <w:r w:rsidR="002101EC">
              <w:rPr>
                <w:rFonts w:ascii="Arial" w:eastAsia="Times New Roman" w:hAnsi="Arial" w:cs="Arial"/>
                <w:color w:val="000000"/>
                <w:kern w:val="0"/>
                <w:sz w:val="22"/>
              </w:rPr>
              <w:t xml:space="preserve"> to overlay </w:t>
            </w:r>
            <w:r w:rsidR="00AF5334">
              <w:rPr>
                <w:rFonts w:ascii="Arial" w:eastAsia="Times New Roman" w:hAnsi="Arial" w:cs="Arial"/>
                <w:color w:val="000000"/>
                <w:kern w:val="0"/>
                <w:sz w:val="22"/>
              </w:rPr>
              <w:t>VA event information, such as bounding box, confidence score, etc</w:t>
            </w:r>
            <w:r>
              <w:rPr>
                <w:rFonts w:ascii="Arial" w:eastAsia="Times New Roman" w:hAnsi="Arial" w:cs="Arial"/>
                <w:color w:val="000000"/>
                <w:kern w:val="0"/>
                <w:sz w:val="22"/>
              </w:rPr>
              <w:t>.</w:t>
            </w:r>
          </w:p>
          <w:p w14:paraId="5342077C" w14:textId="77777777" w:rsidR="0027391B" w:rsidRDefault="0027391B" w:rsidP="004B562F">
            <w:pPr>
              <w:rPr>
                <w:rFonts w:ascii="Arial" w:eastAsia="Times New Roman" w:hAnsi="Arial" w:cs="Arial"/>
                <w:color w:val="000000"/>
                <w:kern w:val="0"/>
                <w:sz w:val="22"/>
              </w:rPr>
            </w:pPr>
          </w:p>
          <w:p w14:paraId="6564F79E" w14:textId="0ABD3CFB" w:rsidR="004B562F" w:rsidRDefault="00C17F15" w:rsidP="004B562F">
            <w:pPr>
              <w:rPr>
                <w:rFonts w:ascii="Arial" w:eastAsia="Times New Roman" w:hAnsi="Arial" w:cs="Arial"/>
                <w:color w:val="000000"/>
                <w:kern w:val="0"/>
                <w:sz w:val="22"/>
              </w:rPr>
            </w:pPr>
            <w:r>
              <w:rPr>
                <w:rFonts w:ascii="Arial" w:eastAsia="Times New Roman" w:hAnsi="Arial" w:cs="Arial"/>
                <w:color w:val="000000"/>
                <w:kern w:val="0"/>
                <w:sz w:val="22"/>
              </w:rPr>
              <w:t xml:space="preserve">It’s </w:t>
            </w:r>
            <w:r w:rsidR="004B562F" w:rsidRPr="00121668">
              <w:rPr>
                <w:rFonts w:ascii="Arial" w:eastAsia="Times New Roman" w:hAnsi="Arial" w:cs="Arial"/>
                <w:color w:val="000000"/>
                <w:kern w:val="0"/>
                <w:sz w:val="22"/>
              </w:rPr>
              <w:t>UUID without "-".</w:t>
            </w:r>
          </w:p>
          <w:p w14:paraId="60A18D62" w14:textId="6D7C63E1" w:rsidR="001D229E" w:rsidRPr="00730FFF" w:rsidRDefault="004B562F">
            <w:pPr>
              <w:widowControl/>
              <w:jc w:val="left"/>
              <w:rPr>
                <w:rFonts w:ascii="Arial" w:eastAsia="Times New Roman" w:hAnsi="Arial" w:cs="Arial"/>
                <w:color w:val="000000"/>
                <w:kern w:val="0"/>
                <w:sz w:val="22"/>
              </w:rPr>
            </w:pPr>
            <w:r w:rsidRPr="00121668">
              <w:rPr>
                <w:rFonts w:ascii="Arial" w:eastAsia="Times New Roman" w:hAnsi="Arial" w:cs="Arial"/>
                <w:color w:val="000000"/>
                <w:kern w:val="0"/>
                <w:sz w:val="22"/>
              </w:rPr>
              <w:t>E.g.: f0c9a45a100a475a9a02df2774409261</w:t>
            </w:r>
          </w:p>
        </w:tc>
      </w:tr>
    </w:tbl>
    <w:p w14:paraId="245BA799" w14:textId="77777777" w:rsidR="00E00741" w:rsidRPr="00A335EB" w:rsidRDefault="00E00741" w:rsidP="00A335EB">
      <w:pPr>
        <w:jc w:val="left"/>
        <w:rPr>
          <w:rFonts w:cs="Arial"/>
          <w:color w:val="000000" w:themeColor="text1"/>
        </w:rPr>
      </w:pPr>
    </w:p>
    <w:p w14:paraId="68395373" w14:textId="77777777" w:rsidR="0097549B" w:rsidRPr="008E14D8" w:rsidRDefault="0097549B" w:rsidP="00A335EB">
      <w:pPr>
        <w:pStyle w:val="ListParagraph"/>
        <w:numPr>
          <w:ilvl w:val="0"/>
          <w:numId w:val="72"/>
        </w:numPr>
        <w:jc w:val="left"/>
        <w:rPr>
          <w:rFonts w:eastAsia="Arial" w:cs="Arial"/>
          <w:color w:val="000000" w:themeColor="text1"/>
        </w:rPr>
      </w:pPr>
      <w:r w:rsidRPr="00D1451F">
        <w:rPr>
          <w:rFonts w:eastAsia="Arial" w:cs="Arial"/>
          <w:color w:val="000000" w:themeColor="text1"/>
          <w:lang w:val="en-SG"/>
        </w:rPr>
        <w:t>Response:</w:t>
      </w:r>
    </w:p>
    <w:p w14:paraId="7A4347A1" w14:textId="77777777" w:rsidR="0097549B" w:rsidRDefault="0097549B" w:rsidP="0097549B">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t>Successful:</w:t>
      </w:r>
    </w:p>
    <w:p w14:paraId="021FD810" w14:textId="6B78D124" w:rsidR="0097549B" w:rsidRPr="00A335EB" w:rsidRDefault="0097549B" w:rsidP="0097549B">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w:t>
      </w:r>
      <w:r w:rsidR="00503B80">
        <w:rPr>
          <w:rFonts w:eastAsia="Arial" w:cs="Arial"/>
          <w:color w:val="000000" w:themeColor="text1"/>
          <w:lang w:val="en-SG"/>
        </w:rPr>
        <w:t>1</w:t>
      </w:r>
      <w:r>
        <w:rPr>
          <w:rFonts w:eastAsia="Arial" w:cs="Arial"/>
          <w:color w:val="000000" w:themeColor="text1"/>
          <w:lang w:val="en-SG"/>
        </w:rPr>
        <w:t>.</w:t>
      </w:r>
    </w:p>
    <w:p w14:paraId="708F3C08" w14:textId="7CE1E946" w:rsidR="00D70C43" w:rsidRPr="00A335EB" w:rsidRDefault="009919D7" w:rsidP="00D70C43">
      <w:pPr>
        <w:pStyle w:val="ListParagraph"/>
        <w:numPr>
          <w:ilvl w:val="1"/>
          <w:numId w:val="42"/>
        </w:numPr>
        <w:jc w:val="left"/>
        <w:rPr>
          <w:rFonts w:eastAsia="Arial" w:cs="Arial"/>
          <w:color w:val="000000" w:themeColor="text1"/>
          <w:lang w:val="en-SG"/>
        </w:rPr>
      </w:pPr>
      <w:r>
        <w:rPr>
          <w:rFonts w:eastAsiaTheme="minorEastAsia" w:cs="Arial" w:hint="eastAsia"/>
          <w:color w:val="000000" w:themeColor="text1"/>
          <w:lang w:val="en-SG" w:eastAsia="zh-CN"/>
        </w:rPr>
        <w:t>Header</w:t>
      </w:r>
    </w:p>
    <w:tbl>
      <w:tblPr>
        <w:tblW w:w="8118" w:type="dxa"/>
        <w:tblLook w:val="04A0" w:firstRow="1" w:lastRow="0" w:firstColumn="1" w:lastColumn="0" w:noHBand="0" w:noVBand="1"/>
      </w:tblPr>
      <w:tblGrid>
        <w:gridCol w:w="1673"/>
        <w:gridCol w:w="1193"/>
        <w:gridCol w:w="2008"/>
        <w:gridCol w:w="3244"/>
      </w:tblGrid>
      <w:tr w:rsidR="00BA2D61" w:rsidRPr="00561346" w14:paraId="6180491D" w14:textId="77777777" w:rsidTr="00F77E46">
        <w:trPr>
          <w:trHeight w:val="448"/>
        </w:trPr>
        <w:tc>
          <w:tcPr>
            <w:tcW w:w="1673" w:type="dxa"/>
            <w:tcBorders>
              <w:top w:val="single" w:sz="8" w:space="0" w:color="auto"/>
              <w:left w:val="single" w:sz="8" w:space="0" w:color="auto"/>
              <w:bottom w:val="nil"/>
              <w:right w:val="single" w:sz="8" w:space="0" w:color="auto"/>
            </w:tcBorders>
            <w:shd w:val="clear" w:color="000000" w:fill="D9D9D9"/>
            <w:vAlign w:val="center"/>
            <w:hideMark/>
          </w:tcPr>
          <w:p w14:paraId="281035EA" w14:textId="77777777" w:rsidR="00452293" w:rsidRDefault="00452293">
            <w:pPr>
              <w:widowControl/>
              <w:jc w:val="left"/>
              <w:rPr>
                <w:rFonts w:ascii="Arial" w:hAnsi="Arial" w:cs="Arial"/>
                <w:b/>
                <w:bCs/>
                <w:color w:val="000000"/>
                <w:kern w:val="0"/>
                <w:sz w:val="22"/>
              </w:rPr>
            </w:pPr>
            <w:r w:rsidRPr="00561346">
              <w:rPr>
                <w:rFonts w:ascii="Arial" w:eastAsia="Times New Roman" w:hAnsi="Arial" w:cs="Arial"/>
                <w:b/>
                <w:bCs/>
                <w:color w:val="000000"/>
                <w:kern w:val="0"/>
                <w:sz w:val="22"/>
              </w:rPr>
              <w:t xml:space="preserve">Field </w:t>
            </w:r>
          </w:p>
          <w:p w14:paraId="10F12089" w14:textId="77777777" w:rsidR="00452293" w:rsidRPr="00561346" w:rsidRDefault="00452293">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Name</w:t>
            </w:r>
          </w:p>
        </w:tc>
        <w:tc>
          <w:tcPr>
            <w:tcW w:w="1193" w:type="dxa"/>
            <w:tcBorders>
              <w:top w:val="single" w:sz="8" w:space="0" w:color="auto"/>
              <w:left w:val="nil"/>
              <w:bottom w:val="nil"/>
              <w:right w:val="single" w:sz="8" w:space="0" w:color="auto"/>
            </w:tcBorders>
            <w:shd w:val="clear" w:color="000000" w:fill="D9D9D9"/>
            <w:vAlign w:val="center"/>
            <w:hideMark/>
          </w:tcPr>
          <w:p w14:paraId="0D79E909" w14:textId="77777777" w:rsidR="00452293" w:rsidRDefault="00452293">
            <w:pPr>
              <w:widowControl/>
              <w:jc w:val="left"/>
              <w:rPr>
                <w:rFonts w:ascii="Arial" w:hAnsi="Arial" w:cs="Arial"/>
                <w:b/>
                <w:bCs/>
                <w:color w:val="000000"/>
                <w:kern w:val="0"/>
                <w:sz w:val="22"/>
              </w:rPr>
            </w:pPr>
            <w:r w:rsidRPr="00561346">
              <w:rPr>
                <w:rFonts w:ascii="Arial" w:eastAsia="Times New Roman" w:hAnsi="Arial" w:cs="Arial"/>
                <w:b/>
                <w:bCs/>
                <w:color w:val="000000"/>
                <w:kern w:val="0"/>
                <w:sz w:val="22"/>
              </w:rPr>
              <w:t xml:space="preserve">Data </w:t>
            </w:r>
          </w:p>
          <w:p w14:paraId="18EDB9C4" w14:textId="77777777" w:rsidR="00452293" w:rsidRPr="00561346" w:rsidRDefault="00452293">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 xml:space="preserve">Type </w:t>
            </w:r>
          </w:p>
        </w:tc>
        <w:tc>
          <w:tcPr>
            <w:tcW w:w="2008" w:type="dxa"/>
            <w:tcBorders>
              <w:top w:val="single" w:sz="8" w:space="0" w:color="auto"/>
              <w:left w:val="nil"/>
              <w:bottom w:val="nil"/>
              <w:right w:val="single" w:sz="8" w:space="0" w:color="auto"/>
            </w:tcBorders>
            <w:shd w:val="clear" w:color="000000" w:fill="D9D9D9"/>
            <w:vAlign w:val="center"/>
            <w:hideMark/>
          </w:tcPr>
          <w:p w14:paraId="549E6124" w14:textId="77777777" w:rsidR="00452293" w:rsidRPr="00561346" w:rsidRDefault="00452293">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Allowed values</w:t>
            </w:r>
          </w:p>
        </w:tc>
        <w:tc>
          <w:tcPr>
            <w:tcW w:w="3244" w:type="dxa"/>
            <w:tcBorders>
              <w:top w:val="single" w:sz="8" w:space="0" w:color="auto"/>
              <w:left w:val="nil"/>
              <w:bottom w:val="nil"/>
              <w:right w:val="single" w:sz="8" w:space="0" w:color="auto"/>
            </w:tcBorders>
            <w:shd w:val="clear" w:color="000000" w:fill="D9D9D9"/>
            <w:vAlign w:val="center"/>
            <w:hideMark/>
          </w:tcPr>
          <w:p w14:paraId="5B017206" w14:textId="77777777" w:rsidR="00452293" w:rsidRPr="00561346" w:rsidRDefault="00452293">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Description</w:t>
            </w:r>
          </w:p>
        </w:tc>
      </w:tr>
      <w:tr w:rsidR="00F82CF0" w:rsidRPr="00561346" w14:paraId="7375D616" w14:textId="77777777" w:rsidTr="00F77E46">
        <w:trPr>
          <w:trHeight w:val="1289"/>
        </w:trPr>
        <w:tc>
          <w:tcPr>
            <w:tcW w:w="1673" w:type="dxa"/>
            <w:tcBorders>
              <w:top w:val="single" w:sz="4" w:space="0" w:color="auto"/>
              <w:left w:val="single" w:sz="4" w:space="0" w:color="auto"/>
              <w:bottom w:val="single" w:sz="4" w:space="0" w:color="auto"/>
              <w:right w:val="single" w:sz="4" w:space="0" w:color="auto"/>
            </w:tcBorders>
            <w:vAlign w:val="center"/>
          </w:tcPr>
          <w:p w14:paraId="1340265C" w14:textId="4433773A" w:rsidR="00F82CF0" w:rsidRDefault="00BC3194">
            <w:pPr>
              <w:widowControl/>
              <w:jc w:val="left"/>
              <w:rPr>
                <w:rFonts w:ascii="Arial" w:hAnsi="Arial" w:cs="Arial"/>
                <w:color w:val="000000"/>
                <w:kern w:val="0"/>
                <w:sz w:val="22"/>
              </w:rPr>
            </w:pPr>
            <w:r>
              <w:rPr>
                <w:rFonts w:ascii="Arial" w:hAnsi="Arial" w:cs="Arial" w:hint="eastAsia"/>
                <w:color w:val="000000"/>
                <w:kern w:val="0"/>
                <w:sz w:val="22"/>
              </w:rPr>
              <w:t>C</w:t>
            </w:r>
            <w:r w:rsidRPr="00BC3194">
              <w:rPr>
                <w:rFonts w:ascii="Arial" w:hAnsi="Arial" w:cs="Arial" w:hint="eastAsia"/>
                <w:color w:val="000000"/>
                <w:kern w:val="0"/>
                <w:sz w:val="22"/>
              </w:rPr>
              <w:t>ontent-</w:t>
            </w:r>
            <w:r>
              <w:rPr>
                <w:rFonts w:ascii="Arial" w:hAnsi="Arial" w:cs="Arial" w:hint="eastAsia"/>
                <w:color w:val="000000"/>
                <w:kern w:val="0"/>
                <w:sz w:val="22"/>
              </w:rPr>
              <w:t>D</w:t>
            </w:r>
            <w:r w:rsidRPr="00BC3194">
              <w:rPr>
                <w:rFonts w:ascii="Arial" w:hAnsi="Arial" w:cs="Arial" w:hint="eastAsia"/>
                <w:color w:val="000000"/>
                <w:kern w:val="0"/>
                <w:sz w:val="22"/>
              </w:rPr>
              <w:t>isposition</w:t>
            </w:r>
          </w:p>
        </w:tc>
        <w:tc>
          <w:tcPr>
            <w:tcW w:w="1193" w:type="dxa"/>
            <w:tcBorders>
              <w:top w:val="single" w:sz="4" w:space="0" w:color="auto"/>
              <w:left w:val="nil"/>
              <w:bottom w:val="single" w:sz="4" w:space="0" w:color="auto"/>
              <w:right w:val="single" w:sz="4" w:space="0" w:color="auto"/>
            </w:tcBorders>
            <w:vAlign w:val="center"/>
          </w:tcPr>
          <w:p w14:paraId="1F0C4FB2" w14:textId="052B7894" w:rsidR="00F82CF0" w:rsidRDefault="00BC3194">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D26069">
              <w:rPr>
                <w:rFonts w:ascii="Arial" w:hAnsi="Arial" w:cs="Arial" w:hint="eastAsia"/>
                <w:color w:val="000000"/>
                <w:kern w:val="0"/>
                <w:sz w:val="22"/>
              </w:rPr>
              <w:t>50</w:t>
            </w:r>
            <w:r w:rsidRPr="00561346">
              <w:rPr>
                <w:rFonts w:ascii="Arial" w:eastAsia="Times New Roman" w:hAnsi="Arial" w:cs="Arial"/>
                <w:color w:val="000000"/>
                <w:kern w:val="0"/>
                <w:sz w:val="22"/>
              </w:rPr>
              <w:t>)</w:t>
            </w:r>
          </w:p>
        </w:tc>
        <w:tc>
          <w:tcPr>
            <w:tcW w:w="2008" w:type="dxa"/>
            <w:tcBorders>
              <w:top w:val="single" w:sz="4" w:space="0" w:color="auto"/>
              <w:left w:val="nil"/>
              <w:bottom w:val="single" w:sz="4" w:space="0" w:color="auto"/>
              <w:right w:val="single" w:sz="4" w:space="0" w:color="auto"/>
            </w:tcBorders>
            <w:vAlign w:val="center"/>
          </w:tcPr>
          <w:p w14:paraId="3AFBA276" w14:textId="77777777" w:rsidR="00F82CF0" w:rsidRPr="006C50A4" w:rsidRDefault="00F82CF0" w:rsidP="005C25ED">
            <w:pPr>
              <w:spacing w:before="100"/>
              <w:jc w:val="left"/>
              <w:rPr>
                <w:rFonts w:cs="Arial"/>
                <w:color w:val="000000"/>
              </w:rPr>
            </w:pPr>
          </w:p>
        </w:tc>
        <w:tc>
          <w:tcPr>
            <w:tcW w:w="3244" w:type="dxa"/>
            <w:tcBorders>
              <w:top w:val="single" w:sz="4" w:space="0" w:color="auto"/>
              <w:left w:val="nil"/>
              <w:bottom w:val="single" w:sz="4" w:space="0" w:color="auto"/>
              <w:right w:val="single" w:sz="4" w:space="0" w:color="auto"/>
            </w:tcBorders>
            <w:vAlign w:val="center"/>
          </w:tcPr>
          <w:p w14:paraId="707FF766" w14:textId="77777777" w:rsidR="00F82CF0" w:rsidRDefault="00A71765">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sidR="008B0FAB">
              <w:rPr>
                <w:rFonts w:ascii="Arial" w:hAnsi="Arial" w:cs="Arial" w:hint="eastAsia"/>
                <w:color w:val="000000"/>
                <w:kern w:val="0"/>
                <w:sz w:val="22"/>
              </w:rPr>
              <w:t>:</w:t>
            </w:r>
          </w:p>
          <w:p w14:paraId="62946F11" w14:textId="4545CDFD" w:rsidR="008B0FAB" w:rsidRDefault="008B0FAB">
            <w:pPr>
              <w:widowControl/>
              <w:jc w:val="left"/>
              <w:rPr>
                <w:rFonts w:ascii="Arial" w:hAnsi="Arial" w:cs="Arial"/>
                <w:color w:val="000000"/>
                <w:kern w:val="0"/>
                <w:sz w:val="22"/>
              </w:rPr>
            </w:pPr>
            <w:r w:rsidRPr="008B0FAB">
              <w:rPr>
                <w:rFonts w:ascii="Arial" w:hAnsi="Arial" w:cs="Arial"/>
                <w:color w:val="000000"/>
                <w:kern w:val="0"/>
                <w:sz w:val="22"/>
              </w:rPr>
              <w:t>attachment; filename=1761618913018.jpeg</w:t>
            </w:r>
          </w:p>
        </w:tc>
      </w:tr>
      <w:tr w:rsidR="00452293" w:rsidRPr="00561346" w14:paraId="582787BD" w14:textId="77777777" w:rsidTr="00F77E46">
        <w:trPr>
          <w:trHeight w:val="1289"/>
        </w:trPr>
        <w:tc>
          <w:tcPr>
            <w:tcW w:w="1673" w:type="dxa"/>
            <w:tcBorders>
              <w:top w:val="single" w:sz="4" w:space="0" w:color="auto"/>
              <w:left w:val="single" w:sz="4" w:space="0" w:color="auto"/>
              <w:bottom w:val="single" w:sz="4" w:space="0" w:color="auto"/>
              <w:right w:val="single" w:sz="4" w:space="0" w:color="auto"/>
            </w:tcBorders>
            <w:vAlign w:val="center"/>
            <w:hideMark/>
          </w:tcPr>
          <w:p w14:paraId="1181BDD2" w14:textId="42E6E413" w:rsidR="00452293" w:rsidRPr="00561346" w:rsidRDefault="00217309">
            <w:pPr>
              <w:widowControl/>
              <w:jc w:val="left"/>
              <w:rPr>
                <w:rFonts w:ascii="Arial" w:eastAsia="Times New Roman" w:hAnsi="Arial" w:cs="Arial"/>
                <w:color w:val="000000"/>
                <w:kern w:val="0"/>
                <w:sz w:val="22"/>
              </w:rPr>
            </w:pPr>
            <w:r>
              <w:rPr>
                <w:rFonts w:ascii="Arial" w:hAnsi="Arial" w:cs="Arial" w:hint="eastAsia"/>
                <w:color w:val="000000"/>
                <w:kern w:val="0"/>
                <w:sz w:val="22"/>
              </w:rPr>
              <w:t>C</w:t>
            </w:r>
            <w:r w:rsidRPr="00217309">
              <w:rPr>
                <w:rFonts w:ascii="Arial" w:eastAsia="Times New Roman" w:hAnsi="Arial" w:cs="Arial"/>
                <w:color w:val="000000"/>
                <w:kern w:val="0"/>
                <w:sz w:val="22"/>
              </w:rPr>
              <w:t>ontent-</w:t>
            </w:r>
            <w:r>
              <w:rPr>
                <w:rFonts w:ascii="Arial" w:hAnsi="Arial" w:cs="Arial" w:hint="eastAsia"/>
                <w:color w:val="000000"/>
                <w:kern w:val="0"/>
                <w:sz w:val="22"/>
              </w:rPr>
              <w:t>T</w:t>
            </w:r>
            <w:r w:rsidRPr="00217309">
              <w:rPr>
                <w:rFonts w:ascii="Arial" w:eastAsia="Times New Roman" w:hAnsi="Arial" w:cs="Arial"/>
                <w:color w:val="000000"/>
                <w:kern w:val="0"/>
                <w:sz w:val="22"/>
              </w:rPr>
              <w:t>ype</w:t>
            </w:r>
          </w:p>
        </w:tc>
        <w:tc>
          <w:tcPr>
            <w:tcW w:w="1193" w:type="dxa"/>
            <w:tcBorders>
              <w:top w:val="single" w:sz="4" w:space="0" w:color="auto"/>
              <w:left w:val="nil"/>
              <w:bottom w:val="single" w:sz="4" w:space="0" w:color="auto"/>
              <w:right w:val="single" w:sz="4" w:space="0" w:color="auto"/>
            </w:tcBorders>
            <w:vAlign w:val="center"/>
            <w:hideMark/>
          </w:tcPr>
          <w:p w14:paraId="395BE46D" w14:textId="77777777" w:rsidR="00452293" w:rsidRPr="00561346" w:rsidRDefault="00452293">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Pr="00561346">
              <w:rPr>
                <w:rFonts w:ascii="Arial" w:eastAsia="Times New Roman" w:hAnsi="Arial" w:cs="Arial"/>
                <w:color w:val="000000"/>
                <w:kern w:val="0"/>
                <w:sz w:val="22"/>
              </w:rPr>
              <w:t>36)</w:t>
            </w:r>
          </w:p>
        </w:tc>
        <w:tc>
          <w:tcPr>
            <w:tcW w:w="2008" w:type="dxa"/>
            <w:tcBorders>
              <w:top w:val="single" w:sz="4" w:space="0" w:color="auto"/>
              <w:left w:val="nil"/>
              <w:bottom w:val="single" w:sz="4" w:space="0" w:color="auto"/>
              <w:right w:val="single" w:sz="4" w:space="0" w:color="auto"/>
            </w:tcBorders>
            <w:vAlign w:val="center"/>
            <w:hideMark/>
          </w:tcPr>
          <w:p w14:paraId="64547DE7" w14:textId="578E57C0" w:rsidR="00452293" w:rsidRPr="005C25ED" w:rsidRDefault="006C50A4" w:rsidP="00A335EB">
            <w:pPr>
              <w:pStyle w:val="ncs-body"/>
            </w:pPr>
            <w:r w:rsidRPr="006C50A4">
              <w:rPr>
                <w:rFonts w:hint="eastAsia"/>
              </w:rPr>
              <w:t>image/jpeg</w:t>
            </w:r>
          </w:p>
        </w:tc>
        <w:tc>
          <w:tcPr>
            <w:tcW w:w="3244" w:type="dxa"/>
            <w:tcBorders>
              <w:top w:val="single" w:sz="4" w:space="0" w:color="auto"/>
              <w:left w:val="nil"/>
              <w:bottom w:val="single" w:sz="4" w:space="0" w:color="auto"/>
              <w:right w:val="single" w:sz="4" w:space="0" w:color="auto"/>
            </w:tcBorders>
            <w:vAlign w:val="center"/>
            <w:hideMark/>
          </w:tcPr>
          <w:p w14:paraId="144C8F70" w14:textId="0117647F" w:rsidR="00452293" w:rsidRPr="00A335EB" w:rsidRDefault="004204EA">
            <w:pPr>
              <w:widowControl/>
              <w:jc w:val="left"/>
              <w:rPr>
                <w:rFonts w:ascii="Arial" w:hAnsi="Arial" w:cs="Arial"/>
                <w:color w:val="000000"/>
                <w:kern w:val="0"/>
                <w:sz w:val="22"/>
              </w:rPr>
            </w:pPr>
            <w:r>
              <w:rPr>
                <w:rFonts w:ascii="Arial" w:hAnsi="Arial" w:cs="Arial" w:hint="eastAsia"/>
                <w:color w:val="000000"/>
                <w:kern w:val="0"/>
                <w:sz w:val="22"/>
              </w:rPr>
              <w:t xml:space="preserve">Image </w:t>
            </w:r>
            <w:r>
              <w:rPr>
                <w:rFonts w:ascii="Arial" w:hAnsi="Arial" w:cs="Arial"/>
                <w:color w:val="000000"/>
                <w:kern w:val="0"/>
                <w:sz w:val="22"/>
              </w:rPr>
              <w:t>type</w:t>
            </w:r>
          </w:p>
        </w:tc>
      </w:tr>
    </w:tbl>
    <w:p w14:paraId="5858A9CB" w14:textId="77777777" w:rsidR="00D70C43" w:rsidRPr="00A335EB" w:rsidRDefault="00D70C43" w:rsidP="00A335EB">
      <w:pPr>
        <w:jc w:val="left"/>
        <w:rPr>
          <w:rFonts w:cs="Arial"/>
          <w:color w:val="000000" w:themeColor="text1"/>
        </w:rPr>
      </w:pPr>
    </w:p>
    <w:p w14:paraId="1AB098EF" w14:textId="33B39CF8" w:rsidR="0097549B" w:rsidRPr="00A335EB" w:rsidRDefault="0097549B" w:rsidP="0097549B">
      <w:pPr>
        <w:pStyle w:val="ListParagraph"/>
        <w:numPr>
          <w:ilvl w:val="1"/>
          <w:numId w:val="42"/>
        </w:numPr>
        <w:jc w:val="left"/>
        <w:rPr>
          <w:rFonts w:eastAsia="Arial" w:cs="Arial"/>
          <w:color w:val="000000" w:themeColor="text1"/>
          <w:lang w:val="en-SG"/>
        </w:rPr>
      </w:pPr>
      <w:r>
        <w:rPr>
          <w:rFonts w:eastAsia="Arial" w:cs="Arial"/>
          <w:color w:val="000000" w:themeColor="text1"/>
          <w:lang w:val="en-SG"/>
        </w:rPr>
        <w:t>Body</w:t>
      </w:r>
    </w:p>
    <w:p w14:paraId="3FE7601E" w14:textId="3949D2CC" w:rsidR="0014757A" w:rsidRPr="00D96679" w:rsidRDefault="00276AA8" w:rsidP="00A335EB">
      <w:pPr>
        <w:pStyle w:val="ListParagraph"/>
        <w:ind w:left="1440"/>
        <w:jc w:val="left"/>
        <w:rPr>
          <w:rFonts w:eastAsia="Arial" w:cs="Arial"/>
          <w:color w:val="000000" w:themeColor="text1"/>
          <w:lang w:val="en-SG"/>
        </w:rPr>
      </w:pPr>
      <w:r>
        <w:rPr>
          <w:rFonts w:eastAsiaTheme="minorEastAsia" w:cs="Arial" w:hint="eastAsia"/>
          <w:color w:val="000000" w:themeColor="text1"/>
          <w:lang w:val="en-SG" w:eastAsia="zh-CN"/>
        </w:rPr>
        <w:t xml:space="preserve">Body is </w:t>
      </w:r>
      <w:r w:rsidRPr="00276AA8">
        <w:rPr>
          <w:rFonts w:eastAsiaTheme="minorEastAsia" w:cs="Arial"/>
          <w:color w:val="000000" w:themeColor="text1"/>
          <w:lang w:eastAsia="zh-CN"/>
        </w:rPr>
        <w:t>binary</w:t>
      </w:r>
      <w:r w:rsidR="002A474A">
        <w:rPr>
          <w:rFonts w:eastAsiaTheme="minorEastAsia" w:cs="Arial"/>
          <w:color w:val="000000" w:themeColor="text1"/>
          <w:lang w:eastAsia="zh-CN"/>
        </w:rPr>
        <w:t xml:space="preserve"> </w:t>
      </w:r>
      <w:r w:rsidR="00DF24D4">
        <w:rPr>
          <w:rFonts w:eastAsiaTheme="minorEastAsia" w:cs="Arial"/>
          <w:color w:val="000000" w:themeColor="text1"/>
          <w:lang w:eastAsia="zh-CN"/>
        </w:rPr>
        <w:t xml:space="preserve">content </w:t>
      </w:r>
      <w:r w:rsidR="002A474A">
        <w:rPr>
          <w:rFonts w:eastAsiaTheme="minorEastAsia" w:cs="Arial"/>
          <w:color w:val="000000" w:themeColor="text1"/>
          <w:lang w:eastAsia="zh-CN"/>
        </w:rPr>
        <w:t xml:space="preserve">of the </w:t>
      </w:r>
      <w:r w:rsidR="00DF24D4">
        <w:rPr>
          <w:rFonts w:eastAsiaTheme="minorEastAsia" w:cs="Arial"/>
          <w:color w:val="000000" w:themeColor="text1"/>
          <w:lang w:eastAsia="zh-CN"/>
        </w:rPr>
        <w:t>snapshot</w:t>
      </w:r>
      <w:r w:rsidR="008E0068">
        <w:rPr>
          <w:rFonts w:eastAsiaTheme="minorEastAsia" w:cs="Arial" w:hint="eastAsia"/>
          <w:color w:val="000000" w:themeColor="text1"/>
          <w:lang w:eastAsia="zh-CN"/>
        </w:rPr>
        <w:t>.</w:t>
      </w:r>
    </w:p>
    <w:p w14:paraId="17E52763" w14:textId="77777777" w:rsidR="0097549B" w:rsidRPr="00154467" w:rsidRDefault="0097549B" w:rsidP="0097549B">
      <w:pPr>
        <w:jc w:val="left"/>
        <w:rPr>
          <w:rFonts w:cs="Arial"/>
          <w:color w:val="000000" w:themeColor="text1"/>
          <w:lang w:val="en-SG"/>
        </w:rPr>
      </w:pPr>
    </w:p>
    <w:p w14:paraId="4D24D2A3" w14:textId="77777777" w:rsidR="0097549B" w:rsidRDefault="0097549B" w:rsidP="0097549B">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18B1909B" w14:textId="77777777" w:rsidR="0097549B" w:rsidRDefault="0097549B" w:rsidP="0097549B">
      <w:pPr>
        <w:pStyle w:val="ListParagraph"/>
        <w:numPr>
          <w:ilvl w:val="1"/>
          <w:numId w:val="42"/>
        </w:numPr>
        <w:jc w:val="left"/>
        <w:rPr>
          <w:rFonts w:eastAsia="Arial" w:cs="Arial"/>
          <w:color w:val="000000" w:themeColor="text1"/>
          <w:lang w:val="en-SG"/>
        </w:rPr>
      </w:pPr>
      <w:r>
        <w:rPr>
          <w:rFonts w:eastAsia="Arial" w:cs="Arial"/>
          <w:color w:val="000000" w:themeColor="text1"/>
          <w:lang w:val="en-SG"/>
        </w:rPr>
        <w:lastRenderedPageBreak/>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 404.</w:t>
      </w:r>
    </w:p>
    <w:p w14:paraId="6F055888" w14:textId="77777777" w:rsidR="0097549B" w:rsidRPr="00415C3D" w:rsidRDefault="0097549B" w:rsidP="0097549B">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Pr="00542606">
        <w:t xml:space="preserve">Table </w:t>
      </w:r>
      <w:r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3B224B86" w14:textId="77777777" w:rsidR="0097549B" w:rsidRPr="00962B6F" w:rsidRDefault="0097549B" w:rsidP="0097549B">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Pr="000C1740">
        <w:rPr>
          <w:b/>
        </w:rPr>
        <w:t xml:space="preserve">Table </w:t>
      </w:r>
      <w:r>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7"/>
        <w:gridCol w:w="1834"/>
        <w:gridCol w:w="2203"/>
        <w:gridCol w:w="3440"/>
      </w:tblGrid>
      <w:tr w:rsidR="008D42A4" w14:paraId="5DBE85B7" w14:textId="77777777" w:rsidTr="00D50028">
        <w:tc>
          <w:tcPr>
            <w:tcW w:w="1567" w:type="dxa"/>
          </w:tcPr>
          <w:p w14:paraId="268768F2" w14:textId="77777777" w:rsidR="008D42A4" w:rsidRPr="00962B6F" w:rsidRDefault="008D42A4" w:rsidP="008D42A4">
            <w:pPr>
              <w:pStyle w:val="ncs-body"/>
              <w:numPr>
                <w:ilvl w:val="0"/>
                <w:numId w:val="42"/>
              </w:numPr>
              <w:jc w:val="left"/>
              <w:rPr>
                <w:rFonts w:eastAsia="Arial"/>
              </w:rPr>
            </w:pPr>
            <w:r>
              <w:rPr>
                <w:rFonts w:eastAsia="Arial"/>
              </w:rPr>
              <w:t>HTTP Status Code</w:t>
            </w:r>
          </w:p>
        </w:tc>
        <w:tc>
          <w:tcPr>
            <w:tcW w:w="1834" w:type="dxa"/>
          </w:tcPr>
          <w:p w14:paraId="33D1DB44" w14:textId="77777777" w:rsidR="008D42A4" w:rsidRPr="00962B6F" w:rsidRDefault="008D42A4">
            <w:pPr>
              <w:pStyle w:val="ncs-body"/>
              <w:jc w:val="left"/>
            </w:pPr>
            <w:r>
              <w:t>Error Code</w:t>
            </w:r>
          </w:p>
        </w:tc>
        <w:tc>
          <w:tcPr>
            <w:tcW w:w="2203" w:type="dxa"/>
          </w:tcPr>
          <w:p w14:paraId="1B5708A0" w14:textId="244B6AF8" w:rsidR="00AB2ACA" w:rsidRDefault="00AB2ACA">
            <w:pPr>
              <w:pStyle w:val="ncs-body"/>
              <w:jc w:val="left"/>
              <w:rPr>
                <w:rFonts w:eastAsiaTheme="minorEastAsia"/>
              </w:rPr>
            </w:pPr>
            <w:r>
              <w:rPr>
                <w:rFonts w:eastAsiaTheme="minorEastAsia" w:hint="eastAsia"/>
                <w:lang w:eastAsia="zh-CN"/>
              </w:rPr>
              <w:t>Params</w:t>
            </w:r>
          </w:p>
        </w:tc>
        <w:tc>
          <w:tcPr>
            <w:tcW w:w="3440" w:type="dxa"/>
          </w:tcPr>
          <w:p w14:paraId="14D580E5" w14:textId="1C7DA607" w:rsidR="008D42A4" w:rsidRPr="00962B6F" w:rsidRDefault="008D42A4">
            <w:pPr>
              <w:pStyle w:val="ncs-body"/>
              <w:jc w:val="left"/>
            </w:pPr>
            <w:r>
              <w:t>Description</w:t>
            </w:r>
          </w:p>
        </w:tc>
      </w:tr>
      <w:tr w:rsidR="008D42A4" w14:paraId="1FEE126B" w14:textId="77777777" w:rsidTr="00D50028">
        <w:tc>
          <w:tcPr>
            <w:tcW w:w="1567" w:type="dxa"/>
            <w:vMerge w:val="restart"/>
          </w:tcPr>
          <w:p w14:paraId="711CA3FB" w14:textId="77777777" w:rsidR="008D42A4" w:rsidRDefault="008D42A4">
            <w:pPr>
              <w:pStyle w:val="ncs-body"/>
              <w:jc w:val="left"/>
              <w:rPr>
                <w:rFonts w:eastAsiaTheme="minorEastAsia"/>
                <w:lang w:eastAsia="zh-CN"/>
              </w:rPr>
            </w:pPr>
            <w:r>
              <w:rPr>
                <w:rFonts w:eastAsiaTheme="minorEastAsia" w:hint="eastAsia"/>
                <w:lang w:eastAsia="zh-CN"/>
              </w:rPr>
              <w:t>400</w:t>
            </w:r>
          </w:p>
        </w:tc>
        <w:tc>
          <w:tcPr>
            <w:tcW w:w="1834" w:type="dxa"/>
          </w:tcPr>
          <w:p w14:paraId="72CBC09A" w14:textId="77777777" w:rsidR="008D42A4" w:rsidRDefault="008D42A4">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Pr="00E757EC">
              <w:rPr>
                <w:color w:val="000000"/>
              </w:rPr>
              <w:t>channel</w:t>
            </w:r>
            <w:r>
              <w:rPr>
                <w:rFonts w:eastAsiaTheme="minorEastAsia" w:hint="eastAsia"/>
                <w:color w:val="000000"/>
                <w:lang w:eastAsia="zh-CN"/>
              </w:rPr>
              <w:t>-i</w:t>
            </w:r>
            <w:r w:rsidRPr="00E757EC">
              <w:rPr>
                <w:color w:val="000000"/>
              </w:rPr>
              <w:t>d</w:t>
            </w:r>
          </w:p>
        </w:tc>
        <w:tc>
          <w:tcPr>
            <w:tcW w:w="2203" w:type="dxa"/>
          </w:tcPr>
          <w:p w14:paraId="56F11115" w14:textId="77777777" w:rsidR="00AB2ACA" w:rsidRDefault="00AB2ACA">
            <w:pPr>
              <w:pStyle w:val="ncs-body"/>
              <w:jc w:val="left"/>
              <w:rPr>
                <w:rFonts w:eastAsiaTheme="minorEastAsia"/>
                <w:color w:val="000000"/>
                <w:lang w:eastAsia="zh-CN"/>
              </w:rPr>
            </w:pPr>
          </w:p>
        </w:tc>
        <w:tc>
          <w:tcPr>
            <w:tcW w:w="3440" w:type="dxa"/>
          </w:tcPr>
          <w:p w14:paraId="0DA8CDDB" w14:textId="3E7CDB2D" w:rsidR="008D42A4" w:rsidRPr="00962B6F" w:rsidRDefault="008D42A4">
            <w:pPr>
              <w:pStyle w:val="ncs-body"/>
              <w:jc w:val="left"/>
            </w:pPr>
            <w:r>
              <w:rPr>
                <w:rFonts w:eastAsiaTheme="minorEastAsia"/>
                <w:color w:val="000000"/>
                <w:lang w:eastAsia="zh-CN"/>
              </w:rPr>
              <w:t>‘</w:t>
            </w:r>
            <w:proofErr w:type="spellStart"/>
            <w:r w:rsidRPr="00E757EC">
              <w:rPr>
                <w:color w:val="000000"/>
              </w:rPr>
              <w:t>channelId</w:t>
            </w:r>
            <w:proofErr w:type="spellEnd"/>
            <w:r>
              <w:rPr>
                <w:rFonts w:eastAsiaTheme="minorEastAsia"/>
                <w:color w:val="000000"/>
                <w:lang w:eastAsia="zh-CN"/>
              </w:rPr>
              <w:t>’</w:t>
            </w:r>
            <w:r w:rsidRPr="003C6A92">
              <w:rPr>
                <w:rFonts w:eastAsiaTheme="minorEastAsia" w:hint="eastAsia"/>
                <w:lang w:eastAsia="zh-CN"/>
              </w:rPr>
              <w:t xml:space="preserve"> is required and must be a non-empty string.</w:t>
            </w:r>
          </w:p>
        </w:tc>
      </w:tr>
      <w:tr w:rsidR="008D42A4" w14:paraId="1B5B276A" w14:textId="77777777" w:rsidTr="00D50028">
        <w:tc>
          <w:tcPr>
            <w:tcW w:w="1567" w:type="dxa"/>
            <w:vMerge/>
          </w:tcPr>
          <w:p w14:paraId="0B454DC5" w14:textId="77777777" w:rsidR="008D42A4" w:rsidRDefault="008D42A4">
            <w:pPr>
              <w:pStyle w:val="ncs-body"/>
              <w:jc w:val="left"/>
              <w:rPr>
                <w:rFonts w:eastAsiaTheme="minorEastAsia"/>
                <w:lang w:eastAsia="zh-CN"/>
              </w:rPr>
            </w:pPr>
          </w:p>
        </w:tc>
        <w:tc>
          <w:tcPr>
            <w:tcW w:w="1834" w:type="dxa"/>
          </w:tcPr>
          <w:p w14:paraId="7CC52932" w14:textId="750E8DDD" w:rsidR="008D42A4" w:rsidRDefault="008D42A4">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6E580A">
              <w:rPr>
                <w:color w:val="000000"/>
              </w:rPr>
              <w:t>stream</w:t>
            </w:r>
            <w:r>
              <w:rPr>
                <w:rFonts w:eastAsiaTheme="minorEastAsia" w:hint="eastAsia"/>
                <w:color w:val="000000"/>
                <w:lang w:eastAsia="zh-CN"/>
              </w:rPr>
              <w:t>-i</w:t>
            </w:r>
            <w:r w:rsidRPr="00E757EC">
              <w:rPr>
                <w:color w:val="000000"/>
              </w:rPr>
              <w:t>d</w:t>
            </w:r>
          </w:p>
        </w:tc>
        <w:tc>
          <w:tcPr>
            <w:tcW w:w="2203" w:type="dxa"/>
          </w:tcPr>
          <w:p w14:paraId="7CA72EC5" w14:textId="77777777" w:rsidR="00AB2ACA" w:rsidRDefault="00AB2ACA">
            <w:pPr>
              <w:pStyle w:val="ncs-body"/>
              <w:jc w:val="left"/>
              <w:rPr>
                <w:rFonts w:eastAsiaTheme="minorEastAsia"/>
                <w:color w:val="000000"/>
                <w:lang w:eastAsia="zh-CN"/>
              </w:rPr>
            </w:pPr>
          </w:p>
        </w:tc>
        <w:tc>
          <w:tcPr>
            <w:tcW w:w="3440" w:type="dxa"/>
          </w:tcPr>
          <w:p w14:paraId="32CA70EE" w14:textId="2F2013DF" w:rsidR="008D42A4" w:rsidRPr="00962B6F" w:rsidRDefault="008D42A4">
            <w:pPr>
              <w:pStyle w:val="ncs-body"/>
              <w:jc w:val="left"/>
            </w:pPr>
            <w:r>
              <w:rPr>
                <w:rFonts w:eastAsiaTheme="minorEastAsia"/>
                <w:color w:val="000000"/>
                <w:lang w:eastAsia="zh-CN"/>
              </w:rPr>
              <w:t>‘</w:t>
            </w:r>
            <w:proofErr w:type="spellStart"/>
            <w:r w:rsidR="006E580A">
              <w:rPr>
                <w:color w:val="000000"/>
              </w:rPr>
              <w:t>streamId</w:t>
            </w:r>
            <w:proofErr w:type="spellEnd"/>
            <w:r w:rsidR="006E580A">
              <w:rPr>
                <w:color w:val="000000"/>
              </w:rPr>
              <w:t>’ passed but out of range.</w:t>
            </w:r>
          </w:p>
        </w:tc>
      </w:tr>
      <w:tr w:rsidR="008D42A4" w14:paraId="1BE44919" w14:textId="77777777" w:rsidTr="00D50028">
        <w:tc>
          <w:tcPr>
            <w:tcW w:w="1567" w:type="dxa"/>
            <w:vMerge/>
          </w:tcPr>
          <w:p w14:paraId="1303D5E4" w14:textId="77777777" w:rsidR="008D42A4" w:rsidRDefault="008D42A4">
            <w:pPr>
              <w:pStyle w:val="ncs-body"/>
              <w:jc w:val="left"/>
              <w:rPr>
                <w:rFonts w:eastAsiaTheme="minorEastAsia"/>
                <w:lang w:eastAsia="zh-CN"/>
              </w:rPr>
            </w:pPr>
          </w:p>
        </w:tc>
        <w:tc>
          <w:tcPr>
            <w:tcW w:w="1834" w:type="dxa"/>
          </w:tcPr>
          <w:p w14:paraId="15315124" w14:textId="1A431A39" w:rsidR="008D42A4" w:rsidRDefault="008D42A4">
            <w:pPr>
              <w:pStyle w:val="ncs-body"/>
              <w:jc w:val="left"/>
              <w:rPr>
                <w:rFonts w:eastAsiaTheme="minorEastAsia"/>
                <w:lang w:eastAsia="zh-CN"/>
              </w:rPr>
            </w:pPr>
            <w:proofErr w:type="gramStart"/>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-time</w:t>
            </w:r>
            <w:r w:rsidR="00B3627B">
              <w:rPr>
                <w:rFonts w:eastAsiaTheme="minorEastAsia"/>
                <w:lang w:eastAsia="zh-CN"/>
              </w:rPr>
              <w:t>stamp</w:t>
            </w:r>
            <w:proofErr w:type="gramEnd"/>
          </w:p>
        </w:tc>
        <w:tc>
          <w:tcPr>
            <w:tcW w:w="2203" w:type="dxa"/>
          </w:tcPr>
          <w:p w14:paraId="707B0AF4" w14:textId="77777777" w:rsidR="00AB2ACA" w:rsidRDefault="00AB2ACA">
            <w:pPr>
              <w:pStyle w:val="ncs-body"/>
              <w:jc w:val="left"/>
              <w:rPr>
                <w:rFonts w:eastAsiaTheme="minorEastAsia"/>
                <w:lang w:eastAsia="zh-CN"/>
              </w:rPr>
            </w:pPr>
          </w:p>
        </w:tc>
        <w:tc>
          <w:tcPr>
            <w:tcW w:w="3440" w:type="dxa"/>
          </w:tcPr>
          <w:p w14:paraId="2002863B" w14:textId="3D047EA3" w:rsidR="008D42A4" w:rsidRPr="00962B6F" w:rsidRDefault="008D42A4">
            <w:pPr>
              <w:pStyle w:val="ncs-body"/>
              <w:jc w:val="left"/>
            </w:pPr>
            <w:r>
              <w:rPr>
                <w:rFonts w:eastAsiaTheme="minorEastAsia"/>
                <w:lang w:eastAsia="zh-CN"/>
              </w:rPr>
              <w:t>‘</w:t>
            </w:r>
            <w:r>
              <w:rPr>
                <w:rFonts w:eastAsiaTheme="minorEastAsia" w:hint="eastAsia"/>
                <w:lang w:eastAsia="zh-CN"/>
              </w:rPr>
              <w:t>time</w:t>
            </w:r>
            <w:r w:rsidR="006E580A">
              <w:rPr>
                <w:rFonts w:eastAsiaTheme="minorEastAsia"/>
                <w:lang w:eastAsia="zh-CN"/>
              </w:rPr>
              <w:t>stamp’</w:t>
            </w:r>
            <w:r w:rsidRPr="003C6A92">
              <w:rPr>
                <w:rFonts w:eastAsiaTheme="minorEastAsia" w:hint="eastAsia"/>
                <w:lang w:eastAsia="zh-CN"/>
              </w:rPr>
              <w:t xml:space="preserve"> is required and must be </w:t>
            </w:r>
            <w:r>
              <w:rPr>
                <w:rFonts w:eastAsiaTheme="minorEastAsia" w:hint="eastAsia"/>
                <w:lang w:eastAsia="zh-CN"/>
              </w:rPr>
              <w:t>e</w:t>
            </w:r>
            <w:r w:rsidRPr="00E757EC">
              <w:rPr>
                <w:color w:val="000000"/>
              </w:rPr>
              <w:t xml:space="preserve">poch Time in </w:t>
            </w:r>
            <w:r w:rsidR="003A53AF" w:rsidRPr="003A53AF">
              <w:rPr>
                <w:rFonts w:eastAsiaTheme="minorEastAsia"/>
                <w:color w:val="000000"/>
                <w:lang w:val="en-US" w:eastAsia="zh-CN"/>
              </w:rPr>
              <w:t>milliseconds</w:t>
            </w:r>
            <w:r w:rsidRPr="003C6A92">
              <w:rPr>
                <w:rFonts w:eastAsiaTheme="minorEastAsia" w:hint="eastAsia"/>
                <w:lang w:eastAsia="zh-CN"/>
              </w:rPr>
              <w:t>.</w:t>
            </w:r>
          </w:p>
        </w:tc>
      </w:tr>
      <w:tr w:rsidR="008D42A4" w:rsidRPr="00620D58" w14:paraId="16FA0B4B" w14:textId="77777777" w:rsidTr="00D50028">
        <w:tc>
          <w:tcPr>
            <w:tcW w:w="1567" w:type="dxa"/>
            <w:vMerge/>
          </w:tcPr>
          <w:p w14:paraId="37163481" w14:textId="77777777" w:rsidR="008D42A4" w:rsidRDefault="008D42A4">
            <w:pPr>
              <w:pStyle w:val="ncs-body"/>
              <w:jc w:val="left"/>
              <w:rPr>
                <w:rFonts w:eastAsiaTheme="minorEastAsia"/>
                <w:lang w:eastAsia="zh-CN"/>
              </w:rPr>
            </w:pPr>
          </w:p>
        </w:tc>
        <w:tc>
          <w:tcPr>
            <w:tcW w:w="1834" w:type="dxa"/>
          </w:tcPr>
          <w:p w14:paraId="69E9085C" w14:textId="62DF96AB" w:rsidR="008D42A4" w:rsidRDefault="008D42A4">
            <w:pPr>
              <w:pStyle w:val="ncs-body"/>
              <w:jc w:val="left"/>
              <w:rPr>
                <w:rFonts w:eastAsiaTheme="minorEastAsia"/>
                <w:lang w:eastAsia="zh-CN"/>
              </w:rPr>
            </w:pPr>
            <w:proofErr w:type="gramStart"/>
            <w:r w:rsidRPr="00962B6F">
              <w:rPr>
                <w:rFonts w:eastAsiaTheme="minorEastAsia" w:hint="eastAsia"/>
                <w:lang w:eastAsia="zh-CN"/>
              </w:rPr>
              <w:t>invalid</w:t>
            </w:r>
            <w:r w:rsidRPr="00962B6F">
              <w:rPr>
                <w:rFonts w:eastAsiaTheme="minorEastAsia"/>
                <w:lang w:eastAsia="zh-CN"/>
              </w:rPr>
              <w:t>-</w:t>
            </w:r>
            <w:r w:rsidR="0085587E">
              <w:rPr>
                <w:rFonts w:eastAsiaTheme="minorEastAsia" w:hint="eastAsia"/>
                <w:lang w:eastAsia="zh-CN"/>
              </w:rPr>
              <w:t>source</w:t>
            </w:r>
            <w:proofErr w:type="gramEnd"/>
          </w:p>
        </w:tc>
        <w:tc>
          <w:tcPr>
            <w:tcW w:w="2203" w:type="dxa"/>
          </w:tcPr>
          <w:p w14:paraId="12BFDEBB" w14:textId="77777777" w:rsidR="00AB2ACA" w:rsidRDefault="00AB2ACA">
            <w:pPr>
              <w:pStyle w:val="ncs-body"/>
              <w:jc w:val="left"/>
              <w:rPr>
                <w:rFonts w:eastAsiaTheme="minorEastAsia"/>
                <w:lang w:eastAsia="zh-CN"/>
              </w:rPr>
            </w:pPr>
          </w:p>
        </w:tc>
        <w:tc>
          <w:tcPr>
            <w:tcW w:w="3440" w:type="dxa"/>
          </w:tcPr>
          <w:p w14:paraId="2BF2A6E9" w14:textId="38FE66F0" w:rsidR="008D42A4" w:rsidRPr="00962B6F" w:rsidRDefault="008D42A4">
            <w:pPr>
              <w:pStyle w:val="ncs-body"/>
              <w:jc w:val="left"/>
            </w:pPr>
            <w:r>
              <w:rPr>
                <w:rFonts w:eastAsiaTheme="minorEastAsia"/>
                <w:lang w:eastAsia="zh-CN"/>
              </w:rPr>
              <w:t>‘</w:t>
            </w:r>
            <w:r w:rsidR="00DC6568">
              <w:rPr>
                <w:rFonts w:eastAsiaTheme="minorEastAsia" w:hint="eastAsia"/>
                <w:lang w:eastAsia="zh-CN"/>
              </w:rPr>
              <w:t>source</w:t>
            </w:r>
            <w:r w:rsidR="00DC6568">
              <w:rPr>
                <w:rFonts w:eastAsiaTheme="minorEastAsia"/>
                <w:lang w:eastAsia="zh-CN"/>
              </w:rPr>
              <w:t>’</w:t>
            </w:r>
            <w:r w:rsidR="00DC6568">
              <w:rPr>
                <w:rFonts w:eastAsiaTheme="minorEastAsia" w:hint="eastAsia"/>
                <w:lang w:eastAsia="zh-CN"/>
              </w:rPr>
              <w:t xml:space="preserve"> must be</w:t>
            </w:r>
            <w:r w:rsidR="00C84940">
              <w:rPr>
                <w:rFonts w:eastAsiaTheme="minorEastAsia" w:hint="eastAsia"/>
                <w:lang w:eastAsia="zh-CN"/>
              </w:rPr>
              <w:t xml:space="preserve"> one of </w:t>
            </w:r>
            <w:proofErr w:type="spellStart"/>
            <w:r w:rsidR="00C84940">
              <w:rPr>
                <w:rFonts w:eastAsiaTheme="minorEastAsia" w:hint="eastAsia"/>
                <w:lang w:eastAsia="zh-CN"/>
              </w:rPr>
              <w:t>e</w:t>
            </w:r>
            <w:r w:rsidR="00482FBB">
              <w:rPr>
                <w:rFonts w:eastAsiaTheme="minorEastAsia" w:hint="eastAsia"/>
                <w:lang w:eastAsia="zh-CN"/>
              </w:rPr>
              <w:t>num</w:t>
            </w:r>
            <w:proofErr w:type="spellEnd"/>
            <w:r w:rsidRPr="003C6A92">
              <w:rPr>
                <w:rFonts w:eastAsiaTheme="minorEastAsia" w:hint="eastAsia"/>
                <w:lang w:eastAsia="zh-CN"/>
              </w:rPr>
              <w:t>.</w:t>
            </w:r>
          </w:p>
        </w:tc>
      </w:tr>
      <w:tr w:rsidR="00887935" w14:paraId="311C8683" w14:textId="77777777" w:rsidTr="00D50028">
        <w:tc>
          <w:tcPr>
            <w:tcW w:w="1567" w:type="dxa"/>
            <w:vMerge/>
          </w:tcPr>
          <w:p w14:paraId="118FFD23" w14:textId="77777777" w:rsidR="00887935" w:rsidRDefault="00887935" w:rsidP="00887935">
            <w:pPr>
              <w:pStyle w:val="ncs-body"/>
              <w:jc w:val="left"/>
              <w:rPr>
                <w:rFonts w:eastAsiaTheme="minorEastAsia"/>
                <w:lang w:eastAsia="zh-CN"/>
              </w:rPr>
            </w:pPr>
          </w:p>
        </w:tc>
        <w:tc>
          <w:tcPr>
            <w:tcW w:w="1834" w:type="dxa"/>
          </w:tcPr>
          <w:p w14:paraId="5BEEE6BA" w14:textId="57B13BAE" w:rsidR="00887935" w:rsidRDefault="00887935" w:rsidP="00887935">
            <w:pPr>
              <w:pStyle w:val="ncs-body"/>
              <w:jc w:val="left"/>
              <w:rPr>
                <w:rFonts w:eastAsiaTheme="minorEastAsia"/>
                <w:lang w:eastAsia="zh-CN"/>
              </w:rPr>
            </w:pPr>
            <w:r w:rsidRPr="00962B6F">
              <w:rPr>
                <w:rFonts w:eastAsiaTheme="minorEastAsia" w:hint="eastAsia"/>
                <w:lang w:eastAsia="zh-CN"/>
              </w:rPr>
              <w:t>invalid</w:t>
            </w:r>
            <w:r>
              <w:rPr>
                <w:rFonts w:eastAsiaTheme="minorEastAsia" w:hint="eastAsia"/>
                <w:lang w:eastAsia="zh-CN"/>
              </w:rPr>
              <w:t>-</w:t>
            </w:r>
            <w:proofErr w:type="spellStart"/>
            <w:r w:rsidR="00252DF4">
              <w:rPr>
                <w:rFonts w:eastAsiaTheme="minorEastAsia" w:hint="eastAsia"/>
                <w:lang w:eastAsia="zh-CN"/>
              </w:rPr>
              <w:t>va</w:t>
            </w:r>
            <w:proofErr w:type="spellEnd"/>
            <w:r w:rsidR="00252DF4">
              <w:rPr>
                <w:rFonts w:eastAsiaTheme="minorEastAsia" w:hint="eastAsia"/>
                <w:lang w:eastAsia="zh-CN"/>
              </w:rPr>
              <w:t>-app-id</w:t>
            </w:r>
          </w:p>
        </w:tc>
        <w:tc>
          <w:tcPr>
            <w:tcW w:w="2203" w:type="dxa"/>
          </w:tcPr>
          <w:p w14:paraId="1391D6F1" w14:textId="205D754F" w:rsidR="00AB2ACA" w:rsidRPr="00730FFF" w:rsidRDefault="00AB2ACA" w:rsidP="00887935">
            <w:pPr>
              <w:pStyle w:val="ncs-body"/>
              <w:jc w:val="left"/>
              <w:rPr>
                <w:color w:val="000000"/>
              </w:rPr>
            </w:pPr>
          </w:p>
        </w:tc>
        <w:tc>
          <w:tcPr>
            <w:tcW w:w="3440" w:type="dxa"/>
          </w:tcPr>
          <w:p w14:paraId="7716648E" w14:textId="20D777B9" w:rsidR="00887935" w:rsidRPr="00962B6F" w:rsidRDefault="00B92153" w:rsidP="00887935">
            <w:pPr>
              <w:pStyle w:val="ncs-body"/>
              <w:jc w:val="left"/>
            </w:pPr>
            <w:r>
              <w:rPr>
                <w:rFonts w:eastAsiaTheme="minorEastAsia"/>
                <w:color w:val="000000"/>
                <w:lang w:eastAsia="zh-CN"/>
              </w:rPr>
              <w:t>‘</w:t>
            </w:r>
            <w:proofErr w:type="spellStart"/>
            <w:r>
              <w:rPr>
                <w:color w:val="000000"/>
              </w:rPr>
              <w:t>vaAppId</w:t>
            </w:r>
            <w:proofErr w:type="spellEnd"/>
            <w:r>
              <w:rPr>
                <w:rFonts w:eastAsiaTheme="minorEastAsia"/>
                <w:color w:val="000000"/>
                <w:lang w:eastAsia="zh-CN"/>
              </w:rPr>
              <w:t>’</w:t>
            </w:r>
            <w:r>
              <w:rPr>
                <w:rFonts w:eastAsiaTheme="minorEastAsia" w:hint="eastAsia"/>
                <w:color w:val="000000"/>
                <w:lang w:eastAsia="zh-CN"/>
              </w:rPr>
              <w:t xml:space="preserve"> is </w:t>
            </w:r>
            <w:r w:rsidR="00D04836">
              <w:rPr>
                <w:rFonts w:eastAsiaTheme="minorEastAsia" w:hint="eastAsia"/>
                <w:color w:val="000000"/>
                <w:lang w:eastAsia="zh-CN"/>
              </w:rPr>
              <w:t>invalid</w:t>
            </w:r>
          </w:p>
        </w:tc>
      </w:tr>
      <w:tr w:rsidR="008D42A4" w14:paraId="57B5ECCD" w14:textId="77777777" w:rsidTr="00D50028">
        <w:tc>
          <w:tcPr>
            <w:tcW w:w="1567" w:type="dxa"/>
            <w:vMerge w:val="restart"/>
          </w:tcPr>
          <w:p w14:paraId="39BB24F4" w14:textId="77777777" w:rsidR="008D42A4" w:rsidRDefault="008D42A4">
            <w:pPr>
              <w:pStyle w:val="ncs-body"/>
              <w:jc w:val="left"/>
              <w:rPr>
                <w:rFonts w:eastAsiaTheme="minorEastAsia"/>
                <w:lang w:eastAsia="zh-CN"/>
              </w:rPr>
            </w:pPr>
            <w:r>
              <w:rPr>
                <w:rFonts w:eastAsiaTheme="minorEastAsia" w:hint="eastAsia"/>
                <w:lang w:eastAsia="zh-CN"/>
              </w:rPr>
              <w:t>404</w:t>
            </w:r>
          </w:p>
        </w:tc>
        <w:tc>
          <w:tcPr>
            <w:tcW w:w="1834" w:type="dxa"/>
          </w:tcPr>
          <w:p w14:paraId="5B857603" w14:textId="77777777" w:rsidR="008D42A4" w:rsidRDefault="008D42A4">
            <w:pPr>
              <w:pStyle w:val="ncs-body"/>
              <w:jc w:val="left"/>
              <w:rPr>
                <w:rFonts w:eastAsiaTheme="minorEastAsia"/>
                <w:lang w:eastAsia="zh-CN"/>
              </w:rPr>
            </w:pPr>
            <w:r w:rsidRPr="000640BB">
              <w:rPr>
                <w:rFonts w:eastAsiaTheme="minorEastAsia" w:hint="eastAsia"/>
                <w:lang w:eastAsia="zh-CN"/>
              </w:rPr>
              <w:t>channel-not-found</w:t>
            </w:r>
          </w:p>
        </w:tc>
        <w:tc>
          <w:tcPr>
            <w:tcW w:w="2203" w:type="dxa"/>
          </w:tcPr>
          <w:p w14:paraId="1DDF58A3" w14:textId="77777777" w:rsidR="00AB2ACA" w:rsidRDefault="00AB2ACA">
            <w:pPr>
              <w:pStyle w:val="ncs-body"/>
              <w:jc w:val="left"/>
              <w:rPr>
                <w:rFonts w:eastAsiaTheme="minorEastAsia"/>
                <w:lang w:eastAsia="zh-CN"/>
              </w:rPr>
            </w:pPr>
          </w:p>
        </w:tc>
        <w:tc>
          <w:tcPr>
            <w:tcW w:w="3440" w:type="dxa"/>
          </w:tcPr>
          <w:p w14:paraId="2A0D34F9" w14:textId="0FC1EE4A" w:rsidR="008D42A4" w:rsidRPr="008F7ECB" w:rsidRDefault="008D42A4">
            <w:pPr>
              <w:pStyle w:val="ncs-body"/>
              <w:jc w:val="left"/>
              <w:rPr>
                <w:rFonts w:eastAsiaTheme="minorEastAsia"/>
                <w:lang w:eastAsia="zh-CN"/>
              </w:rPr>
            </w:pPr>
            <w:r>
              <w:rPr>
                <w:rFonts w:eastAsiaTheme="minorEastAsia" w:hint="eastAsia"/>
                <w:lang w:eastAsia="zh-CN"/>
              </w:rPr>
              <w:t>Can not find the channel</w:t>
            </w:r>
            <w:r w:rsidR="00F143E3">
              <w:rPr>
                <w:rFonts w:eastAsiaTheme="minorEastAsia"/>
                <w:lang w:eastAsia="zh-CN"/>
              </w:rPr>
              <w:t>.</w:t>
            </w:r>
          </w:p>
        </w:tc>
      </w:tr>
      <w:tr w:rsidR="00F667CC" w14:paraId="5E24FB65" w14:textId="77777777" w:rsidTr="00D50028">
        <w:tc>
          <w:tcPr>
            <w:tcW w:w="1567" w:type="dxa"/>
            <w:vMerge/>
          </w:tcPr>
          <w:p w14:paraId="4F0F0CB6" w14:textId="77777777" w:rsidR="00F667CC" w:rsidRDefault="00F667CC" w:rsidP="00F667CC">
            <w:pPr>
              <w:pStyle w:val="ncs-body"/>
              <w:jc w:val="left"/>
              <w:rPr>
                <w:rFonts w:eastAsiaTheme="minorEastAsia"/>
                <w:lang w:eastAsia="zh-CN"/>
              </w:rPr>
            </w:pPr>
          </w:p>
        </w:tc>
        <w:tc>
          <w:tcPr>
            <w:tcW w:w="1834" w:type="dxa"/>
          </w:tcPr>
          <w:p w14:paraId="0F6782B4" w14:textId="24C6669B" w:rsidR="00F667CC" w:rsidRPr="000640BB" w:rsidRDefault="00F667CC" w:rsidP="00F667CC">
            <w:pPr>
              <w:pStyle w:val="ncs-body"/>
              <w:jc w:val="left"/>
              <w:rPr>
                <w:rFonts w:eastAsiaTheme="minorEastAsia"/>
                <w:lang w:eastAsia="zh-CN"/>
              </w:rPr>
            </w:pPr>
            <w:proofErr w:type="spellStart"/>
            <w:r>
              <w:rPr>
                <w:rFonts w:eastAsiaTheme="minorEastAsia" w:hint="eastAsia"/>
                <w:lang w:eastAsia="zh-CN"/>
              </w:rPr>
              <w:t>va</w:t>
            </w:r>
            <w:proofErr w:type="spellEnd"/>
            <w:r>
              <w:rPr>
                <w:rFonts w:eastAsiaTheme="minorEastAsia" w:hint="eastAsia"/>
                <w:lang w:eastAsia="zh-CN"/>
              </w:rPr>
              <w:t>-app-not-found</w:t>
            </w:r>
          </w:p>
        </w:tc>
        <w:tc>
          <w:tcPr>
            <w:tcW w:w="2203" w:type="dxa"/>
          </w:tcPr>
          <w:p w14:paraId="138D715D" w14:textId="3C6A12AB" w:rsidR="00AB2ACA" w:rsidRDefault="00AB2ACA" w:rsidP="00F667CC">
            <w:pPr>
              <w:pStyle w:val="ncs-body"/>
              <w:jc w:val="left"/>
              <w:rPr>
                <w:rFonts w:eastAsiaTheme="minorEastAsia"/>
                <w:lang w:eastAsia="zh-CN"/>
              </w:rPr>
            </w:pPr>
          </w:p>
        </w:tc>
        <w:tc>
          <w:tcPr>
            <w:tcW w:w="3440" w:type="dxa"/>
          </w:tcPr>
          <w:p w14:paraId="110DEC0A" w14:textId="755BC96E" w:rsidR="00F667CC" w:rsidRDefault="00F667CC" w:rsidP="00F667CC">
            <w:pPr>
              <w:pStyle w:val="ncs-body"/>
              <w:jc w:val="left"/>
              <w:rPr>
                <w:rFonts w:eastAsiaTheme="minorEastAsia"/>
                <w:lang w:eastAsia="zh-CN"/>
              </w:rPr>
            </w:pPr>
            <w:r>
              <w:rPr>
                <w:rFonts w:eastAsiaTheme="minorEastAsia" w:hint="eastAsia"/>
                <w:lang w:eastAsia="zh-CN"/>
              </w:rPr>
              <w:t>VA app not found</w:t>
            </w:r>
            <w:r w:rsidR="00F143E3">
              <w:rPr>
                <w:rFonts w:eastAsiaTheme="minorEastAsia"/>
                <w:lang w:eastAsia="zh-CN"/>
              </w:rPr>
              <w:t>.</w:t>
            </w:r>
          </w:p>
        </w:tc>
      </w:tr>
      <w:tr w:rsidR="00F667CC" w14:paraId="54E3924B" w14:textId="77777777" w:rsidTr="00D50028">
        <w:tc>
          <w:tcPr>
            <w:tcW w:w="1567" w:type="dxa"/>
            <w:vMerge/>
          </w:tcPr>
          <w:p w14:paraId="390D01F8" w14:textId="77777777" w:rsidR="00F667CC" w:rsidRDefault="00F667CC" w:rsidP="00F667CC">
            <w:pPr>
              <w:pStyle w:val="ncs-body"/>
              <w:jc w:val="left"/>
              <w:rPr>
                <w:rFonts w:eastAsiaTheme="minorEastAsia"/>
                <w:lang w:eastAsia="zh-CN"/>
              </w:rPr>
            </w:pPr>
          </w:p>
        </w:tc>
        <w:tc>
          <w:tcPr>
            <w:tcW w:w="1834" w:type="dxa"/>
          </w:tcPr>
          <w:p w14:paraId="4311491B" w14:textId="0B98BF10" w:rsidR="00F667CC" w:rsidRDefault="00F667CC" w:rsidP="00F667CC">
            <w:pPr>
              <w:pStyle w:val="ncs-body"/>
              <w:jc w:val="left"/>
              <w:rPr>
                <w:rFonts w:eastAsiaTheme="minorEastAsia"/>
                <w:lang w:eastAsia="zh-CN"/>
              </w:rPr>
            </w:pPr>
            <w:r w:rsidRPr="000640BB">
              <w:rPr>
                <w:rFonts w:eastAsiaTheme="minorEastAsia" w:hint="eastAsia"/>
                <w:lang w:eastAsia="zh-CN"/>
              </w:rPr>
              <w:t>no-record</w:t>
            </w:r>
            <w:r w:rsidR="00C322A4">
              <w:rPr>
                <w:rFonts w:eastAsiaTheme="minorEastAsia"/>
                <w:lang w:eastAsia="zh-CN"/>
              </w:rPr>
              <w:t>ing</w:t>
            </w:r>
          </w:p>
        </w:tc>
        <w:tc>
          <w:tcPr>
            <w:tcW w:w="2203" w:type="dxa"/>
          </w:tcPr>
          <w:p w14:paraId="6F4EB4C7" w14:textId="77777777" w:rsidR="00AB2ACA" w:rsidRPr="00B0567F" w:rsidRDefault="00AB2ACA" w:rsidP="00F667CC">
            <w:pPr>
              <w:pStyle w:val="ncs-body"/>
              <w:jc w:val="left"/>
              <w:rPr>
                <w:rFonts w:eastAsiaTheme="minorEastAsia"/>
                <w:lang w:eastAsia="zh-CN"/>
              </w:rPr>
            </w:pPr>
          </w:p>
        </w:tc>
        <w:tc>
          <w:tcPr>
            <w:tcW w:w="3440" w:type="dxa"/>
          </w:tcPr>
          <w:p w14:paraId="092E6BA0" w14:textId="1BF3B40A" w:rsidR="00F667CC" w:rsidRPr="00AE5D75" w:rsidRDefault="00F667CC" w:rsidP="00F667CC">
            <w:pPr>
              <w:pStyle w:val="ncs-body"/>
              <w:jc w:val="left"/>
              <w:rPr>
                <w:rFonts w:eastAsiaTheme="minorEastAsia"/>
                <w:lang w:eastAsia="zh-CN"/>
              </w:rPr>
            </w:pPr>
            <w:r w:rsidRPr="00B0567F">
              <w:rPr>
                <w:rFonts w:eastAsiaTheme="minorEastAsia" w:hint="eastAsia"/>
                <w:lang w:eastAsia="zh-CN"/>
              </w:rPr>
              <w:t>The requested channel has no records.</w:t>
            </w:r>
          </w:p>
        </w:tc>
      </w:tr>
    </w:tbl>
    <w:p w14:paraId="1F6DFCFA" w14:textId="67B042F0" w:rsidR="63E4A891" w:rsidRDefault="63E4A891" w:rsidP="63E4A891">
      <w:pPr>
        <w:rPr>
          <w:lang w:val="en-SG"/>
        </w:rPr>
      </w:pPr>
    </w:p>
    <w:p w14:paraId="6554869C" w14:textId="443444DE" w:rsidR="000A4617" w:rsidRPr="00000ABF" w:rsidRDefault="000A4617" w:rsidP="00CC2CE8">
      <w:pPr>
        <w:pStyle w:val="Heading3"/>
        <w:jc w:val="left"/>
        <w:rPr>
          <w:rFonts w:eastAsiaTheme="minorEastAsia"/>
          <w:b/>
          <w:color w:val="000000" w:themeColor="text1"/>
          <w:lang w:val="en-SG" w:eastAsia="zh-CN"/>
        </w:rPr>
      </w:pPr>
      <w:bookmarkStart w:id="387" w:name="_Toc212542682"/>
      <w:bookmarkStart w:id="388" w:name="_Ref213017723"/>
      <w:bookmarkStart w:id="389" w:name="_Ref213174290"/>
      <w:bookmarkStart w:id="390" w:name="_Toc216180156"/>
      <w:r w:rsidRPr="00000ABF">
        <w:rPr>
          <w:rFonts w:eastAsiaTheme="minorEastAsia" w:hint="eastAsia"/>
          <w:b/>
          <w:color w:val="000000" w:themeColor="text1"/>
          <w:lang w:val="en-SG" w:eastAsia="zh-CN"/>
        </w:rPr>
        <w:t>Ge</w:t>
      </w:r>
      <w:r w:rsidR="00B17757">
        <w:rPr>
          <w:rFonts w:eastAsiaTheme="minorEastAsia"/>
          <w:b/>
          <w:color w:val="000000" w:themeColor="text1"/>
          <w:lang w:val="en-SG" w:eastAsia="zh-CN"/>
        </w:rPr>
        <w:t>nerate</w:t>
      </w:r>
      <w:r w:rsidRPr="00000ABF">
        <w:rPr>
          <w:rFonts w:eastAsiaTheme="minorEastAsia" w:hint="eastAsia"/>
          <w:b/>
          <w:color w:val="000000" w:themeColor="text1"/>
          <w:lang w:val="en-SG" w:eastAsia="zh-CN"/>
        </w:rPr>
        <w:t xml:space="preserve"> Event Video</w:t>
      </w:r>
      <w:bookmarkEnd w:id="385"/>
      <w:bookmarkEnd w:id="387"/>
      <w:bookmarkEnd w:id="388"/>
      <w:bookmarkEnd w:id="389"/>
      <w:bookmarkEnd w:id="390"/>
    </w:p>
    <w:p w14:paraId="386EC0B8" w14:textId="362D0E7E" w:rsidR="001512B0" w:rsidRPr="00515E7B" w:rsidRDefault="001512B0" w:rsidP="003E34E9">
      <w:pPr>
        <w:pStyle w:val="ListParagraph"/>
        <w:numPr>
          <w:ilvl w:val="0"/>
          <w:numId w:val="61"/>
        </w:numPr>
        <w:jc w:val="left"/>
        <w:rPr>
          <w:rFonts w:cs="Arial"/>
          <w:color w:val="000000" w:themeColor="text1"/>
        </w:rPr>
      </w:pPr>
      <w:r w:rsidRPr="00561346">
        <w:rPr>
          <w:rFonts w:eastAsia="Arial"/>
          <w:color w:val="000000" w:themeColor="text1"/>
          <w:szCs w:val="22"/>
          <w:lang w:val="en-SG"/>
        </w:rPr>
        <w:t xml:space="preserve">This message is sent when </w:t>
      </w:r>
      <w:r>
        <w:rPr>
          <w:rFonts w:eastAsia="Arial"/>
          <w:color w:val="000000" w:themeColor="text1"/>
          <w:lang w:val="en-SG"/>
        </w:rPr>
        <w:t>C3</w:t>
      </w:r>
      <w:r w:rsidRPr="00561346">
        <w:rPr>
          <w:rFonts w:eastAsia="Arial"/>
          <w:color w:val="000000" w:themeColor="text1"/>
          <w:lang w:val="en-SG"/>
        </w:rPr>
        <w:t xml:space="preserve"> </w:t>
      </w:r>
      <w:r w:rsidRPr="00561346">
        <w:rPr>
          <w:rFonts w:eastAsia="Arial"/>
          <w:color w:val="000000" w:themeColor="text1"/>
          <w:szCs w:val="22"/>
          <w:lang w:val="en-SG"/>
        </w:rPr>
        <w:t>request</w:t>
      </w:r>
      <w:r>
        <w:rPr>
          <w:rFonts w:eastAsia="Arial"/>
          <w:color w:val="000000" w:themeColor="text1"/>
          <w:szCs w:val="22"/>
          <w:lang w:val="en-SG"/>
        </w:rPr>
        <w:t>s</w:t>
      </w:r>
      <w:r w:rsidRPr="00561346">
        <w:rPr>
          <w:rFonts w:eastAsia="Arial"/>
          <w:color w:val="000000" w:themeColor="text1"/>
          <w:szCs w:val="22"/>
          <w:lang w:val="en-SG"/>
        </w:rPr>
        <w:t xml:space="preserve"> the Event’s </w:t>
      </w:r>
      <w:r w:rsidRPr="00561346">
        <w:rPr>
          <w:rFonts w:eastAsiaTheme="minorEastAsia" w:hint="eastAsia"/>
          <w:color w:val="000000" w:themeColor="text1"/>
          <w:szCs w:val="22"/>
          <w:lang w:val="en-SG" w:eastAsia="zh-CN"/>
        </w:rPr>
        <w:t>Record Video</w:t>
      </w:r>
      <w:r w:rsidRPr="00515E7B">
        <w:rPr>
          <w:rFonts w:eastAsia="Arial" w:cs="Arial"/>
          <w:color w:val="000000" w:themeColor="text1"/>
          <w:lang w:val="en-SG"/>
        </w:rPr>
        <w:t xml:space="preserve">. </w:t>
      </w:r>
    </w:p>
    <w:p w14:paraId="0BE42D49" w14:textId="77777777" w:rsidR="001512B0" w:rsidRPr="00101D87" w:rsidRDefault="001512B0" w:rsidP="00101D87">
      <w:pPr>
        <w:pStyle w:val="ListParagraph"/>
        <w:numPr>
          <w:ilvl w:val="0"/>
          <w:numId w:val="61"/>
        </w:numPr>
        <w:jc w:val="left"/>
        <w:rPr>
          <w:rFonts w:eastAsia="Arial" w:cs="Arial"/>
          <w:color w:val="000000" w:themeColor="text1"/>
        </w:rPr>
      </w:pPr>
      <w:r w:rsidRPr="00D96679">
        <w:rPr>
          <w:rFonts w:eastAsia="Arial" w:cs="Arial"/>
          <w:color w:val="000000" w:themeColor="text1"/>
          <w:lang w:val="en-SG"/>
        </w:rPr>
        <w:t>Request:</w:t>
      </w:r>
    </w:p>
    <w:p w14:paraId="4BAA0636" w14:textId="77777777" w:rsidR="001512B0" w:rsidRPr="00101D87" w:rsidRDefault="001512B0" w:rsidP="00101D87">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Pr="00B65CA7">
        <w:rPr>
          <w:rFonts w:eastAsia="Arial" w:cs="Arial"/>
          <w:color w:val="000000" w:themeColor="text1"/>
          <w:lang w:val="en-SG"/>
        </w:rPr>
        <w:t>POST</w:t>
      </w:r>
    </w:p>
    <w:p w14:paraId="54BD2467" w14:textId="258DA0ED" w:rsidR="001512B0" w:rsidRPr="00101D87" w:rsidRDefault="00B838ED" w:rsidP="00101D8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00101D87" w:rsidRPr="00101D87">
        <w:rPr>
          <w:rFonts w:eastAsia="Arial" w:cs="Arial"/>
          <w:color w:val="000000" w:themeColor="text1"/>
          <w:lang w:val="en-SG"/>
        </w:rPr>
        <w:t>:</w:t>
      </w:r>
      <w:r w:rsidR="001512B0" w:rsidRPr="00101D87">
        <w:rPr>
          <w:rFonts w:eastAsia="Arial" w:cs="Arial"/>
          <w:color w:val="000000" w:themeColor="text1"/>
          <w:lang w:val="en-SG"/>
        </w:rPr>
        <w:t xml:space="preserve"> </w:t>
      </w:r>
      <w:proofErr w:type="spellStart"/>
      <w:r w:rsidR="00157281">
        <w:rPr>
          <w:rFonts w:eastAsiaTheme="minorEastAsia" w:cs="Arial" w:hint="eastAsia"/>
          <w:color w:val="000000" w:themeColor="text1"/>
          <w:lang w:val="en-SG" w:eastAsia="zh-CN"/>
        </w:rPr>
        <w:t>va</w:t>
      </w:r>
      <w:proofErr w:type="spellEnd"/>
      <w:r w:rsidR="00157281">
        <w:rPr>
          <w:rFonts w:eastAsiaTheme="minorEastAsia" w:cs="Arial" w:hint="eastAsia"/>
          <w:color w:val="000000" w:themeColor="text1"/>
          <w:lang w:val="en-SG" w:eastAsia="zh-CN"/>
        </w:rPr>
        <w:t>/event</w:t>
      </w:r>
      <w:r w:rsidR="006F734C">
        <w:rPr>
          <w:rFonts w:eastAsiaTheme="minorEastAsia" w:cs="Arial"/>
          <w:color w:val="000000" w:themeColor="text1"/>
          <w:lang w:val="en-SG" w:eastAsia="zh-CN"/>
        </w:rPr>
        <w:t>-</w:t>
      </w:r>
      <w:r w:rsidR="00B32A63">
        <w:rPr>
          <w:rFonts w:eastAsiaTheme="minorEastAsia" w:cs="Arial" w:hint="eastAsia"/>
          <w:color w:val="000000" w:themeColor="text1"/>
          <w:lang w:val="en-SG" w:eastAsia="zh-CN"/>
        </w:rPr>
        <w:t>vi</w:t>
      </w:r>
      <w:r w:rsidR="001512B0" w:rsidRPr="00101D87">
        <w:rPr>
          <w:rFonts w:eastAsia="Arial" w:cs="Arial"/>
          <w:color w:val="000000" w:themeColor="text1"/>
          <w:lang w:val="en-SG"/>
        </w:rPr>
        <w:t>deo</w:t>
      </w:r>
      <w:r w:rsidR="008438B0">
        <w:rPr>
          <w:rFonts w:eastAsia="Arial" w:cs="Arial"/>
          <w:color w:val="000000" w:themeColor="text1"/>
          <w:lang w:val="en-SG"/>
        </w:rPr>
        <w:t>s</w:t>
      </w:r>
    </w:p>
    <w:p w14:paraId="5D9D25EA" w14:textId="28EA4D56" w:rsidR="001512B0" w:rsidRPr="00101D87" w:rsidRDefault="001512B0" w:rsidP="00101D87">
      <w:pPr>
        <w:pStyle w:val="ListParagraph"/>
        <w:numPr>
          <w:ilvl w:val="0"/>
          <w:numId w:val="42"/>
        </w:numPr>
        <w:jc w:val="left"/>
        <w:rPr>
          <w:rFonts w:eastAsia="Arial" w:cs="Arial"/>
          <w:color w:val="000000" w:themeColor="text1"/>
          <w:lang w:val="en-SG"/>
        </w:rPr>
      </w:pPr>
      <w:r>
        <w:rPr>
          <w:rFonts w:eastAsia="Arial" w:cs="Arial"/>
          <w:color w:val="000000" w:themeColor="text1"/>
          <w:lang w:val="en-SG"/>
        </w:rPr>
        <w:t>Body:</w:t>
      </w:r>
    </w:p>
    <w:tbl>
      <w:tblPr>
        <w:tblW w:w="9589" w:type="dxa"/>
        <w:tblLayout w:type="fixed"/>
        <w:tblLook w:val="04A0" w:firstRow="1" w:lastRow="0" w:firstColumn="1" w:lastColumn="0" w:noHBand="0" w:noVBand="1"/>
      </w:tblPr>
      <w:tblGrid>
        <w:gridCol w:w="1345"/>
        <w:gridCol w:w="1260"/>
        <w:gridCol w:w="1350"/>
        <w:gridCol w:w="2970"/>
        <w:gridCol w:w="2664"/>
      </w:tblGrid>
      <w:tr w:rsidR="000A4617" w:rsidRPr="007C7B60" w14:paraId="6B33BFE8" w14:textId="77777777">
        <w:trPr>
          <w:trHeight w:val="657"/>
        </w:trPr>
        <w:tc>
          <w:tcPr>
            <w:tcW w:w="134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31610EB" w14:textId="77777777" w:rsidR="000A4617" w:rsidRPr="007C7B60" w:rsidRDefault="000A4617" w:rsidP="00CC2CE8">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 xml:space="preserve">Field </w:t>
            </w:r>
            <w:r w:rsidRPr="007C7B60">
              <w:rPr>
                <w:rFonts w:ascii="Arial" w:eastAsia="Times New Roman" w:hAnsi="Arial" w:cs="Arial"/>
                <w:b/>
                <w:bCs/>
                <w:color w:val="000000"/>
                <w:kern w:val="0"/>
                <w:sz w:val="22"/>
              </w:rPr>
              <w:br/>
              <w:t>Name</w:t>
            </w:r>
          </w:p>
        </w:tc>
        <w:tc>
          <w:tcPr>
            <w:tcW w:w="1260" w:type="dxa"/>
            <w:tcBorders>
              <w:top w:val="single" w:sz="4" w:space="0" w:color="auto"/>
              <w:left w:val="nil"/>
              <w:bottom w:val="single" w:sz="4" w:space="0" w:color="auto"/>
              <w:right w:val="single" w:sz="4" w:space="0" w:color="auto"/>
            </w:tcBorders>
            <w:shd w:val="clear" w:color="000000" w:fill="D9D9D9"/>
            <w:vAlign w:val="center"/>
            <w:hideMark/>
          </w:tcPr>
          <w:p w14:paraId="2093C843" w14:textId="77777777" w:rsidR="000A4617" w:rsidRPr="007C7B60" w:rsidRDefault="000A4617" w:rsidP="00CC2CE8">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 xml:space="preserve">Data </w:t>
            </w:r>
            <w:r w:rsidRPr="007C7B60">
              <w:rPr>
                <w:rFonts w:ascii="Arial" w:eastAsia="Times New Roman" w:hAnsi="Arial" w:cs="Arial"/>
                <w:b/>
                <w:bCs/>
                <w:color w:val="000000"/>
                <w:kern w:val="0"/>
                <w:sz w:val="22"/>
              </w:rPr>
              <w:br/>
              <w:t xml:space="preserve">Type </w:t>
            </w:r>
          </w:p>
        </w:tc>
        <w:tc>
          <w:tcPr>
            <w:tcW w:w="1350" w:type="dxa"/>
            <w:tcBorders>
              <w:top w:val="single" w:sz="4" w:space="0" w:color="auto"/>
              <w:left w:val="nil"/>
              <w:bottom w:val="single" w:sz="4" w:space="0" w:color="auto"/>
              <w:right w:val="single" w:sz="4" w:space="0" w:color="auto"/>
            </w:tcBorders>
            <w:shd w:val="clear" w:color="000000" w:fill="D9D9D9"/>
            <w:vAlign w:val="center"/>
            <w:hideMark/>
          </w:tcPr>
          <w:p w14:paraId="6076715A" w14:textId="77777777" w:rsidR="000A4617" w:rsidRPr="007C7B60" w:rsidRDefault="000A4617" w:rsidP="00CC2CE8">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 xml:space="preserve">Mandatory </w:t>
            </w:r>
          </w:p>
        </w:tc>
        <w:tc>
          <w:tcPr>
            <w:tcW w:w="2970" w:type="dxa"/>
            <w:tcBorders>
              <w:top w:val="single" w:sz="4" w:space="0" w:color="auto"/>
              <w:left w:val="nil"/>
              <w:bottom w:val="single" w:sz="4" w:space="0" w:color="auto"/>
              <w:right w:val="single" w:sz="4" w:space="0" w:color="auto"/>
            </w:tcBorders>
            <w:shd w:val="clear" w:color="000000" w:fill="D9D9D9"/>
            <w:vAlign w:val="center"/>
            <w:hideMark/>
          </w:tcPr>
          <w:p w14:paraId="3AE780AF" w14:textId="77777777" w:rsidR="000A4617" w:rsidRPr="007C7B60" w:rsidRDefault="000A4617" w:rsidP="00CC2CE8">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Allowed values</w:t>
            </w:r>
          </w:p>
        </w:tc>
        <w:tc>
          <w:tcPr>
            <w:tcW w:w="2664" w:type="dxa"/>
            <w:tcBorders>
              <w:top w:val="single" w:sz="4" w:space="0" w:color="auto"/>
              <w:left w:val="nil"/>
              <w:bottom w:val="single" w:sz="4" w:space="0" w:color="auto"/>
              <w:right w:val="single" w:sz="4" w:space="0" w:color="auto"/>
            </w:tcBorders>
            <w:shd w:val="clear" w:color="000000" w:fill="D9D9D9"/>
            <w:vAlign w:val="center"/>
            <w:hideMark/>
          </w:tcPr>
          <w:p w14:paraId="5E407E22" w14:textId="77777777" w:rsidR="000A4617" w:rsidRPr="007C7B60" w:rsidRDefault="000A4617" w:rsidP="00CC2CE8">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Description</w:t>
            </w:r>
          </w:p>
        </w:tc>
      </w:tr>
      <w:tr w:rsidR="000A4617" w:rsidRPr="007C7B60" w14:paraId="40A75B39" w14:textId="77777777" w:rsidTr="00977227">
        <w:trPr>
          <w:trHeight w:val="657"/>
        </w:trPr>
        <w:tc>
          <w:tcPr>
            <w:tcW w:w="1345" w:type="dxa"/>
            <w:tcBorders>
              <w:top w:val="nil"/>
              <w:left w:val="single" w:sz="4" w:space="0" w:color="auto"/>
              <w:bottom w:val="single" w:sz="4" w:space="0" w:color="auto"/>
              <w:right w:val="single" w:sz="4" w:space="0" w:color="auto"/>
            </w:tcBorders>
            <w:vAlign w:val="center"/>
            <w:hideMark/>
          </w:tcPr>
          <w:p w14:paraId="29B23F7A" w14:textId="77777777" w:rsidR="000A4617" w:rsidRPr="007C7B60" w:rsidRDefault="000A4617" w:rsidP="00B464B1">
            <w:pPr>
              <w:widowControl/>
              <w:jc w:val="left"/>
              <w:rPr>
                <w:rFonts w:ascii="Arial" w:eastAsia="Times New Roman" w:hAnsi="Arial" w:cs="Arial"/>
                <w:color w:val="000000"/>
                <w:kern w:val="0"/>
                <w:sz w:val="22"/>
              </w:rPr>
            </w:pPr>
            <w:proofErr w:type="spellStart"/>
            <w:r w:rsidRPr="007C7B60">
              <w:rPr>
                <w:rFonts w:ascii="Arial" w:eastAsia="Times New Roman" w:hAnsi="Arial" w:cs="Arial"/>
                <w:color w:val="000000"/>
                <w:kern w:val="0"/>
                <w:sz w:val="22"/>
              </w:rPr>
              <w:t>channelId</w:t>
            </w:r>
            <w:proofErr w:type="spellEnd"/>
            <w:r w:rsidRPr="007C7B60">
              <w:rPr>
                <w:rFonts w:ascii="Arial" w:eastAsia="Times New Roman" w:hAnsi="Arial" w:cs="Arial"/>
                <w:color w:val="000000"/>
                <w:kern w:val="0"/>
                <w:sz w:val="22"/>
              </w:rPr>
              <w:t> </w:t>
            </w:r>
          </w:p>
        </w:tc>
        <w:tc>
          <w:tcPr>
            <w:tcW w:w="1260" w:type="dxa"/>
            <w:tcBorders>
              <w:top w:val="nil"/>
              <w:left w:val="nil"/>
              <w:bottom w:val="single" w:sz="4" w:space="0" w:color="auto"/>
              <w:right w:val="single" w:sz="4" w:space="0" w:color="auto"/>
            </w:tcBorders>
            <w:vAlign w:val="center"/>
            <w:hideMark/>
          </w:tcPr>
          <w:p w14:paraId="3639EE02" w14:textId="3BE8AD9C" w:rsidR="000A4617" w:rsidRPr="007C7B60" w:rsidRDefault="005C21EF">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000A4617" w:rsidRPr="007C7B60">
              <w:rPr>
                <w:rFonts w:ascii="Arial" w:eastAsia="Times New Roman" w:hAnsi="Arial" w:cs="Arial"/>
                <w:color w:val="000000"/>
                <w:kern w:val="0"/>
                <w:sz w:val="22"/>
              </w:rPr>
              <w:t>32)</w:t>
            </w:r>
          </w:p>
        </w:tc>
        <w:tc>
          <w:tcPr>
            <w:tcW w:w="1350" w:type="dxa"/>
            <w:tcBorders>
              <w:top w:val="nil"/>
              <w:left w:val="nil"/>
              <w:bottom w:val="single" w:sz="4" w:space="0" w:color="auto"/>
              <w:right w:val="single" w:sz="4" w:space="0" w:color="auto"/>
            </w:tcBorders>
            <w:vAlign w:val="center"/>
            <w:hideMark/>
          </w:tcPr>
          <w:p w14:paraId="676C9B07" w14:textId="77777777" w:rsidR="000A4617" w:rsidRPr="007C7B60" w:rsidRDefault="000A4617" w:rsidP="00B464B1">
            <w:pPr>
              <w:widowControl/>
              <w:jc w:val="left"/>
              <w:rPr>
                <w:rFonts w:ascii="Arial" w:eastAsia="Times New Roman" w:hAnsi="Arial" w:cs="Arial"/>
                <w:color w:val="000000"/>
                <w:kern w:val="0"/>
                <w:sz w:val="22"/>
              </w:rPr>
            </w:pPr>
            <w:r w:rsidRPr="007C7B60">
              <w:rPr>
                <w:rFonts w:ascii="Arial" w:eastAsia="Times New Roman" w:hAnsi="Arial" w:cs="Arial"/>
                <w:color w:val="000000"/>
                <w:kern w:val="0"/>
                <w:sz w:val="22"/>
              </w:rPr>
              <w:t>Yes</w:t>
            </w:r>
          </w:p>
        </w:tc>
        <w:tc>
          <w:tcPr>
            <w:tcW w:w="2970" w:type="dxa"/>
            <w:tcBorders>
              <w:top w:val="nil"/>
              <w:left w:val="nil"/>
              <w:bottom w:val="single" w:sz="4" w:space="0" w:color="auto"/>
              <w:right w:val="single" w:sz="4" w:space="0" w:color="auto"/>
            </w:tcBorders>
            <w:vAlign w:val="center"/>
            <w:hideMark/>
          </w:tcPr>
          <w:p w14:paraId="49885983" w14:textId="77777777" w:rsidR="00B464B1" w:rsidRPr="00F2635D" w:rsidRDefault="00B464B1" w:rsidP="00B464B1">
            <w:pPr>
              <w:spacing w:before="100"/>
              <w:jc w:val="left"/>
              <w:rPr>
                <w:rFonts w:ascii="Arial" w:hAnsi="Arial" w:cs="Arial"/>
                <w:color w:val="000000"/>
                <w:sz w:val="22"/>
              </w:rPr>
            </w:pPr>
            <w:r w:rsidRPr="00F2635D">
              <w:rPr>
                <w:rFonts w:ascii="Arial" w:hAnsi="Arial" w:cs="Arial"/>
                <w:color w:val="000000"/>
                <w:sz w:val="22"/>
              </w:rPr>
              <w:t>Character set:</w:t>
            </w:r>
          </w:p>
          <w:p w14:paraId="0EDED647" w14:textId="77777777" w:rsidR="00B464B1" w:rsidRPr="00F2635D" w:rsidRDefault="00B464B1" w:rsidP="00B464B1">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4C844B09" w14:textId="2B8E3D5C" w:rsidR="000A4617" w:rsidRPr="00B464B1" w:rsidRDefault="00B464B1" w:rsidP="00A364CE">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tc>
        <w:tc>
          <w:tcPr>
            <w:tcW w:w="2664" w:type="dxa"/>
            <w:tcBorders>
              <w:top w:val="nil"/>
              <w:left w:val="nil"/>
              <w:bottom w:val="single" w:sz="4" w:space="0" w:color="auto"/>
              <w:right w:val="single" w:sz="4" w:space="0" w:color="auto"/>
            </w:tcBorders>
            <w:vAlign w:val="center"/>
            <w:hideMark/>
          </w:tcPr>
          <w:p w14:paraId="5660BA1F" w14:textId="77777777" w:rsidR="00B464B1" w:rsidRDefault="000A4617" w:rsidP="00B464B1">
            <w:pPr>
              <w:widowControl/>
              <w:jc w:val="left"/>
              <w:rPr>
                <w:rFonts w:ascii="Arial" w:hAnsi="Arial" w:cs="Arial"/>
                <w:color w:val="000000"/>
                <w:kern w:val="0"/>
                <w:sz w:val="22"/>
              </w:rPr>
            </w:pPr>
            <w:r w:rsidRPr="007C7B60">
              <w:rPr>
                <w:rFonts w:ascii="Arial" w:eastAsia="Times New Roman" w:hAnsi="Arial" w:cs="Arial"/>
                <w:color w:val="000000"/>
                <w:kern w:val="0"/>
                <w:sz w:val="22"/>
              </w:rPr>
              <w:t>Request Channel’s ID.</w:t>
            </w:r>
          </w:p>
          <w:p w14:paraId="452B75E0" w14:textId="513E2E1B" w:rsidR="00B464B1" w:rsidRDefault="00196106" w:rsidP="00B464B1">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0A3F7CE7" w14:textId="34EC9F8B" w:rsidR="000A4617" w:rsidRPr="003E34E9" w:rsidRDefault="00B464B1">
            <w:pPr>
              <w:widowControl/>
              <w:jc w:val="left"/>
              <w:rPr>
                <w:rFonts w:ascii="Arial" w:hAnsi="Arial" w:cs="Arial"/>
                <w:color w:val="000000"/>
                <w:kern w:val="0"/>
                <w:sz w:val="22"/>
              </w:rPr>
            </w:pPr>
            <w:r w:rsidRPr="003E34E9">
              <w:rPr>
                <w:rFonts w:ascii="Arial" w:hAnsi="Arial" w:cs="Arial" w:hint="eastAsia"/>
                <w:color w:val="000000"/>
                <w:kern w:val="0"/>
                <w:sz w:val="22"/>
              </w:rPr>
              <w:t>52d86f9b83a1ac82743ae642fe4cb800</w:t>
            </w:r>
          </w:p>
        </w:tc>
      </w:tr>
      <w:tr w:rsidR="000A4617" w:rsidRPr="007C7B60" w14:paraId="082C72A2" w14:textId="77777777" w:rsidTr="00D50028">
        <w:trPr>
          <w:trHeight w:val="657"/>
        </w:trPr>
        <w:tc>
          <w:tcPr>
            <w:tcW w:w="1345" w:type="dxa"/>
            <w:tcBorders>
              <w:top w:val="nil"/>
              <w:left w:val="single" w:sz="4" w:space="0" w:color="auto"/>
              <w:bottom w:val="single" w:sz="4" w:space="0" w:color="auto"/>
              <w:right w:val="single" w:sz="4" w:space="0" w:color="auto"/>
            </w:tcBorders>
            <w:vAlign w:val="center"/>
            <w:hideMark/>
          </w:tcPr>
          <w:p w14:paraId="6F63611C" w14:textId="50F07DA9" w:rsidR="000A4617" w:rsidRPr="007C7B60" w:rsidRDefault="00B84407" w:rsidP="00B464B1">
            <w:pPr>
              <w:widowControl/>
              <w:jc w:val="left"/>
              <w:rPr>
                <w:rFonts w:ascii="Arial" w:eastAsia="Times New Roman" w:hAnsi="Arial" w:cs="Arial"/>
                <w:color w:val="000000"/>
                <w:kern w:val="0"/>
                <w:sz w:val="22"/>
              </w:rPr>
            </w:pPr>
            <w:proofErr w:type="spellStart"/>
            <w:r w:rsidRPr="00C01EDC">
              <w:rPr>
                <w:rFonts w:ascii="Arial" w:eastAsia="Times New Roman" w:hAnsi="Arial" w:cs="Arial"/>
                <w:color w:val="000000"/>
                <w:kern w:val="0"/>
                <w:sz w:val="22"/>
              </w:rPr>
              <w:lastRenderedPageBreak/>
              <w:t>streamId</w:t>
            </w:r>
            <w:proofErr w:type="spellEnd"/>
          </w:p>
        </w:tc>
        <w:tc>
          <w:tcPr>
            <w:tcW w:w="1260" w:type="dxa"/>
            <w:tcBorders>
              <w:top w:val="nil"/>
              <w:left w:val="nil"/>
              <w:bottom w:val="single" w:sz="4" w:space="0" w:color="auto"/>
              <w:right w:val="single" w:sz="4" w:space="0" w:color="auto"/>
            </w:tcBorders>
            <w:vAlign w:val="center"/>
            <w:hideMark/>
          </w:tcPr>
          <w:p w14:paraId="52917358" w14:textId="00ABB73B" w:rsidR="000A4617" w:rsidRPr="007C7B60" w:rsidRDefault="00B84407">
            <w:pPr>
              <w:widowControl/>
              <w:jc w:val="left"/>
              <w:rPr>
                <w:rFonts w:ascii="Arial" w:eastAsia="Times New Roman" w:hAnsi="Arial" w:cs="Arial"/>
                <w:color w:val="000000"/>
                <w:kern w:val="0"/>
                <w:sz w:val="22"/>
              </w:rPr>
            </w:pPr>
            <w:r w:rsidRPr="1CD2449D">
              <w:rPr>
                <w:rFonts w:ascii="Arial" w:hAnsi="Arial" w:cs="Arial"/>
                <w:color w:val="000000"/>
                <w:kern w:val="0"/>
                <w:sz w:val="22"/>
              </w:rPr>
              <w:t>Uint</w:t>
            </w:r>
            <w:r>
              <w:rPr>
                <w:rFonts w:ascii="Arial" w:hAnsi="Arial" w:cs="Arial" w:hint="eastAsia"/>
                <w:color w:val="000000"/>
                <w:kern w:val="0"/>
                <w:sz w:val="22"/>
              </w:rPr>
              <w:t>32</w:t>
            </w:r>
          </w:p>
        </w:tc>
        <w:tc>
          <w:tcPr>
            <w:tcW w:w="1350" w:type="dxa"/>
            <w:tcBorders>
              <w:top w:val="nil"/>
              <w:left w:val="nil"/>
              <w:bottom w:val="single" w:sz="4" w:space="0" w:color="auto"/>
              <w:right w:val="single" w:sz="4" w:space="0" w:color="auto"/>
            </w:tcBorders>
            <w:vAlign w:val="center"/>
            <w:hideMark/>
          </w:tcPr>
          <w:p w14:paraId="3102E0B2" w14:textId="779DEDA5" w:rsidR="000A4617" w:rsidRPr="007C7B60" w:rsidRDefault="00B84407" w:rsidP="00B464B1">
            <w:pPr>
              <w:widowControl/>
              <w:jc w:val="left"/>
              <w:rPr>
                <w:rFonts w:ascii="Arial" w:eastAsia="Times New Roman" w:hAnsi="Arial" w:cs="Arial"/>
                <w:color w:val="000000"/>
                <w:kern w:val="0"/>
                <w:sz w:val="22"/>
              </w:rPr>
            </w:pPr>
            <w:r>
              <w:rPr>
                <w:rFonts w:ascii="Arial" w:hAnsi="Arial" w:cs="Arial" w:hint="eastAsia"/>
                <w:color w:val="000000"/>
                <w:kern w:val="0"/>
                <w:sz w:val="22"/>
              </w:rPr>
              <w:t>No</w:t>
            </w:r>
            <w:r w:rsidRPr="00EE609C">
              <w:rPr>
                <w:rFonts w:ascii="Arial" w:eastAsia="Times New Roman" w:hAnsi="Arial" w:cs="Arial"/>
                <w:color w:val="000000"/>
                <w:kern w:val="0"/>
                <w:sz w:val="22"/>
              </w:rPr>
              <w:t xml:space="preserve"> </w:t>
            </w:r>
          </w:p>
        </w:tc>
        <w:tc>
          <w:tcPr>
            <w:tcW w:w="2970" w:type="dxa"/>
            <w:tcBorders>
              <w:top w:val="nil"/>
              <w:left w:val="nil"/>
              <w:bottom w:val="single" w:sz="4" w:space="0" w:color="auto"/>
              <w:right w:val="single" w:sz="4" w:space="0" w:color="auto"/>
            </w:tcBorders>
            <w:vAlign w:val="center"/>
            <w:hideMark/>
          </w:tcPr>
          <w:p w14:paraId="5672CB74" w14:textId="637E33C6" w:rsidR="000A4617" w:rsidRPr="00B84407" w:rsidRDefault="00B84407" w:rsidP="00B84407">
            <w:pPr>
              <w:pStyle w:val="ncs-body"/>
              <w:rPr>
                <w:szCs w:val="22"/>
              </w:rPr>
            </w:pPr>
            <w:r w:rsidRPr="00B84407">
              <w:t>0 - MAX_UINT32</w:t>
            </w:r>
          </w:p>
        </w:tc>
        <w:tc>
          <w:tcPr>
            <w:tcW w:w="2664" w:type="dxa"/>
            <w:tcBorders>
              <w:top w:val="nil"/>
              <w:left w:val="nil"/>
              <w:bottom w:val="single" w:sz="4" w:space="0" w:color="auto"/>
              <w:right w:val="single" w:sz="4" w:space="0" w:color="auto"/>
            </w:tcBorders>
            <w:vAlign w:val="center"/>
            <w:hideMark/>
          </w:tcPr>
          <w:p w14:paraId="42E22D97" w14:textId="77777777" w:rsidR="00B84407" w:rsidRDefault="00B84407" w:rsidP="00B84407">
            <w:pPr>
              <w:widowControl/>
              <w:jc w:val="left"/>
              <w:rPr>
                <w:rFonts w:ascii="Arial" w:eastAsia="Times New Roman" w:hAnsi="Arial" w:cs="Arial"/>
                <w:color w:val="000000"/>
                <w:kern w:val="0"/>
                <w:sz w:val="22"/>
              </w:rPr>
            </w:pPr>
            <w:r w:rsidRPr="00EE609C">
              <w:rPr>
                <w:rFonts w:ascii="Arial" w:eastAsia="Times New Roman" w:hAnsi="Arial" w:cs="Arial"/>
                <w:color w:val="000000"/>
                <w:kern w:val="0"/>
                <w:sz w:val="22"/>
              </w:rPr>
              <w:t>Stream ID to choose a stream profile.</w:t>
            </w:r>
            <w:r>
              <w:rPr>
                <w:rFonts w:ascii="Arial" w:eastAsia="Times New Roman" w:hAnsi="Arial" w:cs="Arial"/>
                <w:color w:val="000000"/>
                <w:kern w:val="0"/>
                <w:sz w:val="22"/>
              </w:rPr>
              <w:t xml:space="preserve"> Refer to the Camera profile.</w:t>
            </w:r>
          </w:p>
          <w:p w14:paraId="79FBC90D" w14:textId="77777777" w:rsidR="00B84407" w:rsidRDefault="00B84407" w:rsidP="00B84407">
            <w:pPr>
              <w:widowControl/>
              <w:jc w:val="left"/>
              <w:rPr>
                <w:rFonts w:ascii="Arial" w:hAnsi="Arial" w:cs="Arial"/>
                <w:color w:val="000000"/>
                <w:kern w:val="0"/>
                <w:sz w:val="22"/>
              </w:rPr>
            </w:pPr>
          </w:p>
          <w:p w14:paraId="0CF4033A" w14:textId="4B5CF7B3" w:rsidR="000A4617" w:rsidRPr="003E34E9" w:rsidRDefault="00B84407">
            <w:pPr>
              <w:widowControl/>
              <w:jc w:val="left"/>
              <w:rPr>
                <w:rFonts w:ascii="Arial" w:hAnsi="Arial" w:cs="Arial"/>
                <w:color w:val="000000"/>
                <w:kern w:val="0"/>
                <w:sz w:val="22"/>
              </w:rPr>
            </w:pPr>
            <w:r w:rsidRPr="003671D2">
              <w:rPr>
                <w:rFonts w:ascii="Arial" w:hAnsi="Arial" w:cs="Arial"/>
                <w:color w:val="000000"/>
                <w:kern w:val="0"/>
                <w:sz w:val="22"/>
              </w:rPr>
              <w:t>Default: 0</w:t>
            </w:r>
          </w:p>
        </w:tc>
      </w:tr>
      <w:tr w:rsidR="000A4617" w:rsidRPr="007C7B60" w14:paraId="25A3869D" w14:textId="77777777" w:rsidTr="00D50028">
        <w:trPr>
          <w:trHeight w:val="343"/>
        </w:trPr>
        <w:tc>
          <w:tcPr>
            <w:tcW w:w="1345" w:type="dxa"/>
            <w:tcBorders>
              <w:top w:val="single" w:sz="4" w:space="0" w:color="auto"/>
              <w:left w:val="single" w:sz="4" w:space="0" w:color="auto"/>
              <w:bottom w:val="single" w:sz="4" w:space="0" w:color="auto"/>
              <w:right w:val="single" w:sz="4" w:space="0" w:color="auto"/>
            </w:tcBorders>
            <w:vAlign w:val="center"/>
            <w:hideMark/>
          </w:tcPr>
          <w:p w14:paraId="2C366AEC" w14:textId="13FFE3C8" w:rsidR="000A4617" w:rsidRPr="007C7B60" w:rsidRDefault="00197011" w:rsidP="00B464B1">
            <w:pPr>
              <w:widowControl/>
              <w:jc w:val="left"/>
              <w:rPr>
                <w:rFonts w:ascii="Arial" w:eastAsia="Times New Roman" w:hAnsi="Arial" w:cs="Arial"/>
                <w:color w:val="000000"/>
                <w:kern w:val="0"/>
                <w:sz w:val="22"/>
              </w:rPr>
            </w:pPr>
            <w:r>
              <w:rPr>
                <w:rFonts w:ascii="Arial" w:eastAsia="Times New Roman" w:hAnsi="Arial" w:cs="Arial"/>
                <w:color w:val="000000"/>
                <w:kern w:val="0"/>
                <w:sz w:val="22"/>
              </w:rPr>
              <w:t>timestamp</w:t>
            </w:r>
          </w:p>
        </w:tc>
        <w:tc>
          <w:tcPr>
            <w:tcW w:w="1260" w:type="dxa"/>
            <w:tcBorders>
              <w:top w:val="single" w:sz="4" w:space="0" w:color="auto"/>
              <w:left w:val="nil"/>
              <w:bottom w:val="single" w:sz="4" w:space="0" w:color="auto"/>
              <w:right w:val="single" w:sz="4" w:space="0" w:color="auto"/>
            </w:tcBorders>
            <w:vAlign w:val="center"/>
            <w:hideMark/>
          </w:tcPr>
          <w:p w14:paraId="3EB0B0CF" w14:textId="5A6DE790" w:rsidR="000A4617" w:rsidRPr="007C7B60" w:rsidRDefault="004464C8">
            <w:pPr>
              <w:widowControl/>
              <w:jc w:val="left"/>
              <w:rPr>
                <w:rFonts w:ascii="Arial" w:eastAsia="Times New Roman" w:hAnsi="Arial" w:cs="Arial"/>
                <w:color w:val="000000"/>
                <w:kern w:val="0"/>
                <w:sz w:val="22"/>
              </w:rPr>
            </w:pPr>
            <w:r>
              <w:rPr>
                <w:rFonts w:ascii="Arial" w:hAnsi="Arial" w:cs="Arial" w:hint="eastAsia"/>
                <w:color w:val="000000"/>
                <w:kern w:val="0"/>
                <w:sz w:val="22"/>
              </w:rPr>
              <w:t>Int64</w:t>
            </w:r>
          </w:p>
        </w:tc>
        <w:tc>
          <w:tcPr>
            <w:tcW w:w="1350" w:type="dxa"/>
            <w:tcBorders>
              <w:top w:val="single" w:sz="4" w:space="0" w:color="auto"/>
              <w:left w:val="nil"/>
              <w:bottom w:val="single" w:sz="4" w:space="0" w:color="auto"/>
              <w:right w:val="single" w:sz="4" w:space="0" w:color="auto"/>
            </w:tcBorders>
            <w:vAlign w:val="center"/>
            <w:hideMark/>
          </w:tcPr>
          <w:p w14:paraId="1B7BBD35" w14:textId="77777777" w:rsidR="000A4617" w:rsidRPr="007C7B60" w:rsidRDefault="000A4617" w:rsidP="00B464B1">
            <w:pPr>
              <w:widowControl/>
              <w:jc w:val="left"/>
              <w:rPr>
                <w:rFonts w:ascii="Arial" w:eastAsia="Times New Roman" w:hAnsi="Arial" w:cs="Arial"/>
                <w:color w:val="000000"/>
                <w:kern w:val="0"/>
                <w:sz w:val="22"/>
              </w:rPr>
            </w:pPr>
            <w:r w:rsidRPr="007C7B60">
              <w:rPr>
                <w:rFonts w:ascii="Arial" w:eastAsia="Times New Roman" w:hAnsi="Arial" w:cs="Arial"/>
                <w:color w:val="000000"/>
                <w:kern w:val="0"/>
                <w:sz w:val="22"/>
              </w:rPr>
              <w:t>Yes</w:t>
            </w:r>
          </w:p>
        </w:tc>
        <w:tc>
          <w:tcPr>
            <w:tcW w:w="2970" w:type="dxa"/>
            <w:tcBorders>
              <w:top w:val="single" w:sz="4" w:space="0" w:color="auto"/>
              <w:left w:val="nil"/>
              <w:bottom w:val="single" w:sz="4" w:space="0" w:color="auto"/>
              <w:right w:val="single" w:sz="4" w:space="0" w:color="auto"/>
            </w:tcBorders>
            <w:vAlign w:val="center"/>
            <w:hideMark/>
          </w:tcPr>
          <w:p w14:paraId="75166315" w14:textId="54BEA8EC" w:rsidR="000A4617" w:rsidRPr="007C7B60" w:rsidRDefault="00D018F5" w:rsidP="00B464B1">
            <w:pPr>
              <w:widowControl/>
              <w:jc w:val="left"/>
              <w:rPr>
                <w:rFonts w:ascii="Arial" w:eastAsia="Times New Roman" w:hAnsi="Arial" w:cs="Arial"/>
                <w:b/>
                <w:bCs/>
                <w:color w:val="000000"/>
                <w:kern w:val="0"/>
                <w:sz w:val="22"/>
              </w:rPr>
            </w:pPr>
            <w:r w:rsidRPr="00E8410C">
              <w:rPr>
                <w:rFonts w:ascii="Arial" w:eastAsia="Times New Roman" w:hAnsi="Arial" w:cs="Arial" w:hint="eastAsia"/>
                <w:color w:val="000000"/>
                <w:kern w:val="0"/>
                <w:sz w:val="22"/>
              </w:rPr>
              <w:t>0 - MAX_INT64</w:t>
            </w:r>
          </w:p>
        </w:tc>
        <w:tc>
          <w:tcPr>
            <w:tcW w:w="2664" w:type="dxa"/>
            <w:tcBorders>
              <w:top w:val="single" w:sz="4" w:space="0" w:color="auto"/>
              <w:left w:val="nil"/>
              <w:bottom w:val="single" w:sz="4" w:space="0" w:color="auto"/>
              <w:right w:val="single" w:sz="4" w:space="0" w:color="auto"/>
            </w:tcBorders>
            <w:vAlign w:val="center"/>
            <w:hideMark/>
          </w:tcPr>
          <w:p w14:paraId="776DBDCF" w14:textId="77777777" w:rsidR="00B464B1" w:rsidRDefault="000A4617" w:rsidP="00B464B1">
            <w:pPr>
              <w:widowControl/>
              <w:jc w:val="left"/>
              <w:rPr>
                <w:rFonts w:ascii="Arial" w:hAnsi="Arial" w:cs="Arial"/>
                <w:color w:val="000000"/>
                <w:kern w:val="0"/>
                <w:sz w:val="22"/>
              </w:rPr>
            </w:pPr>
            <w:r w:rsidRPr="007C7B60">
              <w:rPr>
                <w:rFonts w:ascii="Arial" w:eastAsia="Times New Roman" w:hAnsi="Arial" w:cs="Arial"/>
                <w:color w:val="000000"/>
                <w:kern w:val="0"/>
                <w:sz w:val="22"/>
              </w:rPr>
              <w:t>Event Generated Time</w:t>
            </w:r>
          </w:p>
          <w:p w14:paraId="3EA6DC7E" w14:textId="26048533" w:rsidR="00B464B1" w:rsidRDefault="00196106" w:rsidP="00B464B1">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76E40BBF" w14:textId="0BFE6700" w:rsidR="000A4617" w:rsidRPr="003E34E9" w:rsidRDefault="00B464B1">
            <w:pPr>
              <w:widowControl/>
              <w:jc w:val="left"/>
              <w:rPr>
                <w:rFonts w:ascii="Arial" w:hAnsi="Arial" w:cs="Arial"/>
                <w:color w:val="000000"/>
                <w:kern w:val="0"/>
                <w:sz w:val="22"/>
              </w:rPr>
            </w:pPr>
            <w:r w:rsidRPr="003E34E9">
              <w:rPr>
                <w:rFonts w:ascii="Arial" w:hAnsi="Arial" w:cs="Arial" w:hint="eastAsia"/>
                <w:color w:val="000000"/>
                <w:kern w:val="0"/>
                <w:sz w:val="22"/>
              </w:rPr>
              <w:t>1749626843000</w:t>
            </w:r>
          </w:p>
        </w:tc>
      </w:tr>
      <w:tr w:rsidR="00F25EB0" w:rsidRPr="007C7B60" w14:paraId="7D69961F" w14:textId="77777777" w:rsidTr="00D50028">
        <w:trPr>
          <w:trHeight w:val="343"/>
        </w:trPr>
        <w:tc>
          <w:tcPr>
            <w:tcW w:w="1345" w:type="dxa"/>
            <w:tcBorders>
              <w:top w:val="single" w:sz="4" w:space="0" w:color="auto"/>
              <w:left w:val="single" w:sz="4" w:space="0" w:color="auto"/>
              <w:bottom w:val="single" w:sz="4" w:space="0" w:color="auto"/>
              <w:right w:val="single" w:sz="4" w:space="0" w:color="auto"/>
            </w:tcBorders>
            <w:vAlign w:val="center"/>
          </w:tcPr>
          <w:p w14:paraId="175215E5" w14:textId="1E5DC559" w:rsidR="00F25EB0" w:rsidRDefault="00F968B8" w:rsidP="00B464B1">
            <w:pPr>
              <w:widowControl/>
              <w:jc w:val="left"/>
              <w:rPr>
                <w:rFonts w:ascii="Arial" w:eastAsia="Times New Roman" w:hAnsi="Arial" w:cs="Arial"/>
                <w:color w:val="000000"/>
                <w:kern w:val="0"/>
                <w:sz w:val="22"/>
              </w:rPr>
            </w:pPr>
            <w:r>
              <w:rPr>
                <w:rFonts w:ascii="Arial" w:eastAsia="Times New Roman" w:hAnsi="Arial" w:cs="Arial"/>
                <w:color w:val="000000"/>
                <w:kern w:val="0"/>
                <w:sz w:val="22"/>
              </w:rPr>
              <w:t>duration</w:t>
            </w:r>
          </w:p>
        </w:tc>
        <w:tc>
          <w:tcPr>
            <w:tcW w:w="1260" w:type="dxa"/>
            <w:tcBorders>
              <w:top w:val="single" w:sz="4" w:space="0" w:color="auto"/>
              <w:left w:val="nil"/>
              <w:bottom w:val="single" w:sz="4" w:space="0" w:color="auto"/>
              <w:right w:val="single" w:sz="4" w:space="0" w:color="auto"/>
            </w:tcBorders>
            <w:vAlign w:val="center"/>
          </w:tcPr>
          <w:p w14:paraId="431EB780" w14:textId="4D7AA6A6" w:rsidR="00F25EB0" w:rsidRDefault="0075319A">
            <w:pPr>
              <w:widowControl/>
              <w:jc w:val="left"/>
              <w:rPr>
                <w:rFonts w:ascii="Arial" w:hAnsi="Arial" w:cs="Arial"/>
                <w:color w:val="000000"/>
                <w:kern w:val="0"/>
                <w:sz w:val="22"/>
              </w:rPr>
            </w:pPr>
            <w:r>
              <w:rPr>
                <w:rFonts w:ascii="Arial" w:hAnsi="Arial" w:cs="Arial"/>
                <w:color w:val="000000"/>
                <w:kern w:val="0"/>
                <w:sz w:val="22"/>
              </w:rPr>
              <w:t>Int64</w:t>
            </w:r>
          </w:p>
        </w:tc>
        <w:tc>
          <w:tcPr>
            <w:tcW w:w="1350" w:type="dxa"/>
            <w:tcBorders>
              <w:top w:val="single" w:sz="4" w:space="0" w:color="auto"/>
              <w:left w:val="nil"/>
              <w:bottom w:val="single" w:sz="4" w:space="0" w:color="auto"/>
              <w:right w:val="single" w:sz="4" w:space="0" w:color="auto"/>
            </w:tcBorders>
            <w:vAlign w:val="center"/>
          </w:tcPr>
          <w:p w14:paraId="0C728404" w14:textId="4C793F3B" w:rsidR="00F25EB0" w:rsidRPr="007C7B60" w:rsidRDefault="0075319A" w:rsidP="00B464B1">
            <w:pPr>
              <w:widowControl/>
              <w:jc w:val="left"/>
              <w:rPr>
                <w:rFonts w:ascii="Arial" w:eastAsia="Times New Roman" w:hAnsi="Arial" w:cs="Arial"/>
                <w:color w:val="000000"/>
                <w:kern w:val="0"/>
                <w:sz w:val="22"/>
              </w:rPr>
            </w:pPr>
            <w:r>
              <w:rPr>
                <w:rFonts w:ascii="Arial" w:eastAsia="Times New Roman" w:hAnsi="Arial" w:cs="Arial"/>
                <w:color w:val="000000"/>
                <w:kern w:val="0"/>
                <w:sz w:val="22"/>
              </w:rPr>
              <w:t>No</w:t>
            </w:r>
          </w:p>
        </w:tc>
        <w:tc>
          <w:tcPr>
            <w:tcW w:w="2970" w:type="dxa"/>
            <w:tcBorders>
              <w:top w:val="single" w:sz="4" w:space="0" w:color="auto"/>
              <w:left w:val="nil"/>
              <w:bottom w:val="single" w:sz="4" w:space="0" w:color="auto"/>
              <w:right w:val="single" w:sz="4" w:space="0" w:color="auto"/>
            </w:tcBorders>
            <w:vAlign w:val="center"/>
          </w:tcPr>
          <w:p w14:paraId="203F511E" w14:textId="05DD5902" w:rsidR="00F25EB0" w:rsidRPr="00E8410C" w:rsidRDefault="001C550B" w:rsidP="00B464B1">
            <w:pPr>
              <w:widowControl/>
              <w:jc w:val="left"/>
              <w:rPr>
                <w:rFonts w:ascii="Arial" w:eastAsia="Times New Roman" w:hAnsi="Arial" w:cs="Arial"/>
                <w:color w:val="000000"/>
                <w:kern w:val="0"/>
                <w:sz w:val="22"/>
              </w:rPr>
            </w:pPr>
            <w:r>
              <w:rPr>
                <w:rFonts w:ascii="Arial" w:eastAsia="Times New Roman" w:hAnsi="Arial" w:cs="Arial"/>
                <w:color w:val="000000"/>
                <w:kern w:val="0"/>
                <w:sz w:val="22"/>
              </w:rPr>
              <w:t>2000</w:t>
            </w:r>
            <w:r w:rsidR="0075319A">
              <w:rPr>
                <w:rFonts w:ascii="Arial" w:eastAsia="Times New Roman" w:hAnsi="Arial" w:cs="Arial"/>
                <w:color w:val="000000"/>
                <w:kern w:val="0"/>
                <w:sz w:val="22"/>
              </w:rPr>
              <w:t xml:space="preserve"> – </w:t>
            </w:r>
            <w:r w:rsidR="00A01DCC">
              <w:rPr>
                <w:rFonts w:ascii="Arial" w:eastAsia="Times New Roman" w:hAnsi="Arial" w:cs="Arial"/>
                <w:color w:val="000000"/>
                <w:kern w:val="0"/>
                <w:sz w:val="22"/>
              </w:rPr>
              <w:t>30000</w:t>
            </w:r>
          </w:p>
        </w:tc>
        <w:tc>
          <w:tcPr>
            <w:tcW w:w="2664" w:type="dxa"/>
            <w:tcBorders>
              <w:top w:val="single" w:sz="4" w:space="0" w:color="auto"/>
              <w:left w:val="nil"/>
              <w:bottom w:val="single" w:sz="4" w:space="0" w:color="auto"/>
              <w:right w:val="single" w:sz="4" w:space="0" w:color="auto"/>
            </w:tcBorders>
            <w:vAlign w:val="center"/>
          </w:tcPr>
          <w:p w14:paraId="438A408C" w14:textId="77777777" w:rsidR="008E464D" w:rsidRDefault="009E2F84" w:rsidP="00B464B1">
            <w:pPr>
              <w:widowControl/>
              <w:jc w:val="left"/>
              <w:rPr>
                <w:rFonts w:ascii="Arial" w:eastAsia="Times New Roman" w:hAnsi="Arial" w:cs="Arial"/>
                <w:color w:val="000000"/>
                <w:kern w:val="0"/>
                <w:sz w:val="22"/>
              </w:rPr>
            </w:pPr>
            <w:r>
              <w:rPr>
                <w:rFonts w:ascii="Arial" w:eastAsia="Times New Roman" w:hAnsi="Arial" w:cs="Arial"/>
                <w:color w:val="000000"/>
                <w:kern w:val="0"/>
                <w:sz w:val="22"/>
              </w:rPr>
              <w:t>Duration of the video</w:t>
            </w:r>
            <w:r w:rsidR="003E23EC">
              <w:rPr>
                <w:rFonts w:ascii="Arial" w:eastAsia="Times New Roman" w:hAnsi="Arial" w:cs="Arial"/>
                <w:color w:val="000000"/>
                <w:kern w:val="0"/>
                <w:sz w:val="22"/>
              </w:rPr>
              <w:t xml:space="preserve"> in milliseconds</w:t>
            </w:r>
            <w:r w:rsidR="00227315">
              <w:rPr>
                <w:rFonts w:ascii="Arial" w:eastAsia="Times New Roman" w:hAnsi="Arial" w:cs="Arial"/>
                <w:color w:val="000000"/>
                <w:kern w:val="0"/>
                <w:sz w:val="22"/>
              </w:rPr>
              <w:t>.</w:t>
            </w:r>
            <w:r w:rsidR="00300325">
              <w:rPr>
                <w:rFonts w:ascii="Arial" w:eastAsia="Times New Roman" w:hAnsi="Arial" w:cs="Arial"/>
                <w:color w:val="000000"/>
                <w:kern w:val="0"/>
                <w:sz w:val="22"/>
              </w:rPr>
              <w:br/>
            </w:r>
          </w:p>
          <w:p w14:paraId="3817A033" w14:textId="641A959A" w:rsidR="00F25EB0" w:rsidRPr="007C7B60" w:rsidRDefault="00300325" w:rsidP="00B464B1">
            <w:pPr>
              <w:widowControl/>
              <w:jc w:val="left"/>
              <w:rPr>
                <w:rFonts w:ascii="Arial" w:eastAsia="Times New Roman" w:hAnsi="Arial" w:cs="Arial"/>
                <w:color w:val="000000"/>
                <w:kern w:val="0"/>
                <w:sz w:val="22"/>
              </w:rPr>
            </w:pPr>
            <w:r>
              <w:rPr>
                <w:rFonts w:ascii="Arial" w:eastAsia="Times New Roman" w:hAnsi="Arial" w:cs="Arial"/>
                <w:color w:val="000000"/>
                <w:kern w:val="0"/>
                <w:sz w:val="22"/>
              </w:rPr>
              <w:t>Default</w:t>
            </w:r>
            <w:r w:rsidR="008E464D">
              <w:rPr>
                <w:rFonts w:ascii="Arial" w:eastAsia="Times New Roman" w:hAnsi="Arial" w:cs="Arial"/>
                <w:color w:val="000000"/>
                <w:kern w:val="0"/>
                <w:sz w:val="22"/>
              </w:rPr>
              <w:t>:</w:t>
            </w:r>
            <w:r w:rsidR="00A74619">
              <w:rPr>
                <w:rFonts w:ascii="Arial" w:eastAsia="Times New Roman" w:hAnsi="Arial" w:cs="Arial"/>
                <w:color w:val="000000"/>
                <w:kern w:val="0"/>
                <w:sz w:val="22"/>
              </w:rPr>
              <w:t xml:space="preserve"> 10000.</w:t>
            </w:r>
          </w:p>
        </w:tc>
      </w:tr>
    </w:tbl>
    <w:p w14:paraId="77CFD61A" w14:textId="77777777" w:rsidR="008D33F8" w:rsidRPr="00101D87" w:rsidRDefault="008D33F8" w:rsidP="00101D87">
      <w:pPr>
        <w:pStyle w:val="ListParagraph"/>
        <w:numPr>
          <w:ilvl w:val="0"/>
          <w:numId w:val="61"/>
        </w:numPr>
        <w:jc w:val="left"/>
        <w:rPr>
          <w:rFonts w:eastAsia="Arial" w:cs="Arial"/>
          <w:color w:val="000000" w:themeColor="text1"/>
        </w:rPr>
      </w:pPr>
      <w:r w:rsidRPr="00D1451F">
        <w:rPr>
          <w:rFonts w:eastAsia="Arial" w:cs="Arial"/>
          <w:color w:val="000000" w:themeColor="text1"/>
          <w:lang w:val="en-SG"/>
        </w:rPr>
        <w:t>Response:</w:t>
      </w:r>
    </w:p>
    <w:p w14:paraId="68908C75" w14:textId="77777777" w:rsidR="007E04AB" w:rsidRDefault="008D0BC7" w:rsidP="003B08A7">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t>Successful:</w:t>
      </w:r>
    </w:p>
    <w:p w14:paraId="0C6941CB" w14:textId="7EC3A6B4" w:rsidR="007E04AB" w:rsidRDefault="007E04AB" w:rsidP="003B08A7">
      <w:pPr>
        <w:pStyle w:val="ListParagraph"/>
        <w:numPr>
          <w:ilvl w:val="1"/>
          <w:numId w:val="42"/>
        </w:numPr>
        <w:jc w:val="left"/>
        <w:rPr>
          <w:rFonts w:eastAsia="Arial" w:cs="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w:t>
      </w:r>
      <w:r w:rsidR="000175E7">
        <w:rPr>
          <w:rFonts w:eastAsia="Arial" w:cs="Arial"/>
          <w:color w:val="000000" w:themeColor="text1"/>
          <w:lang w:val="en-SG"/>
        </w:rPr>
        <w:t>1</w:t>
      </w:r>
      <w:r>
        <w:rPr>
          <w:rFonts w:eastAsia="Arial" w:cs="Arial"/>
          <w:color w:val="000000" w:themeColor="text1"/>
          <w:lang w:val="en-SG"/>
        </w:rPr>
        <w:t>.</w:t>
      </w:r>
    </w:p>
    <w:p w14:paraId="580ABFBE" w14:textId="77777777" w:rsidR="00611530" w:rsidRPr="00A335EB" w:rsidRDefault="00611530" w:rsidP="00611530">
      <w:pPr>
        <w:pStyle w:val="ListParagraph"/>
        <w:numPr>
          <w:ilvl w:val="1"/>
          <w:numId w:val="42"/>
        </w:numPr>
        <w:jc w:val="left"/>
        <w:rPr>
          <w:rFonts w:eastAsia="Arial" w:cs="Arial"/>
          <w:color w:val="000000" w:themeColor="text1"/>
          <w:lang w:val="en-SG"/>
        </w:rPr>
      </w:pPr>
      <w:r>
        <w:rPr>
          <w:rFonts w:eastAsiaTheme="minorEastAsia" w:cs="Arial" w:hint="eastAsia"/>
          <w:color w:val="000000" w:themeColor="text1"/>
          <w:lang w:val="en-SG" w:eastAsia="zh-CN"/>
        </w:rPr>
        <w:t>Header</w:t>
      </w:r>
    </w:p>
    <w:tbl>
      <w:tblPr>
        <w:tblW w:w="8119" w:type="dxa"/>
        <w:tblLook w:val="04A0" w:firstRow="1" w:lastRow="0" w:firstColumn="1" w:lastColumn="0" w:noHBand="0" w:noVBand="1"/>
      </w:tblPr>
      <w:tblGrid>
        <w:gridCol w:w="1669"/>
        <w:gridCol w:w="1193"/>
        <w:gridCol w:w="2001"/>
        <w:gridCol w:w="3256"/>
      </w:tblGrid>
      <w:tr w:rsidR="00BA2D61" w:rsidRPr="00561346" w14:paraId="3B1E0F44" w14:textId="77777777" w:rsidTr="00490BA2">
        <w:trPr>
          <w:trHeight w:val="448"/>
        </w:trPr>
        <w:tc>
          <w:tcPr>
            <w:tcW w:w="1669" w:type="dxa"/>
            <w:tcBorders>
              <w:top w:val="single" w:sz="8" w:space="0" w:color="auto"/>
              <w:left w:val="single" w:sz="8" w:space="0" w:color="auto"/>
              <w:bottom w:val="nil"/>
              <w:right w:val="single" w:sz="8" w:space="0" w:color="auto"/>
            </w:tcBorders>
            <w:shd w:val="clear" w:color="000000" w:fill="D9D9D9"/>
            <w:vAlign w:val="center"/>
            <w:hideMark/>
          </w:tcPr>
          <w:p w14:paraId="2F6ABE55" w14:textId="77777777" w:rsidR="00611530" w:rsidRDefault="00611530">
            <w:pPr>
              <w:widowControl/>
              <w:jc w:val="left"/>
              <w:rPr>
                <w:rFonts w:ascii="Arial" w:hAnsi="Arial" w:cs="Arial"/>
                <w:b/>
                <w:bCs/>
                <w:color w:val="000000"/>
                <w:kern w:val="0"/>
                <w:sz w:val="22"/>
              </w:rPr>
            </w:pPr>
            <w:r w:rsidRPr="00561346">
              <w:rPr>
                <w:rFonts w:ascii="Arial" w:eastAsia="Times New Roman" w:hAnsi="Arial" w:cs="Arial"/>
                <w:b/>
                <w:bCs/>
                <w:color w:val="000000"/>
                <w:kern w:val="0"/>
                <w:sz w:val="22"/>
              </w:rPr>
              <w:t xml:space="preserve">Field </w:t>
            </w:r>
          </w:p>
          <w:p w14:paraId="2D149959" w14:textId="77777777" w:rsidR="00611530" w:rsidRPr="00561346" w:rsidRDefault="00611530">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Name</w:t>
            </w:r>
          </w:p>
        </w:tc>
        <w:tc>
          <w:tcPr>
            <w:tcW w:w="1193" w:type="dxa"/>
            <w:tcBorders>
              <w:top w:val="single" w:sz="8" w:space="0" w:color="auto"/>
              <w:left w:val="nil"/>
              <w:bottom w:val="nil"/>
              <w:right w:val="single" w:sz="8" w:space="0" w:color="auto"/>
            </w:tcBorders>
            <w:shd w:val="clear" w:color="000000" w:fill="D9D9D9"/>
            <w:vAlign w:val="center"/>
            <w:hideMark/>
          </w:tcPr>
          <w:p w14:paraId="0A4BB657" w14:textId="77777777" w:rsidR="00611530" w:rsidRDefault="00611530">
            <w:pPr>
              <w:widowControl/>
              <w:jc w:val="left"/>
              <w:rPr>
                <w:rFonts w:ascii="Arial" w:hAnsi="Arial" w:cs="Arial"/>
                <w:b/>
                <w:bCs/>
                <w:color w:val="000000"/>
                <w:kern w:val="0"/>
                <w:sz w:val="22"/>
              </w:rPr>
            </w:pPr>
            <w:r w:rsidRPr="00561346">
              <w:rPr>
                <w:rFonts w:ascii="Arial" w:eastAsia="Times New Roman" w:hAnsi="Arial" w:cs="Arial"/>
                <w:b/>
                <w:bCs/>
                <w:color w:val="000000"/>
                <w:kern w:val="0"/>
                <w:sz w:val="22"/>
              </w:rPr>
              <w:t xml:space="preserve">Data </w:t>
            </w:r>
          </w:p>
          <w:p w14:paraId="159ED444" w14:textId="77777777" w:rsidR="00611530" w:rsidRPr="00561346" w:rsidRDefault="00611530">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 xml:space="preserve">Type </w:t>
            </w:r>
          </w:p>
        </w:tc>
        <w:tc>
          <w:tcPr>
            <w:tcW w:w="2001" w:type="dxa"/>
            <w:tcBorders>
              <w:top w:val="single" w:sz="8" w:space="0" w:color="auto"/>
              <w:left w:val="nil"/>
              <w:bottom w:val="nil"/>
              <w:right w:val="single" w:sz="8" w:space="0" w:color="auto"/>
            </w:tcBorders>
            <w:shd w:val="clear" w:color="000000" w:fill="D9D9D9"/>
            <w:vAlign w:val="center"/>
            <w:hideMark/>
          </w:tcPr>
          <w:p w14:paraId="41F06D50" w14:textId="77777777" w:rsidR="00611530" w:rsidRPr="00561346" w:rsidRDefault="00611530">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Allowed values</w:t>
            </w:r>
          </w:p>
        </w:tc>
        <w:tc>
          <w:tcPr>
            <w:tcW w:w="3256" w:type="dxa"/>
            <w:tcBorders>
              <w:top w:val="single" w:sz="8" w:space="0" w:color="auto"/>
              <w:left w:val="nil"/>
              <w:bottom w:val="nil"/>
              <w:right w:val="single" w:sz="8" w:space="0" w:color="auto"/>
            </w:tcBorders>
            <w:shd w:val="clear" w:color="000000" w:fill="D9D9D9"/>
            <w:vAlign w:val="center"/>
            <w:hideMark/>
          </w:tcPr>
          <w:p w14:paraId="3F9E688F" w14:textId="77777777" w:rsidR="00611530" w:rsidRPr="00561346" w:rsidRDefault="00611530">
            <w:pPr>
              <w:widowControl/>
              <w:jc w:val="left"/>
              <w:rPr>
                <w:rFonts w:ascii="Arial" w:eastAsia="Times New Roman" w:hAnsi="Arial" w:cs="Arial"/>
                <w:b/>
                <w:bCs/>
                <w:color w:val="000000"/>
                <w:kern w:val="0"/>
                <w:sz w:val="22"/>
              </w:rPr>
            </w:pPr>
            <w:r w:rsidRPr="00561346">
              <w:rPr>
                <w:rFonts w:ascii="Arial" w:eastAsia="Times New Roman" w:hAnsi="Arial" w:cs="Arial"/>
                <w:b/>
                <w:bCs/>
                <w:color w:val="000000"/>
                <w:kern w:val="0"/>
                <w:sz w:val="22"/>
              </w:rPr>
              <w:t>Description</w:t>
            </w:r>
          </w:p>
        </w:tc>
      </w:tr>
      <w:tr w:rsidR="00611530" w:rsidRPr="00561346" w14:paraId="2BD91484" w14:textId="77777777" w:rsidTr="00490BA2">
        <w:trPr>
          <w:trHeight w:val="1289"/>
        </w:trPr>
        <w:tc>
          <w:tcPr>
            <w:tcW w:w="1669" w:type="dxa"/>
            <w:tcBorders>
              <w:top w:val="single" w:sz="4" w:space="0" w:color="auto"/>
              <w:left w:val="single" w:sz="4" w:space="0" w:color="auto"/>
              <w:bottom w:val="single" w:sz="4" w:space="0" w:color="auto"/>
              <w:right w:val="single" w:sz="4" w:space="0" w:color="auto"/>
            </w:tcBorders>
            <w:vAlign w:val="center"/>
          </w:tcPr>
          <w:p w14:paraId="0B3C6AF7" w14:textId="77777777" w:rsidR="00611530" w:rsidRDefault="00611530">
            <w:pPr>
              <w:widowControl/>
              <w:jc w:val="left"/>
              <w:rPr>
                <w:rFonts w:ascii="Arial" w:hAnsi="Arial" w:cs="Arial"/>
                <w:color w:val="000000"/>
                <w:kern w:val="0"/>
                <w:sz w:val="22"/>
              </w:rPr>
            </w:pPr>
            <w:r>
              <w:rPr>
                <w:rFonts w:ascii="Arial" w:hAnsi="Arial" w:cs="Arial" w:hint="eastAsia"/>
                <w:color w:val="000000"/>
                <w:kern w:val="0"/>
                <w:sz w:val="22"/>
              </w:rPr>
              <w:t>C</w:t>
            </w:r>
            <w:r w:rsidRPr="00BC3194">
              <w:rPr>
                <w:rFonts w:ascii="Arial" w:hAnsi="Arial" w:cs="Arial" w:hint="eastAsia"/>
                <w:color w:val="000000"/>
                <w:kern w:val="0"/>
                <w:sz w:val="22"/>
              </w:rPr>
              <w:t>ontent-</w:t>
            </w:r>
            <w:r>
              <w:rPr>
                <w:rFonts w:ascii="Arial" w:hAnsi="Arial" w:cs="Arial" w:hint="eastAsia"/>
                <w:color w:val="000000"/>
                <w:kern w:val="0"/>
                <w:sz w:val="22"/>
              </w:rPr>
              <w:t>D</w:t>
            </w:r>
            <w:r w:rsidRPr="00BC3194">
              <w:rPr>
                <w:rFonts w:ascii="Arial" w:hAnsi="Arial" w:cs="Arial" w:hint="eastAsia"/>
                <w:color w:val="000000"/>
                <w:kern w:val="0"/>
                <w:sz w:val="22"/>
              </w:rPr>
              <w:t>isposition</w:t>
            </w:r>
          </w:p>
        </w:tc>
        <w:tc>
          <w:tcPr>
            <w:tcW w:w="1193" w:type="dxa"/>
            <w:tcBorders>
              <w:top w:val="single" w:sz="4" w:space="0" w:color="auto"/>
              <w:left w:val="nil"/>
              <w:bottom w:val="single" w:sz="4" w:space="0" w:color="auto"/>
              <w:right w:val="single" w:sz="4" w:space="0" w:color="auto"/>
            </w:tcBorders>
            <w:vAlign w:val="center"/>
          </w:tcPr>
          <w:p w14:paraId="27E02F3E" w14:textId="77777777" w:rsidR="00611530" w:rsidRDefault="00611530">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Pr>
                <w:rFonts w:ascii="Arial" w:hAnsi="Arial" w:cs="Arial" w:hint="eastAsia"/>
                <w:color w:val="000000"/>
                <w:kern w:val="0"/>
                <w:sz w:val="22"/>
              </w:rPr>
              <w:t>50</w:t>
            </w:r>
            <w:r w:rsidRPr="00561346">
              <w:rPr>
                <w:rFonts w:ascii="Arial" w:eastAsia="Times New Roman" w:hAnsi="Arial" w:cs="Arial"/>
                <w:color w:val="000000"/>
                <w:kern w:val="0"/>
                <w:sz w:val="22"/>
              </w:rPr>
              <w:t>)</w:t>
            </w:r>
          </w:p>
        </w:tc>
        <w:tc>
          <w:tcPr>
            <w:tcW w:w="2001" w:type="dxa"/>
            <w:tcBorders>
              <w:top w:val="single" w:sz="4" w:space="0" w:color="auto"/>
              <w:left w:val="nil"/>
              <w:bottom w:val="single" w:sz="4" w:space="0" w:color="auto"/>
              <w:right w:val="single" w:sz="4" w:space="0" w:color="auto"/>
            </w:tcBorders>
            <w:vAlign w:val="center"/>
          </w:tcPr>
          <w:p w14:paraId="1C139508" w14:textId="77777777" w:rsidR="00611530" w:rsidRPr="006C50A4" w:rsidRDefault="00611530">
            <w:pPr>
              <w:spacing w:before="100"/>
              <w:jc w:val="left"/>
              <w:rPr>
                <w:rFonts w:cs="Arial"/>
                <w:color w:val="000000"/>
              </w:rPr>
            </w:pPr>
          </w:p>
        </w:tc>
        <w:tc>
          <w:tcPr>
            <w:tcW w:w="3256" w:type="dxa"/>
            <w:tcBorders>
              <w:top w:val="single" w:sz="4" w:space="0" w:color="auto"/>
              <w:left w:val="nil"/>
              <w:bottom w:val="single" w:sz="4" w:space="0" w:color="auto"/>
              <w:right w:val="single" w:sz="4" w:space="0" w:color="auto"/>
            </w:tcBorders>
            <w:vAlign w:val="center"/>
          </w:tcPr>
          <w:p w14:paraId="364916AB" w14:textId="77777777" w:rsidR="00611530" w:rsidRDefault="00611530">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2CF771E4" w14:textId="42B2CAA0" w:rsidR="00611530" w:rsidRDefault="00611530">
            <w:pPr>
              <w:widowControl/>
              <w:jc w:val="left"/>
              <w:rPr>
                <w:rFonts w:ascii="Arial" w:hAnsi="Arial" w:cs="Arial"/>
                <w:color w:val="000000"/>
                <w:kern w:val="0"/>
                <w:sz w:val="22"/>
              </w:rPr>
            </w:pPr>
            <w:r w:rsidRPr="008B0FAB">
              <w:rPr>
                <w:rFonts w:ascii="Arial" w:hAnsi="Arial" w:cs="Arial"/>
                <w:color w:val="000000"/>
                <w:kern w:val="0"/>
                <w:sz w:val="22"/>
              </w:rPr>
              <w:t>attachment; filename=1761618913018.</w:t>
            </w:r>
            <w:r w:rsidR="006F07F2">
              <w:rPr>
                <w:rFonts w:ascii="Arial" w:hAnsi="Arial" w:cs="Arial"/>
                <w:color w:val="000000"/>
                <w:kern w:val="0"/>
                <w:sz w:val="22"/>
              </w:rPr>
              <w:t>mp4</w:t>
            </w:r>
          </w:p>
        </w:tc>
      </w:tr>
      <w:tr w:rsidR="00611530" w:rsidRPr="00561346" w14:paraId="094C37D1" w14:textId="77777777" w:rsidTr="00490BA2">
        <w:trPr>
          <w:trHeight w:val="1289"/>
        </w:trPr>
        <w:tc>
          <w:tcPr>
            <w:tcW w:w="1669" w:type="dxa"/>
            <w:tcBorders>
              <w:top w:val="single" w:sz="4" w:space="0" w:color="auto"/>
              <w:left w:val="single" w:sz="4" w:space="0" w:color="auto"/>
              <w:bottom w:val="single" w:sz="4" w:space="0" w:color="auto"/>
              <w:right w:val="single" w:sz="4" w:space="0" w:color="auto"/>
            </w:tcBorders>
            <w:vAlign w:val="center"/>
            <w:hideMark/>
          </w:tcPr>
          <w:p w14:paraId="41F4D9E1" w14:textId="77777777" w:rsidR="00611530" w:rsidRPr="00561346" w:rsidRDefault="00611530">
            <w:pPr>
              <w:widowControl/>
              <w:jc w:val="left"/>
              <w:rPr>
                <w:rFonts w:ascii="Arial" w:eastAsia="Times New Roman" w:hAnsi="Arial" w:cs="Arial"/>
                <w:color w:val="000000"/>
                <w:kern w:val="0"/>
                <w:sz w:val="22"/>
              </w:rPr>
            </w:pPr>
            <w:r>
              <w:rPr>
                <w:rFonts w:ascii="Arial" w:hAnsi="Arial" w:cs="Arial" w:hint="eastAsia"/>
                <w:color w:val="000000"/>
                <w:kern w:val="0"/>
                <w:sz w:val="22"/>
              </w:rPr>
              <w:t>C</w:t>
            </w:r>
            <w:r w:rsidRPr="00217309">
              <w:rPr>
                <w:rFonts w:ascii="Arial" w:eastAsia="Times New Roman" w:hAnsi="Arial" w:cs="Arial"/>
                <w:color w:val="000000"/>
                <w:kern w:val="0"/>
                <w:sz w:val="22"/>
              </w:rPr>
              <w:t>ontent-</w:t>
            </w:r>
            <w:r>
              <w:rPr>
                <w:rFonts w:ascii="Arial" w:hAnsi="Arial" w:cs="Arial" w:hint="eastAsia"/>
                <w:color w:val="000000"/>
                <w:kern w:val="0"/>
                <w:sz w:val="22"/>
              </w:rPr>
              <w:t>T</w:t>
            </w:r>
            <w:r w:rsidRPr="00217309">
              <w:rPr>
                <w:rFonts w:ascii="Arial" w:eastAsia="Times New Roman" w:hAnsi="Arial" w:cs="Arial"/>
                <w:color w:val="000000"/>
                <w:kern w:val="0"/>
                <w:sz w:val="22"/>
              </w:rPr>
              <w:t>ype</w:t>
            </w:r>
          </w:p>
        </w:tc>
        <w:tc>
          <w:tcPr>
            <w:tcW w:w="1193" w:type="dxa"/>
            <w:tcBorders>
              <w:top w:val="single" w:sz="4" w:space="0" w:color="auto"/>
              <w:left w:val="nil"/>
              <w:bottom w:val="single" w:sz="4" w:space="0" w:color="auto"/>
              <w:right w:val="single" w:sz="4" w:space="0" w:color="auto"/>
            </w:tcBorders>
            <w:vAlign w:val="center"/>
            <w:hideMark/>
          </w:tcPr>
          <w:p w14:paraId="695762FB" w14:textId="77777777" w:rsidR="00611530" w:rsidRPr="00561346" w:rsidRDefault="00611530">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Pr="00561346">
              <w:rPr>
                <w:rFonts w:ascii="Arial" w:eastAsia="Times New Roman" w:hAnsi="Arial" w:cs="Arial"/>
                <w:color w:val="000000"/>
                <w:kern w:val="0"/>
                <w:sz w:val="22"/>
              </w:rPr>
              <w:t>36)</w:t>
            </w:r>
          </w:p>
        </w:tc>
        <w:tc>
          <w:tcPr>
            <w:tcW w:w="2001" w:type="dxa"/>
            <w:tcBorders>
              <w:top w:val="single" w:sz="4" w:space="0" w:color="auto"/>
              <w:left w:val="nil"/>
              <w:bottom w:val="single" w:sz="4" w:space="0" w:color="auto"/>
              <w:right w:val="single" w:sz="4" w:space="0" w:color="auto"/>
            </w:tcBorders>
            <w:vAlign w:val="center"/>
            <w:hideMark/>
          </w:tcPr>
          <w:p w14:paraId="51678053" w14:textId="089585F7" w:rsidR="00611530" w:rsidRPr="005C25ED" w:rsidRDefault="00145DF9">
            <w:pPr>
              <w:pStyle w:val="ncs-body"/>
            </w:pPr>
            <w:r>
              <w:t>video/mp4</w:t>
            </w:r>
          </w:p>
        </w:tc>
        <w:tc>
          <w:tcPr>
            <w:tcW w:w="3256" w:type="dxa"/>
            <w:tcBorders>
              <w:top w:val="single" w:sz="4" w:space="0" w:color="auto"/>
              <w:left w:val="nil"/>
              <w:bottom w:val="single" w:sz="4" w:space="0" w:color="auto"/>
              <w:right w:val="single" w:sz="4" w:space="0" w:color="auto"/>
            </w:tcBorders>
            <w:vAlign w:val="center"/>
            <w:hideMark/>
          </w:tcPr>
          <w:p w14:paraId="0AB2D2C3" w14:textId="38C2999B" w:rsidR="00611530" w:rsidRPr="00A335EB" w:rsidRDefault="00611530">
            <w:pPr>
              <w:widowControl/>
              <w:jc w:val="left"/>
              <w:rPr>
                <w:rFonts w:ascii="Arial" w:hAnsi="Arial" w:cs="Arial"/>
                <w:color w:val="000000"/>
                <w:kern w:val="0"/>
                <w:sz w:val="22"/>
              </w:rPr>
            </w:pPr>
          </w:p>
        </w:tc>
      </w:tr>
      <w:tr w:rsidR="00EE163D" w:rsidRPr="00561346" w14:paraId="66488E04" w14:textId="77777777" w:rsidTr="00490BA2">
        <w:trPr>
          <w:trHeight w:val="1289"/>
        </w:trPr>
        <w:tc>
          <w:tcPr>
            <w:tcW w:w="1669" w:type="dxa"/>
            <w:tcBorders>
              <w:top w:val="single" w:sz="4" w:space="0" w:color="auto"/>
              <w:left w:val="single" w:sz="4" w:space="0" w:color="auto"/>
              <w:bottom w:val="single" w:sz="4" w:space="0" w:color="auto"/>
              <w:right w:val="single" w:sz="4" w:space="0" w:color="auto"/>
            </w:tcBorders>
            <w:vAlign w:val="center"/>
          </w:tcPr>
          <w:p w14:paraId="125015C9" w14:textId="76A7687C" w:rsidR="00EE163D" w:rsidRDefault="00EE163D">
            <w:pPr>
              <w:widowControl/>
              <w:jc w:val="left"/>
              <w:rPr>
                <w:rFonts w:ascii="Arial" w:hAnsi="Arial" w:cs="Arial"/>
                <w:color w:val="000000"/>
                <w:kern w:val="0"/>
                <w:sz w:val="22"/>
              </w:rPr>
            </w:pPr>
            <w:r>
              <w:rPr>
                <w:rFonts w:ascii="Arial" w:hAnsi="Arial" w:cs="Arial"/>
                <w:color w:val="000000"/>
                <w:kern w:val="0"/>
                <w:sz w:val="22"/>
              </w:rPr>
              <w:t>Start-Time</w:t>
            </w:r>
          </w:p>
        </w:tc>
        <w:tc>
          <w:tcPr>
            <w:tcW w:w="1193" w:type="dxa"/>
            <w:tcBorders>
              <w:top w:val="single" w:sz="4" w:space="0" w:color="auto"/>
              <w:left w:val="nil"/>
              <w:bottom w:val="single" w:sz="4" w:space="0" w:color="auto"/>
              <w:right w:val="single" w:sz="4" w:space="0" w:color="auto"/>
            </w:tcBorders>
            <w:vAlign w:val="center"/>
          </w:tcPr>
          <w:p w14:paraId="25607033" w14:textId="17C0B425" w:rsidR="00EE163D" w:rsidRDefault="00EE163D">
            <w:pPr>
              <w:widowControl/>
              <w:jc w:val="left"/>
              <w:rPr>
                <w:rFonts w:ascii="Arial" w:eastAsia="Times New Roman" w:hAnsi="Arial" w:cs="Arial"/>
                <w:color w:val="000000"/>
                <w:kern w:val="0"/>
                <w:sz w:val="22"/>
              </w:rPr>
            </w:pPr>
            <w:r>
              <w:rPr>
                <w:rFonts w:ascii="Arial" w:eastAsia="Times New Roman" w:hAnsi="Arial" w:cs="Arial"/>
                <w:color w:val="000000"/>
                <w:kern w:val="0"/>
                <w:sz w:val="22"/>
              </w:rPr>
              <w:t>Int64</w:t>
            </w:r>
          </w:p>
        </w:tc>
        <w:tc>
          <w:tcPr>
            <w:tcW w:w="2001" w:type="dxa"/>
            <w:tcBorders>
              <w:top w:val="single" w:sz="4" w:space="0" w:color="auto"/>
              <w:left w:val="nil"/>
              <w:bottom w:val="single" w:sz="4" w:space="0" w:color="auto"/>
              <w:right w:val="single" w:sz="4" w:space="0" w:color="auto"/>
            </w:tcBorders>
            <w:vAlign w:val="center"/>
          </w:tcPr>
          <w:p w14:paraId="167ACB67" w14:textId="68385508" w:rsidR="00EE163D" w:rsidRPr="006C50A4" w:rsidRDefault="00997D83">
            <w:pPr>
              <w:pStyle w:val="ncs-body"/>
            </w:pPr>
            <w:r>
              <w:t>0 – MAX_INT64</w:t>
            </w:r>
          </w:p>
        </w:tc>
        <w:tc>
          <w:tcPr>
            <w:tcW w:w="3256" w:type="dxa"/>
            <w:tcBorders>
              <w:top w:val="single" w:sz="4" w:space="0" w:color="auto"/>
              <w:left w:val="nil"/>
              <w:bottom w:val="single" w:sz="4" w:space="0" w:color="auto"/>
              <w:right w:val="single" w:sz="4" w:space="0" w:color="auto"/>
            </w:tcBorders>
            <w:vAlign w:val="center"/>
          </w:tcPr>
          <w:p w14:paraId="7FD9EC3B" w14:textId="36922BA8" w:rsidR="00EE163D" w:rsidRPr="00A335EB" w:rsidRDefault="000F162C">
            <w:pPr>
              <w:widowControl/>
              <w:jc w:val="left"/>
              <w:rPr>
                <w:rFonts w:ascii="Arial" w:hAnsi="Arial" w:cs="Arial"/>
                <w:color w:val="000000"/>
                <w:kern w:val="0"/>
                <w:sz w:val="22"/>
              </w:rPr>
            </w:pPr>
            <w:r>
              <w:rPr>
                <w:rFonts w:ascii="Arial" w:hAnsi="Arial" w:cs="Arial"/>
                <w:color w:val="000000"/>
                <w:kern w:val="0"/>
                <w:sz w:val="22"/>
              </w:rPr>
              <w:t xml:space="preserve">Start </w:t>
            </w:r>
            <w:r w:rsidR="001C1E50">
              <w:rPr>
                <w:rFonts w:ascii="Arial" w:hAnsi="Arial" w:cs="Arial"/>
                <w:color w:val="000000"/>
                <w:kern w:val="0"/>
                <w:sz w:val="22"/>
              </w:rPr>
              <w:t xml:space="preserve">of the recorded </w:t>
            </w:r>
            <w:r>
              <w:rPr>
                <w:rFonts w:ascii="Arial" w:hAnsi="Arial" w:cs="Arial"/>
                <w:color w:val="000000"/>
                <w:kern w:val="0"/>
                <w:sz w:val="22"/>
              </w:rPr>
              <w:t>time of the video clip</w:t>
            </w:r>
            <w:r w:rsidR="001C1E50">
              <w:rPr>
                <w:rFonts w:ascii="Arial" w:hAnsi="Arial" w:cs="Arial"/>
                <w:color w:val="000000"/>
                <w:kern w:val="0"/>
                <w:sz w:val="22"/>
              </w:rPr>
              <w:t>.</w:t>
            </w:r>
          </w:p>
        </w:tc>
      </w:tr>
    </w:tbl>
    <w:p w14:paraId="4C061083" w14:textId="77777777" w:rsidR="00611530" w:rsidRPr="00A335EB" w:rsidRDefault="00611530" w:rsidP="00611530">
      <w:pPr>
        <w:jc w:val="left"/>
        <w:rPr>
          <w:rFonts w:cs="Arial"/>
          <w:color w:val="000000" w:themeColor="text1"/>
        </w:rPr>
      </w:pPr>
    </w:p>
    <w:p w14:paraId="1FB44549" w14:textId="77777777" w:rsidR="00611530" w:rsidRPr="00A335EB" w:rsidRDefault="00611530" w:rsidP="00611530">
      <w:pPr>
        <w:pStyle w:val="ListParagraph"/>
        <w:numPr>
          <w:ilvl w:val="1"/>
          <w:numId w:val="42"/>
        </w:numPr>
        <w:jc w:val="left"/>
        <w:rPr>
          <w:rFonts w:eastAsia="Arial" w:cs="Arial"/>
          <w:color w:val="000000" w:themeColor="text1"/>
          <w:lang w:val="en-SG"/>
        </w:rPr>
      </w:pPr>
      <w:r>
        <w:rPr>
          <w:rFonts w:eastAsia="Arial" w:cs="Arial"/>
          <w:color w:val="000000" w:themeColor="text1"/>
          <w:lang w:val="en-SG"/>
        </w:rPr>
        <w:t>Body</w:t>
      </w:r>
    </w:p>
    <w:p w14:paraId="61D2D73C" w14:textId="77777777" w:rsidR="00611530" w:rsidRPr="00D96679" w:rsidRDefault="00611530" w:rsidP="00611530">
      <w:pPr>
        <w:pStyle w:val="ListParagraph"/>
        <w:ind w:left="1440"/>
        <w:jc w:val="left"/>
        <w:rPr>
          <w:rFonts w:eastAsia="Arial" w:cs="Arial"/>
          <w:color w:val="000000" w:themeColor="text1"/>
          <w:lang w:val="en-SG"/>
        </w:rPr>
      </w:pPr>
      <w:r>
        <w:rPr>
          <w:rFonts w:eastAsiaTheme="minorEastAsia" w:cs="Arial" w:hint="eastAsia"/>
          <w:color w:val="000000" w:themeColor="text1"/>
          <w:lang w:val="en-SG" w:eastAsia="zh-CN"/>
        </w:rPr>
        <w:t xml:space="preserve">Body is </w:t>
      </w:r>
      <w:r w:rsidRPr="00276AA8">
        <w:rPr>
          <w:rFonts w:eastAsiaTheme="minorEastAsia" w:cs="Arial"/>
          <w:color w:val="000000" w:themeColor="text1"/>
          <w:lang w:eastAsia="zh-CN"/>
        </w:rPr>
        <w:t>binary</w:t>
      </w:r>
      <w:r>
        <w:rPr>
          <w:rFonts w:eastAsiaTheme="minorEastAsia" w:cs="Arial"/>
          <w:color w:val="000000" w:themeColor="text1"/>
          <w:lang w:eastAsia="zh-CN"/>
        </w:rPr>
        <w:t xml:space="preserve"> content of the snapshot</w:t>
      </w:r>
      <w:r>
        <w:rPr>
          <w:rFonts w:eastAsiaTheme="minorEastAsia" w:cs="Arial" w:hint="eastAsia"/>
          <w:color w:val="000000" w:themeColor="text1"/>
          <w:lang w:eastAsia="zh-CN"/>
        </w:rPr>
        <w:t>.</w:t>
      </w:r>
    </w:p>
    <w:bookmarkEnd w:id="386"/>
    <w:p w14:paraId="3E9EF69F" w14:textId="7CC70EC0" w:rsidR="007F573D" w:rsidRPr="00732E6E" w:rsidRDefault="007F573D" w:rsidP="00B20D9C">
      <w:pPr>
        <w:pStyle w:val="ncs-body"/>
        <w:rPr>
          <w:lang w:val="en-SG"/>
        </w:rPr>
      </w:pPr>
    </w:p>
    <w:p w14:paraId="4343AF8D" w14:textId="77777777" w:rsidR="00CF1183" w:rsidRDefault="00CF1183" w:rsidP="00CF1183">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1E882485" w14:textId="77777777" w:rsidR="003A2FB5" w:rsidRDefault="003A2FB5">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 404.</w:t>
      </w:r>
    </w:p>
    <w:p w14:paraId="67EDCCA5" w14:textId="477DF6E4" w:rsidR="003A2FB5" w:rsidRPr="00415C3D" w:rsidRDefault="003A2FB5">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00542606" w:rsidRPr="00542606">
        <w:t xml:space="preserve">Table </w:t>
      </w:r>
      <w:r w:rsidR="00542606"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28D0B6FA" w14:textId="3275F24E" w:rsidR="003A2FB5" w:rsidRPr="00962B6F" w:rsidRDefault="003A2FB5" w:rsidP="003A2FB5">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00542606" w:rsidRPr="000C1740">
        <w:rPr>
          <w:b/>
        </w:rPr>
        <w:t xml:space="preserve">Table </w:t>
      </w:r>
      <w:r w:rsidR="00542606">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1952"/>
        <w:gridCol w:w="2524"/>
        <w:gridCol w:w="3291"/>
      </w:tblGrid>
      <w:tr w:rsidR="002F2C25" w:rsidRPr="00962B6F" w14:paraId="5A24DC5D" w14:textId="77777777" w:rsidTr="00114B5D">
        <w:tc>
          <w:tcPr>
            <w:tcW w:w="1277" w:type="dxa"/>
          </w:tcPr>
          <w:p w14:paraId="568AC14B" w14:textId="77777777" w:rsidR="002F2C25" w:rsidRPr="00962B6F" w:rsidRDefault="002F2C25" w:rsidP="00EC2B2B">
            <w:pPr>
              <w:pStyle w:val="ncs-body"/>
              <w:jc w:val="left"/>
              <w:rPr>
                <w:rFonts w:eastAsia="Arial"/>
              </w:rPr>
            </w:pPr>
            <w:r>
              <w:rPr>
                <w:rFonts w:eastAsia="Arial"/>
              </w:rPr>
              <w:lastRenderedPageBreak/>
              <w:t>HTTP Status Code</w:t>
            </w:r>
          </w:p>
        </w:tc>
        <w:tc>
          <w:tcPr>
            <w:tcW w:w="1952" w:type="dxa"/>
          </w:tcPr>
          <w:p w14:paraId="242633F0" w14:textId="77777777" w:rsidR="002F2C25" w:rsidRPr="00962B6F" w:rsidRDefault="002F2C25" w:rsidP="00EC2B2B">
            <w:pPr>
              <w:pStyle w:val="ncs-body"/>
              <w:jc w:val="left"/>
            </w:pPr>
            <w:r>
              <w:t>Error Code</w:t>
            </w:r>
          </w:p>
        </w:tc>
        <w:tc>
          <w:tcPr>
            <w:tcW w:w="2524" w:type="dxa"/>
          </w:tcPr>
          <w:p w14:paraId="0126F1FE" w14:textId="48FA4320" w:rsidR="000224C5" w:rsidRDefault="000224C5" w:rsidP="00EC2B2B">
            <w:pPr>
              <w:pStyle w:val="ncs-body"/>
              <w:jc w:val="left"/>
              <w:rPr>
                <w:rFonts w:eastAsiaTheme="minorEastAsia"/>
              </w:rPr>
            </w:pPr>
            <w:r>
              <w:rPr>
                <w:rFonts w:eastAsiaTheme="minorEastAsia" w:hint="eastAsia"/>
                <w:lang w:eastAsia="zh-CN"/>
              </w:rPr>
              <w:t>Params</w:t>
            </w:r>
          </w:p>
        </w:tc>
        <w:tc>
          <w:tcPr>
            <w:tcW w:w="3291" w:type="dxa"/>
          </w:tcPr>
          <w:p w14:paraId="68A341EC" w14:textId="1ED23423" w:rsidR="002F2C25" w:rsidRPr="00962B6F" w:rsidRDefault="002F2C25" w:rsidP="00EC2B2B">
            <w:pPr>
              <w:pStyle w:val="ncs-body"/>
              <w:jc w:val="left"/>
            </w:pPr>
            <w:r>
              <w:t>Description</w:t>
            </w:r>
          </w:p>
        </w:tc>
      </w:tr>
      <w:tr w:rsidR="002F2C25" w:rsidRPr="00962B6F" w14:paraId="5F247E15" w14:textId="77777777" w:rsidTr="00114B5D">
        <w:tc>
          <w:tcPr>
            <w:tcW w:w="1277" w:type="dxa"/>
            <w:vMerge w:val="restart"/>
          </w:tcPr>
          <w:p w14:paraId="5326CFA0" w14:textId="77777777" w:rsidR="002F2C25" w:rsidRDefault="002F2C25" w:rsidP="00EC2B2B">
            <w:pPr>
              <w:pStyle w:val="ncs-body"/>
              <w:jc w:val="left"/>
              <w:rPr>
                <w:rFonts w:eastAsiaTheme="minorEastAsia"/>
                <w:lang w:eastAsia="zh-CN"/>
              </w:rPr>
            </w:pPr>
            <w:r>
              <w:rPr>
                <w:rFonts w:eastAsiaTheme="minorEastAsia" w:hint="eastAsia"/>
                <w:lang w:eastAsia="zh-CN"/>
              </w:rPr>
              <w:t>400</w:t>
            </w:r>
          </w:p>
        </w:tc>
        <w:tc>
          <w:tcPr>
            <w:tcW w:w="1952" w:type="dxa"/>
          </w:tcPr>
          <w:p w14:paraId="12F7FFED" w14:textId="3E24EB63" w:rsidR="002F2C25" w:rsidRDefault="002F2C25" w:rsidP="00EC2B2B">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Pr="00E757EC">
              <w:rPr>
                <w:color w:val="000000"/>
              </w:rPr>
              <w:t>channel</w:t>
            </w:r>
            <w:r w:rsidR="0040726D">
              <w:rPr>
                <w:rFonts w:eastAsiaTheme="minorEastAsia" w:hint="eastAsia"/>
                <w:color w:val="000000"/>
                <w:lang w:eastAsia="zh-CN"/>
              </w:rPr>
              <w:t>-i</w:t>
            </w:r>
            <w:r w:rsidRPr="00E757EC">
              <w:rPr>
                <w:color w:val="000000"/>
              </w:rPr>
              <w:t>d</w:t>
            </w:r>
          </w:p>
        </w:tc>
        <w:tc>
          <w:tcPr>
            <w:tcW w:w="2524" w:type="dxa"/>
          </w:tcPr>
          <w:p w14:paraId="44A6CDD0" w14:textId="77777777" w:rsidR="000224C5" w:rsidRDefault="000224C5" w:rsidP="00EC2B2B">
            <w:pPr>
              <w:pStyle w:val="ncs-body"/>
              <w:jc w:val="left"/>
              <w:rPr>
                <w:rFonts w:eastAsiaTheme="minorEastAsia"/>
                <w:color w:val="000000"/>
                <w:lang w:eastAsia="zh-CN"/>
              </w:rPr>
            </w:pPr>
          </w:p>
        </w:tc>
        <w:tc>
          <w:tcPr>
            <w:tcW w:w="3291" w:type="dxa"/>
          </w:tcPr>
          <w:p w14:paraId="4F21CF8F" w14:textId="5140F93F" w:rsidR="002F2C25" w:rsidRPr="00962B6F" w:rsidRDefault="007A2839" w:rsidP="00EC2B2B">
            <w:pPr>
              <w:pStyle w:val="ncs-body"/>
              <w:jc w:val="left"/>
            </w:pPr>
            <w:r>
              <w:rPr>
                <w:rFonts w:eastAsiaTheme="minorEastAsia"/>
                <w:color w:val="000000"/>
                <w:lang w:eastAsia="zh-CN"/>
              </w:rPr>
              <w:t>‘</w:t>
            </w:r>
            <w:proofErr w:type="spellStart"/>
            <w:proofErr w:type="gramStart"/>
            <w:r w:rsidR="002F2C25" w:rsidRPr="00E757EC">
              <w:rPr>
                <w:color w:val="000000"/>
              </w:rPr>
              <w:t>channelId</w:t>
            </w:r>
            <w:proofErr w:type="spellEnd"/>
            <w:r>
              <w:rPr>
                <w:rFonts w:eastAsiaTheme="minorEastAsia"/>
                <w:color w:val="000000"/>
                <w:lang w:eastAsia="zh-CN"/>
              </w:rPr>
              <w:t>‘</w:t>
            </w:r>
            <w:r w:rsidR="002F2C25" w:rsidRPr="003C6A92">
              <w:rPr>
                <w:rFonts w:eastAsiaTheme="minorEastAsia" w:hint="eastAsia"/>
                <w:lang w:eastAsia="zh-CN"/>
              </w:rPr>
              <w:t xml:space="preserve"> is</w:t>
            </w:r>
            <w:proofErr w:type="gramEnd"/>
            <w:r w:rsidR="002F2C25" w:rsidRPr="003C6A92">
              <w:rPr>
                <w:rFonts w:eastAsiaTheme="minorEastAsia" w:hint="eastAsia"/>
                <w:lang w:eastAsia="zh-CN"/>
              </w:rPr>
              <w:t xml:space="preserve"> required and must be a non-empty string.</w:t>
            </w:r>
          </w:p>
        </w:tc>
      </w:tr>
      <w:tr w:rsidR="002F2C25" w:rsidRPr="00962B6F" w14:paraId="4C68D7D9" w14:textId="77777777" w:rsidTr="00114B5D">
        <w:tc>
          <w:tcPr>
            <w:tcW w:w="1277" w:type="dxa"/>
            <w:vMerge/>
          </w:tcPr>
          <w:p w14:paraId="1605E35E" w14:textId="77777777" w:rsidR="002F2C25" w:rsidRDefault="002F2C25" w:rsidP="00EC2B2B">
            <w:pPr>
              <w:pStyle w:val="ncs-body"/>
              <w:jc w:val="left"/>
              <w:rPr>
                <w:rFonts w:eastAsiaTheme="minorEastAsia"/>
                <w:lang w:eastAsia="zh-CN"/>
              </w:rPr>
            </w:pPr>
          </w:p>
        </w:tc>
        <w:tc>
          <w:tcPr>
            <w:tcW w:w="1952" w:type="dxa"/>
          </w:tcPr>
          <w:p w14:paraId="7AF04AA9" w14:textId="22EB9852" w:rsidR="002F2C25" w:rsidRDefault="002F2C25" w:rsidP="00EC2B2B">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F56C96">
              <w:t>stream</w:t>
            </w:r>
            <w:r w:rsidR="0040726D">
              <w:rPr>
                <w:rFonts w:eastAsiaTheme="minorEastAsia" w:hint="eastAsia"/>
                <w:color w:val="000000"/>
                <w:lang w:eastAsia="zh-CN"/>
              </w:rPr>
              <w:t>-i</w:t>
            </w:r>
            <w:r w:rsidRPr="00E757EC">
              <w:rPr>
                <w:color w:val="000000"/>
              </w:rPr>
              <w:t>d</w:t>
            </w:r>
          </w:p>
        </w:tc>
        <w:tc>
          <w:tcPr>
            <w:tcW w:w="2524" w:type="dxa"/>
          </w:tcPr>
          <w:p w14:paraId="65F8D4EC" w14:textId="77777777" w:rsidR="000224C5" w:rsidRDefault="000224C5" w:rsidP="00EC2B2B">
            <w:pPr>
              <w:pStyle w:val="ncs-body"/>
              <w:jc w:val="left"/>
              <w:rPr>
                <w:rFonts w:eastAsiaTheme="minorEastAsia"/>
                <w:color w:val="000000"/>
                <w:lang w:eastAsia="zh-CN"/>
              </w:rPr>
            </w:pPr>
          </w:p>
        </w:tc>
        <w:tc>
          <w:tcPr>
            <w:tcW w:w="3291" w:type="dxa"/>
          </w:tcPr>
          <w:p w14:paraId="6F6D3A77" w14:textId="1D91305B" w:rsidR="002F2C25" w:rsidRPr="00962B6F" w:rsidRDefault="007A2839" w:rsidP="00EC2B2B">
            <w:pPr>
              <w:pStyle w:val="ncs-body"/>
              <w:jc w:val="left"/>
            </w:pPr>
            <w:r>
              <w:rPr>
                <w:rFonts w:eastAsiaTheme="minorEastAsia"/>
                <w:color w:val="000000"/>
                <w:lang w:eastAsia="zh-CN"/>
              </w:rPr>
              <w:t>‘</w:t>
            </w:r>
            <w:proofErr w:type="spellStart"/>
            <w:proofErr w:type="gramStart"/>
            <w:r w:rsidR="00F56C96">
              <w:rPr>
                <w:rFonts w:eastAsiaTheme="minorEastAsia"/>
                <w:color w:val="000000"/>
                <w:lang w:eastAsia="zh-CN"/>
              </w:rPr>
              <w:t>stream</w:t>
            </w:r>
            <w:r w:rsidR="002F2C25" w:rsidRPr="00E757EC">
              <w:rPr>
                <w:color w:val="000000"/>
              </w:rPr>
              <w:t>Id</w:t>
            </w:r>
            <w:proofErr w:type="spellEnd"/>
            <w:r>
              <w:rPr>
                <w:rFonts w:eastAsiaTheme="minorEastAsia"/>
                <w:color w:val="000000"/>
                <w:lang w:eastAsia="zh-CN"/>
              </w:rPr>
              <w:t>‘</w:t>
            </w:r>
            <w:r w:rsidR="002F2C25" w:rsidRPr="003C6A92">
              <w:rPr>
                <w:rFonts w:eastAsiaTheme="minorEastAsia" w:hint="eastAsia"/>
                <w:lang w:eastAsia="zh-CN"/>
              </w:rPr>
              <w:t xml:space="preserve"> </w:t>
            </w:r>
            <w:r w:rsidR="00F56C96">
              <w:rPr>
                <w:rFonts w:eastAsiaTheme="minorEastAsia"/>
                <w:lang w:eastAsia="zh-CN"/>
              </w:rPr>
              <w:t>passed</w:t>
            </w:r>
            <w:proofErr w:type="gramEnd"/>
            <w:r w:rsidR="00F56C96">
              <w:rPr>
                <w:rFonts w:eastAsiaTheme="minorEastAsia"/>
                <w:lang w:eastAsia="zh-CN"/>
              </w:rPr>
              <w:t xml:space="preserve"> but out of range</w:t>
            </w:r>
            <w:r w:rsidR="002F2C25" w:rsidRPr="003C6A92">
              <w:rPr>
                <w:rFonts w:eastAsiaTheme="minorEastAsia" w:hint="eastAsia"/>
                <w:lang w:eastAsia="zh-CN"/>
              </w:rPr>
              <w:t>.</w:t>
            </w:r>
          </w:p>
        </w:tc>
      </w:tr>
      <w:tr w:rsidR="002F2C25" w:rsidRPr="00962B6F" w14:paraId="6519FC83" w14:textId="77777777" w:rsidTr="00114B5D">
        <w:tc>
          <w:tcPr>
            <w:tcW w:w="1277" w:type="dxa"/>
            <w:vMerge/>
          </w:tcPr>
          <w:p w14:paraId="6D2D79F8" w14:textId="77777777" w:rsidR="002F2C25" w:rsidRDefault="002F2C25" w:rsidP="00EC2B2B">
            <w:pPr>
              <w:pStyle w:val="ncs-body"/>
              <w:jc w:val="left"/>
              <w:rPr>
                <w:rFonts w:eastAsiaTheme="minorEastAsia"/>
                <w:lang w:eastAsia="zh-CN"/>
              </w:rPr>
            </w:pPr>
          </w:p>
        </w:tc>
        <w:tc>
          <w:tcPr>
            <w:tcW w:w="1952" w:type="dxa"/>
          </w:tcPr>
          <w:p w14:paraId="04AD0CA5" w14:textId="7D2C6D7C" w:rsidR="002F2C25" w:rsidRDefault="002F2C25" w:rsidP="00EC2B2B">
            <w:pPr>
              <w:pStyle w:val="ncs-body"/>
              <w:jc w:val="left"/>
              <w:rPr>
                <w:rFonts w:eastAsiaTheme="minorEastAsia"/>
                <w:lang w:eastAsia="zh-CN"/>
              </w:rPr>
            </w:pPr>
            <w:proofErr w:type="gramStart"/>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9E03AA">
              <w:rPr>
                <w:color w:val="000000"/>
              </w:rPr>
              <w:t>timestamp</w:t>
            </w:r>
            <w:proofErr w:type="gramEnd"/>
          </w:p>
        </w:tc>
        <w:tc>
          <w:tcPr>
            <w:tcW w:w="2524" w:type="dxa"/>
          </w:tcPr>
          <w:p w14:paraId="531538A4" w14:textId="77777777" w:rsidR="000224C5" w:rsidRDefault="000224C5" w:rsidP="00EC2B2B">
            <w:pPr>
              <w:pStyle w:val="ncs-body"/>
              <w:jc w:val="left"/>
              <w:rPr>
                <w:rFonts w:eastAsiaTheme="minorEastAsia"/>
                <w:color w:val="000000"/>
                <w:lang w:eastAsia="zh-CN"/>
              </w:rPr>
            </w:pPr>
          </w:p>
        </w:tc>
        <w:tc>
          <w:tcPr>
            <w:tcW w:w="3291" w:type="dxa"/>
          </w:tcPr>
          <w:p w14:paraId="7DCAB8A1" w14:textId="75BC47A3" w:rsidR="002F2C25" w:rsidRPr="00962B6F" w:rsidRDefault="008410A0" w:rsidP="00EC2B2B">
            <w:pPr>
              <w:pStyle w:val="ncs-body"/>
              <w:jc w:val="left"/>
            </w:pPr>
            <w:r>
              <w:rPr>
                <w:rFonts w:eastAsiaTheme="minorEastAsia"/>
                <w:color w:val="000000"/>
                <w:lang w:eastAsia="zh-CN"/>
              </w:rPr>
              <w:t>‘</w:t>
            </w:r>
            <w:r w:rsidR="009E03AA">
              <w:rPr>
                <w:color w:val="000000"/>
              </w:rPr>
              <w:t>timestamp</w:t>
            </w:r>
            <w:r>
              <w:rPr>
                <w:rFonts w:eastAsiaTheme="minorEastAsia"/>
                <w:color w:val="000000"/>
                <w:lang w:eastAsia="zh-CN"/>
              </w:rPr>
              <w:t>’</w:t>
            </w:r>
            <w:r w:rsidRPr="003C6A92">
              <w:rPr>
                <w:rFonts w:eastAsiaTheme="minorEastAsia" w:hint="eastAsia"/>
                <w:lang w:eastAsia="zh-CN"/>
              </w:rPr>
              <w:t xml:space="preserve"> </w:t>
            </w:r>
            <w:r w:rsidR="002F2C25" w:rsidRPr="003C6A92">
              <w:rPr>
                <w:rFonts w:eastAsiaTheme="minorEastAsia" w:hint="eastAsia"/>
                <w:lang w:eastAsia="zh-CN"/>
              </w:rPr>
              <w:t xml:space="preserve">is required and must be </w:t>
            </w:r>
            <w:r w:rsidR="005C0A29">
              <w:rPr>
                <w:rFonts w:eastAsiaTheme="minorEastAsia" w:hint="eastAsia"/>
                <w:lang w:eastAsia="zh-CN"/>
              </w:rPr>
              <w:t>n</w:t>
            </w:r>
            <w:r w:rsidR="005C0A29" w:rsidRPr="005C0A29">
              <w:rPr>
                <w:rFonts w:eastAsiaTheme="minorEastAsia" w:hint="eastAsia"/>
                <w:lang w:eastAsia="zh-CN"/>
              </w:rPr>
              <w:t>umber of milliseconds</w:t>
            </w:r>
          </w:p>
        </w:tc>
      </w:tr>
      <w:tr w:rsidR="002F2C25" w:rsidRPr="008F7ECB" w14:paraId="7CDB166C" w14:textId="77777777" w:rsidTr="00114B5D">
        <w:tc>
          <w:tcPr>
            <w:tcW w:w="1277" w:type="dxa"/>
            <w:vMerge w:val="restart"/>
          </w:tcPr>
          <w:p w14:paraId="30F90987" w14:textId="77777777" w:rsidR="002F2C25" w:rsidRDefault="002F2C25" w:rsidP="00EC2B2B">
            <w:pPr>
              <w:pStyle w:val="ncs-body"/>
              <w:jc w:val="left"/>
              <w:rPr>
                <w:rFonts w:eastAsiaTheme="minorEastAsia"/>
                <w:lang w:eastAsia="zh-CN"/>
              </w:rPr>
            </w:pPr>
            <w:r>
              <w:rPr>
                <w:rFonts w:eastAsiaTheme="minorEastAsia" w:hint="eastAsia"/>
                <w:lang w:eastAsia="zh-CN"/>
              </w:rPr>
              <w:t>404</w:t>
            </w:r>
          </w:p>
        </w:tc>
        <w:tc>
          <w:tcPr>
            <w:tcW w:w="1952" w:type="dxa"/>
          </w:tcPr>
          <w:p w14:paraId="5CEF5503" w14:textId="77777777" w:rsidR="002F2C25" w:rsidRDefault="002F2C25" w:rsidP="00EC2B2B">
            <w:pPr>
              <w:pStyle w:val="ncs-body"/>
              <w:jc w:val="left"/>
              <w:rPr>
                <w:rFonts w:eastAsiaTheme="minorEastAsia"/>
                <w:lang w:eastAsia="zh-CN"/>
              </w:rPr>
            </w:pPr>
            <w:r w:rsidRPr="000640BB">
              <w:rPr>
                <w:rFonts w:eastAsiaTheme="minorEastAsia" w:hint="eastAsia"/>
                <w:lang w:eastAsia="zh-CN"/>
              </w:rPr>
              <w:t>channel-not-found</w:t>
            </w:r>
          </w:p>
        </w:tc>
        <w:tc>
          <w:tcPr>
            <w:tcW w:w="2524" w:type="dxa"/>
          </w:tcPr>
          <w:p w14:paraId="63BB514E" w14:textId="77777777" w:rsidR="000224C5" w:rsidRDefault="000224C5" w:rsidP="00EC2B2B">
            <w:pPr>
              <w:pStyle w:val="ncs-body"/>
              <w:jc w:val="left"/>
              <w:rPr>
                <w:rFonts w:eastAsiaTheme="minorEastAsia"/>
                <w:lang w:eastAsia="zh-CN"/>
              </w:rPr>
            </w:pPr>
          </w:p>
        </w:tc>
        <w:tc>
          <w:tcPr>
            <w:tcW w:w="3291" w:type="dxa"/>
          </w:tcPr>
          <w:p w14:paraId="649D2D2D" w14:textId="744DB23A" w:rsidR="002F2C25" w:rsidRPr="008F7ECB" w:rsidRDefault="002F2C25" w:rsidP="00EC2B2B">
            <w:pPr>
              <w:pStyle w:val="ncs-body"/>
              <w:jc w:val="left"/>
              <w:rPr>
                <w:rFonts w:eastAsiaTheme="minorEastAsia"/>
                <w:lang w:eastAsia="zh-CN"/>
              </w:rPr>
            </w:pPr>
            <w:r>
              <w:rPr>
                <w:rFonts w:eastAsiaTheme="minorEastAsia" w:hint="eastAsia"/>
                <w:lang w:eastAsia="zh-CN"/>
              </w:rPr>
              <w:t>Can not find the channel</w:t>
            </w:r>
          </w:p>
        </w:tc>
      </w:tr>
      <w:tr w:rsidR="002F2C25" w:rsidRPr="00962B6F" w14:paraId="30A8EF1D" w14:textId="77777777" w:rsidTr="00114B5D">
        <w:tc>
          <w:tcPr>
            <w:tcW w:w="1277" w:type="dxa"/>
            <w:vMerge/>
          </w:tcPr>
          <w:p w14:paraId="7BF82FD5" w14:textId="77777777" w:rsidR="002F2C25" w:rsidRDefault="002F2C25" w:rsidP="00EC2B2B">
            <w:pPr>
              <w:pStyle w:val="ncs-body"/>
              <w:jc w:val="left"/>
              <w:rPr>
                <w:rFonts w:eastAsiaTheme="minorEastAsia"/>
                <w:lang w:eastAsia="zh-CN"/>
              </w:rPr>
            </w:pPr>
          </w:p>
        </w:tc>
        <w:tc>
          <w:tcPr>
            <w:tcW w:w="1952" w:type="dxa"/>
          </w:tcPr>
          <w:p w14:paraId="7B4FEF4B" w14:textId="7DD61BAF" w:rsidR="002F2C25" w:rsidRDefault="00F56C96" w:rsidP="00EC2B2B">
            <w:pPr>
              <w:pStyle w:val="ncs-body"/>
              <w:jc w:val="left"/>
              <w:rPr>
                <w:rFonts w:eastAsiaTheme="minorEastAsia"/>
                <w:lang w:eastAsia="zh-CN"/>
              </w:rPr>
            </w:pPr>
            <w:r>
              <w:rPr>
                <w:rFonts w:eastAsiaTheme="minorEastAsia"/>
                <w:lang w:eastAsia="zh-CN"/>
              </w:rPr>
              <w:t>stream</w:t>
            </w:r>
            <w:r w:rsidR="002F2C25" w:rsidRPr="000640BB">
              <w:rPr>
                <w:rFonts w:eastAsiaTheme="minorEastAsia" w:hint="eastAsia"/>
                <w:lang w:eastAsia="zh-CN"/>
              </w:rPr>
              <w:t>-not-found</w:t>
            </w:r>
          </w:p>
        </w:tc>
        <w:tc>
          <w:tcPr>
            <w:tcW w:w="2524" w:type="dxa"/>
          </w:tcPr>
          <w:p w14:paraId="1ECBB92D" w14:textId="77777777" w:rsidR="000224C5" w:rsidRDefault="000224C5" w:rsidP="00EC2B2B">
            <w:pPr>
              <w:pStyle w:val="ncs-body"/>
              <w:jc w:val="left"/>
              <w:rPr>
                <w:rFonts w:eastAsiaTheme="minorEastAsia"/>
                <w:lang w:eastAsia="zh-CN"/>
              </w:rPr>
            </w:pPr>
          </w:p>
        </w:tc>
        <w:tc>
          <w:tcPr>
            <w:tcW w:w="3291" w:type="dxa"/>
          </w:tcPr>
          <w:p w14:paraId="449C0642" w14:textId="50BDDCC8" w:rsidR="002F2C25" w:rsidRPr="00962B6F" w:rsidRDefault="002F2C25" w:rsidP="00EC2B2B">
            <w:pPr>
              <w:pStyle w:val="ncs-body"/>
              <w:jc w:val="left"/>
            </w:pPr>
            <w:r>
              <w:rPr>
                <w:rFonts w:eastAsiaTheme="minorEastAsia" w:hint="eastAsia"/>
                <w:lang w:eastAsia="zh-CN"/>
              </w:rPr>
              <w:t>Can not find the device</w:t>
            </w:r>
          </w:p>
        </w:tc>
      </w:tr>
      <w:tr w:rsidR="009E0188" w:rsidRPr="00AE5D75" w14:paraId="6F62EF8F" w14:textId="77777777" w:rsidTr="00114B5D">
        <w:tc>
          <w:tcPr>
            <w:tcW w:w="1277" w:type="dxa"/>
            <w:vMerge/>
          </w:tcPr>
          <w:p w14:paraId="5BE9FCE8" w14:textId="77777777" w:rsidR="009E0188" w:rsidRDefault="009E0188" w:rsidP="009E0188">
            <w:pPr>
              <w:pStyle w:val="ncs-body"/>
              <w:jc w:val="left"/>
              <w:rPr>
                <w:rFonts w:eastAsiaTheme="minorEastAsia"/>
                <w:lang w:eastAsia="zh-CN"/>
              </w:rPr>
            </w:pPr>
          </w:p>
        </w:tc>
        <w:tc>
          <w:tcPr>
            <w:tcW w:w="1952" w:type="dxa"/>
          </w:tcPr>
          <w:p w14:paraId="3A983429" w14:textId="082F34C4" w:rsidR="009E0188" w:rsidRDefault="009E0188" w:rsidP="009E0188">
            <w:pPr>
              <w:pStyle w:val="ncs-body"/>
              <w:jc w:val="left"/>
              <w:rPr>
                <w:rFonts w:eastAsiaTheme="minorEastAsia"/>
                <w:lang w:eastAsia="zh-CN"/>
              </w:rPr>
            </w:pPr>
            <w:r w:rsidRPr="000640BB">
              <w:rPr>
                <w:rFonts w:eastAsiaTheme="minorEastAsia" w:hint="eastAsia"/>
                <w:lang w:eastAsia="zh-CN"/>
              </w:rPr>
              <w:t>no-record</w:t>
            </w:r>
            <w:r w:rsidR="00C322A4">
              <w:rPr>
                <w:rFonts w:eastAsiaTheme="minorEastAsia"/>
                <w:lang w:eastAsia="zh-CN"/>
              </w:rPr>
              <w:t>ing</w:t>
            </w:r>
          </w:p>
        </w:tc>
        <w:tc>
          <w:tcPr>
            <w:tcW w:w="2524" w:type="dxa"/>
          </w:tcPr>
          <w:p w14:paraId="5F143242" w14:textId="77777777" w:rsidR="000224C5" w:rsidRPr="00B0567F" w:rsidRDefault="000224C5" w:rsidP="009E0188">
            <w:pPr>
              <w:pStyle w:val="ncs-body"/>
              <w:jc w:val="left"/>
              <w:rPr>
                <w:rFonts w:eastAsiaTheme="minorEastAsia"/>
                <w:lang w:eastAsia="zh-CN"/>
              </w:rPr>
            </w:pPr>
          </w:p>
        </w:tc>
        <w:tc>
          <w:tcPr>
            <w:tcW w:w="3291" w:type="dxa"/>
          </w:tcPr>
          <w:p w14:paraId="7C15E79A" w14:textId="297DEDB0" w:rsidR="009E0188" w:rsidRPr="00AE5D75" w:rsidRDefault="009E0188" w:rsidP="009E0188">
            <w:pPr>
              <w:pStyle w:val="ncs-body"/>
              <w:jc w:val="left"/>
              <w:rPr>
                <w:rFonts w:eastAsiaTheme="minorEastAsia"/>
                <w:lang w:eastAsia="zh-CN"/>
              </w:rPr>
            </w:pPr>
            <w:r w:rsidRPr="00B0567F">
              <w:rPr>
                <w:rFonts w:eastAsiaTheme="minorEastAsia" w:hint="eastAsia"/>
                <w:lang w:eastAsia="zh-CN"/>
              </w:rPr>
              <w:t>The requested channel has no records.</w:t>
            </w:r>
          </w:p>
        </w:tc>
      </w:tr>
    </w:tbl>
    <w:p w14:paraId="5CE2DE77" w14:textId="012B93BC" w:rsidR="63E4A891" w:rsidRDefault="63E4A891" w:rsidP="63E4A891">
      <w:pPr>
        <w:pStyle w:val="ncs-body"/>
      </w:pPr>
    </w:p>
    <w:p w14:paraId="18EB11E1" w14:textId="27D39EB4" w:rsidR="00EC42AD" w:rsidRPr="00000ABF" w:rsidRDefault="003276A1" w:rsidP="00EC42AD">
      <w:pPr>
        <w:pStyle w:val="Heading3"/>
        <w:jc w:val="left"/>
        <w:rPr>
          <w:rFonts w:eastAsiaTheme="minorEastAsia"/>
          <w:b/>
          <w:color w:val="000000" w:themeColor="text1"/>
          <w:lang w:val="en-SG" w:eastAsia="zh-CN"/>
        </w:rPr>
      </w:pPr>
      <w:bookmarkStart w:id="391" w:name="_Ref213017746"/>
      <w:bookmarkStart w:id="392" w:name="_Toc216180157"/>
      <w:r>
        <w:rPr>
          <w:rFonts w:eastAsiaTheme="minorEastAsia"/>
          <w:b/>
          <w:color w:val="000000" w:themeColor="text1"/>
          <w:lang w:val="en-SG" w:eastAsia="zh-CN"/>
        </w:rPr>
        <w:t xml:space="preserve">Annotate </w:t>
      </w:r>
      <w:r w:rsidR="00EC42AD">
        <w:rPr>
          <w:rFonts w:eastAsiaTheme="minorEastAsia"/>
          <w:b/>
          <w:color w:val="000000" w:themeColor="text1"/>
          <w:lang w:val="en-SG" w:eastAsia="zh-CN"/>
        </w:rPr>
        <w:t>Alert</w:t>
      </w:r>
      <w:bookmarkEnd w:id="391"/>
      <w:bookmarkEnd w:id="392"/>
    </w:p>
    <w:p w14:paraId="0D199479" w14:textId="2525CD25" w:rsidR="00EC42AD" w:rsidRPr="00515E7B" w:rsidRDefault="00EC42AD" w:rsidP="00E17F68">
      <w:pPr>
        <w:pStyle w:val="ListParagraph"/>
        <w:numPr>
          <w:ilvl w:val="0"/>
          <w:numId w:val="93"/>
        </w:numPr>
        <w:jc w:val="left"/>
        <w:rPr>
          <w:rFonts w:cs="Arial"/>
          <w:color w:val="000000" w:themeColor="text1"/>
        </w:rPr>
      </w:pPr>
      <w:r w:rsidRPr="00561346">
        <w:rPr>
          <w:rFonts w:eastAsia="Arial"/>
          <w:color w:val="000000" w:themeColor="text1"/>
          <w:szCs w:val="22"/>
          <w:lang w:val="en-SG"/>
        </w:rPr>
        <w:t xml:space="preserve">This message is sent when </w:t>
      </w:r>
      <w:r>
        <w:rPr>
          <w:rFonts w:eastAsia="Arial"/>
          <w:color w:val="000000" w:themeColor="text1"/>
          <w:lang w:val="en-SG"/>
        </w:rPr>
        <w:t>C3</w:t>
      </w:r>
      <w:r w:rsidRPr="00561346">
        <w:rPr>
          <w:rFonts w:eastAsia="Arial"/>
          <w:color w:val="000000" w:themeColor="text1"/>
          <w:lang w:val="en-SG"/>
        </w:rPr>
        <w:t xml:space="preserve"> </w:t>
      </w:r>
      <w:r w:rsidRPr="00561346">
        <w:rPr>
          <w:rFonts w:eastAsia="Arial"/>
          <w:color w:val="000000" w:themeColor="text1"/>
          <w:szCs w:val="22"/>
          <w:lang w:val="en-SG"/>
        </w:rPr>
        <w:t>request</w:t>
      </w:r>
      <w:r>
        <w:rPr>
          <w:rFonts w:eastAsia="Arial"/>
          <w:color w:val="000000" w:themeColor="text1"/>
          <w:szCs w:val="22"/>
          <w:lang w:val="en-SG"/>
        </w:rPr>
        <w:t>s</w:t>
      </w:r>
      <w:r w:rsidRPr="00561346">
        <w:rPr>
          <w:rFonts w:eastAsia="Arial"/>
          <w:color w:val="000000" w:themeColor="text1"/>
          <w:szCs w:val="22"/>
          <w:lang w:val="en-SG"/>
        </w:rPr>
        <w:t xml:space="preserve"> </w:t>
      </w:r>
      <w:r w:rsidR="00F23C65">
        <w:rPr>
          <w:rFonts w:eastAsia="Arial"/>
          <w:color w:val="000000" w:themeColor="text1"/>
          <w:szCs w:val="22"/>
          <w:lang w:val="en-SG"/>
        </w:rPr>
        <w:t>to annotate an alert to false positive</w:t>
      </w:r>
      <w:r w:rsidRPr="00515E7B">
        <w:rPr>
          <w:rFonts w:eastAsia="Arial" w:cs="Arial"/>
          <w:color w:val="000000" w:themeColor="text1"/>
          <w:lang w:val="en-SG"/>
        </w:rPr>
        <w:t xml:space="preserve">. </w:t>
      </w:r>
    </w:p>
    <w:p w14:paraId="29618E1F" w14:textId="77777777" w:rsidR="00EC42AD" w:rsidRPr="00101D87" w:rsidRDefault="00EC42AD" w:rsidP="00E17F68">
      <w:pPr>
        <w:pStyle w:val="ListParagraph"/>
        <w:numPr>
          <w:ilvl w:val="0"/>
          <w:numId w:val="93"/>
        </w:numPr>
        <w:jc w:val="left"/>
        <w:rPr>
          <w:rFonts w:eastAsia="Arial" w:cs="Arial"/>
          <w:color w:val="000000" w:themeColor="text1"/>
        </w:rPr>
      </w:pPr>
      <w:r w:rsidRPr="00D96679">
        <w:rPr>
          <w:rFonts w:eastAsia="Arial" w:cs="Arial"/>
          <w:color w:val="000000" w:themeColor="text1"/>
          <w:lang w:val="en-SG"/>
        </w:rPr>
        <w:t>Request:</w:t>
      </w:r>
    </w:p>
    <w:p w14:paraId="1E95FC87" w14:textId="77777777" w:rsidR="00EC42AD" w:rsidRPr="00101D87" w:rsidRDefault="00EC42AD" w:rsidP="00EC42AD">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Pr="00B65CA7">
        <w:rPr>
          <w:rFonts w:eastAsia="Arial" w:cs="Arial"/>
          <w:color w:val="000000" w:themeColor="text1"/>
          <w:lang w:val="en-SG"/>
        </w:rPr>
        <w:t>POST</w:t>
      </w:r>
    </w:p>
    <w:p w14:paraId="7B058288" w14:textId="304CAE2C" w:rsidR="00EC42AD" w:rsidRPr="00101D87" w:rsidRDefault="00EC42AD" w:rsidP="00EC42AD">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Pr="00101D87">
        <w:rPr>
          <w:rFonts w:eastAsia="Arial" w:cs="Arial"/>
          <w:color w:val="000000" w:themeColor="text1"/>
          <w:lang w:val="en-SG"/>
        </w:rPr>
        <w:t xml:space="preserve">: </w:t>
      </w:r>
      <w:proofErr w:type="spellStart"/>
      <w:r w:rsidR="008D538F">
        <w:rPr>
          <w:rFonts w:eastAsiaTheme="minorEastAsia" w:cs="Arial" w:hint="eastAsia"/>
          <w:color w:val="000000" w:themeColor="text1"/>
          <w:lang w:val="en-SG" w:eastAsia="zh-CN"/>
        </w:rPr>
        <w:t>va</w:t>
      </w:r>
      <w:proofErr w:type="spellEnd"/>
      <w:r w:rsidRPr="00101D87">
        <w:rPr>
          <w:rFonts w:eastAsia="Arial" w:cs="Arial"/>
          <w:color w:val="000000" w:themeColor="text1"/>
          <w:lang w:val="en-SG"/>
        </w:rPr>
        <w:t>/</w:t>
      </w:r>
      <w:r w:rsidR="00C01A10">
        <w:rPr>
          <w:rFonts w:eastAsia="Arial" w:cs="Arial"/>
          <w:color w:val="000000" w:themeColor="text1"/>
          <w:lang w:val="en-SG"/>
        </w:rPr>
        <w:t>alerts/</w:t>
      </w:r>
      <w:r w:rsidR="00043CF2">
        <w:rPr>
          <w:rFonts w:eastAsia="Arial" w:cs="Arial"/>
          <w:color w:val="000000" w:themeColor="text1"/>
          <w:lang w:val="en-SG"/>
        </w:rPr>
        <w:t>annotate</w:t>
      </w:r>
    </w:p>
    <w:p w14:paraId="1D6DA427" w14:textId="77777777" w:rsidR="00EC42AD" w:rsidRPr="00101D87" w:rsidRDefault="00EC42AD" w:rsidP="00EC42AD">
      <w:pPr>
        <w:pStyle w:val="ListParagraph"/>
        <w:numPr>
          <w:ilvl w:val="0"/>
          <w:numId w:val="42"/>
        </w:numPr>
        <w:jc w:val="left"/>
        <w:rPr>
          <w:rFonts w:eastAsia="Arial" w:cs="Arial"/>
          <w:color w:val="000000" w:themeColor="text1"/>
          <w:lang w:val="en-SG"/>
        </w:rPr>
      </w:pPr>
      <w:r>
        <w:rPr>
          <w:rFonts w:eastAsia="Arial" w:cs="Arial"/>
          <w:color w:val="000000" w:themeColor="text1"/>
          <w:lang w:val="en-SG"/>
        </w:rPr>
        <w:t>Body:</w:t>
      </w:r>
    </w:p>
    <w:tbl>
      <w:tblPr>
        <w:tblW w:w="9589" w:type="dxa"/>
        <w:tblLayout w:type="fixed"/>
        <w:tblLook w:val="04A0" w:firstRow="1" w:lastRow="0" w:firstColumn="1" w:lastColumn="0" w:noHBand="0" w:noVBand="1"/>
      </w:tblPr>
      <w:tblGrid>
        <w:gridCol w:w="1345"/>
        <w:gridCol w:w="1260"/>
        <w:gridCol w:w="1350"/>
        <w:gridCol w:w="2970"/>
        <w:gridCol w:w="2664"/>
      </w:tblGrid>
      <w:tr w:rsidR="00EC42AD" w:rsidRPr="007C7B60" w14:paraId="59A5E5FF" w14:textId="77777777" w:rsidTr="6A2D4541">
        <w:trPr>
          <w:trHeight w:val="657"/>
        </w:trPr>
        <w:tc>
          <w:tcPr>
            <w:tcW w:w="13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3F32AE" w14:textId="77777777" w:rsidR="00EC42AD" w:rsidRPr="007C7B60" w:rsidRDefault="00EC42AD">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 xml:space="preserve">Field </w:t>
            </w:r>
            <w:r w:rsidRPr="007C7B60">
              <w:rPr>
                <w:rFonts w:ascii="Arial" w:eastAsia="Times New Roman" w:hAnsi="Arial" w:cs="Arial"/>
                <w:b/>
                <w:bCs/>
                <w:color w:val="000000"/>
                <w:kern w:val="0"/>
                <w:sz w:val="22"/>
              </w:rPr>
              <w:br/>
              <w:t>Name</w:t>
            </w:r>
          </w:p>
        </w:tc>
        <w:tc>
          <w:tcPr>
            <w:tcW w:w="12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D87EDC4" w14:textId="77777777" w:rsidR="00EC42AD" w:rsidRPr="007C7B60" w:rsidRDefault="00EC42AD">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 xml:space="preserve">Data </w:t>
            </w:r>
            <w:r w:rsidRPr="007C7B60">
              <w:rPr>
                <w:rFonts w:ascii="Arial" w:eastAsia="Times New Roman" w:hAnsi="Arial" w:cs="Arial"/>
                <w:b/>
                <w:bCs/>
                <w:color w:val="000000"/>
                <w:kern w:val="0"/>
                <w:sz w:val="22"/>
              </w:rPr>
              <w:br/>
              <w:t xml:space="preserve">Type </w:t>
            </w:r>
          </w:p>
        </w:tc>
        <w:tc>
          <w:tcPr>
            <w:tcW w:w="135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2B946A8" w14:textId="77777777" w:rsidR="00EC42AD" w:rsidRPr="007C7B60" w:rsidRDefault="00EC42AD">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 xml:space="preserve">Mandatory </w:t>
            </w:r>
          </w:p>
        </w:tc>
        <w:tc>
          <w:tcPr>
            <w:tcW w:w="297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8D85554" w14:textId="77777777" w:rsidR="00EC42AD" w:rsidRPr="007C7B60" w:rsidRDefault="00EC42AD">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Allowed values</w:t>
            </w:r>
          </w:p>
        </w:tc>
        <w:tc>
          <w:tcPr>
            <w:tcW w:w="266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E4E3722" w14:textId="77777777" w:rsidR="00EC42AD" w:rsidRPr="007C7B60" w:rsidRDefault="00EC42AD">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Description</w:t>
            </w:r>
          </w:p>
        </w:tc>
      </w:tr>
      <w:tr w:rsidR="00EC42AD" w:rsidRPr="007C7B60" w14:paraId="57EF6515" w14:textId="77777777">
        <w:trPr>
          <w:trHeight w:val="657"/>
        </w:trPr>
        <w:tc>
          <w:tcPr>
            <w:tcW w:w="1345" w:type="dxa"/>
            <w:tcBorders>
              <w:top w:val="nil"/>
              <w:left w:val="single" w:sz="4" w:space="0" w:color="auto"/>
              <w:bottom w:val="single" w:sz="4" w:space="0" w:color="auto"/>
              <w:right w:val="single" w:sz="4" w:space="0" w:color="auto"/>
            </w:tcBorders>
            <w:vAlign w:val="center"/>
            <w:hideMark/>
          </w:tcPr>
          <w:p w14:paraId="4C754EE3" w14:textId="5824712C" w:rsidR="00EC42AD" w:rsidRPr="007C7B60" w:rsidRDefault="003276A1">
            <w:pPr>
              <w:widowControl/>
              <w:jc w:val="left"/>
              <w:rPr>
                <w:rFonts w:ascii="Arial" w:eastAsia="Times New Roman" w:hAnsi="Arial" w:cs="Arial"/>
                <w:color w:val="000000"/>
                <w:kern w:val="0"/>
                <w:sz w:val="22"/>
              </w:rPr>
            </w:pPr>
            <w:r>
              <w:rPr>
                <w:rFonts w:ascii="Arial" w:eastAsia="Times New Roman" w:hAnsi="Arial" w:cs="Arial"/>
                <w:color w:val="000000"/>
                <w:kern w:val="0"/>
                <w:sz w:val="22"/>
              </w:rPr>
              <w:t>i</w:t>
            </w:r>
            <w:r w:rsidR="00EC42AD" w:rsidRPr="007C7B60">
              <w:rPr>
                <w:rFonts w:ascii="Arial" w:eastAsia="Times New Roman" w:hAnsi="Arial" w:cs="Arial"/>
                <w:color w:val="000000"/>
                <w:kern w:val="0"/>
                <w:sz w:val="22"/>
              </w:rPr>
              <w:t>d </w:t>
            </w:r>
          </w:p>
        </w:tc>
        <w:tc>
          <w:tcPr>
            <w:tcW w:w="1260" w:type="dxa"/>
            <w:tcBorders>
              <w:top w:val="nil"/>
              <w:left w:val="nil"/>
              <w:bottom w:val="single" w:sz="4" w:space="0" w:color="auto"/>
              <w:right w:val="single" w:sz="4" w:space="0" w:color="auto"/>
            </w:tcBorders>
            <w:vAlign w:val="center"/>
            <w:hideMark/>
          </w:tcPr>
          <w:p w14:paraId="4B603FD8" w14:textId="77777777" w:rsidR="00EC42AD" w:rsidRPr="007C7B60" w:rsidRDefault="00EC42AD">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sidRPr="007C7B60">
              <w:rPr>
                <w:rFonts w:ascii="Arial" w:eastAsia="Times New Roman" w:hAnsi="Arial" w:cs="Arial"/>
                <w:color w:val="000000"/>
                <w:kern w:val="0"/>
                <w:sz w:val="22"/>
              </w:rPr>
              <w:t>32)</w:t>
            </w:r>
          </w:p>
        </w:tc>
        <w:tc>
          <w:tcPr>
            <w:tcW w:w="1350" w:type="dxa"/>
            <w:tcBorders>
              <w:top w:val="nil"/>
              <w:left w:val="nil"/>
              <w:bottom w:val="single" w:sz="4" w:space="0" w:color="auto"/>
              <w:right w:val="single" w:sz="4" w:space="0" w:color="auto"/>
            </w:tcBorders>
            <w:vAlign w:val="center"/>
            <w:hideMark/>
          </w:tcPr>
          <w:p w14:paraId="467E1217" w14:textId="77777777" w:rsidR="00EC42AD" w:rsidRPr="007C7B60" w:rsidRDefault="00EC42AD">
            <w:pPr>
              <w:widowControl/>
              <w:jc w:val="left"/>
              <w:rPr>
                <w:rFonts w:ascii="Arial" w:eastAsia="Times New Roman" w:hAnsi="Arial" w:cs="Arial"/>
                <w:color w:val="000000"/>
                <w:kern w:val="0"/>
                <w:sz w:val="22"/>
              </w:rPr>
            </w:pPr>
            <w:r w:rsidRPr="007C7B60">
              <w:rPr>
                <w:rFonts w:ascii="Arial" w:eastAsia="Times New Roman" w:hAnsi="Arial" w:cs="Arial"/>
                <w:color w:val="000000"/>
                <w:kern w:val="0"/>
                <w:sz w:val="22"/>
              </w:rPr>
              <w:t>Yes</w:t>
            </w:r>
          </w:p>
        </w:tc>
        <w:tc>
          <w:tcPr>
            <w:tcW w:w="2970" w:type="dxa"/>
            <w:tcBorders>
              <w:top w:val="nil"/>
              <w:left w:val="nil"/>
              <w:bottom w:val="single" w:sz="4" w:space="0" w:color="auto"/>
              <w:right w:val="single" w:sz="4" w:space="0" w:color="auto"/>
            </w:tcBorders>
            <w:vAlign w:val="center"/>
            <w:hideMark/>
          </w:tcPr>
          <w:p w14:paraId="6D88E747" w14:textId="77777777" w:rsidR="00EC42AD" w:rsidRPr="00F2635D" w:rsidRDefault="00EC42AD">
            <w:pPr>
              <w:spacing w:before="100"/>
              <w:jc w:val="left"/>
              <w:rPr>
                <w:rFonts w:ascii="Arial" w:hAnsi="Arial" w:cs="Arial"/>
                <w:color w:val="000000"/>
                <w:sz w:val="22"/>
              </w:rPr>
            </w:pPr>
            <w:r w:rsidRPr="00F2635D">
              <w:rPr>
                <w:rFonts w:ascii="Arial" w:hAnsi="Arial" w:cs="Arial"/>
                <w:color w:val="000000"/>
                <w:sz w:val="22"/>
              </w:rPr>
              <w:t>Character set:</w:t>
            </w:r>
          </w:p>
          <w:p w14:paraId="381D705A" w14:textId="77777777" w:rsidR="00EC42AD" w:rsidRPr="00F2635D" w:rsidRDefault="00EC42AD">
            <w:pPr>
              <w:pStyle w:val="ListParagraph"/>
              <w:numPr>
                <w:ilvl w:val="0"/>
                <w:numId w:val="42"/>
              </w:numPr>
              <w:spacing w:before="100" w:line="240" w:lineRule="auto"/>
              <w:jc w:val="left"/>
              <w:rPr>
                <w:rFonts w:cs="Arial"/>
                <w:color w:val="000000"/>
                <w:szCs w:val="22"/>
              </w:rPr>
            </w:pPr>
            <w:r w:rsidRPr="00F2635D">
              <w:rPr>
                <w:rFonts w:cs="Arial"/>
                <w:color w:val="000000"/>
                <w:szCs w:val="22"/>
              </w:rPr>
              <w:t>a-z</w:t>
            </w:r>
          </w:p>
          <w:p w14:paraId="5C6BF35A" w14:textId="77777777" w:rsidR="00EC42AD" w:rsidRPr="00B464B1" w:rsidRDefault="00EC42AD">
            <w:pPr>
              <w:pStyle w:val="ListParagraph"/>
              <w:numPr>
                <w:ilvl w:val="0"/>
                <w:numId w:val="42"/>
              </w:numPr>
              <w:spacing w:before="100" w:line="240" w:lineRule="auto"/>
              <w:jc w:val="left"/>
              <w:rPr>
                <w:rFonts w:cs="Arial"/>
                <w:color w:val="000000"/>
                <w:szCs w:val="22"/>
              </w:rPr>
            </w:pPr>
            <w:r w:rsidRPr="00F2635D">
              <w:rPr>
                <w:rFonts w:cs="Arial"/>
                <w:color w:val="000000"/>
                <w:szCs w:val="22"/>
              </w:rPr>
              <w:t>0-9</w:t>
            </w:r>
          </w:p>
        </w:tc>
        <w:tc>
          <w:tcPr>
            <w:tcW w:w="2664" w:type="dxa"/>
            <w:tcBorders>
              <w:top w:val="nil"/>
              <w:left w:val="nil"/>
              <w:bottom w:val="single" w:sz="4" w:space="0" w:color="auto"/>
              <w:right w:val="single" w:sz="4" w:space="0" w:color="auto"/>
            </w:tcBorders>
            <w:vAlign w:val="center"/>
            <w:hideMark/>
          </w:tcPr>
          <w:p w14:paraId="3463A88D" w14:textId="50FD86ED" w:rsidR="00EC42AD" w:rsidRDefault="005800C6">
            <w:pPr>
              <w:widowControl/>
              <w:jc w:val="left"/>
              <w:rPr>
                <w:rFonts w:ascii="Arial" w:hAnsi="Arial" w:cs="Arial"/>
                <w:color w:val="000000"/>
                <w:kern w:val="0"/>
                <w:sz w:val="22"/>
              </w:rPr>
            </w:pPr>
            <w:r>
              <w:rPr>
                <w:rFonts w:ascii="Arial" w:eastAsia="Times New Roman" w:hAnsi="Arial" w:cs="Arial"/>
                <w:color w:val="000000"/>
                <w:kern w:val="0"/>
                <w:sz w:val="22"/>
              </w:rPr>
              <w:t>Alert</w:t>
            </w:r>
            <w:r w:rsidR="00EC42AD" w:rsidRPr="007C7B60">
              <w:rPr>
                <w:rFonts w:ascii="Arial" w:eastAsia="Times New Roman" w:hAnsi="Arial" w:cs="Arial"/>
                <w:color w:val="000000"/>
                <w:kern w:val="0"/>
                <w:sz w:val="22"/>
              </w:rPr>
              <w:t xml:space="preserve"> ID.</w:t>
            </w:r>
          </w:p>
          <w:p w14:paraId="6E45EF6E" w14:textId="77777777" w:rsidR="00EC42AD" w:rsidRDefault="00EC42AD">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p>
          <w:p w14:paraId="0BFF305F" w14:textId="77777777" w:rsidR="00EC42AD" w:rsidRPr="003E34E9" w:rsidRDefault="00EC42AD">
            <w:pPr>
              <w:widowControl/>
              <w:jc w:val="left"/>
              <w:rPr>
                <w:rFonts w:ascii="Arial" w:hAnsi="Arial" w:cs="Arial"/>
                <w:color w:val="000000"/>
                <w:kern w:val="0"/>
                <w:sz w:val="22"/>
              </w:rPr>
            </w:pPr>
            <w:r w:rsidRPr="003E34E9">
              <w:rPr>
                <w:rFonts w:ascii="Arial" w:hAnsi="Arial" w:cs="Arial" w:hint="eastAsia"/>
                <w:color w:val="000000"/>
                <w:kern w:val="0"/>
                <w:sz w:val="22"/>
              </w:rPr>
              <w:t>52d86f9b83a1ac82743ae642fe4cb800</w:t>
            </w:r>
          </w:p>
        </w:tc>
      </w:tr>
      <w:tr w:rsidR="00684873" w:rsidRPr="007C7B60" w14:paraId="2D47336A" w14:textId="77777777" w:rsidTr="00CD7F16">
        <w:trPr>
          <w:trHeight w:val="657"/>
        </w:trPr>
        <w:tc>
          <w:tcPr>
            <w:tcW w:w="1345" w:type="dxa"/>
            <w:tcBorders>
              <w:top w:val="nil"/>
              <w:left w:val="single" w:sz="4" w:space="0" w:color="auto"/>
              <w:bottom w:val="single" w:sz="4" w:space="0" w:color="auto"/>
              <w:right w:val="single" w:sz="4" w:space="0" w:color="auto"/>
            </w:tcBorders>
            <w:vAlign w:val="center"/>
          </w:tcPr>
          <w:p w14:paraId="5CA1CC1A" w14:textId="2A1728FF" w:rsidR="00684873" w:rsidRDefault="00684873" w:rsidP="00684873">
            <w:pPr>
              <w:widowControl/>
              <w:jc w:val="left"/>
              <w:rPr>
                <w:rFonts w:ascii="Arial" w:eastAsia="Times New Roman" w:hAnsi="Arial" w:cs="Arial"/>
                <w:color w:val="000000"/>
                <w:kern w:val="0"/>
                <w:sz w:val="22"/>
              </w:rPr>
            </w:pPr>
            <w:proofErr w:type="spellStart"/>
            <w:r>
              <w:rPr>
                <w:rFonts w:ascii="Arial" w:eastAsia="Times New Roman" w:hAnsi="Arial" w:cs="Arial"/>
                <w:color w:val="000000"/>
                <w:kern w:val="0"/>
                <w:sz w:val="22"/>
              </w:rPr>
              <w:t>isFalsePositive</w:t>
            </w:r>
            <w:proofErr w:type="spellEnd"/>
          </w:p>
        </w:tc>
        <w:tc>
          <w:tcPr>
            <w:tcW w:w="1260" w:type="dxa"/>
            <w:tcBorders>
              <w:top w:val="nil"/>
              <w:left w:val="nil"/>
              <w:bottom w:val="single" w:sz="4" w:space="0" w:color="auto"/>
              <w:right w:val="single" w:sz="4" w:space="0" w:color="auto"/>
            </w:tcBorders>
            <w:vAlign w:val="center"/>
          </w:tcPr>
          <w:p w14:paraId="461FF13D" w14:textId="63442377" w:rsidR="00684873" w:rsidRDefault="00684873" w:rsidP="00684873">
            <w:pPr>
              <w:widowControl/>
              <w:jc w:val="left"/>
              <w:rPr>
                <w:rFonts w:ascii="Arial" w:eastAsia="Times New Roman" w:hAnsi="Arial" w:cs="Arial"/>
                <w:color w:val="000000"/>
                <w:kern w:val="0"/>
                <w:sz w:val="22"/>
              </w:rPr>
            </w:pPr>
            <w:r>
              <w:rPr>
                <w:rFonts w:ascii="Arial" w:eastAsia="Times New Roman" w:hAnsi="Arial" w:cs="Arial"/>
                <w:color w:val="000000"/>
                <w:kern w:val="0"/>
                <w:sz w:val="22"/>
              </w:rPr>
              <w:t>Boolean</w:t>
            </w:r>
          </w:p>
        </w:tc>
        <w:tc>
          <w:tcPr>
            <w:tcW w:w="1350" w:type="dxa"/>
            <w:tcBorders>
              <w:top w:val="nil"/>
              <w:left w:val="nil"/>
              <w:bottom w:val="single" w:sz="4" w:space="0" w:color="auto"/>
              <w:right w:val="single" w:sz="4" w:space="0" w:color="auto"/>
            </w:tcBorders>
            <w:vAlign w:val="center"/>
          </w:tcPr>
          <w:p w14:paraId="52768B4C" w14:textId="2691272A" w:rsidR="00684873" w:rsidRPr="007C7B60" w:rsidRDefault="00684873" w:rsidP="00684873">
            <w:pPr>
              <w:widowControl/>
              <w:jc w:val="left"/>
              <w:rPr>
                <w:rFonts w:ascii="Arial" w:eastAsia="Times New Roman" w:hAnsi="Arial" w:cs="Arial"/>
                <w:color w:val="000000"/>
                <w:kern w:val="0"/>
                <w:sz w:val="22"/>
              </w:rPr>
            </w:pPr>
            <w:del w:id="393" w:author="Zuxian Cai (NCS)" w:date="2025-12-05T06:15:00Z">
              <w:r w:rsidRPr="6A2D4541">
                <w:rPr>
                  <w:rFonts w:ascii="Arial" w:eastAsia="Times New Roman" w:hAnsi="Arial" w:cs="Arial"/>
                  <w:color w:val="000000" w:themeColor="text1"/>
                  <w:sz w:val="22"/>
                </w:rPr>
                <w:delText>Yes</w:delText>
              </w:r>
            </w:del>
            <w:ins w:id="394" w:author="Zuxian Cai (NCS)" w:date="2025-12-05T06:15:00Z">
              <w:r w:rsidR="50FA6E67" w:rsidRPr="6A2D4541">
                <w:rPr>
                  <w:rFonts w:ascii="Arial" w:eastAsia="Times New Roman" w:hAnsi="Arial" w:cs="Arial"/>
                  <w:color w:val="000000"/>
                  <w:kern w:val="0"/>
                  <w:sz w:val="22"/>
                </w:rPr>
                <w:t xml:space="preserve"> No</w:t>
              </w:r>
            </w:ins>
          </w:p>
        </w:tc>
        <w:tc>
          <w:tcPr>
            <w:tcW w:w="2970" w:type="dxa"/>
            <w:tcBorders>
              <w:top w:val="nil"/>
              <w:left w:val="nil"/>
              <w:bottom w:val="single" w:sz="4" w:space="0" w:color="auto"/>
              <w:right w:val="single" w:sz="4" w:space="0" w:color="auto"/>
            </w:tcBorders>
          </w:tcPr>
          <w:p w14:paraId="35DCFFC6" w14:textId="0FA98A45" w:rsidR="00684873" w:rsidRDefault="00684873" w:rsidP="00684873">
            <w:pPr>
              <w:pStyle w:val="ncs-body"/>
              <w:numPr>
                <w:ilvl w:val="0"/>
                <w:numId w:val="42"/>
              </w:numPr>
            </w:pPr>
            <w:r>
              <w:t>t</w:t>
            </w:r>
            <w:r w:rsidRPr="00F418BC">
              <w:rPr>
                <w:rFonts w:hint="eastAsia"/>
              </w:rPr>
              <w:t>rue</w:t>
            </w:r>
          </w:p>
          <w:p w14:paraId="28CAD028" w14:textId="582245CF" w:rsidR="00684873" w:rsidRPr="00CD7F16" w:rsidRDefault="00684873" w:rsidP="00CD7F16">
            <w:pPr>
              <w:pStyle w:val="ncs-body"/>
              <w:numPr>
                <w:ilvl w:val="0"/>
                <w:numId w:val="42"/>
              </w:numPr>
            </w:pPr>
            <w:r>
              <w:rPr>
                <w:rFonts w:eastAsiaTheme="minorEastAsia" w:hint="eastAsia"/>
              </w:rPr>
              <w:t>false</w:t>
            </w:r>
          </w:p>
        </w:tc>
        <w:tc>
          <w:tcPr>
            <w:tcW w:w="2664" w:type="dxa"/>
            <w:tcBorders>
              <w:top w:val="nil"/>
              <w:left w:val="nil"/>
              <w:bottom w:val="single" w:sz="4" w:space="0" w:color="auto"/>
              <w:right w:val="single" w:sz="4" w:space="0" w:color="auto"/>
            </w:tcBorders>
            <w:vAlign w:val="center"/>
          </w:tcPr>
          <w:p w14:paraId="07A05771" w14:textId="674EEA93" w:rsidR="00684873" w:rsidRPr="00CD7F16" w:rsidRDefault="00684873" w:rsidP="00684873">
            <w:pPr>
              <w:widowControl/>
              <w:jc w:val="left"/>
              <w:rPr>
                <w:rFonts w:ascii="Arial" w:eastAsia="Times New Roman" w:hAnsi="Arial" w:cs="Arial"/>
                <w:color w:val="000000"/>
                <w:kern w:val="0"/>
                <w:sz w:val="22"/>
                <w:lang w:val="en-SG"/>
              </w:rPr>
            </w:pPr>
            <w:r w:rsidRPr="00F10C8C">
              <w:rPr>
                <w:rFonts w:ascii="Arial" w:eastAsia="Times New Roman" w:hAnsi="Arial" w:cs="Arial"/>
                <w:color w:val="000000"/>
                <w:kern w:val="0"/>
                <w:sz w:val="22"/>
              </w:rPr>
              <w:t xml:space="preserve">This field represents whether an </w:t>
            </w:r>
            <w:r>
              <w:rPr>
                <w:rFonts w:ascii="Arial" w:eastAsia="Times New Roman" w:hAnsi="Arial" w:cs="Arial"/>
                <w:color w:val="000000"/>
                <w:kern w:val="0"/>
                <w:sz w:val="22"/>
              </w:rPr>
              <w:t xml:space="preserve">alert is </w:t>
            </w:r>
            <w:r w:rsidR="00A36963">
              <w:rPr>
                <w:rFonts w:ascii="Arial" w:eastAsia="Times New Roman" w:hAnsi="Arial" w:cs="Arial"/>
                <w:color w:val="000000"/>
                <w:kern w:val="0"/>
                <w:sz w:val="22"/>
              </w:rPr>
              <w:t>false positive</w:t>
            </w:r>
          </w:p>
        </w:tc>
      </w:tr>
      <w:tr w:rsidR="00684873" w:rsidRPr="007C7B60" w14:paraId="68CA7506" w14:textId="77777777">
        <w:trPr>
          <w:trHeight w:val="657"/>
        </w:trPr>
        <w:tc>
          <w:tcPr>
            <w:tcW w:w="1345" w:type="dxa"/>
            <w:tcBorders>
              <w:top w:val="nil"/>
              <w:left w:val="single" w:sz="4" w:space="0" w:color="auto"/>
              <w:bottom w:val="single" w:sz="4" w:space="0" w:color="auto"/>
              <w:right w:val="single" w:sz="4" w:space="0" w:color="auto"/>
            </w:tcBorders>
            <w:vAlign w:val="center"/>
            <w:hideMark/>
          </w:tcPr>
          <w:p w14:paraId="1605B5CA" w14:textId="4E1713DE" w:rsidR="00684873" w:rsidRPr="007C7B60" w:rsidRDefault="00684873" w:rsidP="00684873">
            <w:pPr>
              <w:widowControl/>
              <w:jc w:val="left"/>
              <w:rPr>
                <w:rFonts w:ascii="Arial" w:eastAsia="Times New Roman" w:hAnsi="Arial" w:cs="Arial"/>
                <w:color w:val="000000"/>
                <w:kern w:val="0"/>
                <w:sz w:val="22"/>
              </w:rPr>
            </w:pPr>
            <w:r>
              <w:rPr>
                <w:rFonts w:ascii="Arial" w:eastAsia="Times New Roman" w:hAnsi="Arial" w:cs="Arial"/>
                <w:color w:val="000000"/>
                <w:kern w:val="0"/>
                <w:sz w:val="22"/>
              </w:rPr>
              <w:t>comment</w:t>
            </w:r>
            <w:r w:rsidRPr="007C7B60">
              <w:rPr>
                <w:rFonts w:ascii="Arial" w:eastAsia="Times New Roman" w:hAnsi="Arial" w:cs="Arial"/>
                <w:color w:val="000000"/>
                <w:kern w:val="0"/>
                <w:sz w:val="22"/>
              </w:rPr>
              <w:t> </w:t>
            </w:r>
          </w:p>
        </w:tc>
        <w:tc>
          <w:tcPr>
            <w:tcW w:w="1260" w:type="dxa"/>
            <w:tcBorders>
              <w:top w:val="nil"/>
              <w:left w:val="nil"/>
              <w:bottom w:val="single" w:sz="4" w:space="0" w:color="auto"/>
              <w:right w:val="single" w:sz="4" w:space="0" w:color="auto"/>
            </w:tcBorders>
            <w:vAlign w:val="center"/>
            <w:hideMark/>
          </w:tcPr>
          <w:p w14:paraId="741BD415" w14:textId="27E5073F" w:rsidR="00684873" w:rsidRPr="007C7B60" w:rsidRDefault="00684873" w:rsidP="00684873">
            <w:pPr>
              <w:widowControl/>
              <w:jc w:val="left"/>
              <w:rPr>
                <w:rFonts w:ascii="Arial" w:eastAsia="Times New Roman" w:hAnsi="Arial" w:cs="Arial"/>
                <w:color w:val="000000"/>
                <w:kern w:val="0"/>
                <w:sz w:val="22"/>
              </w:rPr>
            </w:pPr>
            <w:proofErr w:type="gramStart"/>
            <w:r>
              <w:rPr>
                <w:rFonts w:ascii="Arial" w:eastAsia="Times New Roman" w:hAnsi="Arial" w:cs="Arial"/>
                <w:color w:val="000000"/>
                <w:kern w:val="0"/>
                <w:sz w:val="22"/>
              </w:rPr>
              <w:t>String(</w:t>
            </w:r>
            <w:proofErr w:type="gramEnd"/>
            <w:r>
              <w:rPr>
                <w:rFonts w:ascii="Arial" w:eastAsia="Times New Roman" w:hAnsi="Arial" w:cs="Arial"/>
                <w:color w:val="000000"/>
                <w:kern w:val="0"/>
                <w:sz w:val="22"/>
              </w:rPr>
              <w:t>255</w:t>
            </w:r>
            <w:r w:rsidRPr="007C7B60">
              <w:rPr>
                <w:rFonts w:ascii="Arial" w:eastAsia="Times New Roman" w:hAnsi="Arial" w:cs="Arial"/>
                <w:color w:val="000000"/>
                <w:kern w:val="0"/>
                <w:sz w:val="22"/>
              </w:rPr>
              <w:t>)</w:t>
            </w:r>
          </w:p>
        </w:tc>
        <w:tc>
          <w:tcPr>
            <w:tcW w:w="1350" w:type="dxa"/>
            <w:tcBorders>
              <w:top w:val="nil"/>
              <w:left w:val="nil"/>
              <w:bottom w:val="single" w:sz="4" w:space="0" w:color="auto"/>
              <w:right w:val="single" w:sz="4" w:space="0" w:color="auto"/>
            </w:tcBorders>
            <w:vAlign w:val="center"/>
            <w:hideMark/>
          </w:tcPr>
          <w:p w14:paraId="6AA41154" w14:textId="4C87115C" w:rsidR="00684873" w:rsidRPr="007C7B60" w:rsidRDefault="00684873" w:rsidP="00684873">
            <w:pPr>
              <w:widowControl/>
              <w:jc w:val="left"/>
              <w:rPr>
                <w:rFonts w:ascii="Arial" w:eastAsia="Times New Roman" w:hAnsi="Arial" w:cs="Arial"/>
                <w:color w:val="000000"/>
                <w:kern w:val="0"/>
                <w:sz w:val="22"/>
              </w:rPr>
            </w:pPr>
            <w:r>
              <w:rPr>
                <w:rFonts w:ascii="Arial" w:eastAsia="Times New Roman" w:hAnsi="Arial" w:cs="Arial"/>
                <w:color w:val="000000"/>
                <w:kern w:val="0"/>
                <w:sz w:val="22"/>
              </w:rPr>
              <w:t>No</w:t>
            </w:r>
          </w:p>
        </w:tc>
        <w:tc>
          <w:tcPr>
            <w:tcW w:w="2970" w:type="dxa"/>
            <w:tcBorders>
              <w:top w:val="nil"/>
              <w:left w:val="nil"/>
              <w:bottom w:val="single" w:sz="4" w:space="0" w:color="auto"/>
              <w:right w:val="single" w:sz="4" w:space="0" w:color="auto"/>
            </w:tcBorders>
            <w:vAlign w:val="center"/>
            <w:hideMark/>
          </w:tcPr>
          <w:p w14:paraId="6C250274" w14:textId="0985AAA0" w:rsidR="00684873" w:rsidRPr="00B464B1" w:rsidRDefault="00684873" w:rsidP="00CD7F16">
            <w:pPr>
              <w:spacing w:before="100"/>
              <w:jc w:val="left"/>
              <w:rPr>
                <w:rFonts w:cs="Arial"/>
                <w:color w:val="000000"/>
              </w:rPr>
            </w:pPr>
            <w:r>
              <w:rPr>
                <w:rFonts w:ascii="Arial" w:hAnsi="Arial" w:cs="Arial"/>
                <w:color w:val="000000"/>
                <w:sz w:val="22"/>
              </w:rPr>
              <w:t>Any</w:t>
            </w:r>
          </w:p>
        </w:tc>
        <w:tc>
          <w:tcPr>
            <w:tcW w:w="2664" w:type="dxa"/>
            <w:tcBorders>
              <w:top w:val="nil"/>
              <w:left w:val="nil"/>
              <w:bottom w:val="single" w:sz="4" w:space="0" w:color="auto"/>
              <w:right w:val="single" w:sz="4" w:space="0" w:color="auto"/>
            </w:tcBorders>
            <w:vAlign w:val="center"/>
            <w:hideMark/>
          </w:tcPr>
          <w:p w14:paraId="62DC0EEE" w14:textId="03136C92" w:rsidR="00684873" w:rsidRDefault="00684873" w:rsidP="00684873">
            <w:pPr>
              <w:widowControl/>
              <w:jc w:val="left"/>
              <w:rPr>
                <w:rFonts w:ascii="Arial" w:hAnsi="Arial" w:cs="Arial"/>
                <w:color w:val="000000"/>
                <w:kern w:val="0"/>
                <w:sz w:val="22"/>
              </w:rPr>
            </w:pPr>
            <w:r>
              <w:rPr>
                <w:rFonts w:ascii="Arial" w:eastAsia="Times New Roman" w:hAnsi="Arial" w:cs="Arial"/>
                <w:color w:val="000000"/>
                <w:kern w:val="0"/>
                <w:sz w:val="22"/>
              </w:rPr>
              <w:t xml:space="preserve">Comment </w:t>
            </w:r>
            <w:proofErr w:type="gramStart"/>
            <w:r>
              <w:rPr>
                <w:rFonts w:ascii="Arial" w:eastAsia="Times New Roman" w:hAnsi="Arial" w:cs="Arial"/>
                <w:color w:val="000000"/>
                <w:kern w:val="0"/>
                <w:sz w:val="22"/>
              </w:rPr>
              <w:t>of</w:t>
            </w:r>
            <w:proofErr w:type="gramEnd"/>
            <w:r>
              <w:rPr>
                <w:rFonts w:ascii="Arial" w:eastAsia="Times New Roman" w:hAnsi="Arial" w:cs="Arial"/>
                <w:color w:val="000000"/>
                <w:kern w:val="0"/>
                <w:sz w:val="22"/>
              </w:rPr>
              <w:t xml:space="preserve"> this annotation</w:t>
            </w:r>
            <w:r w:rsidRPr="007C7B60">
              <w:rPr>
                <w:rFonts w:ascii="Arial" w:eastAsia="Times New Roman" w:hAnsi="Arial" w:cs="Arial"/>
                <w:color w:val="000000"/>
                <w:kern w:val="0"/>
                <w:sz w:val="22"/>
              </w:rPr>
              <w:t>.</w:t>
            </w:r>
          </w:p>
          <w:p w14:paraId="37FFBB8A" w14:textId="1401800C" w:rsidR="00684873" w:rsidRPr="003E34E9" w:rsidRDefault="00684873" w:rsidP="00684873">
            <w:pPr>
              <w:widowControl/>
              <w:jc w:val="left"/>
              <w:rPr>
                <w:rFonts w:ascii="Arial" w:hAnsi="Arial" w:cs="Arial"/>
                <w:color w:val="000000"/>
                <w:kern w:val="0"/>
                <w:sz w:val="22"/>
              </w:rPr>
            </w:pPr>
            <w:proofErr w:type="spellStart"/>
            <w:r>
              <w:rPr>
                <w:rFonts w:ascii="Arial" w:hAnsi="Arial" w:cs="Arial" w:hint="eastAsia"/>
                <w:color w:val="000000"/>
                <w:kern w:val="0"/>
                <w:sz w:val="22"/>
              </w:rPr>
              <w:t>E.g</w:t>
            </w:r>
            <w:proofErr w:type="spellEnd"/>
            <w:r>
              <w:rPr>
                <w:rFonts w:ascii="Arial" w:hAnsi="Arial" w:cs="Arial" w:hint="eastAsia"/>
                <w:color w:val="000000"/>
                <w:kern w:val="0"/>
                <w:sz w:val="22"/>
              </w:rPr>
              <w:t>:</w:t>
            </w:r>
            <w:r>
              <w:rPr>
                <w:rFonts w:ascii="Arial" w:hAnsi="Arial" w:cs="Arial"/>
                <w:color w:val="000000"/>
                <w:kern w:val="0"/>
                <w:sz w:val="22"/>
              </w:rPr>
              <w:t xml:space="preserve"> No vehicle on the view, shouldn’t trigger an alert</w:t>
            </w:r>
          </w:p>
        </w:tc>
      </w:tr>
    </w:tbl>
    <w:p w14:paraId="3A5F5744" w14:textId="77777777" w:rsidR="00EC42AD" w:rsidRPr="00101D87" w:rsidRDefault="00EC42AD" w:rsidP="00E17F68">
      <w:pPr>
        <w:pStyle w:val="ListParagraph"/>
        <w:numPr>
          <w:ilvl w:val="0"/>
          <w:numId w:val="93"/>
        </w:numPr>
        <w:jc w:val="left"/>
        <w:rPr>
          <w:rFonts w:eastAsia="Arial" w:cs="Arial"/>
          <w:color w:val="000000" w:themeColor="text1"/>
        </w:rPr>
      </w:pPr>
      <w:r w:rsidRPr="00D1451F">
        <w:rPr>
          <w:rFonts w:eastAsia="Arial" w:cs="Arial"/>
          <w:color w:val="000000" w:themeColor="text1"/>
          <w:lang w:val="en-SG"/>
        </w:rPr>
        <w:t>Response:</w:t>
      </w:r>
    </w:p>
    <w:p w14:paraId="76A3AAB6" w14:textId="77777777" w:rsidR="00EC42AD" w:rsidRDefault="00EC42AD" w:rsidP="00EC42AD">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lastRenderedPageBreak/>
        <w:t>Successful:</w:t>
      </w:r>
    </w:p>
    <w:p w14:paraId="4A51730B" w14:textId="397822DC" w:rsidR="00EC42AD" w:rsidRPr="00CD7F16" w:rsidRDefault="00EC42AD" w:rsidP="00CD7F16">
      <w:pPr>
        <w:pStyle w:val="ListParagraph"/>
        <w:numPr>
          <w:ilvl w:val="1"/>
          <w:numId w:val="42"/>
        </w:numPr>
        <w:jc w:val="left"/>
        <w:rPr>
          <w:rFonts w:eastAsia="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w:t>
      </w:r>
      <w:r w:rsidR="00555570">
        <w:rPr>
          <w:rFonts w:eastAsia="Arial" w:cs="Arial"/>
          <w:color w:val="000000" w:themeColor="text1"/>
          <w:lang w:val="en-SG"/>
        </w:rPr>
        <w:t>4</w:t>
      </w:r>
      <w:r>
        <w:rPr>
          <w:rFonts w:eastAsia="Arial" w:cs="Arial"/>
          <w:color w:val="000000" w:themeColor="text1"/>
          <w:lang w:val="en-SG"/>
        </w:rPr>
        <w:t>.</w:t>
      </w:r>
    </w:p>
    <w:p w14:paraId="31B7444A" w14:textId="77777777" w:rsidR="00EC42AD" w:rsidRDefault="00EC42AD" w:rsidP="00EC42AD">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5EC395CF" w14:textId="77777777" w:rsidR="00EC42AD" w:rsidRDefault="00EC42AD" w:rsidP="00EC42AD">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 404.</w:t>
      </w:r>
    </w:p>
    <w:p w14:paraId="1057189E" w14:textId="77777777" w:rsidR="00EC42AD" w:rsidRPr="00415C3D" w:rsidRDefault="00EC42AD" w:rsidP="00EC42AD">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Pr="00542606">
        <w:t xml:space="preserve">Table </w:t>
      </w:r>
      <w:r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785826E2" w14:textId="77777777" w:rsidR="00EC42AD" w:rsidRPr="00962B6F" w:rsidRDefault="00EC42AD" w:rsidP="00EC42AD">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Pr="000C1740">
        <w:rPr>
          <w:b/>
        </w:rPr>
        <w:t xml:space="preserve">Table </w:t>
      </w:r>
      <w:r>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2823"/>
        <w:gridCol w:w="1592"/>
        <w:gridCol w:w="3343"/>
      </w:tblGrid>
      <w:tr w:rsidR="00EC42AD" w:rsidRPr="00962B6F" w14:paraId="24067978" w14:textId="77777777" w:rsidTr="00532E00">
        <w:tc>
          <w:tcPr>
            <w:tcW w:w="1286" w:type="dxa"/>
          </w:tcPr>
          <w:p w14:paraId="68D8A2DC" w14:textId="77777777" w:rsidR="00EC42AD" w:rsidRPr="00962B6F" w:rsidRDefault="00EC42AD">
            <w:pPr>
              <w:pStyle w:val="ncs-body"/>
              <w:jc w:val="left"/>
              <w:rPr>
                <w:rFonts w:eastAsia="Arial"/>
              </w:rPr>
            </w:pPr>
            <w:r>
              <w:rPr>
                <w:rFonts w:eastAsia="Arial"/>
              </w:rPr>
              <w:t>HTTP Status Code</w:t>
            </w:r>
          </w:p>
        </w:tc>
        <w:tc>
          <w:tcPr>
            <w:tcW w:w="2823" w:type="dxa"/>
          </w:tcPr>
          <w:p w14:paraId="59ECCE60" w14:textId="77777777" w:rsidR="00EC42AD" w:rsidRPr="00962B6F" w:rsidRDefault="00EC42AD">
            <w:pPr>
              <w:pStyle w:val="ncs-body"/>
              <w:jc w:val="left"/>
            </w:pPr>
            <w:r>
              <w:t>Error Code</w:t>
            </w:r>
          </w:p>
        </w:tc>
        <w:tc>
          <w:tcPr>
            <w:tcW w:w="1592" w:type="dxa"/>
          </w:tcPr>
          <w:p w14:paraId="5F7FAE01" w14:textId="3401AA0A" w:rsidR="00D26BF5" w:rsidRPr="00F15EDE" w:rsidRDefault="00D26BF5" w:rsidP="00532E00">
            <w:pPr>
              <w:pStyle w:val="ncs-body"/>
              <w:jc w:val="center"/>
              <w:rPr>
                <w:rFonts w:eastAsiaTheme="minorEastAsia"/>
                <w:lang w:eastAsia="zh-CN"/>
              </w:rPr>
            </w:pPr>
            <w:r>
              <w:rPr>
                <w:rFonts w:eastAsiaTheme="minorEastAsia" w:hint="eastAsia"/>
                <w:lang w:eastAsia="zh-CN"/>
              </w:rPr>
              <w:t>Params</w:t>
            </w:r>
          </w:p>
        </w:tc>
        <w:tc>
          <w:tcPr>
            <w:tcW w:w="3343" w:type="dxa"/>
          </w:tcPr>
          <w:p w14:paraId="6CB62DC3" w14:textId="1AF5B724" w:rsidR="00EC42AD" w:rsidRPr="00962B6F" w:rsidRDefault="00EC42AD">
            <w:pPr>
              <w:pStyle w:val="ncs-body"/>
              <w:jc w:val="left"/>
            </w:pPr>
            <w:r>
              <w:t>Description</w:t>
            </w:r>
          </w:p>
        </w:tc>
      </w:tr>
      <w:tr w:rsidR="00EC42AD" w:rsidRPr="00962B6F" w14:paraId="028C55DB" w14:textId="77777777" w:rsidTr="00532E00">
        <w:tc>
          <w:tcPr>
            <w:tcW w:w="1286" w:type="dxa"/>
            <w:vMerge w:val="restart"/>
          </w:tcPr>
          <w:p w14:paraId="276EAC2A" w14:textId="77777777" w:rsidR="00EC42AD" w:rsidRDefault="00EC42AD">
            <w:pPr>
              <w:pStyle w:val="ncs-body"/>
              <w:jc w:val="left"/>
              <w:rPr>
                <w:rFonts w:eastAsiaTheme="minorEastAsia"/>
                <w:lang w:eastAsia="zh-CN"/>
              </w:rPr>
            </w:pPr>
            <w:r>
              <w:rPr>
                <w:rFonts w:eastAsiaTheme="minorEastAsia" w:hint="eastAsia"/>
                <w:lang w:eastAsia="zh-CN"/>
              </w:rPr>
              <w:t>400</w:t>
            </w:r>
          </w:p>
        </w:tc>
        <w:tc>
          <w:tcPr>
            <w:tcW w:w="2823" w:type="dxa"/>
          </w:tcPr>
          <w:p w14:paraId="5BCF8A3E" w14:textId="6DBF5D27" w:rsidR="00EC42AD" w:rsidRDefault="00EC42AD">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DB7123">
              <w:rPr>
                <w:rFonts w:eastAsiaTheme="minorEastAsia"/>
                <w:lang w:eastAsia="zh-CN"/>
              </w:rPr>
              <w:t>alert-</w:t>
            </w:r>
            <w:r>
              <w:rPr>
                <w:rFonts w:eastAsiaTheme="minorEastAsia" w:hint="eastAsia"/>
                <w:color w:val="000000"/>
                <w:lang w:eastAsia="zh-CN"/>
              </w:rPr>
              <w:t>i</w:t>
            </w:r>
            <w:r w:rsidRPr="00E757EC">
              <w:rPr>
                <w:color w:val="000000"/>
              </w:rPr>
              <w:t>d</w:t>
            </w:r>
          </w:p>
        </w:tc>
        <w:tc>
          <w:tcPr>
            <w:tcW w:w="1592" w:type="dxa"/>
          </w:tcPr>
          <w:p w14:paraId="1862E0F6" w14:textId="77777777" w:rsidR="00D26BF5" w:rsidRDefault="00D26BF5">
            <w:pPr>
              <w:pStyle w:val="ncs-body"/>
              <w:jc w:val="left"/>
              <w:rPr>
                <w:rFonts w:eastAsiaTheme="minorEastAsia"/>
                <w:color w:val="000000"/>
                <w:lang w:eastAsia="zh-CN"/>
              </w:rPr>
            </w:pPr>
          </w:p>
        </w:tc>
        <w:tc>
          <w:tcPr>
            <w:tcW w:w="3343" w:type="dxa"/>
          </w:tcPr>
          <w:p w14:paraId="43F75533" w14:textId="3136A4F4" w:rsidR="00EC42AD" w:rsidRPr="00962B6F" w:rsidRDefault="00EC42AD">
            <w:pPr>
              <w:pStyle w:val="ncs-body"/>
              <w:jc w:val="left"/>
            </w:pPr>
            <w:r>
              <w:rPr>
                <w:rFonts w:eastAsiaTheme="minorEastAsia"/>
                <w:color w:val="000000"/>
                <w:lang w:eastAsia="zh-CN"/>
              </w:rPr>
              <w:t>‘</w:t>
            </w:r>
            <w:proofErr w:type="gramStart"/>
            <w:r w:rsidR="002C0061">
              <w:rPr>
                <w:color w:val="000000"/>
              </w:rPr>
              <w:t>id</w:t>
            </w:r>
            <w:r>
              <w:rPr>
                <w:rFonts w:eastAsiaTheme="minorEastAsia"/>
                <w:color w:val="000000"/>
                <w:lang w:eastAsia="zh-CN"/>
              </w:rPr>
              <w:t>‘</w:t>
            </w:r>
            <w:r w:rsidRPr="003C6A92">
              <w:rPr>
                <w:rFonts w:eastAsiaTheme="minorEastAsia" w:hint="eastAsia"/>
                <w:lang w:eastAsia="zh-CN"/>
              </w:rPr>
              <w:t xml:space="preserve"> is</w:t>
            </w:r>
            <w:proofErr w:type="gramEnd"/>
            <w:r w:rsidRPr="003C6A92">
              <w:rPr>
                <w:rFonts w:eastAsiaTheme="minorEastAsia" w:hint="eastAsia"/>
                <w:lang w:eastAsia="zh-CN"/>
              </w:rPr>
              <w:t xml:space="preserve"> required and must be a non-empty string.</w:t>
            </w:r>
          </w:p>
        </w:tc>
      </w:tr>
      <w:tr w:rsidR="00EC42AD" w:rsidRPr="00962B6F" w14:paraId="53B49CE0" w14:textId="77777777" w:rsidTr="00532E00">
        <w:tc>
          <w:tcPr>
            <w:tcW w:w="1286" w:type="dxa"/>
            <w:vMerge/>
          </w:tcPr>
          <w:p w14:paraId="5CC65B3E" w14:textId="77777777" w:rsidR="00EC42AD" w:rsidRDefault="00EC42AD">
            <w:pPr>
              <w:pStyle w:val="ncs-body"/>
              <w:jc w:val="left"/>
              <w:rPr>
                <w:rFonts w:eastAsiaTheme="minorEastAsia"/>
                <w:lang w:eastAsia="zh-CN"/>
              </w:rPr>
            </w:pPr>
          </w:p>
        </w:tc>
        <w:tc>
          <w:tcPr>
            <w:tcW w:w="2823" w:type="dxa"/>
          </w:tcPr>
          <w:p w14:paraId="40A74B91" w14:textId="1FF709EC" w:rsidR="00EC42AD" w:rsidRDefault="00EC42AD">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DB7123">
              <w:rPr>
                <w:color w:val="000000"/>
              </w:rPr>
              <w:t>false-positive</w:t>
            </w:r>
          </w:p>
        </w:tc>
        <w:tc>
          <w:tcPr>
            <w:tcW w:w="1592" w:type="dxa"/>
          </w:tcPr>
          <w:p w14:paraId="3EDE16BB" w14:textId="77777777" w:rsidR="00D26BF5" w:rsidRDefault="00D26BF5">
            <w:pPr>
              <w:pStyle w:val="ncs-body"/>
              <w:jc w:val="left"/>
              <w:rPr>
                <w:rFonts w:eastAsiaTheme="minorEastAsia"/>
                <w:color w:val="000000"/>
                <w:lang w:eastAsia="zh-CN"/>
              </w:rPr>
            </w:pPr>
          </w:p>
        </w:tc>
        <w:tc>
          <w:tcPr>
            <w:tcW w:w="3343" w:type="dxa"/>
          </w:tcPr>
          <w:p w14:paraId="6D0AD5AF" w14:textId="16D9DC1E" w:rsidR="00EC42AD" w:rsidRPr="00962B6F" w:rsidRDefault="00EC42AD">
            <w:pPr>
              <w:pStyle w:val="ncs-body"/>
              <w:jc w:val="left"/>
            </w:pPr>
            <w:r>
              <w:rPr>
                <w:rFonts w:eastAsiaTheme="minorEastAsia"/>
                <w:color w:val="000000"/>
                <w:lang w:eastAsia="zh-CN"/>
              </w:rPr>
              <w:t>‘</w:t>
            </w:r>
            <w:proofErr w:type="spellStart"/>
            <w:proofErr w:type="gramStart"/>
            <w:r w:rsidR="00DB7123">
              <w:rPr>
                <w:color w:val="000000"/>
              </w:rPr>
              <w:t>isFalsePositive</w:t>
            </w:r>
            <w:proofErr w:type="spellEnd"/>
            <w:r>
              <w:rPr>
                <w:rFonts w:eastAsiaTheme="minorEastAsia"/>
                <w:color w:val="000000"/>
                <w:lang w:eastAsia="zh-CN"/>
              </w:rPr>
              <w:t>‘</w:t>
            </w:r>
            <w:r w:rsidRPr="003C6A92">
              <w:rPr>
                <w:rFonts w:eastAsiaTheme="minorEastAsia" w:hint="eastAsia"/>
                <w:lang w:eastAsia="zh-CN"/>
              </w:rPr>
              <w:t xml:space="preserve"> is</w:t>
            </w:r>
            <w:proofErr w:type="gramEnd"/>
            <w:r w:rsidRPr="003C6A92">
              <w:rPr>
                <w:rFonts w:eastAsiaTheme="minorEastAsia" w:hint="eastAsia"/>
                <w:lang w:eastAsia="zh-CN"/>
              </w:rPr>
              <w:t xml:space="preserve"> required and must be </w:t>
            </w:r>
            <w:r w:rsidR="00DB7123">
              <w:rPr>
                <w:rFonts w:eastAsiaTheme="minorEastAsia"/>
                <w:lang w:eastAsia="zh-CN"/>
              </w:rPr>
              <w:t xml:space="preserve">either </w:t>
            </w:r>
            <w:r w:rsidR="00BC6A8B">
              <w:rPr>
                <w:rFonts w:eastAsiaTheme="minorEastAsia"/>
                <w:lang w:eastAsia="zh-CN"/>
              </w:rPr>
              <w:t>‘</w:t>
            </w:r>
            <w:r w:rsidR="00DB7123">
              <w:rPr>
                <w:rFonts w:eastAsiaTheme="minorEastAsia"/>
                <w:lang w:eastAsia="zh-CN"/>
              </w:rPr>
              <w:t>true</w:t>
            </w:r>
            <w:r w:rsidR="00BC6A8B">
              <w:rPr>
                <w:rFonts w:eastAsiaTheme="minorEastAsia"/>
                <w:lang w:eastAsia="zh-CN"/>
              </w:rPr>
              <w:t>’ or ‘false’</w:t>
            </w:r>
            <w:r w:rsidRPr="003C6A92">
              <w:rPr>
                <w:rFonts w:eastAsiaTheme="minorEastAsia" w:hint="eastAsia"/>
                <w:lang w:eastAsia="zh-CN"/>
              </w:rPr>
              <w:t>.</w:t>
            </w:r>
          </w:p>
        </w:tc>
      </w:tr>
      <w:tr w:rsidR="00EC42AD" w:rsidRPr="008F7ECB" w14:paraId="529FD2D7" w14:textId="77777777" w:rsidTr="00532E00">
        <w:tc>
          <w:tcPr>
            <w:tcW w:w="1286" w:type="dxa"/>
          </w:tcPr>
          <w:p w14:paraId="294B8BFC" w14:textId="77777777" w:rsidR="00EC42AD" w:rsidRDefault="00EC42AD">
            <w:pPr>
              <w:pStyle w:val="ncs-body"/>
              <w:jc w:val="left"/>
              <w:rPr>
                <w:rFonts w:eastAsiaTheme="minorEastAsia"/>
                <w:lang w:eastAsia="zh-CN"/>
              </w:rPr>
            </w:pPr>
            <w:r>
              <w:rPr>
                <w:rFonts w:eastAsiaTheme="minorEastAsia" w:hint="eastAsia"/>
                <w:lang w:eastAsia="zh-CN"/>
              </w:rPr>
              <w:t>404</w:t>
            </w:r>
          </w:p>
        </w:tc>
        <w:tc>
          <w:tcPr>
            <w:tcW w:w="2823" w:type="dxa"/>
          </w:tcPr>
          <w:p w14:paraId="52461CE9" w14:textId="65AE4F49" w:rsidR="00EC42AD" w:rsidRDefault="00BC6A8B">
            <w:pPr>
              <w:pStyle w:val="ncs-body"/>
              <w:jc w:val="left"/>
              <w:rPr>
                <w:rFonts w:eastAsiaTheme="minorEastAsia"/>
                <w:lang w:eastAsia="zh-CN"/>
              </w:rPr>
            </w:pPr>
            <w:r>
              <w:rPr>
                <w:rFonts w:eastAsiaTheme="minorEastAsia"/>
                <w:lang w:eastAsia="zh-CN"/>
              </w:rPr>
              <w:t>alert</w:t>
            </w:r>
            <w:r w:rsidR="00EC42AD" w:rsidRPr="000640BB">
              <w:rPr>
                <w:rFonts w:eastAsiaTheme="minorEastAsia" w:hint="eastAsia"/>
                <w:lang w:eastAsia="zh-CN"/>
              </w:rPr>
              <w:t>-not-found</w:t>
            </w:r>
          </w:p>
        </w:tc>
        <w:tc>
          <w:tcPr>
            <w:tcW w:w="1592" w:type="dxa"/>
          </w:tcPr>
          <w:p w14:paraId="29CDEB70" w14:textId="77777777" w:rsidR="00D26BF5" w:rsidRDefault="00D26BF5">
            <w:pPr>
              <w:pStyle w:val="ncs-body"/>
              <w:jc w:val="left"/>
              <w:rPr>
                <w:rFonts w:eastAsiaTheme="minorEastAsia"/>
                <w:lang w:eastAsia="zh-CN"/>
              </w:rPr>
            </w:pPr>
          </w:p>
        </w:tc>
        <w:tc>
          <w:tcPr>
            <w:tcW w:w="3343" w:type="dxa"/>
          </w:tcPr>
          <w:p w14:paraId="66CFF2BB" w14:textId="50F6DECB" w:rsidR="00EC42AD" w:rsidRPr="008F7ECB" w:rsidRDefault="00EC42AD">
            <w:pPr>
              <w:pStyle w:val="ncs-body"/>
              <w:jc w:val="left"/>
              <w:rPr>
                <w:rFonts w:eastAsiaTheme="minorEastAsia"/>
                <w:lang w:eastAsia="zh-CN"/>
              </w:rPr>
            </w:pPr>
            <w:r>
              <w:rPr>
                <w:rFonts w:eastAsiaTheme="minorEastAsia" w:hint="eastAsia"/>
                <w:lang w:eastAsia="zh-CN"/>
              </w:rPr>
              <w:t xml:space="preserve">Can not find the </w:t>
            </w:r>
            <w:r w:rsidR="00BC6A8B">
              <w:rPr>
                <w:rFonts w:eastAsiaTheme="minorEastAsia"/>
                <w:lang w:eastAsia="zh-CN"/>
              </w:rPr>
              <w:t>alert</w:t>
            </w:r>
          </w:p>
        </w:tc>
      </w:tr>
    </w:tbl>
    <w:p w14:paraId="6A93E053" w14:textId="52D83A7B" w:rsidR="63E4A891" w:rsidRDefault="63E4A891" w:rsidP="63E4A891">
      <w:pPr>
        <w:pStyle w:val="ncs-body"/>
      </w:pPr>
    </w:p>
    <w:p w14:paraId="0E11146E" w14:textId="74395397" w:rsidR="00343428" w:rsidRPr="00000ABF" w:rsidRDefault="00AC0DCB" w:rsidP="00343428">
      <w:pPr>
        <w:pStyle w:val="Heading3"/>
        <w:jc w:val="left"/>
        <w:rPr>
          <w:rFonts w:eastAsiaTheme="minorEastAsia"/>
          <w:b/>
          <w:color w:val="000000" w:themeColor="text1"/>
          <w:lang w:val="en-SG" w:eastAsia="zh-CN"/>
        </w:rPr>
      </w:pPr>
      <w:bookmarkStart w:id="395" w:name="_Ref213017779"/>
      <w:bookmarkStart w:id="396" w:name="_Toc216180158"/>
      <w:r>
        <w:rPr>
          <w:rFonts w:eastAsiaTheme="minorEastAsia"/>
          <w:b/>
          <w:color w:val="000000" w:themeColor="text1"/>
          <w:lang w:val="en-SG" w:eastAsia="zh-CN"/>
        </w:rPr>
        <w:t>Apply</w:t>
      </w:r>
      <w:r w:rsidR="00AE0FBD">
        <w:rPr>
          <w:rFonts w:eastAsiaTheme="minorEastAsia"/>
          <w:b/>
          <w:color w:val="000000" w:themeColor="text1"/>
          <w:lang w:val="en-SG" w:eastAsia="zh-CN"/>
        </w:rPr>
        <w:t xml:space="preserve"> </w:t>
      </w:r>
      <w:r w:rsidR="003C04F3">
        <w:rPr>
          <w:rFonts w:eastAsiaTheme="minorEastAsia"/>
          <w:b/>
          <w:color w:val="000000" w:themeColor="text1"/>
          <w:lang w:val="en-SG" w:eastAsia="zh-CN"/>
        </w:rPr>
        <w:t xml:space="preserve">Pushing </w:t>
      </w:r>
      <w:r w:rsidR="00AE0FBD">
        <w:rPr>
          <w:rFonts w:eastAsiaTheme="minorEastAsia"/>
          <w:b/>
          <w:color w:val="000000" w:themeColor="text1"/>
          <w:lang w:val="en-SG" w:eastAsia="zh-CN"/>
        </w:rPr>
        <w:t>VA Event</w:t>
      </w:r>
      <w:r w:rsidR="00E17F68">
        <w:rPr>
          <w:rFonts w:eastAsiaTheme="minorEastAsia"/>
          <w:b/>
          <w:color w:val="000000" w:themeColor="text1"/>
          <w:lang w:val="en-SG" w:eastAsia="zh-CN"/>
        </w:rPr>
        <w:t xml:space="preserve"> Filter</w:t>
      </w:r>
      <w:bookmarkEnd w:id="395"/>
      <w:bookmarkEnd w:id="396"/>
    </w:p>
    <w:p w14:paraId="40498A5D" w14:textId="2FA8071E" w:rsidR="00343428" w:rsidRPr="00515E7B" w:rsidRDefault="00343428" w:rsidP="00E17F68">
      <w:pPr>
        <w:pStyle w:val="ListParagraph"/>
        <w:numPr>
          <w:ilvl w:val="0"/>
          <w:numId w:val="94"/>
        </w:numPr>
        <w:jc w:val="left"/>
        <w:rPr>
          <w:rFonts w:cs="Arial"/>
          <w:color w:val="000000" w:themeColor="text1"/>
        </w:rPr>
      </w:pPr>
      <w:r w:rsidRPr="00561346">
        <w:rPr>
          <w:rFonts w:eastAsia="Arial"/>
          <w:color w:val="000000" w:themeColor="text1"/>
          <w:szCs w:val="22"/>
          <w:lang w:val="en-SG"/>
        </w:rPr>
        <w:t xml:space="preserve">This message is sent when </w:t>
      </w:r>
      <w:r>
        <w:rPr>
          <w:rFonts w:eastAsia="Arial"/>
          <w:color w:val="000000" w:themeColor="text1"/>
          <w:lang w:val="en-SG"/>
        </w:rPr>
        <w:t>C3</w:t>
      </w:r>
      <w:r w:rsidRPr="00561346">
        <w:rPr>
          <w:rFonts w:eastAsia="Arial"/>
          <w:color w:val="000000" w:themeColor="text1"/>
          <w:lang w:val="en-SG"/>
        </w:rPr>
        <w:t xml:space="preserve"> </w:t>
      </w:r>
      <w:r w:rsidRPr="00561346">
        <w:rPr>
          <w:rFonts w:eastAsia="Arial"/>
          <w:color w:val="000000" w:themeColor="text1"/>
          <w:szCs w:val="22"/>
          <w:lang w:val="en-SG"/>
        </w:rPr>
        <w:t>request</w:t>
      </w:r>
      <w:r>
        <w:rPr>
          <w:rFonts w:eastAsia="Arial"/>
          <w:color w:val="000000" w:themeColor="text1"/>
          <w:szCs w:val="22"/>
          <w:lang w:val="en-SG"/>
        </w:rPr>
        <w:t>s</w:t>
      </w:r>
      <w:r w:rsidRPr="00561346">
        <w:rPr>
          <w:rFonts w:eastAsia="Arial"/>
          <w:color w:val="000000" w:themeColor="text1"/>
          <w:szCs w:val="22"/>
          <w:lang w:val="en-SG"/>
        </w:rPr>
        <w:t xml:space="preserve"> </w:t>
      </w:r>
      <w:r>
        <w:rPr>
          <w:rFonts w:eastAsia="Arial"/>
          <w:color w:val="000000" w:themeColor="text1"/>
          <w:szCs w:val="22"/>
          <w:lang w:val="en-SG"/>
        </w:rPr>
        <w:t xml:space="preserve">to </w:t>
      </w:r>
      <w:r w:rsidR="003C04F3">
        <w:rPr>
          <w:rFonts w:eastAsia="Arial"/>
          <w:color w:val="000000" w:themeColor="text1"/>
          <w:szCs w:val="22"/>
          <w:lang w:val="en-SG"/>
        </w:rPr>
        <w:t>receive VA Event based on App or Event Type</w:t>
      </w:r>
      <w:r w:rsidR="00806698">
        <w:rPr>
          <w:rFonts w:eastAsia="Arial"/>
          <w:color w:val="000000" w:themeColor="text1"/>
          <w:szCs w:val="22"/>
          <w:lang w:val="en-SG"/>
        </w:rPr>
        <w:t xml:space="preserve"> to reduce </w:t>
      </w:r>
      <w:r w:rsidR="00794041">
        <w:rPr>
          <w:rFonts w:eastAsia="Arial"/>
          <w:color w:val="000000" w:themeColor="text1"/>
          <w:szCs w:val="22"/>
          <w:lang w:val="en-SG"/>
        </w:rPr>
        <w:t>unwanted VA Event</w:t>
      </w:r>
      <w:r w:rsidRPr="00515E7B">
        <w:rPr>
          <w:rFonts w:eastAsia="Arial" w:cs="Arial"/>
          <w:color w:val="000000" w:themeColor="text1"/>
          <w:lang w:val="en-SG"/>
        </w:rPr>
        <w:t>.</w:t>
      </w:r>
    </w:p>
    <w:p w14:paraId="604DF9C9" w14:textId="77777777" w:rsidR="00343428" w:rsidRPr="00101D87" w:rsidRDefault="00343428" w:rsidP="00E17F68">
      <w:pPr>
        <w:pStyle w:val="ListParagraph"/>
        <w:numPr>
          <w:ilvl w:val="0"/>
          <w:numId w:val="94"/>
        </w:numPr>
        <w:jc w:val="left"/>
        <w:rPr>
          <w:rFonts w:eastAsia="Arial" w:cs="Arial"/>
          <w:color w:val="000000" w:themeColor="text1"/>
        </w:rPr>
      </w:pPr>
      <w:r w:rsidRPr="00D96679">
        <w:rPr>
          <w:rFonts w:eastAsia="Arial" w:cs="Arial"/>
          <w:color w:val="000000" w:themeColor="text1"/>
          <w:lang w:val="en-SG"/>
        </w:rPr>
        <w:t>Request:</w:t>
      </w:r>
    </w:p>
    <w:p w14:paraId="2A74725B" w14:textId="77777777" w:rsidR="00343428" w:rsidRPr="00101D87" w:rsidRDefault="00343428" w:rsidP="00343428">
      <w:pPr>
        <w:pStyle w:val="ListParagraph"/>
        <w:numPr>
          <w:ilvl w:val="0"/>
          <w:numId w:val="42"/>
        </w:numPr>
        <w:jc w:val="left"/>
        <w:rPr>
          <w:rFonts w:eastAsia="Arial" w:cs="Arial"/>
          <w:color w:val="000000" w:themeColor="text1"/>
          <w:lang w:val="en-SG"/>
        </w:rPr>
      </w:pPr>
      <w:r w:rsidRPr="007B5F57">
        <w:rPr>
          <w:rFonts w:eastAsia="Arial" w:cs="Arial"/>
          <w:color w:val="000000" w:themeColor="text1"/>
          <w:lang w:val="en-SG"/>
        </w:rPr>
        <w:t xml:space="preserve">Method: </w:t>
      </w:r>
      <w:r w:rsidRPr="00B65CA7">
        <w:rPr>
          <w:rFonts w:eastAsia="Arial" w:cs="Arial"/>
          <w:color w:val="000000" w:themeColor="text1"/>
          <w:lang w:val="en-SG"/>
        </w:rPr>
        <w:t>POST</w:t>
      </w:r>
    </w:p>
    <w:p w14:paraId="5053DAD5" w14:textId="3987EF0F" w:rsidR="00343428" w:rsidRPr="00101D87" w:rsidRDefault="00343428" w:rsidP="00343428">
      <w:pPr>
        <w:pStyle w:val="ListParagraph"/>
        <w:numPr>
          <w:ilvl w:val="0"/>
          <w:numId w:val="42"/>
        </w:numPr>
        <w:jc w:val="left"/>
        <w:rPr>
          <w:rFonts w:eastAsia="Arial" w:cs="Arial"/>
          <w:color w:val="000000" w:themeColor="text1"/>
          <w:lang w:val="en-SG"/>
        </w:rPr>
      </w:pPr>
      <w:r>
        <w:rPr>
          <w:rFonts w:eastAsia="Arial" w:cs="Arial"/>
          <w:color w:val="000000" w:themeColor="text1"/>
          <w:lang w:val="en-SG"/>
        </w:rPr>
        <w:t>Path</w:t>
      </w:r>
      <w:r w:rsidRPr="00101D87">
        <w:rPr>
          <w:rFonts w:eastAsia="Arial" w:cs="Arial"/>
          <w:color w:val="000000" w:themeColor="text1"/>
          <w:lang w:val="en-SG"/>
        </w:rPr>
        <w:t xml:space="preserve">: </w:t>
      </w:r>
      <w:proofErr w:type="spellStart"/>
      <w:r w:rsidR="005B40D2">
        <w:rPr>
          <w:rFonts w:eastAsiaTheme="minorEastAsia" w:cs="Arial" w:hint="eastAsia"/>
          <w:color w:val="000000" w:themeColor="text1"/>
          <w:lang w:val="en-SG" w:eastAsia="zh-CN"/>
        </w:rPr>
        <w:t>va</w:t>
      </w:r>
      <w:proofErr w:type="spellEnd"/>
      <w:r w:rsidR="005B40D2" w:rsidRPr="00101D87">
        <w:rPr>
          <w:rFonts w:eastAsia="Arial" w:cs="Arial"/>
          <w:color w:val="000000" w:themeColor="text1"/>
          <w:lang w:val="en-SG"/>
        </w:rPr>
        <w:t>/</w:t>
      </w:r>
      <w:r w:rsidR="00852B9F">
        <w:rPr>
          <w:rFonts w:eastAsia="Arial" w:cs="Arial"/>
          <w:color w:val="000000" w:themeColor="text1"/>
          <w:lang w:val="en-SG"/>
        </w:rPr>
        <w:t>event</w:t>
      </w:r>
      <w:r w:rsidR="00C62495">
        <w:rPr>
          <w:rFonts w:eastAsia="Arial" w:cs="Arial"/>
          <w:color w:val="000000" w:themeColor="text1"/>
          <w:lang w:val="en-SG"/>
        </w:rPr>
        <w:t>-push</w:t>
      </w:r>
      <w:r w:rsidR="00852B9F">
        <w:rPr>
          <w:rFonts w:eastAsia="Arial" w:cs="Arial"/>
          <w:color w:val="000000" w:themeColor="text1"/>
          <w:lang w:val="en-SG"/>
        </w:rPr>
        <w:t>/</w:t>
      </w:r>
      <w:r w:rsidR="00B31BBC">
        <w:rPr>
          <w:rFonts w:eastAsia="Arial" w:cs="Arial"/>
          <w:color w:val="000000" w:themeColor="text1"/>
          <w:lang w:val="en-SG"/>
        </w:rPr>
        <w:t>apply</w:t>
      </w:r>
      <w:r w:rsidR="005B40D2">
        <w:rPr>
          <w:rFonts w:eastAsia="Arial" w:cs="Arial"/>
          <w:color w:val="000000" w:themeColor="text1"/>
          <w:lang w:val="en-SG"/>
        </w:rPr>
        <w:t>-</w:t>
      </w:r>
      <w:r w:rsidR="00FD79AD">
        <w:rPr>
          <w:rFonts w:eastAsia="Arial" w:cs="Arial"/>
          <w:color w:val="000000" w:themeColor="text1"/>
          <w:lang w:val="en-SG"/>
        </w:rPr>
        <w:t>filter</w:t>
      </w:r>
    </w:p>
    <w:p w14:paraId="3BFF0C0C" w14:textId="77777777" w:rsidR="00343428" w:rsidRPr="00101D87" w:rsidRDefault="00343428" w:rsidP="00343428">
      <w:pPr>
        <w:pStyle w:val="ListParagraph"/>
        <w:numPr>
          <w:ilvl w:val="0"/>
          <w:numId w:val="42"/>
        </w:numPr>
        <w:jc w:val="left"/>
        <w:rPr>
          <w:rFonts w:eastAsia="Arial" w:cs="Arial"/>
          <w:color w:val="000000" w:themeColor="text1"/>
          <w:lang w:val="en-SG"/>
        </w:rPr>
      </w:pPr>
      <w:r>
        <w:rPr>
          <w:rFonts w:eastAsia="Arial" w:cs="Arial"/>
          <w:color w:val="000000" w:themeColor="text1"/>
          <w:lang w:val="en-SG"/>
        </w:rPr>
        <w:t>Body:</w:t>
      </w:r>
    </w:p>
    <w:tbl>
      <w:tblPr>
        <w:tblW w:w="9589" w:type="dxa"/>
        <w:tblLayout w:type="fixed"/>
        <w:tblLook w:val="04A0" w:firstRow="1" w:lastRow="0" w:firstColumn="1" w:lastColumn="0" w:noHBand="0" w:noVBand="1"/>
      </w:tblPr>
      <w:tblGrid>
        <w:gridCol w:w="1345"/>
        <w:gridCol w:w="1260"/>
        <w:gridCol w:w="1350"/>
        <w:gridCol w:w="2970"/>
        <w:gridCol w:w="2664"/>
      </w:tblGrid>
      <w:tr w:rsidR="00343428" w:rsidRPr="007C7B60" w14:paraId="45C42B6F" w14:textId="77777777">
        <w:trPr>
          <w:trHeight w:val="657"/>
        </w:trPr>
        <w:tc>
          <w:tcPr>
            <w:tcW w:w="134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27E0D10" w14:textId="77777777" w:rsidR="00343428" w:rsidRPr="007C7B60" w:rsidRDefault="00343428">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 xml:space="preserve">Field </w:t>
            </w:r>
            <w:r w:rsidRPr="007C7B60">
              <w:rPr>
                <w:rFonts w:ascii="Arial" w:eastAsia="Times New Roman" w:hAnsi="Arial" w:cs="Arial"/>
                <w:b/>
                <w:bCs/>
                <w:color w:val="000000"/>
                <w:kern w:val="0"/>
                <w:sz w:val="22"/>
              </w:rPr>
              <w:br/>
              <w:t>Name</w:t>
            </w:r>
          </w:p>
        </w:tc>
        <w:tc>
          <w:tcPr>
            <w:tcW w:w="1260" w:type="dxa"/>
            <w:tcBorders>
              <w:top w:val="single" w:sz="4" w:space="0" w:color="auto"/>
              <w:left w:val="nil"/>
              <w:bottom w:val="single" w:sz="4" w:space="0" w:color="auto"/>
              <w:right w:val="single" w:sz="4" w:space="0" w:color="auto"/>
            </w:tcBorders>
            <w:shd w:val="clear" w:color="000000" w:fill="D9D9D9"/>
            <w:vAlign w:val="center"/>
            <w:hideMark/>
          </w:tcPr>
          <w:p w14:paraId="78C7FD72" w14:textId="77777777" w:rsidR="00343428" w:rsidRPr="007C7B60" w:rsidRDefault="00343428">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 xml:space="preserve">Data </w:t>
            </w:r>
            <w:r w:rsidRPr="007C7B60">
              <w:rPr>
                <w:rFonts w:ascii="Arial" w:eastAsia="Times New Roman" w:hAnsi="Arial" w:cs="Arial"/>
                <w:b/>
                <w:bCs/>
                <w:color w:val="000000"/>
                <w:kern w:val="0"/>
                <w:sz w:val="22"/>
              </w:rPr>
              <w:br/>
              <w:t xml:space="preserve">Type </w:t>
            </w:r>
          </w:p>
        </w:tc>
        <w:tc>
          <w:tcPr>
            <w:tcW w:w="1350" w:type="dxa"/>
            <w:tcBorders>
              <w:top w:val="single" w:sz="4" w:space="0" w:color="auto"/>
              <w:left w:val="nil"/>
              <w:bottom w:val="single" w:sz="4" w:space="0" w:color="auto"/>
              <w:right w:val="single" w:sz="4" w:space="0" w:color="auto"/>
            </w:tcBorders>
            <w:shd w:val="clear" w:color="000000" w:fill="D9D9D9"/>
            <w:vAlign w:val="center"/>
            <w:hideMark/>
          </w:tcPr>
          <w:p w14:paraId="2B52E811" w14:textId="77777777" w:rsidR="00343428" w:rsidRPr="007C7B60" w:rsidRDefault="00343428">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 xml:space="preserve">Mandatory </w:t>
            </w:r>
          </w:p>
        </w:tc>
        <w:tc>
          <w:tcPr>
            <w:tcW w:w="2970" w:type="dxa"/>
            <w:tcBorders>
              <w:top w:val="single" w:sz="4" w:space="0" w:color="auto"/>
              <w:left w:val="nil"/>
              <w:bottom w:val="single" w:sz="4" w:space="0" w:color="auto"/>
              <w:right w:val="single" w:sz="4" w:space="0" w:color="auto"/>
            </w:tcBorders>
            <w:shd w:val="clear" w:color="000000" w:fill="D9D9D9"/>
            <w:vAlign w:val="center"/>
            <w:hideMark/>
          </w:tcPr>
          <w:p w14:paraId="269D8C26" w14:textId="77777777" w:rsidR="00343428" w:rsidRPr="007C7B60" w:rsidRDefault="00343428">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Allowed values</w:t>
            </w:r>
          </w:p>
        </w:tc>
        <w:tc>
          <w:tcPr>
            <w:tcW w:w="2664" w:type="dxa"/>
            <w:tcBorders>
              <w:top w:val="single" w:sz="4" w:space="0" w:color="auto"/>
              <w:left w:val="nil"/>
              <w:bottom w:val="single" w:sz="4" w:space="0" w:color="auto"/>
              <w:right w:val="single" w:sz="4" w:space="0" w:color="auto"/>
            </w:tcBorders>
            <w:shd w:val="clear" w:color="000000" w:fill="D9D9D9"/>
            <w:vAlign w:val="center"/>
            <w:hideMark/>
          </w:tcPr>
          <w:p w14:paraId="05165B96" w14:textId="77777777" w:rsidR="00343428" w:rsidRPr="007C7B60" w:rsidRDefault="00343428">
            <w:pPr>
              <w:widowControl/>
              <w:jc w:val="left"/>
              <w:rPr>
                <w:rFonts w:ascii="Arial" w:eastAsia="Times New Roman" w:hAnsi="Arial" w:cs="Arial"/>
                <w:b/>
                <w:bCs/>
                <w:color w:val="000000"/>
                <w:kern w:val="0"/>
                <w:sz w:val="22"/>
              </w:rPr>
            </w:pPr>
            <w:r w:rsidRPr="007C7B60">
              <w:rPr>
                <w:rFonts w:ascii="Arial" w:eastAsia="Times New Roman" w:hAnsi="Arial" w:cs="Arial"/>
                <w:b/>
                <w:bCs/>
                <w:color w:val="000000"/>
                <w:kern w:val="0"/>
                <w:sz w:val="22"/>
              </w:rPr>
              <w:t>Description</w:t>
            </w:r>
          </w:p>
        </w:tc>
      </w:tr>
      <w:tr w:rsidR="00343428" w:rsidRPr="007C7B60" w14:paraId="6650591E" w14:textId="77777777">
        <w:trPr>
          <w:trHeight w:val="657"/>
        </w:trPr>
        <w:tc>
          <w:tcPr>
            <w:tcW w:w="1345" w:type="dxa"/>
            <w:tcBorders>
              <w:top w:val="nil"/>
              <w:left w:val="single" w:sz="4" w:space="0" w:color="auto"/>
              <w:bottom w:val="single" w:sz="4" w:space="0" w:color="auto"/>
              <w:right w:val="single" w:sz="4" w:space="0" w:color="auto"/>
            </w:tcBorders>
            <w:hideMark/>
          </w:tcPr>
          <w:p w14:paraId="11C32608" w14:textId="50E29B42" w:rsidR="00343428" w:rsidRPr="007C7B60" w:rsidRDefault="00C7760A">
            <w:pPr>
              <w:widowControl/>
              <w:jc w:val="left"/>
              <w:rPr>
                <w:rFonts w:ascii="Arial" w:eastAsia="Times New Roman" w:hAnsi="Arial" w:cs="Arial"/>
                <w:color w:val="000000"/>
                <w:kern w:val="0"/>
                <w:sz w:val="22"/>
              </w:rPr>
            </w:pPr>
            <w:proofErr w:type="spellStart"/>
            <w:r>
              <w:rPr>
                <w:rFonts w:ascii="Arial" w:eastAsia="Times New Roman" w:hAnsi="Arial" w:cs="Arial"/>
                <w:color w:val="000000"/>
                <w:kern w:val="0"/>
                <w:sz w:val="22"/>
              </w:rPr>
              <w:t>vaAppId</w:t>
            </w:r>
            <w:r w:rsidR="00400D45">
              <w:rPr>
                <w:rFonts w:ascii="Arial" w:eastAsia="Times New Roman" w:hAnsi="Arial" w:cs="Arial"/>
                <w:color w:val="000000"/>
                <w:kern w:val="0"/>
                <w:sz w:val="22"/>
              </w:rPr>
              <w:t>s</w:t>
            </w:r>
            <w:proofErr w:type="spellEnd"/>
          </w:p>
        </w:tc>
        <w:tc>
          <w:tcPr>
            <w:tcW w:w="1260" w:type="dxa"/>
            <w:tcBorders>
              <w:top w:val="nil"/>
              <w:left w:val="nil"/>
              <w:bottom w:val="single" w:sz="4" w:space="0" w:color="auto"/>
              <w:right w:val="single" w:sz="4" w:space="0" w:color="auto"/>
            </w:tcBorders>
            <w:hideMark/>
          </w:tcPr>
          <w:p w14:paraId="0696B92E" w14:textId="2202CC1F" w:rsidR="00343428" w:rsidRPr="007C7B60" w:rsidRDefault="00400D45">
            <w:pPr>
              <w:widowControl/>
              <w:jc w:val="left"/>
              <w:rPr>
                <w:rFonts w:ascii="Arial" w:eastAsia="Times New Roman" w:hAnsi="Arial" w:cs="Arial"/>
                <w:color w:val="000000"/>
                <w:kern w:val="0"/>
                <w:sz w:val="22"/>
              </w:rPr>
            </w:pPr>
            <w:r>
              <w:rPr>
                <w:rFonts w:ascii="Arial" w:eastAsia="Times New Roman" w:hAnsi="Arial" w:cs="Arial"/>
                <w:color w:val="000000"/>
                <w:kern w:val="0"/>
                <w:sz w:val="22"/>
              </w:rPr>
              <w:t xml:space="preserve">Array of </w:t>
            </w:r>
            <w:r w:rsidR="00343428">
              <w:rPr>
                <w:rFonts w:ascii="Arial" w:eastAsia="Times New Roman" w:hAnsi="Arial" w:cs="Arial"/>
                <w:color w:val="000000"/>
                <w:kern w:val="0"/>
                <w:sz w:val="22"/>
              </w:rPr>
              <w:t>String</w:t>
            </w:r>
            <w:r w:rsidR="00AD1089">
              <w:rPr>
                <w:rFonts w:ascii="Arial" w:eastAsia="Times New Roman" w:hAnsi="Arial" w:cs="Arial"/>
                <w:color w:val="000000"/>
                <w:kern w:val="0"/>
                <w:sz w:val="22"/>
              </w:rPr>
              <w:t xml:space="preserve"> </w:t>
            </w:r>
            <w:r w:rsidR="00343428">
              <w:rPr>
                <w:rFonts w:ascii="Arial" w:eastAsia="Times New Roman" w:hAnsi="Arial" w:cs="Arial"/>
                <w:color w:val="000000"/>
                <w:kern w:val="0"/>
                <w:sz w:val="22"/>
              </w:rPr>
              <w:t>(</w:t>
            </w:r>
            <w:r w:rsidR="00343428" w:rsidRPr="007C7B60">
              <w:rPr>
                <w:rFonts w:ascii="Arial" w:eastAsia="Times New Roman" w:hAnsi="Arial" w:cs="Arial"/>
                <w:color w:val="000000"/>
                <w:kern w:val="0"/>
                <w:sz w:val="22"/>
              </w:rPr>
              <w:t>32)</w:t>
            </w:r>
          </w:p>
        </w:tc>
        <w:tc>
          <w:tcPr>
            <w:tcW w:w="1350" w:type="dxa"/>
            <w:tcBorders>
              <w:top w:val="nil"/>
              <w:left w:val="nil"/>
              <w:bottom w:val="single" w:sz="4" w:space="0" w:color="auto"/>
              <w:right w:val="single" w:sz="4" w:space="0" w:color="auto"/>
            </w:tcBorders>
            <w:hideMark/>
          </w:tcPr>
          <w:p w14:paraId="5F4ADCFF" w14:textId="13FFB172" w:rsidR="00343428" w:rsidRPr="007C7B60" w:rsidRDefault="00F92F62">
            <w:pPr>
              <w:widowControl/>
              <w:jc w:val="left"/>
              <w:rPr>
                <w:rFonts w:ascii="Arial" w:eastAsia="Times New Roman" w:hAnsi="Arial" w:cs="Arial"/>
                <w:color w:val="000000"/>
                <w:kern w:val="0"/>
                <w:sz w:val="22"/>
              </w:rPr>
            </w:pPr>
            <w:r>
              <w:rPr>
                <w:rFonts w:ascii="Arial" w:eastAsia="Times New Roman" w:hAnsi="Arial" w:cs="Arial"/>
                <w:color w:val="000000"/>
                <w:kern w:val="0"/>
                <w:sz w:val="22"/>
              </w:rPr>
              <w:t>No</w:t>
            </w:r>
          </w:p>
        </w:tc>
        <w:tc>
          <w:tcPr>
            <w:tcW w:w="2970" w:type="dxa"/>
            <w:tcBorders>
              <w:top w:val="nil"/>
              <w:left w:val="nil"/>
              <w:bottom w:val="single" w:sz="4" w:space="0" w:color="auto"/>
              <w:right w:val="single" w:sz="4" w:space="0" w:color="auto"/>
            </w:tcBorders>
            <w:hideMark/>
          </w:tcPr>
          <w:p w14:paraId="4D28F31C" w14:textId="77777777" w:rsidR="00AD1089" w:rsidRDefault="00AD1089" w:rsidP="00AD1089">
            <w:pPr>
              <w:rPr>
                <w:rFonts w:ascii="Arial" w:eastAsia="Times New Roman" w:hAnsi="Arial" w:cs="Arial"/>
                <w:color w:val="000000"/>
                <w:kern w:val="0"/>
                <w:sz w:val="22"/>
              </w:rPr>
            </w:pPr>
            <w:r>
              <w:rPr>
                <w:rFonts w:ascii="Arial" w:eastAsia="Times New Roman" w:hAnsi="Arial" w:cs="Arial"/>
                <w:color w:val="000000"/>
                <w:kern w:val="0"/>
                <w:sz w:val="22"/>
              </w:rPr>
              <w:t>Character set of Array element:</w:t>
            </w:r>
          </w:p>
          <w:p w14:paraId="26E0E2CE" w14:textId="77777777" w:rsidR="00343428" w:rsidRPr="00F2635D" w:rsidRDefault="00343428" w:rsidP="00AD1089">
            <w:pPr>
              <w:pStyle w:val="ListParagraph"/>
              <w:numPr>
                <w:ilvl w:val="0"/>
                <w:numId w:val="42"/>
              </w:numPr>
              <w:spacing w:before="0" w:line="240" w:lineRule="auto"/>
              <w:jc w:val="left"/>
              <w:rPr>
                <w:rFonts w:cs="Arial"/>
                <w:color w:val="000000"/>
                <w:szCs w:val="22"/>
              </w:rPr>
            </w:pPr>
            <w:r w:rsidRPr="00F2635D">
              <w:rPr>
                <w:rFonts w:cs="Arial"/>
                <w:color w:val="000000"/>
                <w:szCs w:val="22"/>
              </w:rPr>
              <w:t>a-z</w:t>
            </w:r>
          </w:p>
          <w:p w14:paraId="3966D852" w14:textId="1C69AE30" w:rsidR="00343428" w:rsidRPr="00B464B1" w:rsidRDefault="00343428" w:rsidP="00AD1089">
            <w:pPr>
              <w:pStyle w:val="ListParagraph"/>
              <w:numPr>
                <w:ilvl w:val="0"/>
                <w:numId w:val="42"/>
              </w:numPr>
              <w:spacing w:before="0" w:line="240" w:lineRule="auto"/>
              <w:jc w:val="left"/>
              <w:rPr>
                <w:rFonts w:cs="Arial"/>
                <w:color w:val="000000"/>
                <w:szCs w:val="22"/>
              </w:rPr>
            </w:pPr>
            <w:r w:rsidRPr="00F2635D">
              <w:rPr>
                <w:rFonts w:cs="Arial"/>
                <w:color w:val="000000"/>
                <w:szCs w:val="22"/>
              </w:rPr>
              <w:t>0-9</w:t>
            </w:r>
          </w:p>
        </w:tc>
        <w:tc>
          <w:tcPr>
            <w:tcW w:w="2664" w:type="dxa"/>
            <w:tcBorders>
              <w:top w:val="nil"/>
              <w:left w:val="nil"/>
              <w:bottom w:val="single" w:sz="4" w:space="0" w:color="auto"/>
              <w:right w:val="single" w:sz="4" w:space="0" w:color="auto"/>
            </w:tcBorders>
            <w:hideMark/>
          </w:tcPr>
          <w:p w14:paraId="0D943EF5" w14:textId="58AF8200" w:rsidR="00C7760A" w:rsidRDefault="00FA27D7" w:rsidP="00C7760A">
            <w:pPr>
              <w:rPr>
                <w:rFonts w:ascii="Arial" w:eastAsia="Times New Roman" w:hAnsi="Arial" w:cs="Arial"/>
                <w:color w:val="000000"/>
                <w:kern w:val="0"/>
                <w:sz w:val="22"/>
              </w:rPr>
            </w:pPr>
            <w:r>
              <w:rPr>
                <w:rFonts w:ascii="Arial" w:eastAsia="Times New Roman" w:hAnsi="Arial" w:cs="Arial"/>
                <w:color w:val="000000"/>
                <w:kern w:val="0"/>
                <w:sz w:val="22"/>
              </w:rPr>
              <w:t xml:space="preserve">Filter by </w:t>
            </w:r>
            <w:r w:rsidR="00C7760A" w:rsidRPr="00121668">
              <w:rPr>
                <w:rFonts w:ascii="Arial" w:eastAsia="Times New Roman" w:hAnsi="Arial" w:cs="Arial"/>
                <w:color w:val="000000"/>
                <w:kern w:val="0"/>
                <w:sz w:val="22"/>
              </w:rPr>
              <w:t>VA App ID</w:t>
            </w:r>
            <w:r w:rsidR="00EF6E0A">
              <w:rPr>
                <w:rFonts w:ascii="Arial" w:eastAsia="Times New Roman" w:hAnsi="Arial" w:cs="Arial"/>
                <w:color w:val="000000"/>
                <w:kern w:val="0"/>
                <w:sz w:val="22"/>
              </w:rPr>
              <w:t>.</w:t>
            </w:r>
            <w:r w:rsidR="00E07055">
              <w:rPr>
                <w:rFonts w:ascii="Arial" w:eastAsia="Times New Roman" w:hAnsi="Arial" w:cs="Arial"/>
                <w:color w:val="000000"/>
                <w:kern w:val="0"/>
                <w:sz w:val="22"/>
              </w:rPr>
              <w:t xml:space="preserve"> </w:t>
            </w:r>
            <w:r w:rsidR="00A70F41" w:rsidRPr="00A70F41">
              <w:rPr>
                <w:rFonts w:ascii="Arial" w:eastAsia="Times New Roman" w:hAnsi="Arial" w:cs="Arial"/>
                <w:color w:val="000000"/>
                <w:kern w:val="0"/>
                <w:sz w:val="22"/>
              </w:rPr>
              <w:t xml:space="preserve">Apply filtering by </w:t>
            </w:r>
            <w:r w:rsidR="00AC632E">
              <w:rPr>
                <w:rFonts w:ascii="Arial" w:eastAsia="Times New Roman" w:hAnsi="Arial" w:cs="Arial"/>
                <w:color w:val="000000"/>
                <w:kern w:val="0"/>
                <w:sz w:val="22"/>
              </w:rPr>
              <w:t>VA App IDs</w:t>
            </w:r>
            <w:r w:rsidR="00A70F41" w:rsidRPr="00A70F41">
              <w:rPr>
                <w:rFonts w:ascii="Arial" w:eastAsia="Times New Roman" w:hAnsi="Arial" w:cs="Arial"/>
                <w:color w:val="000000"/>
                <w:kern w:val="0"/>
                <w:sz w:val="22"/>
              </w:rPr>
              <w:t xml:space="preserve"> in conjunction with </w:t>
            </w:r>
            <w:proofErr w:type="spellStart"/>
            <w:r w:rsidR="00A70F41">
              <w:rPr>
                <w:rFonts w:ascii="Arial" w:eastAsia="Times New Roman" w:hAnsi="Arial" w:cs="Arial"/>
                <w:color w:val="000000"/>
                <w:kern w:val="0"/>
                <w:sz w:val="22"/>
              </w:rPr>
              <w:t>eventTypes</w:t>
            </w:r>
            <w:proofErr w:type="spellEnd"/>
            <w:r w:rsidR="00A70F41" w:rsidRPr="00A70F41">
              <w:rPr>
                <w:rFonts w:ascii="Arial" w:eastAsia="Times New Roman" w:hAnsi="Arial" w:cs="Arial"/>
                <w:color w:val="000000"/>
                <w:kern w:val="0"/>
                <w:sz w:val="22"/>
              </w:rPr>
              <w:t xml:space="preserve"> using an AND condition. Exclude</w:t>
            </w:r>
            <w:r w:rsidR="00B02D79">
              <w:rPr>
                <w:rFonts w:ascii="Arial" w:eastAsia="Times New Roman" w:hAnsi="Arial" w:cs="Arial"/>
                <w:color w:val="000000"/>
                <w:kern w:val="0"/>
                <w:sz w:val="22"/>
              </w:rPr>
              <w:t xml:space="preserve"> this field</w:t>
            </w:r>
            <w:r w:rsidR="003B2066">
              <w:rPr>
                <w:rFonts w:ascii="Arial" w:eastAsia="Times New Roman" w:hAnsi="Arial" w:cs="Arial"/>
                <w:color w:val="000000"/>
                <w:kern w:val="0"/>
                <w:sz w:val="22"/>
              </w:rPr>
              <w:t xml:space="preserve"> if no </w:t>
            </w:r>
            <w:proofErr w:type="spellStart"/>
            <w:r w:rsidR="006833ED" w:rsidRPr="00A70F41">
              <w:rPr>
                <w:rFonts w:ascii="Arial" w:eastAsia="Times New Roman" w:hAnsi="Arial" w:cs="Arial"/>
                <w:color w:val="000000"/>
                <w:kern w:val="0"/>
                <w:sz w:val="22"/>
              </w:rPr>
              <w:t>vaAppIds</w:t>
            </w:r>
            <w:proofErr w:type="spellEnd"/>
            <w:r w:rsidR="003B2066">
              <w:rPr>
                <w:rFonts w:ascii="Arial" w:eastAsia="Times New Roman" w:hAnsi="Arial" w:cs="Arial"/>
                <w:color w:val="000000"/>
                <w:kern w:val="0"/>
                <w:sz w:val="22"/>
              </w:rPr>
              <w:t xml:space="preserve"> filter </w:t>
            </w:r>
            <w:r w:rsidR="00A70F41" w:rsidRPr="00A70F41">
              <w:rPr>
                <w:rFonts w:ascii="Arial" w:eastAsia="Times New Roman" w:hAnsi="Arial" w:cs="Arial"/>
                <w:color w:val="000000"/>
                <w:kern w:val="0"/>
                <w:sz w:val="22"/>
              </w:rPr>
              <w:t>is needed.</w:t>
            </w:r>
          </w:p>
          <w:p w14:paraId="0B3FEE3C" w14:textId="77777777" w:rsidR="00C7760A" w:rsidRDefault="00C7760A" w:rsidP="00C7760A">
            <w:pPr>
              <w:rPr>
                <w:rFonts w:ascii="Arial" w:eastAsia="Times New Roman" w:hAnsi="Arial" w:cs="Arial"/>
                <w:color w:val="000000"/>
                <w:kern w:val="0"/>
                <w:sz w:val="22"/>
              </w:rPr>
            </w:pPr>
          </w:p>
          <w:p w14:paraId="2EA3343D" w14:textId="77777777" w:rsidR="00C7760A" w:rsidRDefault="00C7760A" w:rsidP="00C7760A">
            <w:pPr>
              <w:rPr>
                <w:rFonts w:ascii="Arial" w:eastAsia="Times New Roman" w:hAnsi="Arial" w:cs="Arial"/>
                <w:color w:val="000000"/>
                <w:kern w:val="0"/>
                <w:sz w:val="22"/>
              </w:rPr>
            </w:pPr>
            <w:r>
              <w:rPr>
                <w:rFonts w:ascii="Arial" w:eastAsia="Times New Roman" w:hAnsi="Arial" w:cs="Arial"/>
                <w:color w:val="000000"/>
                <w:kern w:val="0"/>
                <w:sz w:val="22"/>
              </w:rPr>
              <w:t xml:space="preserve">It’s </w:t>
            </w:r>
            <w:r w:rsidRPr="00121668">
              <w:rPr>
                <w:rFonts w:ascii="Arial" w:eastAsia="Times New Roman" w:hAnsi="Arial" w:cs="Arial"/>
                <w:color w:val="000000"/>
                <w:kern w:val="0"/>
                <w:sz w:val="22"/>
              </w:rPr>
              <w:t>UUID without "-".</w:t>
            </w:r>
          </w:p>
          <w:p w14:paraId="4DD4F9AE" w14:textId="77777777" w:rsidR="00EF6E0A" w:rsidRDefault="00EF6E0A" w:rsidP="00C7760A">
            <w:pPr>
              <w:widowControl/>
              <w:jc w:val="left"/>
              <w:rPr>
                <w:rFonts w:ascii="Arial" w:eastAsia="Times New Roman" w:hAnsi="Arial" w:cs="Arial"/>
                <w:color w:val="000000"/>
                <w:kern w:val="0"/>
                <w:sz w:val="22"/>
              </w:rPr>
            </w:pPr>
          </w:p>
          <w:p w14:paraId="0CE27287" w14:textId="03D1E881" w:rsidR="00343428" w:rsidRPr="003E34E9" w:rsidRDefault="00C7760A">
            <w:pPr>
              <w:widowControl/>
              <w:jc w:val="left"/>
              <w:rPr>
                <w:rFonts w:ascii="Arial" w:hAnsi="Arial" w:cs="Arial"/>
                <w:color w:val="000000"/>
                <w:kern w:val="0"/>
                <w:sz w:val="22"/>
              </w:rPr>
            </w:pPr>
            <w:r w:rsidRPr="00121668">
              <w:rPr>
                <w:rFonts w:ascii="Arial" w:eastAsia="Times New Roman" w:hAnsi="Arial" w:cs="Arial"/>
                <w:color w:val="000000"/>
                <w:kern w:val="0"/>
                <w:sz w:val="22"/>
              </w:rPr>
              <w:t xml:space="preserve">E.g.: </w:t>
            </w:r>
            <w:r w:rsidR="004B45E1">
              <w:rPr>
                <w:rFonts w:ascii="Arial" w:eastAsia="Times New Roman" w:hAnsi="Arial" w:cs="Arial"/>
                <w:color w:val="000000"/>
                <w:kern w:val="0"/>
                <w:sz w:val="22"/>
              </w:rPr>
              <w:t>[“</w:t>
            </w:r>
            <w:r w:rsidRPr="00121668">
              <w:rPr>
                <w:rFonts w:ascii="Arial" w:eastAsia="Times New Roman" w:hAnsi="Arial" w:cs="Arial"/>
                <w:color w:val="000000"/>
                <w:kern w:val="0"/>
                <w:sz w:val="22"/>
              </w:rPr>
              <w:t>f0c9a45a100a475a9a0</w:t>
            </w:r>
            <w:r w:rsidRPr="00121668">
              <w:rPr>
                <w:rFonts w:ascii="Arial" w:eastAsia="Times New Roman" w:hAnsi="Arial" w:cs="Arial"/>
                <w:color w:val="000000"/>
                <w:kern w:val="0"/>
                <w:sz w:val="22"/>
              </w:rPr>
              <w:lastRenderedPageBreak/>
              <w:t>2df2774409261</w:t>
            </w:r>
            <w:r w:rsidR="004B45E1">
              <w:rPr>
                <w:rFonts w:ascii="Arial" w:eastAsia="Times New Roman" w:hAnsi="Arial" w:cs="Arial"/>
                <w:color w:val="000000"/>
                <w:kern w:val="0"/>
                <w:sz w:val="22"/>
              </w:rPr>
              <w:t xml:space="preserve">”, </w:t>
            </w:r>
            <w:r w:rsidR="00FA27D7">
              <w:rPr>
                <w:rFonts w:ascii="Arial" w:eastAsia="Times New Roman" w:hAnsi="Arial" w:cs="Arial"/>
                <w:color w:val="000000"/>
                <w:kern w:val="0"/>
                <w:sz w:val="22"/>
              </w:rPr>
              <w:t>“23</w:t>
            </w:r>
            <w:r w:rsidR="00FA27D7" w:rsidRPr="00121668">
              <w:rPr>
                <w:rFonts w:ascii="Arial" w:eastAsia="Times New Roman" w:hAnsi="Arial" w:cs="Arial"/>
                <w:color w:val="000000"/>
                <w:kern w:val="0"/>
                <w:sz w:val="22"/>
              </w:rPr>
              <w:t>c9a45a100a475a9a02df2774409261</w:t>
            </w:r>
            <w:r w:rsidR="00FA27D7">
              <w:rPr>
                <w:rFonts w:ascii="Arial" w:eastAsia="Times New Roman" w:hAnsi="Arial" w:cs="Arial"/>
                <w:color w:val="000000"/>
                <w:kern w:val="0"/>
                <w:sz w:val="22"/>
              </w:rPr>
              <w:t>”,</w:t>
            </w:r>
            <w:r w:rsidR="004B45E1">
              <w:rPr>
                <w:rFonts w:ascii="Arial" w:eastAsia="Times New Roman" w:hAnsi="Arial" w:cs="Arial"/>
                <w:color w:val="000000"/>
                <w:kern w:val="0"/>
                <w:sz w:val="22"/>
              </w:rPr>
              <w:t>]</w:t>
            </w:r>
          </w:p>
        </w:tc>
      </w:tr>
      <w:tr w:rsidR="00343428" w:rsidRPr="004B45E1" w14:paraId="71DBA270" w14:textId="77777777" w:rsidTr="00D5060B">
        <w:trPr>
          <w:trHeight w:val="657"/>
        </w:trPr>
        <w:tc>
          <w:tcPr>
            <w:tcW w:w="1345" w:type="dxa"/>
            <w:tcBorders>
              <w:top w:val="nil"/>
              <w:left w:val="single" w:sz="4" w:space="0" w:color="auto"/>
              <w:bottom w:val="single" w:sz="4" w:space="0" w:color="auto"/>
              <w:right w:val="single" w:sz="4" w:space="0" w:color="auto"/>
            </w:tcBorders>
          </w:tcPr>
          <w:p w14:paraId="3377B6F4" w14:textId="31DCECF1" w:rsidR="00343428" w:rsidRDefault="00E17F68">
            <w:pPr>
              <w:widowControl/>
              <w:jc w:val="left"/>
              <w:rPr>
                <w:rFonts w:ascii="Arial" w:eastAsia="Times New Roman" w:hAnsi="Arial" w:cs="Arial"/>
                <w:color w:val="000000"/>
                <w:kern w:val="0"/>
                <w:sz w:val="22"/>
              </w:rPr>
            </w:pPr>
            <w:proofErr w:type="spellStart"/>
            <w:r>
              <w:rPr>
                <w:rFonts w:ascii="Arial" w:eastAsia="Times New Roman" w:hAnsi="Arial" w:cs="Arial"/>
                <w:color w:val="000000"/>
                <w:kern w:val="0"/>
                <w:sz w:val="22"/>
              </w:rPr>
              <w:lastRenderedPageBreak/>
              <w:t>eve</w:t>
            </w:r>
            <w:r w:rsidR="00F55429">
              <w:rPr>
                <w:rFonts w:ascii="Arial" w:eastAsia="Times New Roman" w:hAnsi="Arial" w:cs="Arial"/>
                <w:color w:val="000000"/>
                <w:kern w:val="0"/>
                <w:sz w:val="22"/>
              </w:rPr>
              <w:t>ntT</w:t>
            </w:r>
            <w:r w:rsidRPr="00121668">
              <w:rPr>
                <w:rFonts w:ascii="Arial" w:eastAsia="Times New Roman" w:hAnsi="Arial" w:cs="Arial"/>
                <w:color w:val="000000"/>
                <w:kern w:val="0"/>
                <w:sz w:val="22"/>
              </w:rPr>
              <w:t>ype</w:t>
            </w:r>
            <w:r w:rsidR="00AD1089">
              <w:rPr>
                <w:rFonts w:ascii="Arial" w:eastAsia="Times New Roman" w:hAnsi="Arial" w:cs="Arial"/>
                <w:color w:val="000000"/>
                <w:kern w:val="0"/>
                <w:sz w:val="22"/>
              </w:rPr>
              <w:t>s</w:t>
            </w:r>
            <w:proofErr w:type="spellEnd"/>
          </w:p>
        </w:tc>
        <w:tc>
          <w:tcPr>
            <w:tcW w:w="1260" w:type="dxa"/>
            <w:tcBorders>
              <w:top w:val="nil"/>
              <w:left w:val="nil"/>
              <w:bottom w:val="single" w:sz="4" w:space="0" w:color="auto"/>
              <w:right w:val="single" w:sz="4" w:space="0" w:color="auto"/>
            </w:tcBorders>
          </w:tcPr>
          <w:p w14:paraId="12B28D6E" w14:textId="3E884927" w:rsidR="00343428" w:rsidRDefault="00AD1089">
            <w:pPr>
              <w:widowControl/>
              <w:jc w:val="left"/>
              <w:rPr>
                <w:rFonts w:ascii="Arial" w:eastAsia="Times New Roman" w:hAnsi="Arial" w:cs="Arial"/>
                <w:color w:val="000000"/>
                <w:kern w:val="0"/>
                <w:sz w:val="22"/>
              </w:rPr>
            </w:pPr>
            <w:r>
              <w:rPr>
                <w:rFonts w:ascii="Arial" w:eastAsia="Times New Roman" w:hAnsi="Arial" w:cs="Arial"/>
                <w:color w:val="000000"/>
                <w:kern w:val="0"/>
                <w:sz w:val="22"/>
              </w:rPr>
              <w:t xml:space="preserve">Array of </w:t>
            </w:r>
            <w:r w:rsidR="00C7760A" w:rsidRPr="00121668">
              <w:rPr>
                <w:rFonts w:ascii="Arial" w:eastAsia="Times New Roman" w:hAnsi="Arial" w:cs="Arial"/>
                <w:color w:val="000000"/>
                <w:kern w:val="0"/>
                <w:sz w:val="22"/>
              </w:rPr>
              <w:t>String</w:t>
            </w:r>
            <w:r>
              <w:rPr>
                <w:rFonts w:ascii="Arial" w:eastAsia="Times New Roman" w:hAnsi="Arial" w:cs="Arial"/>
                <w:color w:val="000000"/>
                <w:kern w:val="0"/>
                <w:sz w:val="22"/>
              </w:rPr>
              <w:t xml:space="preserve"> </w:t>
            </w:r>
            <w:r w:rsidR="00C7760A">
              <w:rPr>
                <w:rFonts w:ascii="Arial" w:eastAsia="Times New Roman" w:hAnsi="Arial" w:cs="Arial"/>
                <w:color w:val="000000"/>
                <w:kern w:val="0"/>
                <w:sz w:val="22"/>
              </w:rPr>
              <w:t>(</w:t>
            </w:r>
            <w:r w:rsidR="00AD74C3">
              <w:rPr>
                <w:rFonts w:ascii="Arial" w:eastAsia="Times New Roman" w:hAnsi="Arial" w:cs="Arial"/>
                <w:color w:val="000000"/>
                <w:kern w:val="0"/>
                <w:sz w:val="22"/>
              </w:rPr>
              <w:t>40)</w:t>
            </w:r>
          </w:p>
        </w:tc>
        <w:tc>
          <w:tcPr>
            <w:tcW w:w="1350" w:type="dxa"/>
            <w:tcBorders>
              <w:top w:val="nil"/>
              <w:left w:val="nil"/>
              <w:bottom w:val="single" w:sz="4" w:space="0" w:color="auto"/>
              <w:right w:val="single" w:sz="4" w:space="0" w:color="auto"/>
            </w:tcBorders>
          </w:tcPr>
          <w:p w14:paraId="66E85FD1" w14:textId="28E2E32D" w:rsidR="00343428" w:rsidRPr="007C7B60" w:rsidRDefault="00F92F62">
            <w:pPr>
              <w:widowControl/>
              <w:jc w:val="left"/>
              <w:rPr>
                <w:rFonts w:ascii="Arial" w:eastAsia="Times New Roman" w:hAnsi="Arial" w:cs="Arial"/>
                <w:color w:val="000000"/>
                <w:kern w:val="0"/>
                <w:sz w:val="22"/>
              </w:rPr>
            </w:pPr>
            <w:r>
              <w:rPr>
                <w:rFonts w:ascii="Arial" w:eastAsia="Times New Roman" w:hAnsi="Arial" w:cs="Arial"/>
                <w:color w:val="000000"/>
                <w:kern w:val="0"/>
                <w:sz w:val="22"/>
              </w:rPr>
              <w:t>No</w:t>
            </w:r>
          </w:p>
        </w:tc>
        <w:tc>
          <w:tcPr>
            <w:tcW w:w="2970" w:type="dxa"/>
            <w:tcBorders>
              <w:top w:val="nil"/>
              <w:left w:val="nil"/>
              <w:bottom w:val="single" w:sz="4" w:space="0" w:color="auto"/>
              <w:right w:val="single" w:sz="4" w:space="0" w:color="auto"/>
            </w:tcBorders>
          </w:tcPr>
          <w:p w14:paraId="0EEFB567" w14:textId="4CC76046" w:rsidR="00FA27D7" w:rsidRPr="00FA27D7" w:rsidRDefault="00FA27D7" w:rsidP="00FA27D7">
            <w:pPr>
              <w:rPr>
                <w:rFonts w:ascii="Arial" w:eastAsia="Times New Roman" w:hAnsi="Arial" w:cs="Arial"/>
                <w:color w:val="000000"/>
                <w:kern w:val="0"/>
                <w:sz w:val="22"/>
              </w:rPr>
            </w:pPr>
            <w:r>
              <w:rPr>
                <w:rFonts w:ascii="Arial" w:eastAsia="Times New Roman" w:hAnsi="Arial" w:cs="Arial"/>
                <w:color w:val="000000"/>
                <w:kern w:val="0"/>
                <w:sz w:val="22"/>
              </w:rPr>
              <w:t>Character set of Array element:</w:t>
            </w:r>
          </w:p>
          <w:p w14:paraId="10292948" w14:textId="77777777" w:rsidR="00C15D0C" w:rsidRDefault="00C15D0C" w:rsidP="00C15D0C">
            <w:pPr>
              <w:pStyle w:val="ListParagraph"/>
              <w:numPr>
                <w:ilvl w:val="0"/>
                <w:numId w:val="42"/>
              </w:numPr>
              <w:spacing w:before="0" w:line="240" w:lineRule="auto"/>
              <w:jc w:val="left"/>
              <w:rPr>
                <w:rFonts w:cs="Arial"/>
                <w:color w:val="000000"/>
                <w:szCs w:val="22"/>
              </w:rPr>
            </w:pPr>
            <w:proofErr w:type="spellStart"/>
            <w:proofErr w:type="gramStart"/>
            <w:r w:rsidRPr="00121668">
              <w:rPr>
                <w:rFonts w:cs="Arial"/>
                <w:color w:val="000000"/>
                <w:szCs w:val="22"/>
              </w:rPr>
              <w:t>vap.event</w:t>
            </w:r>
            <w:proofErr w:type="gramEnd"/>
            <w:r w:rsidRPr="00121668">
              <w:rPr>
                <w:rFonts w:cs="Arial"/>
                <w:color w:val="000000"/>
                <w:szCs w:val="22"/>
              </w:rPr>
              <w:t>.</w:t>
            </w:r>
            <w:proofErr w:type="gramStart"/>
            <w:r w:rsidRPr="00121668">
              <w:rPr>
                <w:rFonts w:cs="Arial"/>
                <w:color w:val="000000"/>
                <w:szCs w:val="22"/>
              </w:rPr>
              <w:t>object.idling</w:t>
            </w:r>
            <w:proofErr w:type="spellEnd"/>
            <w:proofErr w:type="gramEnd"/>
          </w:p>
          <w:p w14:paraId="16217A76" w14:textId="77777777" w:rsidR="00C15D0C" w:rsidRDefault="00C15D0C" w:rsidP="00C15D0C">
            <w:pPr>
              <w:pStyle w:val="ListParagraph"/>
              <w:numPr>
                <w:ilvl w:val="0"/>
                <w:numId w:val="42"/>
              </w:numPr>
              <w:spacing w:before="0" w:line="240" w:lineRule="auto"/>
              <w:jc w:val="left"/>
              <w:rPr>
                <w:rFonts w:cs="Arial"/>
                <w:color w:val="000000"/>
                <w:szCs w:val="22"/>
              </w:rPr>
            </w:pPr>
            <w:proofErr w:type="spellStart"/>
            <w:proofErr w:type="gramStart"/>
            <w:r w:rsidRPr="00121668">
              <w:rPr>
                <w:rFonts w:cs="Arial"/>
                <w:color w:val="000000"/>
                <w:szCs w:val="22"/>
              </w:rPr>
              <w:t>vap.event</w:t>
            </w:r>
            <w:proofErr w:type="gramEnd"/>
            <w:r w:rsidRPr="00121668">
              <w:rPr>
                <w:rFonts w:cs="Arial"/>
                <w:color w:val="000000"/>
                <w:szCs w:val="22"/>
              </w:rPr>
              <w:t>.</w:t>
            </w:r>
            <w:proofErr w:type="gramStart"/>
            <w:r w:rsidRPr="00121668">
              <w:rPr>
                <w:rFonts w:cs="Arial"/>
                <w:color w:val="000000"/>
                <w:szCs w:val="22"/>
              </w:rPr>
              <w:t>person.intrusion</w:t>
            </w:r>
            <w:proofErr w:type="spellEnd"/>
            <w:proofErr w:type="gramEnd"/>
          </w:p>
          <w:p w14:paraId="1D63C966" w14:textId="77777777" w:rsidR="00C15D0C" w:rsidRDefault="00C15D0C" w:rsidP="00C15D0C">
            <w:pPr>
              <w:pStyle w:val="ListParagraph"/>
              <w:numPr>
                <w:ilvl w:val="0"/>
                <w:numId w:val="42"/>
              </w:numPr>
              <w:spacing w:before="0" w:line="240" w:lineRule="auto"/>
              <w:jc w:val="left"/>
              <w:rPr>
                <w:rFonts w:cs="Arial"/>
                <w:color w:val="000000"/>
                <w:szCs w:val="22"/>
              </w:rPr>
            </w:pPr>
            <w:proofErr w:type="spellStart"/>
            <w:proofErr w:type="gramStart"/>
            <w:r w:rsidRPr="00121668">
              <w:rPr>
                <w:rFonts w:cs="Arial"/>
                <w:color w:val="000000"/>
                <w:szCs w:val="22"/>
              </w:rPr>
              <w:t>vap.event</w:t>
            </w:r>
            <w:proofErr w:type="gramEnd"/>
            <w:r w:rsidRPr="00121668">
              <w:rPr>
                <w:rFonts w:cs="Arial"/>
                <w:color w:val="000000"/>
                <w:szCs w:val="22"/>
              </w:rPr>
              <w:t>.</w:t>
            </w:r>
            <w:proofErr w:type="gramStart"/>
            <w:r w:rsidRPr="00121668">
              <w:rPr>
                <w:rFonts w:cs="Arial"/>
                <w:color w:val="000000"/>
                <w:szCs w:val="22"/>
              </w:rPr>
              <w:t>person.loitering</w:t>
            </w:r>
            <w:proofErr w:type="spellEnd"/>
            <w:proofErr w:type="gramEnd"/>
          </w:p>
          <w:p w14:paraId="1832214E" w14:textId="77777777" w:rsidR="00C15D0C" w:rsidRPr="00121668" w:rsidRDefault="00C15D0C" w:rsidP="00C15D0C">
            <w:pPr>
              <w:pStyle w:val="ListParagraph"/>
              <w:numPr>
                <w:ilvl w:val="0"/>
                <w:numId w:val="42"/>
              </w:numPr>
              <w:spacing w:before="0" w:line="240" w:lineRule="auto"/>
              <w:jc w:val="left"/>
              <w:rPr>
                <w:rFonts w:cs="Arial"/>
                <w:color w:val="000000"/>
                <w:szCs w:val="22"/>
              </w:rPr>
            </w:pPr>
            <w:proofErr w:type="spellStart"/>
            <w:proofErr w:type="gramStart"/>
            <w:r>
              <w:rPr>
                <w:rFonts w:cs="Arial"/>
                <w:color w:val="000000"/>
                <w:szCs w:val="22"/>
              </w:rPr>
              <w:t>v</w:t>
            </w:r>
            <w:r w:rsidRPr="00121668">
              <w:rPr>
                <w:rFonts w:cs="Arial"/>
                <w:color w:val="000000"/>
                <w:szCs w:val="22"/>
              </w:rPr>
              <w:t>ap.event</w:t>
            </w:r>
            <w:proofErr w:type="gramEnd"/>
            <w:r w:rsidRPr="00121668">
              <w:rPr>
                <w:rFonts w:cs="Arial"/>
                <w:color w:val="000000"/>
                <w:szCs w:val="22"/>
              </w:rPr>
              <w:t>.</w:t>
            </w:r>
            <w:proofErr w:type="gramStart"/>
            <w:r w:rsidRPr="00121668">
              <w:rPr>
                <w:rFonts w:cs="Arial"/>
                <w:color w:val="000000"/>
                <w:szCs w:val="22"/>
              </w:rPr>
              <w:t>vehicle.loitering</w:t>
            </w:r>
            <w:proofErr w:type="spellEnd"/>
            <w:proofErr w:type="gramEnd"/>
          </w:p>
          <w:p w14:paraId="5634593E" w14:textId="77777777" w:rsidR="00C15D0C" w:rsidRDefault="00C15D0C" w:rsidP="00C15D0C">
            <w:pPr>
              <w:pStyle w:val="ListParagraph"/>
              <w:numPr>
                <w:ilvl w:val="0"/>
                <w:numId w:val="42"/>
              </w:numPr>
              <w:spacing w:before="0" w:line="240" w:lineRule="auto"/>
              <w:jc w:val="left"/>
              <w:rPr>
                <w:rFonts w:cs="Arial"/>
                <w:color w:val="000000"/>
                <w:szCs w:val="22"/>
              </w:rPr>
            </w:pPr>
            <w:proofErr w:type="spellStart"/>
            <w:proofErr w:type="gramStart"/>
            <w:r>
              <w:rPr>
                <w:rFonts w:cs="Arial"/>
                <w:color w:val="000000"/>
                <w:szCs w:val="22"/>
              </w:rPr>
              <w:t>vap.event</w:t>
            </w:r>
            <w:proofErr w:type="gramEnd"/>
            <w:r>
              <w:rPr>
                <w:rFonts w:cs="Arial"/>
                <w:color w:val="000000"/>
                <w:szCs w:val="22"/>
              </w:rPr>
              <w:t>.</w:t>
            </w:r>
            <w:proofErr w:type="gramStart"/>
            <w:r>
              <w:rPr>
                <w:rFonts w:cs="Arial"/>
                <w:color w:val="000000"/>
                <w:szCs w:val="22"/>
              </w:rPr>
              <w:t>person,anomaly</w:t>
            </w:r>
            <w:proofErr w:type="spellEnd"/>
            <w:proofErr w:type="gramEnd"/>
          </w:p>
          <w:p w14:paraId="31508A4C" w14:textId="77777777" w:rsidR="00C15D0C" w:rsidRDefault="00C15D0C" w:rsidP="00C15D0C">
            <w:pPr>
              <w:pStyle w:val="ListParagraph"/>
              <w:numPr>
                <w:ilvl w:val="0"/>
                <w:numId w:val="42"/>
              </w:numPr>
              <w:spacing w:before="0" w:line="240" w:lineRule="auto"/>
              <w:jc w:val="left"/>
              <w:rPr>
                <w:rFonts w:cs="Arial"/>
                <w:color w:val="000000"/>
                <w:szCs w:val="22"/>
              </w:rPr>
            </w:pPr>
            <w:proofErr w:type="spellStart"/>
            <w:proofErr w:type="gramStart"/>
            <w:r>
              <w:rPr>
                <w:rFonts w:cs="Arial"/>
                <w:color w:val="000000"/>
                <w:szCs w:val="22"/>
              </w:rPr>
              <w:t>vap.event</w:t>
            </w:r>
            <w:proofErr w:type="gramEnd"/>
            <w:r>
              <w:rPr>
                <w:rFonts w:cs="Arial"/>
                <w:color w:val="000000"/>
                <w:szCs w:val="22"/>
              </w:rPr>
              <w:t>.</w:t>
            </w:r>
            <w:proofErr w:type="gramStart"/>
            <w:r>
              <w:rPr>
                <w:rFonts w:cs="Arial"/>
                <w:color w:val="000000"/>
                <w:szCs w:val="22"/>
              </w:rPr>
              <w:t>vehicle.detection</w:t>
            </w:r>
            <w:proofErr w:type="spellEnd"/>
            <w:proofErr w:type="gramEnd"/>
          </w:p>
          <w:p w14:paraId="79D6593A" w14:textId="77777777" w:rsidR="00C15D0C" w:rsidRDefault="00C15D0C" w:rsidP="00C15D0C">
            <w:pPr>
              <w:pStyle w:val="ListParagraph"/>
              <w:numPr>
                <w:ilvl w:val="0"/>
                <w:numId w:val="42"/>
              </w:numPr>
              <w:spacing w:before="0" w:line="240" w:lineRule="auto"/>
              <w:jc w:val="left"/>
              <w:rPr>
                <w:rFonts w:cs="Arial"/>
                <w:color w:val="000000"/>
                <w:szCs w:val="22"/>
              </w:rPr>
            </w:pPr>
            <w:proofErr w:type="spellStart"/>
            <w:proofErr w:type="gramStart"/>
            <w:r>
              <w:rPr>
                <w:rFonts w:cs="Arial"/>
                <w:color w:val="000000"/>
                <w:szCs w:val="22"/>
              </w:rPr>
              <w:t>vap.event</w:t>
            </w:r>
            <w:proofErr w:type="gramEnd"/>
            <w:r>
              <w:rPr>
                <w:rFonts w:cs="Arial"/>
                <w:color w:val="000000"/>
                <w:szCs w:val="22"/>
              </w:rPr>
              <w:t>.</w:t>
            </w:r>
            <w:proofErr w:type="gramStart"/>
            <w:r>
              <w:rPr>
                <w:rFonts w:cs="Arial"/>
                <w:color w:val="000000"/>
                <w:szCs w:val="22"/>
              </w:rPr>
              <w:t>person.detection</w:t>
            </w:r>
            <w:proofErr w:type="spellEnd"/>
            <w:proofErr w:type="gramEnd"/>
          </w:p>
          <w:p w14:paraId="2F29FB2F" w14:textId="77777777" w:rsidR="00C15D0C" w:rsidRDefault="00C15D0C" w:rsidP="00C15D0C">
            <w:pPr>
              <w:pStyle w:val="ListParagraph"/>
              <w:numPr>
                <w:ilvl w:val="0"/>
                <w:numId w:val="42"/>
              </w:numPr>
              <w:spacing w:before="0" w:line="240" w:lineRule="auto"/>
              <w:jc w:val="left"/>
              <w:rPr>
                <w:rFonts w:cs="Arial"/>
                <w:color w:val="000000"/>
                <w:szCs w:val="22"/>
              </w:rPr>
            </w:pPr>
            <w:proofErr w:type="spellStart"/>
            <w:proofErr w:type="gramStart"/>
            <w:r>
              <w:rPr>
                <w:rFonts w:cs="Arial"/>
                <w:color w:val="000000"/>
                <w:szCs w:val="22"/>
              </w:rPr>
              <w:t>vap.event</w:t>
            </w:r>
            <w:proofErr w:type="gramEnd"/>
            <w:r>
              <w:rPr>
                <w:rFonts w:cs="Arial"/>
                <w:color w:val="000000"/>
                <w:szCs w:val="22"/>
              </w:rPr>
              <w:t>.</w:t>
            </w:r>
            <w:proofErr w:type="gramStart"/>
            <w:r>
              <w:rPr>
                <w:rFonts w:cs="Arial"/>
                <w:color w:val="000000"/>
                <w:szCs w:val="22"/>
              </w:rPr>
              <w:t>person.crowdlimit</w:t>
            </w:r>
            <w:proofErr w:type="spellEnd"/>
            <w:proofErr w:type="gramEnd"/>
          </w:p>
          <w:p w14:paraId="4957AB63" w14:textId="78961050" w:rsidR="00343428" w:rsidRPr="00D5060B" w:rsidRDefault="00AD74C3" w:rsidP="00D5060B">
            <w:pPr>
              <w:pStyle w:val="ncs-body"/>
              <w:numPr>
                <w:ilvl w:val="0"/>
                <w:numId w:val="42"/>
              </w:numPr>
            </w:pPr>
            <w:proofErr w:type="spellStart"/>
            <w:proofErr w:type="gramStart"/>
            <w:r>
              <w:rPr>
                <w:color w:val="000000"/>
                <w:szCs w:val="22"/>
              </w:rPr>
              <w:t>vap.event</w:t>
            </w:r>
            <w:proofErr w:type="gramEnd"/>
            <w:r>
              <w:rPr>
                <w:color w:val="000000"/>
                <w:szCs w:val="22"/>
              </w:rPr>
              <w:t>.</w:t>
            </w:r>
            <w:proofErr w:type="gramStart"/>
            <w:r>
              <w:rPr>
                <w:color w:val="000000"/>
                <w:szCs w:val="22"/>
              </w:rPr>
              <w:t>person.crowdcount</w:t>
            </w:r>
            <w:proofErr w:type="spellEnd"/>
            <w:proofErr w:type="gramEnd"/>
          </w:p>
        </w:tc>
        <w:tc>
          <w:tcPr>
            <w:tcW w:w="2664" w:type="dxa"/>
            <w:tcBorders>
              <w:top w:val="nil"/>
              <w:left w:val="nil"/>
              <w:bottom w:val="single" w:sz="4" w:space="0" w:color="auto"/>
              <w:right w:val="single" w:sz="4" w:space="0" w:color="auto"/>
            </w:tcBorders>
          </w:tcPr>
          <w:p w14:paraId="24D25269" w14:textId="2EB48ACA" w:rsidR="00FA27D7" w:rsidRDefault="00FA27D7" w:rsidP="00FA27D7">
            <w:pPr>
              <w:rPr>
                <w:rFonts w:ascii="Arial" w:eastAsia="Times New Roman" w:hAnsi="Arial" w:cs="Arial"/>
                <w:color w:val="000000"/>
                <w:kern w:val="0"/>
                <w:sz w:val="22"/>
              </w:rPr>
            </w:pPr>
            <w:r>
              <w:rPr>
                <w:rFonts w:ascii="Arial" w:eastAsia="Times New Roman" w:hAnsi="Arial" w:cs="Arial"/>
                <w:color w:val="000000"/>
                <w:kern w:val="0"/>
                <w:sz w:val="22"/>
              </w:rPr>
              <w:t xml:space="preserve">Filter by Event Type. </w:t>
            </w:r>
            <w:r w:rsidR="00A70F41" w:rsidRPr="00A70F41">
              <w:rPr>
                <w:rFonts w:ascii="Arial" w:eastAsia="Times New Roman" w:hAnsi="Arial" w:cs="Arial"/>
                <w:color w:val="000000"/>
                <w:kern w:val="0"/>
                <w:sz w:val="22"/>
              </w:rPr>
              <w:t>Apply filtering by Event Type</w:t>
            </w:r>
            <w:r w:rsidR="00AC632E">
              <w:rPr>
                <w:rFonts w:ascii="Arial" w:eastAsia="Times New Roman" w:hAnsi="Arial" w:cs="Arial"/>
                <w:color w:val="000000"/>
                <w:kern w:val="0"/>
                <w:sz w:val="22"/>
              </w:rPr>
              <w:t>s</w:t>
            </w:r>
            <w:r w:rsidR="00A70F41" w:rsidRPr="00A70F41">
              <w:rPr>
                <w:rFonts w:ascii="Arial" w:eastAsia="Times New Roman" w:hAnsi="Arial" w:cs="Arial"/>
                <w:color w:val="000000"/>
                <w:kern w:val="0"/>
                <w:sz w:val="22"/>
              </w:rPr>
              <w:t xml:space="preserve"> in conjunction with </w:t>
            </w:r>
            <w:proofErr w:type="spellStart"/>
            <w:r w:rsidR="00A70F41" w:rsidRPr="00A70F41">
              <w:rPr>
                <w:rFonts w:ascii="Arial" w:eastAsia="Times New Roman" w:hAnsi="Arial" w:cs="Arial"/>
                <w:color w:val="000000"/>
                <w:kern w:val="0"/>
                <w:sz w:val="22"/>
              </w:rPr>
              <w:t>vaAppIds</w:t>
            </w:r>
            <w:proofErr w:type="spellEnd"/>
            <w:r w:rsidR="00A70F41" w:rsidRPr="00A70F41">
              <w:rPr>
                <w:rFonts w:ascii="Arial" w:eastAsia="Times New Roman" w:hAnsi="Arial" w:cs="Arial"/>
                <w:color w:val="000000"/>
                <w:kern w:val="0"/>
                <w:sz w:val="22"/>
              </w:rPr>
              <w:t xml:space="preserve"> using an AND condition. Exclude</w:t>
            </w:r>
            <w:r>
              <w:rPr>
                <w:rFonts w:ascii="Arial" w:eastAsia="Times New Roman" w:hAnsi="Arial" w:cs="Arial"/>
                <w:color w:val="000000"/>
                <w:kern w:val="0"/>
                <w:sz w:val="22"/>
              </w:rPr>
              <w:t xml:space="preserve"> this field if no </w:t>
            </w:r>
            <w:proofErr w:type="spellStart"/>
            <w:r w:rsidR="006833ED">
              <w:rPr>
                <w:rFonts w:ascii="Arial" w:eastAsia="Times New Roman" w:hAnsi="Arial" w:cs="Arial"/>
                <w:color w:val="000000"/>
                <w:kern w:val="0"/>
                <w:sz w:val="22"/>
              </w:rPr>
              <w:t>eventTypes</w:t>
            </w:r>
            <w:proofErr w:type="spellEnd"/>
            <w:r>
              <w:rPr>
                <w:rFonts w:ascii="Arial" w:eastAsia="Times New Roman" w:hAnsi="Arial" w:cs="Arial"/>
                <w:color w:val="000000"/>
                <w:kern w:val="0"/>
                <w:sz w:val="22"/>
              </w:rPr>
              <w:t xml:space="preserve"> filter </w:t>
            </w:r>
            <w:r w:rsidR="00A70F41" w:rsidRPr="00A70F41">
              <w:rPr>
                <w:rFonts w:ascii="Arial" w:eastAsia="Times New Roman" w:hAnsi="Arial" w:cs="Arial"/>
                <w:color w:val="000000"/>
                <w:kern w:val="0"/>
                <w:sz w:val="22"/>
              </w:rPr>
              <w:t>is needed.</w:t>
            </w:r>
          </w:p>
          <w:p w14:paraId="6368AFAE" w14:textId="33B04CF4" w:rsidR="0000599A" w:rsidRPr="00121668" w:rsidRDefault="00FA27D7" w:rsidP="0000599A">
            <w:pPr>
              <w:rPr>
                <w:rFonts w:ascii="Arial" w:eastAsia="Times New Roman" w:hAnsi="Arial" w:cs="Arial"/>
                <w:color w:val="000000" w:themeColor="text1"/>
                <w:sz w:val="22"/>
              </w:rPr>
            </w:pPr>
            <w:r>
              <w:rPr>
                <w:rFonts w:ascii="Arial" w:eastAsia="Times New Roman" w:hAnsi="Arial" w:cs="Arial"/>
                <w:color w:val="000000"/>
                <w:kern w:val="0"/>
                <w:sz w:val="22"/>
              </w:rPr>
              <w:br/>
            </w:r>
            <w:r>
              <w:rPr>
                <w:rFonts w:ascii="Arial" w:eastAsia="Times New Roman" w:hAnsi="Arial" w:cs="Arial"/>
                <w:color w:val="000000"/>
                <w:kern w:val="0"/>
                <w:sz w:val="22"/>
              </w:rPr>
              <w:br/>
            </w:r>
            <w:r w:rsidR="0000599A" w:rsidRPr="00121668">
              <w:rPr>
                <w:rFonts w:ascii="Arial" w:eastAsia="Times New Roman" w:hAnsi="Arial" w:cs="Arial"/>
                <w:color w:val="000000"/>
                <w:kern w:val="0"/>
                <w:sz w:val="22"/>
              </w:rPr>
              <w:t>Event Type:</w:t>
            </w:r>
          </w:p>
          <w:p w14:paraId="4228849F" w14:textId="77777777" w:rsidR="0000599A" w:rsidRPr="00121668" w:rsidRDefault="0000599A" w:rsidP="0000599A">
            <w:pPr>
              <w:pStyle w:val="ListParagraph"/>
              <w:numPr>
                <w:ilvl w:val="0"/>
                <w:numId w:val="92"/>
              </w:numPr>
              <w:spacing w:before="0" w:line="240" w:lineRule="auto"/>
              <w:jc w:val="left"/>
              <w:rPr>
                <w:rFonts w:cs="Arial"/>
                <w:color w:val="000000" w:themeColor="text1"/>
              </w:rPr>
            </w:pPr>
            <w:proofErr w:type="spellStart"/>
            <w:proofErr w:type="gramStart"/>
            <w:r w:rsidRPr="1D4B5CD4">
              <w:rPr>
                <w:rFonts w:cs="Arial"/>
                <w:color w:val="000000" w:themeColor="text1"/>
                <w:szCs w:val="22"/>
              </w:rPr>
              <w:t>vap.event</w:t>
            </w:r>
            <w:proofErr w:type="gramEnd"/>
            <w:r w:rsidRPr="1D4B5CD4">
              <w:rPr>
                <w:rFonts w:cs="Arial"/>
                <w:color w:val="000000" w:themeColor="text1"/>
                <w:szCs w:val="22"/>
              </w:rPr>
              <w:t>.</w:t>
            </w:r>
            <w:proofErr w:type="gramStart"/>
            <w:r w:rsidRPr="1D4B5CD4">
              <w:rPr>
                <w:rFonts w:cs="Arial"/>
                <w:color w:val="000000" w:themeColor="text1"/>
                <w:szCs w:val="22"/>
              </w:rPr>
              <w:t>object.idling</w:t>
            </w:r>
            <w:proofErr w:type="spellEnd"/>
            <w:proofErr w:type="gramEnd"/>
            <w:r w:rsidRPr="1D4B5CD4">
              <w:rPr>
                <w:rFonts w:cs="Arial"/>
                <w:color w:val="000000" w:themeColor="text1"/>
                <w:szCs w:val="22"/>
              </w:rPr>
              <w:t xml:space="preserve"> (Abandoned Object)</w:t>
            </w:r>
          </w:p>
          <w:p w14:paraId="27749C82" w14:textId="77777777" w:rsidR="0000599A" w:rsidRPr="00121668" w:rsidRDefault="0000599A" w:rsidP="0000599A">
            <w:pPr>
              <w:pStyle w:val="ListParagraph"/>
              <w:numPr>
                <w:ilvl w:val="0"/>
                <w:numId w:val="92"/>
              </w:numPr>
              <w:spacing w:before="0" w:line="240" w:lineRule="auto"/>
              <w:jc w:val="left"/>
              <w:rPr>
                <w:rFonts w:cs="Arial"/>
                <w:color w:val="000000" w:themeColor="text1"/>
              </w:rPr>
            </w:pPr>
            <w:proofErr w:type="spellStart"/>
            <w:proofErr w:type="gramStart"/>
            <w:r>
              <w:rPr>
                <w:rFonts w:cs="Arial"/>
                <w:color w:val="000000" w:themeColor="text1"/>
                <w:szCs w:val="22"/>
              </w:rPr>
              <w:t>v</w:t>
            </w:r>
            <w:r w:rsidRPr="1D4B5CD4">
              <w:rPr>
                <w:rFonts w:cs="Arial"/>
                <w:color w:val="000000" w:themeColor="text1"/>
                <w:szCs w:val="22"/>
              </w:rPr>
              <w:t>ap.event</w:t>
            </w:r>
            <w:proofErr w:type="gramEnd"/>
            <w:r w:rsidRPr="1D4B5CD4">
              <w:rPr>
                <w:rFonts w:cs="Arial"/>
                <w:color w:val="000000" w:themeColor="text1"/>
                <w:szCs w:val="22"/>
              </w:rPr>
              <w:t>.</w:t>
            </w:r>
            <w:proofErr w:type="gramStart"/>
            <w:r w:rsidRPr="1D4B5CD4">
              <w:rPr>
                <w:rFonts w:cs="Arial"/>
                <w:color w:val="000000" w:themeColor="text1"/>
                <w:szCs w:val="22"/>
              </w:rPr>
              <w:t>person.intrusion</w:t>
            </w:r>
            <w:proofErr w:type="spellEnd"/>
            <w:proofErr w:type="gramEnd"/>
            <w:r w:rsidRPr="1D4B5CD4">
              <w:rPr>
                <w:rFonts w:cs="Arial"/>
                <w:color w:val="000000" w:themeColor="text1"/>
                <w:szCs w:val="22"/>
              </w:rPr>
              <w:t xml:space="preserve"> (Person Intrusion)</w:t>
            </w:r>
          </w:p>
          <w:p w14:paraId="3FA4EB69" w14:textId="77777777" w:rsidR="0000599A" w:rsidRPr="00121668" w:rsidRDefault="0000599A" w:rsidP="0000599A">
            <w:pPr>
              <w:pStyle w:val="ListParagraph"/>
              <w:numPr>
                <w:ilvl w:val="0"/>
                <w:numId w:val="92"/>
              </w:numPr>
              <w:spacing w:before="0" w:line="240" w:lineRule="auto"/>
              <w:jc w:val="left"/>
              <w:rPr>
                <w:rFonts w:cs="Arial"/>
                <w:color w:val="000000" w:themeColor="text1"/>
              </w:rPr>
            </w:pPr>
            <w:proofErr w:type="spellStart"/>
            <w:proofErr w:type="gramStart"/>
            <w:r>
              <w:rPr>
                <w:rFonts w:cs="Arial"/>
                <w:color w:val="000000" w:themeColor="text1"/>
                <w:szCs w:val="22"/>
              </w:rPr>
              <w:t>v</w:t>
            </w:r>
            <w:r w:rsidRPr="1D4B5CD4">
              <w:rPr>
                <w:rFonts w:cs="Arial"/>
                <w:color w:val="000000" w:themeColor="text1"/>
                <w:szCs w:val="22"/>
              </w:rPr>
              <w:t>ap.event</w:t>
            </w:r>
            <w:proofErr w:type="gramEnd"/>
            <w:r w:rsidRPr="1D4B5CD4">
              <w:rPr>
                <w:rFonts w:cs="Arial"/>
                <w:color w:val="000000" w:themeColor="text1"/>
                <w:szCs w:val="22"/>
              </w:rPr>
              <w:t>.</w:t>
            </w:r>
            <w:proofErr w:type="gramStart"/>
            <w:r w:rsidRPr="1D4B5CD4">
              <w:rPr>
                <w:rFonts w:cs="Arial"/>
                <w:color w:val="000000" w:themeColor="text1"/>
                <w:szCs w:val="22"/>
              </w:rPr>
              <w:t>person.loitering</w:t>
            </w:r>
            <w:proofErr w:type="spellEnd"/>
            <w:proofErr w:type="gramEnd"/>
            <w:r w:rsidRPr="1D4B5CD4">
              <w:rPr>
                <w:rFonts w:cs="Arial"/>
                <w:color w:val="000000" w:themeColor="text1"/>
                <w:szCs w:val="22"/>
              </w:rPr>
              <w:t xml:space="preserve"> (Person Loitering)</w:t>
            </w:r>
          </w:p>
          <w:p w14:paraId="34E80039" w14:textId="77777777" w:rsidR="0000599A" w:rsidRPr="00E25F6A" w:rsidRDefault="0000599A" w:rsidP="0000599A">
            <w:pPr>
              <w:pStyle w:val="ListParagraph"/>
              <w:numPr>
                <w:ilvl w:val="0"/>
                <w:numId w:val="92"/>
              </w:numPr>
              <w:spacing w:before="0" w:line="240" w:lineRule="auto"/>
              <w:jc w:val="left"/>
              <w:rPr>
                <w:rFonts w:cs="Arial"/>
                <w:color w:val="000000" w:themeColor="text1"/>
              </w:rPr>
            </w:pPr>
            <w:proofErr w:type="spellStart"/>
            <w:proofErr w:type="gramStart"/>
            <w:r>
              <w:rPr>
                <w:rFonts w:cs="Arial"/>
                <w:color w:val="000000" w:themeColor="text1"/>
                <w:szCs w:val="22"/>
              </w:rPr>
              <w:t>v</w:t>
            </w:r>
            <w:r w:rsidRPr="1D4B5CD4">
              <w:rPr>
                <w:rFonts w:cs="Arial"/>
                <w:color w:val="000000" w:themeColor="text1"/>
                <w:szCs w:val="22"/>
              </w:rPr>
              <w:t>ap.event</w:t>
            </w:r>
            <w:proofErr w:type="gramEnd"/>
            <w:r w:rsidRPr="1D4B5CD4">
              <w:rPr>
                <w:rFonts w:cs="Arial"/>
                <w:color w:val="000000" w:themeColor="text1"/>
                <w:szCs w:val="22"/>
              </w:rPr>
              <w:t>.</w:t>
            </w:r>
            <w:proofErr w:type="gramStart"/>
            <w:r w:rsidRPr="1D4B5CD4">
              <w:rPr>
                <w:rFonts w:cs="Arial"/>
                <w:color w:val="000000" w:themeColor="text1"/>
                <w:szCs w:val="22"/>
              </w:rPr>
              <w:t>vehicle.loitering</w:t>
            </w:r>
            <w:proofErr w:type="spellEnd"/>
            <w:proofErr w:type="gramEnd"/>
            <w:r w:rsidRPr="1D4B5CD4">
              <w:rPr>
                <w:rFonts w:cs="Arial"/>
                <w:color w:val="000000" w:themeColor="text1"/>
                <w:szCs w:val="22"/>
              </w:rPr>
              <w:t xml:space="preserve"> (Vehicle Loitering)</w:t>
            </w:r>
          </w:p>
          <w:p w14:paraId="435D65D2" w14:textId="77777777" w:rsidR="0000599A" w:rsidRDefault="0000599A" w:rsidP="0000599A">
            <w:pPr>
              <w:pStyle w:val="ListParagraph"/>
              <w:numPr>
                <w:ilvl w:val="0"/>
                <w:numId w:val="92"/>
              </w:numPr>
              <w:spacing w:before="0" w:line="240" w:lineRule="auto"/>
              <w:jc w:val="left"/>
              <w:rPr>
                <w:rFonts w:cs="Arial"/>
                <w:color w:val="000000"/>
                <w:szCs w:val="22"/>
              </w:rPr>
            </w:pPr>
            <w:proofErr w:type="spellStart"/>
            <w:proofErr w:type="gramStart"/>
            <w:r>
              <w:rPr>
                <w:rFonts w:cs="Arial"/>
                <w:color w:val="000000"/>
                <w:szCs w:val="22"/>
              </w:rPr>
              <w:t>vap.event</w:t>
            </w:r>
            <w:proofErr w:type="gramEnd"/>
            <w:r>
              <w:rPr>
                <w:rFonts w:cs="Arial"/>
                <w:color w:val="000000"/>
                <w:szCs w:val="22"/>
              </w:rPr>
              <w:t>.</w:t>
            </w:r>
            <w:proofErr w:type="gramStart"/>
            <w:r>
              <w:rPr>
                <w:rFonts w:cs="Arial"/>
                <w:color w:val="000000"/>
                <w:szCs w:val="22"/>
              </w:rPr>
              <w:t>person,anomaly</w:t>
            </w:r>
            <w:proofErr w:type="spellEnd"/>
            <w:proofErr w:type="gramEnd"/>
            <w:r>
              <w:rPr>
                <w:rFonts w:cs="Arial"/>
                <w:color w:val="000000"/>
                <w:szCs w:val="22"/>
              </w:rPr>
              <w:t xml:space="preserve"> (Person Anomaly)</w:t>
            </w:r>
          </w:p>
          <w:p w14:paraId="7117FE54" w14:textId="77777777" w:rsidR="0000599A" w:rsidRDefault="0000599A" w:rsidP="0000599A">
            <w:pPr>
              <w:pStyle w:val="ListParagraph"/>
              <w:numPr>
                <w:ilvl w:val="0"/>
                <w:numId w:val="92"/>
              </w:numPr>
              <w:spacing w:before="0" w:line="240" w:lineRule="auto"/>
              <w:jc w:val="left"/>
              <w:rPr>
                <w:rFonts w:cs="Arial"/>
                <w:color w:val="000000"/>
                <w:szCs w:val="22"/>
              </w:rPr>
            </w:pPr>
            <w:proofErr w:type="spellStart"/>
            <w:proofErr w:type="gramStart"/>
            <w:r>
              <w:rPr>
                <w:rFonts w:cs="Arial"/>
                <w:color w:val="000000"/>
                <w:szCs w:val="22"/>
              </w:rPr>
              <w:t>vap.event</w:t>
            </w:r>
            <w:proofErr w:type="gramEnd"/>
            <w:r>
              <w:rPr>
                <w:rFonts w:cs="Arial"/>
                <w:color w:val="000000"/>
                <w:szCs w:val="22"/>
              </w:rPr>
              <w:t>.</w:t>
            </w:r>
            <w:proofErr w:type="gramStart"/>
            <w:r>
              <w:rPr>
                <w:rFonts w:cs="Arial"/>
                <w:color w:val="000000"/>
                <w:szCs w:val="22"/>
              </w:rPr>
              <w:t>vehicle.detection</w:t>
            </w:r>
            <w:proofErr w:type="spellEnd"/>
            <w:proofErr w:type="gramEnd"/>
            <w:r>
              <w:rPr>
                <w:rFonts w:cs="Arial"/>
                <w:color w:val="000000"/>
                <w:szCs w:val="22"/>
              </w:rPr>
              <w:t xml:space="preserve"> (Vehicle Maker and Model Recognition | Vehicle License Plate Recognition)</w:t>
            </w:r>
          </w:p>
          <w:p w14:paraId="4084E2F0" w14:textId="77777777" w:rsidR="0000599A" w:rsidRDefault="0000599A" w:rsidP="0000599A">
            <w:pPr>
              <w:pStyle w:val="ListParagraph"/>
              <w:numPr>
                <w:ilvl w:val="0"/>
                <w:numId w:val="92"/>
              </w:numPr>
              <w:spacing w:before="0" w:line="240" w:lineRule="auto"/>
              <w:jc w:val="left"/>
              <w:rPr>
                <w:rFonts w:cs="Arial"/>
                <w:color w:val="000000"/>
                <w:szCs w:val="22"/>
              </w:rPr>
            </w:pPr>
            <w:proofErr w:type="spellStart"/>
            <w:proofErr w:type="gramStart"/>
            <w:r>
              <w:rPr>
                <w:rFonts w:cs="Arial"/>
                <w:color w:val="000000"/>
                <w:szCs w:val="22"/>
              </w:rPr>
              <w:t>vap.event</w:t>
            </w:r>
            <w:proofErr w:type="gramEnd"/>
            <w:r>
              <w:rPr>
                <w:rFonts w:cs="Arial"/>
                <w:color w:val="000000"/>
                <w:szCs w:val="22"/>
              </w:rPr>
              <w:t>.</w:t>
            </w:r>
            <w:proofErr w:type="gramStart"/>
            <w:r>
              <w:rPr>
                <w:rFonts w:cs="Arial"/>
                <w:color w:val="000000"/>
                <w:szCs w:val="22"/>
              </w:rPr>
              <w:t>person.detection</w:t>
            </w:r>
            <w:proofErr w:type="spellEnd"/>
            <w:proofErr w:type="gramEnd"/>
            <w:r>
              <w:rPr>
                <w:rFonts w:cs="Arial"/>
                <w:color w:val="000000"/>
                <w:szCs w:val="22"/>
              </w:rPr>
              <w:t xml:space="preserve"> (Facial Recognition)</w:t>
            </w:r>
          </w:p>
          <w:p w14:paraId="4502E5EE" w14:textId="77777777" w:rsidR="0000599A" w:rsidRDefault="0000599A" w:rsidP="0000599A">
            <w:pPr>
              <w:pStyle w:val="ListParagraph"/>
              <w:numPr>
                <w:ilvl w:val="0"/>
                <w:numId w:val="92"/>
              </w:numPr>
              <w:spacing w:before="0" w:line="240" w:lineRule="auto"/>
              <w:jc w:val="left"/>
              <w:rPr>
                <w:rFonts w:cs="Arial"/>
                <w:color w:val="000000"/>
                <w:szCs w:val="22"/>
              </w:rPr>
            </w:pPr>
            <w:proofErr w:type="spellStart"/>
            <w:proofErr w:type="gramStart"/>
            <w:r>
              <w:rPr>
                <w:rFonts w:cs="Arial"/>
                <w:color w:val="000000"/>
                <w:szCs w:val="22"/>
              </w:rPr>
              <w:t>vap.event</w:t>
            </w:r>
            <w:proofErr w:type="gramEnd"/>
            <w:r>
              <w:rPr>
                <w:rFonts w:cs="Arial"/>
                <w:color w:val="000000"/>
                <w:szCs w:val="22"/>
              </w:rPr>
              <w:t>.</w:t>
            </w:r>
            <w:proofErr w:type="gramStart"/>
            <w:r>
              <w:rPr>
                <w:rFonts w:cs="Arial"/>
                <w:color w:val="000000"/>
                <w:szCs w:val="22"/>
              </w:rPr>
              <w:t>person.crowdlimit</w:t>
            </w:r>
            <w:proofErr w:type="spellEnd"/>
            <w:proofErr w:type="gramEnd"/>
            <w:r>
              <w:rPr>
                <w:rFonts w:cs="Arial"/>
                <w:color w:val="000000"/>
                <w:szCs w:val="22"/>
              </w:rPr>
              <w:t xml:space="preserve"> (Person Crowd Limit)</w:t>
            </w:r>
          </w:p>
          <w:p w14:paraId="1B3BC603" w14:textId="77777777" w:rsidR="0000599A" w:rsidRPr="00121668" w:rsidRDefault="0000599A" w:rsidP="0000599A">
            <w:pPr>
              <w:pStyle w:val="ListParagraph"/>
              <w:numPr>
                <w:ilvl w:val="0"/>
                <w:numId w:val="92"/>
              </w:numPr>
              <w:spacing w:before="0" w:line="240" w:lineRule="auto"/>
              <w:jc w:val="left"/>
              <w:rPr>
                <w:rFonts w:cs="Arial"/>
                <w:color w:val="000000" w:themeColor="text1"/>
              </w:rPr>
            </w:pPr>
            <w:proofErr w:type="spellStart"/>
            <w:proofErr w:type="gramStart"/>
            <w:r>
              <w:rPr>
                <w:rFonts w:cs="Arial"/>
                <w:color w:val="000000"/>
                <w:szCs w:val="22"/>
              </w:rPr>
              <w:t>vap.event</w:t>
            </w:r>
            <w:proofErr w:type="gramEnd"/>
            <w:r>
              <w:rPr>
                <w:rFonts w:cs="Arial"/>
                <w:color w:val="000000"/>
                <w:szCs w:val="22"/>
              </w:rPr>
              <w:t>.</w:t>
            </w:r>
            <w:proofErr w:type="gramStart"/>
            <w:r>
              <w:rPr>
                <w:rFonts w:cs="Arial"/>
                <w:color w:val="000000"/>
                <w:szCs w:val="22"/>
              </w:rPr>
              <w:t>person.crowdcount</w:t>
            </w:r>
            <w:proofErr w:type="spellEnd"/>
            <w:proofErr w:type="gramEnd"/>
            <w:r>
              <w:rPr>
                <w:rFonts w:cs="Arial"/>
                <w:color w:val="000000"/>
                <w:szCs w:val="22"/>
              </w:rPr>
              <w:t xml:space="preserve"> (Person Crowd Counting)</w:t>
            </w:r>
          </w:p>
          <w:p w14:paraId="6C5CC36E" w14:textId="77777777" w:rsidR="00E17F68" w:rsidRDefault="00AD74C3" w:rsidP="00E17F68">
            <w:pPr>
              <w:widowControl/>
              <w:jc w:val="left"/>
              <w:rPr>
                <w:rStyle w:val="eop"/>
                <w:color w:val="000000"/>
              </w:rPr>
            </w:pPr>
            <w:r>
              <w:rPr>
                <w:rStyle w:val="eop"/>
                <w:color w:val="000000"/>
              </w:rPr>
              <w:t> </w:t>
            </w:r>
          </w:p>
          <w:p w14:paraId="4356BE9F" w14:textId="3333971B" w:rsidR="00343428" w:rsidRPr="00D5060B" w:rsidRDefault="00AD1089">
            <w:pPr>
              <w:widowControl/>
              <w:jc w:val="left"/>
              <w:rPr>
                <w:rFonts w:ascii="Arial" w:eastAsia="Times New Roman" w:hAnsi="Arial" w:cs="Arial"/>
                <w:color w:val="000000"/>
                <w:kern w:val="0"/>
                <w:sz w:val="22"/>
                <w:lang w:val="en-SG"/>
              </w:rPr>
            </w:pPr>
            <w:r w:rsidRPr="00121668">
              <w:rPr>
                <w:rFonts w:ascii="Arial" w:eastAsia="Times New Roman" w:hAnsi="Arial" w:cs="Arial"/>
                <w:color w:val="000000"/>
                <w:kern w:val="0"/>
                <w:sz w:val="22"/>
              </w:rPr>
              <w:lastRenderedPageBreak/>
              <w:t>E.g.:</w:t>
            </w:r>
            <w:r>
              <w:rPr>
                <w:rFonts w:ascii="Arial" w:eastAsia="Times New Roman" w:hAnsi="Arial" w:cs="Arial"/>
                <w:color w:val="000000"/>
                <w:kern w:val="0"/>
                <w:sz w:val="22"/>
              </w:rPr>
              <w:t xml:space="preserve"> </w:t>
            </w:r>
            <w:r w:rsidR="004B45E1">
              <w:rPr>
                <w:rFonts w:ascii="Arial" w:eastAsia="Times New Roman" w:hAnsi="Arial" w:cs="Arial"/>
                <w:color w:val="000000"/>
                <w:kern w:val="0"/>
                <w:sz w:val="22"/>
              </w:rPr>
              <w:t>[“</w:t>
            </w:r>
            <w:proofErr w:type="spellStart"/>
            <w:proofErr w:type="gramStart"/>
            <w:r w:rsidR="004B45E1">
              <w:rPr>
                <w:rFonts w:ascii="Arial" w:eastAsia="Times New Roman" w:hAnsi="Arial" w:cs="Arial"/>
                <w:color w:val="000000"/>
                <w:kern w:val="0"/>
                <w:sz w:val="22"/>
              </w:rPr>
              <w:t>vap.event</w:t>
            </w:r>
            <w:proofErr w:type="gramEnd"/>
            <w:r w:rsidR="004B45E1">
              <w:rPr>
                <w:rFonts w:ascii="Arial" w:eastAsia="Times New Roman" w:hAnsi="Arial" w:cs="Arial"/>
                <w:color w:val="000000"/>
                <w:kern w:val="0"/>
                <w:sz w:val="22"/>
              </w:rPr>
              <w:t>.</w:t>
            </w:r>
            <w:proofErr w:type="gramStart"/>
            <w:r w:rsidR="004B45E1">
              <w:rPr>
                <w:rFonts w:ascii="Arial" w:eastAsia="Times New Roman" w:hAnsi="Arial" w:cs="Arial"/>
                <w:color w:val="000000"/>
                <w:kern w:val="0"/>
                <w:sz w:val="22"/>
              </w:rPr>
              <w:t>vehicle.detection</w:t>
            </w:r>
            <w:proofErr w:type="spellEnd"/>
            <w:proofErr w:type="gramEnd"/>
            <w:r w:rsidR="004B45E1">
              <w:rPr>
                <w:rFonts w:ascii="Arial" w:eastAsia="Times New Roman" w:hAnsi="Arial" w:cs="Arial"/>
                <w:color w:val="000000"/>
                <w:kern w:val="0"/>
                <w:sz w:val="22"/>
              </w:rPr>
              <w:t>”, “</w:t>
            </w:r>
            <w:proofErr w:type="spellStart"/>
            <w:proofErr w:type="gramStart"/>
            <w:r w:rsidR="004B45E1">
              <w:rPr>
                <w:rFonts w:ascii="Arial" w:eastAsia="Times New Roman" w:hAnsi="Arial" w:cs="Arial"/>
                <w:color w:val="000000"/>
                <w:kern w:val="0"/>
                <w:sz w:val="22"/>
              </w:rPr>
              <w:t>vap.event</w:t>
            </w:r>
            <w:proofErr w:type="gramEnd"/>
            <w:r w:rsidR="004B45E1">
              <w:rPr>
                <w:rFonts w:ascii="Arial" w:eastAsia="Times New Roman" w:hAnsi="Arial" w:cs="Arial"/>
                <w:color w:val="000000"/>
                <w:kern w:val="0"/>
                <w:sz w:val="22"/>
              </w:rPr>
              <w:t>.</w:t>
            </w:r>
            <w:proofErr w:type="gramStart"/>
            <w:r w:rsidR="004B45E1">
              <w:rPr>
                <w:rFonts w:ascii="Arial" w:eastAsia="Times New Roman" w:hAnsi="Arial" w:cs="Arial"/>
                <w:color w:val="000000"/>
                <w:kern w:val="0"/>
                <w:sz w:val="22"/>
              </w:rPr>
              <w:t>person.detection</w:t>
            </w:r>
            <w:proofErr w:type="spellEnd"/>
            <w:proofErr w:type="gramEnd"/>
            <w:r w:rsidR="004B45E1">
              <w:rPr>
                <w:rFonts w:ascii="Arial" w:eastAsia="Times New Roman" w:hAnsi="Arial" w:cs="Arial"/>
                <w:color w:val="000000"/>
                <w:kern w:val="0"/>
                <w:sz w:val="22"/>
              </w:rPr>
              <w:t>”]</w:t>
            </w:r>
          </w:p>
        </w:tc>
      </w:tr>
    </w:tbl>
    <w:p w14:paraId="4E7E56E8" w14:textId="77777777" w:rsidR="00343428" w:rsidRPr="00101D87" w:rsidRDefault="00343428" w:rsidP="00E17F68">
      <w:pPr>
        <w:pStyle w:val="ListParagraph"/>
        <w:numPr>
          <w:ilvl w:val="0"/>
          <w:numId w:val="94"/>
        </w:numPr>
        <w:jc w:val="left"/>
        <w:rPr>
          <w:rFonts w:eastAsia="Arial" w:cs="Arial"/>
          <w:color w:val="000000" w:themeColor="text1"/>
        </w:rPr>
      </w:pPr>
      <w:r w:rsidRPr="00D1451F">
        <w:rPr>
          <w:rFonts w:eastAsia="Arial" w:cs="Arial"/>
          <w:color w:val="000000" w:themeColor="text1"/>
          <w:lang w:val="en-SG"/>
        </w:rPr>
        <w:lastRenderedPageBreak/>
        <w:t>Response:</w:t>
      </w:r>
    </w:p>
    <w:p w14:paraId="5FD8E21D" w14:textId="77777777" w:rsidR="00343428" w:rsidRDefault="00343428" w:rsidP="00343428">
      <w:pPr>
        <w:pStyle w:val="ListParagraph"/>
        <w:numPr>
          <w:ilvl w:val="0"/>
          <w:numId w:val="42"/>
        </w:numPr>
        <w:jc w:val="left"/>
        <w:rPr>
          <w:rFonts w:eastAsia="Arial" w:cs="Arial"/>
          <w:color w:val="000000" w:themeColor="text1"/>
          <w:lang w:val="en-SG"/>
        </w:rPr>
      </w:pPr>
      <w:r w:rsidRPr="00D6445A">
        <w:rPr>
          <w:rFonts w:eastAsia="Arial" w:cs="Arial"/>
          <w:color w:val="000000" w:themeColor="text1"/>
          <w:lang w:val="en-SG"/>
        </w:rPr>
        <w:t>Successful:</w:t>
      </w:r>
    </w:p>
    <w:p w14:paraId="1E675897" w14:textId="77777777" w:rsidR="00343428" w:rsidRPr="00D5060B" w:rsidRDefault="00343428" w:rsidP="00D5060B">
      <w:pPr>
        <w:pStyle w:val="ListParagraph"/>
        <w:numPr>
          <w:ilvl w:val="1"/>
          <w:numId w:val="42"/>
        </w:numPr>
        <w:jc w:val="left"/>
        <w:rPr>
          <w:rFonts w:eastAsia="Arial"/>
          <w:color w:val="000000" w:themeColor="text1"/>
          <w:lang w:val="en-SG"/>
        </w:rPr>
      </w:pPr>
      <w:r w:rsidRPr="00CD51B7">
        <w:rPr>
          <w:rFonts w:eastAsia="Arial" w:cs="Arial"/>
          <w:color w:val="000000" w:themeColor="text1"/>
          <w:lang w:val="en-SG"/>
        </w:rPr>
        <w:t>HTTP Status Code:</w:t>
      </w:r>
      <w:r>
        <w:rPr>
          <w:rFonts w:eastAsia="Arial" w:cs="Arial"/>
          <w:color w:val="000000" w:themeColor="text1"/>
          <w:lang w:val="en-SG"/>
        </w:rPr>
        <w:t xml:space="preserve"> </w:t>
      </w:r>
      <w:r w:rsidRPr="00CD51B7">
        <w:rPr>
          <w:rFonts w:eastAsia="Arial" w:cs="Arial"/>
          <w:color w:val="000000" w:themeColor="text1"/>
          <w:lang w:val="en-SG"/>
        </w:rPr>
        <w:t>20</w:t>
      </w:r>
      <w:r>
        <w:rPr>
          <w:rFonts w:eastAsia="Arial" w:cs="Arial"/>
          <w:color w:val="000000" w:themeColor="text1"/>
          <w:lang w:val="en-SG"/>
        </w:rPr>
        <w:t>4.</w:t>
      </w:r>
    </w:p>
    <w:p w14:paraId="7DBE5B77" w14:textId="77777777" w:rsidR="00343428" w:rsidRDefault="00343428" w:rsidP="00343428">
      <w:pPr>
        <w:pStyle w:val="ListParagraph"/>
        <w:numPr>
          <w:ilvl w:val="0"/>
          <w:numId w:val="42"/>
        </w:numPr>
        <w:jc w:val="left"/>
        <w:rPr>
          <w:rFonts w:eastAsia="Arial" w:cs="Arial"/>
          <w:color w:val="000000" w:themeColor="text1"/>
          <w:lang w:val="en-SG"/>
        </w:rPr>
      </w:pPr>
      <w:r>
        <w:rPr>
          <w:rFonts w:eastAsia="Arial" w:cs="Arial"/>
          <w:color w:val="000000" w:themeColor="text1"/>
          <w:lang w:val="en-SG"/>
        </w:rPr>
        <w:t>Failure:</w:t>
      </w:r>
    </w:p>
    <w:p w14:paraId="0AC7D06E" w14:textId="77777777" w:rsidR="00343428" w:rsidRDefault="00343428" w:rsidP="00343428">
      <w:pPr>
        <w:pStyle w:val="ListParagraph"/>
        <w:numPr>
          <w:ilvl w:val="1"/>
          <w:numId w:val="42"/>
        </w:numPr>
        <w:jc w:val="left"/>
        <w:rPr>
          <w:rFonts w:eastAsia="Arial" w:cs="Arial"/>
          <w:color w:val="000000" w:themeColor="text1"/>
          <w:lang w:val="en-SG"/>
        </w:rPr>
      </w:pPr>
      <w:r>
        <w:rPr>
          <w:rFonts w:eastAsia="Arial" w:cs="Arial"/>
          <w:color w:val="000000" w:themeColor="text1"/>
          <w:lang w:val="en-SG"/>
        </w:rPr>
        <w:t>HTTP Status</w:t>
      </w:r>
      <w:r w:rsidRPr="00347AB0">
        <w:rPr>
          <w:rFonts w:eastAsia="Arial" w:cs="Arial"/>
          <w:color w:val="000000" w:themeColor="text1"/>
          <w:lang w:val="en-SG"/>
        </w:rPr>
        <w:t xml:space="preserve"> </w:t>
      </w:r>
      <w:r>
        <w:rPr>
          <w:rFonts w:eastAsia="Arial" w:cs="Arial"/>
          <w:color w:val="000000" w:themeColor="text1"/>
          <w:lang w:val="en-SG"/>
        </w:rPr>
        <w:t>Code:</w:t>
      </w:r>
      <w:r w:rsidRPr="00354897">
        <w:rPr>
          <w:rFonts w:eastAsia="Arial" w:cs="Arial"/>
          <w:color w:val="000000" w:themeColor="text1"/>
          <w:lang w:val="en-SG"/>
        </w:rPr>
        <w:t xml:space="preserve"> </w:t>
      </w:r>
      <w:r>
        <w:rPr>
          <w:rFonts w:eastAsia="Arial" w:cs="Arial"/>
          <w:color w:val="000000" w:themeColor="text1"/>
          <w:lang w:val="en-SG"/>
        </w:rPr>
        <w:t xml:space="preserve">400, </w:t>
      </w:r>
      <w:r w:rsidRPr="00354897">
        <w:rPr>
          <w:rFonts w:eastAsia="Arial" w:cs="Arial"/>
          <w:color w:val="000000" w:themeColor="text1"/>
          <w:lang w:val="en-SG"/>
        </w:rPr>
        <w:t>401, 403</w:t>
      </w:r>
      <w:r>
        <w:rPr>
          <w:rFonts w:eastAsia="Arial" w:cs="Arial"/>
          <w:color w:val="000000" w:themeColor="text1"/>
          <w:lang w:val="en-SG"/>
        </w:rPr>
        <w:t>, 404.</w:t>
      </w:r>
    </w:p>
    <w:p w14:paraId="2E93CA87" w14:textId="77777777" w:rsidR="00343428" w:rsidRPr="00415C3D" w:rsidRDefault="00343428" w:rsidP="00343428">
      <w:pPr>
        <w:pStyle w:val="ListParagraph"/>
        <w:numPr>
          <w:ilvl w:val="1"/>
          <w:numId w:val="42"/>
        </w:numPr>
        <w:jc w:val="left"/>
        <w:rPr>
          <w:rFonts w:eastAsia="Arial" w:cs="Arial"/>
          <w:color w:val="000000" w:themeColor="text1"/>
          <w:lang w:val="en-SG"/>
        </w:rPr>
      </w:pPr>
      <w:r>
        <w:rPr>
          <w:rFonts w:eastAsia="Arial" w:cs="Arial"/>
          <w:color w:val="000000" w:themeColor="text1"/>
          <w:lang w:val="en-SG"/>
        </w:rPr>
        <w:t xml:space="preserve">Response body defined in </w:t>
      </w:r>
      <w:r>
        <w:rPr>
          <w:rFonts w:eastAsia="Arial" w:cs="Arial"/>
          <w:color w:val="000000" w:themeColor="text1"/>
          <w:lang w:val="en-SG"/>
        </w:rPr>
        <w:fldChar w:fldCharType="begin"/>
      </w:r>
      <w:r>
        <w:rPr>
          <w:rFonts w:eastAsia="Arial" w:cs="Arial"/>
          <w:color w:val="000000" w:themeColor="text1"/>
          <w:lang w:val="en-SG"/>
        </w:rPr>
        <w:instrText xml:space="preserve"> REF _Ref208750231 \h  \* MERGEFORMAT </w:instrText>
      </w:r>
      <w:r>
        <w:rPr>
          <w:rFonts w:eastAsia="Arial" w:cs="Arial"/>
          <w:color w:val="000000" w:themeColor="text1"/>
          <w:lang w:val="en-SG"/>
        </w:rPr>
      </w:r>
      <w:r>
        <w:rPr>
          <w:rFonts w:eastAsia="Arial" w:cs="Arial"/>
          <w:color w:val="000000" w:themeColor="text1"/>
          <w:lang w:val="en-SG"/>
        </w:rPr>
        <w:fldChar w:fldCharType="separate"/>
      </w:r>
      <w:r w:rsidRPr="00542606">
        <w:t xml:space="preserve">Table </w:t>
      </w:r>
      <w:r w:rsidRPr="00542606">
        <w:rPr>
          <w:noProof/>
        </w:rPr>
        <w:t>4</w:t>
      </w:r>
      <w:r>
        <w:rPr>
          <w:rFonts w:eastAsia="Arial" w:cs="Arial"/>
          <w:color w:val="000000" w:themeColor="text1"/>
          <w:lang w:val="en-SG"/>
        </w:rPr>
        <w:fldChar w:fldCharType="end"/>
      </w:r>
      <w:r>
        <w:rPr>
          <w:rFonts w:eastAsia="Arial" w:cs="Arial"/>
          <w:color w:val="000000" w:themeColor="text1"/>
          <w:lang w:val="en-SG"/>
        </w:rPr>
        <w:t>.</w:t>
      </w:r>
    </w:p>
    <w:p w14:paraId="76CD6A37" w14:textId="77777777" w:rsidR="00343428" w:rsidRPr="00962B6F" w:rsidRDefault="00343428" w:rsidP="00343428">
      <w:pPr>
        <w:pStyle w:val="ListParagraph"/>
        <w:numPr>
          <w:ilvl w:val="1"/>
          <w:numId w:val="42"/>
        </w:numPr>
        <w:jc w:val="left"/>
        <w:rPr>
          <w:rFonts w:eastAsia="Arial" w:cs="Arial"/>
          <w:b/>
          <w:bCs/>
          <w:color w:val="000000" w:themeColor="text1"/>
          <w:lang w:val="en-SG"/>
        </w:rPr>
      </w:pPr>
      <w:r>
        <w:rPr>
          <w:rFonts w:eastAsia="Arial" w:cs="Arial"/>
          <w:color w:val="000000" w:themeColor="text1"/>
          <w:lang w:val="en-SG"/>
        </w:rPr>
        <w:t xml:space="preserve">Besides error codes defined in </w:t>
      </w:r>
      <w:r>
        <w:rPr>
          <w:rFonts w:eastAsia="Arial" w:cs="Arial"/>
          <w:color w:val="000000" w:themeColor="text1"/>
          <w:lang w:val="en-SG"/>
        </w:rPr>
        <w:fldChar w:fldCharType="begin"/>
      </w:r>
      <w:r>
        <w:rPr>
          <w:rFonts w:eastAsia="Arial" w:cs="Arial"/>
          <w:color w:val="000000" w:themeColor="text1"/>
          <w:lang w:val="en-SG"/>
        </w:rPr>
        <w:instrText xml:space="preserve"> REF _Ref209608126 \h </w:instrText>
      </w:r>
      <w:r>
        <w:rPr>
          <w:rFonts w:eastAsia="Arial" w:cs="Arial"/>
          <w:color w:val="000000" w:themeColor="text1"/>
          <w:lang w:val="en-SG"/>
        </w:rPr>
      </w:r>
      <w:r>
        <w:rPr>
          <w:rFonts w:eastAsia="Arial" w:cs="Arial"/>
          <w:color w:val="000000" w:themeColor="text1"/>
          <w:lang w:val="en-SG"/>
        </w:rPr>
        <w:fldChar w:fldCharType="separate"/>
      </w:r>
      <w:r w:rsidRPr="000C1740">
        <w:rPr>
          <w:b/>
        </w:rPr>
        <w:t xml:space="preserve">Table </w:t>
      </w:r>
      <w:r>
        <w:rPr>
          <w:b/>
          <w:i/>
          <w:noProof/>
        </w:rPr>
        <w:t>5</w:t>
      </w:r>
      <w:r>
        <w:rPr>
          <w:rFonts w:eastAsia="Arial" w:cs="Arial"/>
          <w:color w:val="000000" w:themeColor="text1"/>
          <w:lang w:val="en-SG"/>
        </w:rPr>
        <w:fldChar w:fldCharType="end"/>
      </w:r>
      <w:r>
        <w:rPr>
          <w:rFonts w:eastAsia="Arial" w:cs="Arial"/>
          <w:color w:val="000000" w:themeColor="text1"/>
          <w:lang w:val="en-SG"/>
        </w:rPr>
        <w:t>, below are the specific error codes:</w:t>
      </w: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4007"/>
        <w:gridCol w:w="1735"/>
        <w:gridCol w:w="2411"/>
      </w:tblGrid>
      <w:tr w:rsidR="00343428" w:rsidRPr="00962B6F" w14:paraId="543F87BC" w14:textId="77777777" w:rsidTr="00F419A6">
        <w:tc>
          <w:tcPr>
            <w:tcW w:w="891" w:type="dxa"/>
          </w:tcPr>
          <w:p w14:paraId="4170C3A1" w14:textId="77777777" w:rsidR="00343428" w:rsidRPr="00962B6F" w:rsidRDefault="00343428">
            <w:pPr>
              <w:pStyle w:val="ncs-body"/>
              <w:jc w:val="left"/>
              <w:rPr>
                <w:rFonts w:eastAsia="Arial"/>
              </w:rPr>
            </w:pPr>
            <w:r>
              <w:rPr>
                <w:rFonts w:eastAsia="Arial"/>
              </w:rPr>
              <w:t>HTTP Status Code</w:t>
            </w:r>
          </w:p>
        </w:tc>
        <w:tc>
          <w:tcPr>
            <w:tcW w:w="4007" w:type="dxa"/>
          </w:tcPr>
          <w:p w14:paraId="1E0DD6E0" w14:textId="77777777" w:rsidR="00343428" w:rsidRPr="00962B6F" w:rsidRDefault="00343428" w:rsidP="00DA1D64">
            <w:pPr>
              <w:pStyle w:val="ncs-body"/>
              <w:jc w:val="center"/>
            </w:pPr>
            <w:r>
              <w:t>Error Code</w:t>
            </w:r>
          </w:p>
        </w:tc>
        <w:tc>
          <w:tcPr>
            <w:tcW w:w="1735" w:type="dxa"/>
          </w:tcPr>
          <w:p w14:paraId="7E546E26" w14:textId="4CCAB5FB" w:rsidR="002A2D78" w:rsidRDefault="002A2D78" w:rsidP="00794041">
            <w:pPr>
              <w:pStyle w:val="ncs-body"/>
              <w:jc w:val="left"/>
            </w:pPr>
            <w:r>
              <w:t>Params</w:t>
            </w:r>
          </w:p>
        </w:tc>
        <w:tc>
          <w:tcPr>
            <w:tcW w:w="2411" w:type="dxa"/>
          </w:tcPr>
          <w:p w14:paraId="13F90B9F" w14:textId="131095ED" w:rsidR="00343428" w:rsidRPr="00962B6F" w:rsidRDefault="00343428">
            <w:pPr>
              <w:pStyle w:val="ncs-body"/>
              <w:jc w:val="left"/>
            </w:pPr>
            <w:r>
              <w:t>Description</w:t>
            </w:r>
          </w:p>
        </w:tc>
      </w:tr>
      <w:tr w:rsidR="00343428" w:rsidRPr="00962B6F" w14:paraId="19E444E2" w14:textId="77777777" w:rsidTr="00F419A6">
        <w:tc>
          <w:tcPr>
            <w:tcW w:w="891" w:type="dxa"/>
            <w:vMerge w:val="restart"/>
          </w:tcPr>
          <w:p w14:paraId="2447213F" w14:textId="77777777" w:rsidR="00343428" w:rsidRDefault="00343428">
            <w:pPr>
              <w:pStyle w:val="ncs-body"/>
              <w:jc w:val="left"/>
              <w:rPr>
                <w:rFonts w:eastAsiaTheme="minorEastAsia"/>
                <w:lang w:eastAsia="zh-CN"/>
              </w:rPr>
            </w:pPr>
            <w:r>
              <w:rPr>
                <w:rFonts w:eastAsiaTheme="minorEastAsia" w:hint="eastAsia"/>
                <w:lang w:eastAsia="zh-CN"/>
              </w:rPr>
              <w:t>400</w:t>
            </w:r>
          </w:p>
        </w:tc>
        <w:tc>
          <w:tcPr>
            <w:tcW w:w="4007" w:type="dxa"/>
          </w:tcPr>
          <w:p w14:paraId="57D34195" w14:textId="07C7F5F7" w:rsidR="00343428" w:rsidRPr="008F4B5F" w:rsidRDefault="00343428">
            <w:pPr>
              <w:pStyle w:val="ncs-body"/>
              <w:jc w:val="left"/>
              <w:rPr>
                <w:rFonts w:eastAsiaTheme="minorEastAsia"/>
                <w:lang w:val="en-US" w:eastAsia="zh-CN"/>
              </w:rPr>
            </w:pPr>
            <w:r w:rsidRPr="008F4B5F">
              <w:rPr>
                <w:rFonts w:eastAsiaTheme="minorEastAsia" w:hint="eastAsia"/>
                <w:lang w:val="en-US" w:eastAsia="zh-CN"/>
              </w:rPr>
              <w:t>invalid-</w:t>
            </w:r>
            <w:proofErr w:type="spellStart"/>
            <w:r w:rsidR="005764F7" w:rsidRPr="008F4B5F">
              <w:rPr>
                <w:rFonts w:eastAsiaTheme="minorEastAsia"/>
                <w:lang w:val="en-US" w:eastAsia="zh-CN"/>
              </w:rPr>
              <w:t>va</w:t>
            </w:r>
            <w:proofErr w:type="spellEnd"/>
            <w:r w:rsidR="005764F7" w:rsidRPr="008F4B5F">
              <w:rPr>
                <w:rFonts w:eastAsiaTheme="minorEastAsia"/>
                <w:lang w:val="en-US" w:eastAsia="zh-CN"/>
              </w:rPr>
              <w:t>-app</w:t>
            </w:r>
            <w:r w:rsidRPr="008F4B5F">
              <w:rPr>
                <w:rFonts w:eastAsiaTheme="minorEastAsia"/>
                <w:lang w:val="en-US" w:eastAsia="zh-CN"/>
              </w:rPr>
              <w:t>-</w:t>
            </w:r>
            <w:r w:rsidRPr="008F4B5F">
              <w:rPr>
                <w:rFonts w:eastAsiaTheme="minorEastAsia" w:hint="eastAsia"/>
                <w:color w:val="000000"/>
                <w:lang w:val="en-US" w:eastAsia="zh-CN"/>
              </w:rPr>
              <w:t>i</w:t>
            </w:r>
            <w:r w:rsidRPr="008F4B5F">
              <w:rPr>
                <w:color w:val="000000"/>
                <w:lang w:val="en-US"/>
              </w:rPr>
              <w:t>d</w:t>
            </w:r>
            <w:r w:rsidR="006D171A" w:rsidRPr="008F4B5F">
              <w:rPr>
                <w:color w:val="000000"/>
                <w:lang w:val="en-US"/>
              </w:rPr>
              <w:t>-</w:t>
            </w:r>
            <w:r w:rsidR="00882C8B" w:rsidRPr="008F4B5F">
              <w:rPr>
                <w:color w:val="000000"/>
                <w:lang w:val="en-US"/>
              </w:rPr>
              <w:t>of-</w:t>
            </w:r>
            <w:r w:rsidR="006D171A" w:rsidRPr="008F4B5F">
              <w:rPr>
                <w:color w:val="000000"/>
                <w:lang w:val="en-US"/>
              </w:rPr>
              <w:t>index</w:t>
            </w:r>
          </w:p>
        </w:tc>
        <w:tc>
          <w:tcPr>
            <w:tcW w:w="1735" w:type="dxa"/>
          </w:tcPr>
          <w:p w14:paraId="1B742822" w14:textId="77777777" w:rsidR="006B50E2" w:rsidRDefault="006B50E2" w:rsidP="006B50E2">
            <w:pPr>
              <w:pStyle w:val="ncs-body"/>
              <w:jc w:val="left"/>
              <w:rPr>
                <w:rFonts w:eastAsiaTheme="minorEastAsia"/>
                <w:lang w:eastAsia="zh-CN"/>
              </w:rPr>
            </w:pPr>
            <w:r>
              <w:rPr>
                <w:rFonts w:eastAsiaTheme="minorEastAsia"/>
                <w:lang w:eastAsia="zh-CN"/>
              </w:rPr>
              <w:t>index</w:t>
            </w:r>
            <w:r>
              <w:rPr>
                <w:rFonts w:eastAsiaTheme="minorEastAsia" w:hint="eastAsia"/>
                <w:lang w:eastAsia="zh-CN"/>
              </w:rPr>
              <w:t>:</w:t>
            </w:r>
          </w:p>
          <w:p w14:paraId="2832E1C3" w14:textId="568758F5" w:rsidR="002A2D78" w:rsidRDefault="006B50E2" w:rsidP="009026CE">
            <w:pPr>
              <w:pStyle w:val="ncs-body"/>
              <w:jc w:val="left"/>
              <w:rPr>
                <w:rFonts w:eastAsiaTheme="minorEastAsia"/>
                <w:color w:val="000000"/>
                <w:lang w:eastAsia="zh-CN"/>
              </w:rPr>
            </w:pPr>
            <w:r>
              <w:rPr>
                <w:rFonts w:eastAsiaTheme="minorEastAsia"/>
                <w:lang w:eastAsia="zh-CN"/>
              </w:rPr>
              <w:t>Uint16</w:t>
            </w:r>
          </w:p>
        </w:tc>
        <w:tc>
          <w:tcPr>
            <w:tcW w:w="2411" w:type="dxa"/>
          </w:tcPr>
          <w:p w14:paraId="58D801F9" w14:textId="784A61AC" w:rsidR="006B50E2" w:rsidRDefault="006B50E2" w:rsidP="006B50E2">
            <w:pPr>
              <w:pStyle w:val="ncs-body"/>
              <w:jc w:val="left"/>
              <w:rPr>
                <w:rFonts w:eastAsiaTheme="minorEastAsia"/>
                <w:lang w:val="en-US" w:eastAsia="zh-CN"/>
              </w:rPr>
            </w:pPr>
            <w:r>
              <w:rPr>
                <w:rFonts w:eastAsiaTheme="minorEastAsia"/>
                <w:lang w:eastAsia="zh-CN"/>
              </w:rPr>
              <w:t xml:space="preserve">One of the </w:t>
            </w:r>
            <w:r w:rsidR="00C35EB0">
              <w:rPr>
                <w:rFonts w:eastAsiaTheme="minorEastAsia"/>
                <w:lang w:eastAsia="zh-CN"/>
              </w:rPr>
              <w:t>VA A</w:t>
            </w:r>
            <w:r w:rsidR="00825EDE">
              <w:rPr>
                <w:rFonts w:eastAsiaTheme="minorEastAsia"/>
                <w:lang w:eastAsia="zh-CN"/>
              </w:rPr>
              <w:t>PP</w:t>
            </w:r>
            <w:r w:rsidR="00C35EB0">
              <w:rPr>
                <w:rFonts w:eastAsiaTheme="minorEastAsia"/>
                <w:lang w:eastAsia="zh-CN"/>
              </w:rPr>
              <w:t xml:space="preserve"> ID</w:t>
            </w:r>
            <w:r>
              <w:rPr>
                <w:rFonts w:eastAsiaTheme="minorEastAsia" w:hint="eastAsia"/>
                <w:lang w:eastAsia="zh-CN"/>
              </w:rPr>
              <w:t xml:space="preserve"> is invalid</w:t>
            </w:r>
            <w:r w:rsidR="004F2A29">
              <w:rPr>
                <w:rFonts w:eastAsiaTheme="minorEastAsia"/>
                <w:lang w:eastAsia="zh-CN"/>
              </w:rPr>
              <w:t>.</w:t>
            </w:r>
          </w:p>
          <w:p w14:paraId="71D09AA0" w14:textId="77777777" w:rsidR="006B50E2" w:rsidRPr="005B40C9" w:rsidRDefault="006B50E2" w:rsidP="006B50E2">
            <w:pPr>
              <w:pStyle w:val="ncs-body"/>
              <w:jc w:val="left"/>
              <w:rPr>
                <w:lang w:val="en-US"/>
              </w:rPr>
            </w:pPr>
            <w:r w:rsidRPr="005B40C9">
              <w:rPr>
                <w:lang w:val="en-US"/>
              </w:rPr>
              <w:br/>
            </w:r>
            <w:r w:rsidRPr="005B40C9">
              <w:rPr>
                <w:u w:val="single"/>
                <w:lang w:val="en-US"/>
              </w:rPr>
              <w:t>Params:</w:t>
            </w:r>
            <w:r w:rsidRPr="005B40C9">
              <w:rPr>
                <w:lang w:val="en-US"/>
              </w:rPr>
              <w:t> </w:t>
            </w:r>
          </w:p>
          <w:p w14:paraId="6AC8DEEA" w14:textId="7467EB79" w:rsidR="006B50E2" w:rsidRPr="00603E80" w:rsidRDefault="006B50E2" w:rsidP="006B50E2">
            <w:pPr>
              <w:pStyle w:val="ncs-body"/>
              <w:rPr>
                <w:lang w:val="en-US"/>
              </w:rPr>
            </w:pPr>
            <w:r>
              <w:rPr>
                <w:rFonts w:eastAsiaTheme="minorEastAsia"/>
                <w:lang w:eastAsia="zh-CN"/>
              </w:rPr>
              <w:t>index</w:t>
            </w:r>
            <w:r w:rsidRPr="00603E80">
              <w:rPr>
                <w:lang w:val="en-US"/>
              </w:rPr>
              <w:t xml:space="preserve">: </w:t>
            </w:r>
            <w:r w:rsidR="00834F31">
              <w:rPr>
                <w:rFonts w:eastAsiaTheme="minorEastAsia"/>
                <w:lang w:val="en-US" w:eastAsia="zh-CN"/>
              </w:rPr>
              <w:t>I</w:t>
            </w:r>
            <w:r w:rsidRPr="00603E80">
              <w:rPr>
                <w:rFonts w:eastAsiaTheme="minorEastAsia" w:hint="eastAsia"/>
                <w:lang w:val="en-US" w:eastAsia="zh-CN"/>
              </w:rPr>
              <w:t xml:space="preserve">ndex of </w:t>
            </w:r>
            <w:r w:rsidR="00825EDE">
              <w:rPr>
                <w:rFonts w:eastAsiaTheme="minorEastAsia"/>
                <w:lang w:val="en-US" w:eastAsia="zh-CN"/>
              </w:rPr>
              <w:t xml:space="preserve">the </w:t>
            </w:r>
            <w:r w:rsidRPr="00603E80">
              <w:rPr>
                <w:rFonts w:eastAsiaTheme="minorEastAsia" w:hint="eastAsia"/>
                <w:lang w:val="en-US" w:eastAsia="zh-CN"/>
              </w:rPr>
              <w:t>i</w:t>
            </w:r>
            <w:r w:rsidRPr="00603E80">
              <w:rPr>
                <w:lang w:val="en-US"/>
              </w:rPr>
              <w:t xml:space="preserve">nvalid </w:t>
            </w:r>
            <w:r w:rsidR="00825EDE">
              <w:rPr>
                <w:rFonts w:eastAsiaTheme="minorEastAsia"/>
                <w:lang w:val="en-US" w:eastAsia="zh-CN"/>
              </w:rPr>
              <w:t>VA APP ID</w:t>
            </w:r>
            <w:r w:rsidRPr="00603E80">
              <w:rPr>
                <w:lang w:val="en-US"/>
              </w:rPr>
              <w:t>. </w:t>
            </w:r>
          </w:p>
          <w:p w14:paraId="371C9B56" w14:textId="77777777" w:rsidR="006B50E2" w:rsidRDefault="006B50E2" w:rsidP="006B50E2">
            <w:pPr>
              <w:pStyle w:val="ncs-body"/>
              <w:jc w:val="left"/>
              <w:rPr>
                <w:rFonts w:eastAsiaTheme="minorEastAsia"/>
                <w:lang w:val="en-US" w:eastAsia="zh-CN"/>
              </w:rPr>
            </w:pPr>
          </w:p>
          <w:p w14:paraId="5E87C6D8" w14:textId="73FF16B0" w:rsidR="00343428" w:rsidRPr="00962B6F" w:rsidRDefault="006B50E2">
            <w:pPr>
              <w:pStyle w:val="ncs-body"/>
              <w:jc w:val="left"/>
            </w:pPr>
            <w:r w:rsidRPr="6ED8476E">
              <w:rPr>
                <w:rFonts w:eastAsiaTheme="minorEastAsia"/>
                <w:color w:val="000000" w:themeColor="text1"/>
                <w:lang w:eastAsia="zh-CN"/>
              </w:rPr>
              <w:t xml:space="preserve">Suggested message: </w:t>
            </w:r>
            <w:r w:rsidRPr="00D325F6">
              <w:rPr>
                <w:rFonts w:eastAsiaTheme="minorEastAsia"/>
                <w:color w:val="000000" w:themeColor="text1"/>
                <w:lang w:val="en-US" w:eastAsia="zh-CN"/>
              </w:rPr>
              <w:t xml:space="preserve">Invalid </w:t>
            </w:r>
            <w:r w:rsidR="00DD2B3A">
              <w:rPr>
                <w:rFonts w:eastAsiaTheme="minorEastAsia"/>
                <w:color w:val="000000" w:themeColor="text1"/>
                <w:lang w:val="en-US" w:eastAsia="zh-CN"/>
              </w:rPr>
              <w:t>VA APP ID</w:t>
            </w:r>
            <w:r w:rsidR="00DD2B3A" w:rsidRPr="00D325F6">
              <w:rPr>
                <w:rFonts w:eastAsiaTheme="minorEastAsia"/>
                <w:color w:val="000000" w:themeColor="text1"/>
                <w:lang w:val="en-US" w:eastAsia="zh-CN"/>
              </w:rPr>
              <w:t xml:space="preserve"> </w:t>
            </w:r>
            <w:r w:rsidRPr="00D325F6">
              <w:rPr>
                <w:rFonts w:eastAsiaTheme="minorEastAsia"/>
                <w:color w:val="000000" w:themeColor="text1"/>
                <w:lang w:val="en-US" w:eastAsia="zh-CN"/>
              </w:rPr>
              <w:t>at index {}</w:t>
            </w:r>
            <w:r w:rsidRPr="6ED8476E">
              <w:rPr>
                <w:rFonts w:eastAsiaTheme="minorEastAsia"/>
                <w:color w:val="000000" w:themeColor="text1"/>
                <w:lang w:eastAsia="zh-CN"/>
              </w:rPr>
              <w:t>.</w:t>
            </w:r>
          </w:p>
        </w:tc>
      </w:tr>
      <w:tr w:rsidR="00343428" w:rsidRPr="00962B6F" w14:paraId="78B89CBE" w14:textId="77777777" w:rsidTr="00F419A6">
        <w:tc>
          <w:tcPr>
            <w:tcW w:w="891" w:type="dxa"/>
            <w:vMerge/>
          </w:tcPr>
          <w:p w14:paraId="6533419B" w14:textId="77777777" w:rsidR="00343428" w:rsidRDefault="00343428">
            <w:pPr>
              <w:pStyle w:val="ncs-body"/>
              <w:jc w:val="left"/>
              <w:rPr>
                <w:rFonts w:eastAsiaTheme="minorEastAsia"/>
                <w:lang w:eastAsia="zh-CN"/>
              </w:rPr>
            </w:pPr>
          </w:p>
        </w:tc>
        <w:tc>
          <w:tcPr>
            <w:tcW w:w="4007" w:type="dxa"/>
          </w:tcPr>
          <w:p w14:paraId="7A68B74A" w14:textId="00CDD156" w:rsidR="00343428" w:rsidRDefault="00343428">
            <w:pPr>
              <w:pStyle w:val="ncs-body"/>
              <w:jc w:val="left"/>
              <w:rPr>
                <w:rFonts w:eastAsiaTheme="minorEastAsia"/>
                <w:lang w:eastAsia="zh-CN"/>
              </w:rPr>
            </w:pPr>
            <w:r>
              <w:rPr>
                <w:rFonts w:eastAsiaTheme="minorEastAsia" w:hint="eastAsia"/>
                <w:lang w:eastAsia="zh-CN"/>
              </w:rPr>
              <w:t>i</w:t>
            </w:r>
            <w:r w:rsidRPr="00962B6F">
              <w:rPr>
                <w:rFonts w:eastAsiaTheme="minorEastAsia" w:hint="eastAsia"/>
                <w:lang w:eastAsia="zh-CN"/>
              </w:rPr>
              <w:t>nvalid</w:t>
            </w:r>
            <w:r>
              <w:rPr>
                <w:rFonts w:eastAsiaTheme="minorEastAsia" w:hint="eastAsia"/>
                <w:lang w:eastAsia="zh-CN"/>
              </w:rPr>
              <w:t>-</w:t>
            </w:r>
            <w:r w:rsidR="005764F7">
              <w:rPr>
                <w:color w:val="000000"/>
              </w:rPr>
              <w:t>event</w:t>
            </w:r>
            <w:r>
              <w:rPr>
                <w:color w:val="000000"/>
              </w:rPr>
              <w:t>-</w:t>
            </w:r>
            <w:r w:rsidR="005764F7">
              <w:rPr>
                <w:color w:val="000000"/>
              </w:rPr>
              <w:t>type</w:t>
            </w:r>
            <w:r w:rsidR="007923C3">
              <w:rPr>
                <w:color w:val="000000"/>
              </w:rPr>
              <w:t>-</w:t>
            </w:r>
            <w:r w:rsidR="00882C8B">
              <w:rPr>
                <w:color w:val="000000"/>
              </w:rPr>
              <w:t>of-</w:t>
            </w:r>
            <w:r w:rsidR="007923C3">
              <w:rPr>
                <w:color w:val="000000"/>
              </w:rPr>
              <w:t>index</w:t>
            </w:r>
          </w:p>
        </w:tc>
        <w:tc>
          <w:tcPr>
            <w:tcW w:w="1735" w:type="dxa"/>
          </w:tcPr>
          <w:p w14:paraId="6B3FE727" w14:textId="77777777" w:rsidR="00100E4C" w:rsidRDefault="00100E4C" w:rsidP="00100E4C">
            <w:pPr>
              <w:pStyle w:val="ncs-body"/>
              <w:jc w:val="left"/>
              <w:rPr>
                <w:rFonts w:eastAsiaTheme="minorEastAsia"/>
                <w:lang w:eastAsia="zh-CN"/>
              </w:rPr>
            </w:pPr>
            <w:r>
              <w:rPr>
                <w:rFonts w:eastAsiaTheme="minorEastAsia"/>
                <w:lang w:eastAsia="zh-CN"/>
              </w:rPr>
              <w:t>index</w:t>
            </w:r>
            <w:r>
              <w:rPr>
                <w:rFonts w:eastAsiaTheme="minorEastAsia" w:hint="eastAsia"/>
                <w:lang w:eastAsia="zh-CN"/>
              </w:rPr>
              <w:t>:</w:t>
            </w:r>
          </w:p>
          <w:p w14:paraId="029986F6" w14:textId="1E35C77C" w:rsidR="002A2D78" w:rsidRDefault="00100E4C" w:rsidP="009026CE">
            <w:pPr>
              <w:pStyle w:val="ncs-body"/>
              <w:jc w:val="left"/>
              <w:rPr>
                <w:rFonts w:eastAsiaTheme="minorEastAsia"/>
                <w:color w:val="000000"/>
                <w:lang w:eastAsia="zh-CN"/>
              </w:rPr>
            </w:pPr>
            <w:r>
              <w:rPr>
                <w:rFonts w:eastAsiaTheme="minorEastAsia"/>
                <w:lang w:eastAsia="zh-CN"/>
              </w:rPr>
              <w:t>Uint16</w:t>
            </w:r>
          </w:p>
        </w:tc>
        <w:tc>
          <w:tcPr>
            <w:tcW w:w="2411" w:type="dxa"/>
          </w:tcPr>
          <w:p w14:paraId="4A8FD6C9" w14:textId="0C0861FF" w:rsidR="00100E4C" w:rsidRDefault="00100E4C" w:rsidP="00100E4C">
            <w:pPr>
              <w:pStyle w:val="ncs-body"/>
              <w:jc w:val="left"/>
              <w:rPr>
                <w:rFonts w:eastAsiaTheme="minorEastAsia"/>
                <w:lang w:val="en-US" w:eastAsia="zh-CN"/>
              </w:rPr>
            </w:pPr>
            <w:r>
              <w:rPr>
                <w:rFonts w:eastAsiaTheme="minorEastAsia"/>
                <w:lang w:eastAsia="zh-CN"/>
              </w:rPr>
              <w:t xml:space="preserve">One of the VA </w:t>
            </w:r>
            <w:r w:rsidR="00E84872">
              <w:rPr>
                <w:rFonts w:eastAsiaTheme="minorEastAsia"/>
                <w:lang w:eastAsia="zh-CN"/>
              </w:rPr>
              <w:t xml:space="preserve">event </w:t>
            </w:r>
            <w:proofErr w:type="gramStart"/>
            <w:r w:rsidR="00E84872">
              <w:rPr>
                <w:rFonts w:eastAsiaTheme="minorEastAsia"/>
                <w:lang w:eastAsia="zh-CN"/>
              </w:rPr>
              <w:t>type</w:t>
            </w:r>
            <w:proofErr w:type="gramEnd"/>
            <w:r>
              <w:rPr>
                <w:rFonts w:eastAsiaTheme="minorEastAsia"/>
                <w:lang w:eastAsia="zh-CN"/>
              </w:rPr>
              <w:t xml:space="preserve"> </w:t>
            </w:r>
            <w:r>
              <w:rPr>
                <w:rFonts w:eastAsiaTheme="minorEastAsia" w:hint="eastAsia"/>
                <w:lang w:eastAsia="zh-CN"/>
              </w:rPr>
              <w:t>is invalid</w:t>
            </w:r>
            <w:r>
              <w:rPr>
                <w:rFonts w:eastAsiaTheme="minorEastAsia"/>
                <w:lang w:eastAsia="zh-CN"/>
              </w:rPr>
              <w:t>.</w:t>
            </w:r>
          </w:p>
          <w:p w14:paraId="0B2FC77F" w14:textId="77777777" w:rsidR="00100E4C" w:rsidRPr="005B40C9" w:rsidRDefault="00100E4C" w:rsidP="00100E4C">
            <w:pPr>
              <w:pStyle w:val="ncs-body"/>
              <w:jc w:val="left"/>
              <w:rPr>
                <w:lang w:val="en-US"/>
              </w:rPr>
            </w:pPr>
            <w:r w:rsidRPr="005B40C9">
              <w:rPr>
                <w:lang w:val="en-US"/>
              </w:rPr>
              <w:br/>
            </w:r>
            <w:r w:rsidRPr="005B40C9">
              <w:rPr>
                <w:u w:val="single"/>
                <w:lang w:val="en-US"/>
              </w:rPr>
              <w:t>Params:</w:t>
            </w:r>
            <w:r w:rsidRPr="005B40C9">
              <w:rPr>
                <w:lang w:val="en-US"/>
              </w:rPr>
              <w:t> </w:t>
            </w:r>
          </w:p>
          <w:p w14:paraId="43050AE2" w14:textId="3C0AB49D" w:rsidR="00100E4C" w:rsidRPr="00603E80" w:rsidRDefault="00100E4C" w:rsidP="00100E4C">
            <w:pPr>
              <w:pStyle w:val="ncs-body"/>
              <w:rPr>
                <w:lang w:val="en-US"/>
              </w:rPr>
            </w:pPr>
            <w:r>
              <w:rPr>
                <w:rFonts w:eastAsiaTheme="minorEastAsia"/>
                <w:lang w:eastAsia="zh-CN"/>
              </w:rPr>
              <w:t>index</w:t>
            </w:r>
            <w:r w:rsidRPr="00603E80">
              <w:rPr>
                <w:lang w:val="en-US"/>
              </w:rPr>
              <w:t xml:space="preserve">: </w:t>
            </w:r>
            <w:r w:rsidR="00834F31">
              <w:rPr>
                <w:lang w:val="en-US"/>
              </w:rPr>
              <w:t>I</w:t>
            </w:r>
            <w:r w:rsidRPr="00603E80">
              <w:rPr>
                <w:rFonts w:eastAsiaTheme="minorEastAsia" w:hint="eastAsia"/>
                <w:lang w:val="en-US" w:eastAsia="zh-CN"/>
              </w:rPr>
              <w:t xml:space="preserve">ndex of </w:t>
            </w:r>
            <w:r w:rsidR="008C23E3">
              <w:rPr>
                <w:rFonts w:eastAsiaTheme="minorEastAsia"/>
                <w:lang w:val="en-US" w:eastAsia="zh-CN"/>
              </w:rPr>
              <w:t xml:space="preserve">the </w:t>
            </w:r>
            <w:r w:rsidRPr="00603E80">
              <w:rPr>
                <w:rFonts w:eastAsiaTheme="minorEastAsia" w:hint="eastAsia"/>
                <w:lang w:val="en-US" w:eastAsia="zh-CN"/>
              </w:rPr>
              <w:t>i</w:t>
            </w:r>
            <w:r w:rsidRPr="00603E80">
              <w:rPr>
                <w:lang w:val="en-US"/>
              </w:rPr>
              <w:t xml:space="preserve">nvalid </w:t>
            </w:r>
            <w:r w:rsidR="00CB2270">
              <w:rPr>
                <w:lang w:val="en-US"/>
              </w:rPr>
              <w:t xml:space="preserve">VA </w:t>
            </w:r>
            <w:r w:rsidR="00472C83">
              <w:rPr>
                <w:lang w:val="en-US"/>
              </w:rPr>
              <w:t>event type</w:t>
            </w:r>
            <w:r w:rsidRPr="00603E80">
              <w:rPr>
                <w:lang w:val="en-US"/>
              </w:rPr>
              <w:t>.</w:t>
            </w:r>
          </w:p>
          <w:p w14:paraId="337F5F56" w14:textId="77777777" w:rsidR="00100E4C" w:rsidRDefault="00100E4C" w:rsidP="00100E4C">
            <w:pPr>
              <w:pStyle w:val="ncs-body"/>
              <w:jc w:val="left"/>
              <w:rPr>
                <w:rFonts w:eastAsiaTheme="minorEastAsia"/>
                <w:lang w:val="en-US" w:eastAsia="zh-CN"/>
              </w:rPr>
            </w:pPr>
          </w:p>
          <w:p w14:paraId="1E4C85E0" w14:textId="7BF4B8F5" w:rsidR="00343428" w:rsidRPr="00962B6F" w:rsidRDefault="00100E4C">
            <w:pPr>
              <w:pStyle w:val="ncs-body"/>
              <w:jc w:val="left"/>
            </w:pPr>
            <w:r w:rsidRPr="6ED8476E">
              <w:rPr>
                <w:rFonts w:eastAsiaTheme="minorEastAsia"/>
                <w:color w:val="000000" w:themeColor="text1"/>
                <w:lang w:eastAsia="zh-CN"/>
              </w:rPr>
              <w:t xml:space="preserve">Suggested message: </w:t>
            </w:r>
            <w:r w:rsidRPr="00D325F6">
              <w:rPr>
                <w:rFonts w:eastAsiaTheme="minorEastAsia"/>
                <w:color w:val="000000" w:themeColor="text1"/>
                <w:lang w:val="en-US" w:eastAsia="zh-CN"/>
              </w:rPr>
              <w:t xml:space="preserve">Invalid </w:t>
            </w:r>
            <w:r>
              <w:rPr>
                <w:rFonts w:eastAsiaTheme="minorEastAsia"/>
                <w:color w:val="000000" w:themeColor="text1"/>
                <w:lang w:val="en-US" w:eastAsia="zh-CN"/>
              </w:rPr>
              <w:t xml:space="preserve">VA </w:t>
            </w:r>
            <w:r w:rsidR="00472C83">
              <w:rPr>
                <w:rFonts w:eastAsiaTheme="minorEastAsia"/>
                <w:color w:val="000000" w:themeColor="text1"/>
                <w:lang w:val="en-US" w:eastAsia="zh-CN"/>
              </w:rPr>
              <w:t>event type</w:t>
            </w:r>
            <w:r w:rsidRPr="00D325F6">
              <w:rPr>
                <w:rFonts w:eastAsiaTheme="minorEastAsia"/>
                <w:color w:val="000000" w:themeColor="text1"/>
                <w:lang w:val="en-US" w:eastAsia="zh-CN"/>
              </w:rPr>
              <w:t xml:space="preserve"> at index {}</w:t>
            </w:r>
            <w:r w:rsidRPr="6ED8476E">
              <w:rPr>
                <w:rFonts w:eastAsiaTheme="minorEastAsia"/>
                <w:color w:val="000000" w:themeColor="text1"/>
                <w:lang w:eastAsia="zh-CN"/>
              </w:rPr>
              <w:t>.</w:t>
            </w:r>
          </w:p>
        </w:tc>
      </w:tr>
      <w:tr w:rsidR="00343428" w:rsidRPr="008F7ECB" w14:paraId="49EB9567" w14:textId="77777777" w:rsidTr="00F419A6">
        <w:tc>
          <w:tcPr>
            <w:tcW w:w="891" w:type="dxa"/>
            <w:vMerge w:val="restart"/>
          </w:tcPr>
          <w:p w14:paraId="5D6211F8" w14:textId="77777777" w:rsidR="00343428" w:rsidRDefault="00343428">
            <w:pPr>
              <w:pStyle w:val="ncs-body"/>
              <w:jc w:val="left"/>
              <w:rPr>
                <w:rFonts w:eastAsiaTheme="minorEastAsia"/>
                <w:lang w:eastAsia="zh-CN"/>
              </w:rPr>
            </w:pPr>
            <w:r>
              <w:rPr>
                <w:rFonts w:eastAsiaTheme="minorEastAsia" w:hint="eastAsia"/>
                <w:lang w:eastAsia="zh-CN"/>
              </w:rPr>
              <w:lastRenderedPageBreak/>
              <w:t>404</w:t>
            </w:r>
          </w:p>
        </w:tc>
        <w:tc>
          <w:tcPr>
            <w:tcW w:w="4007" w:type="dxa"/>
          </w:tcPr>
          <w:p w14:paraId="16583522" w14:textId="02B57FD9" w:rsidR="00343428" w:rsidRDefault="005764F7">
            <w:pPr>
              <w:pStyle w:val="ncs-body"/>
              <w:jc w:val="left"/>
              <w:rPr>
                <w:rFonts w:eastAsiaTheme="minorEastAsia"/>
                <w:lang w:eastAsia="zh-CN"/>
              </w:rPr>
            </w:pPr>
            <w:proofErr w:type="spellStart"/>
            <w:r>
              <w:rPr>
                <w:rFonts w:eastAsiaTheme="minorEastAsia"/>
                <w:lang w:eastAsia="zh-CN"/>
              </w:rPr>
              <w:t>va</w:t>
            </w:r>
            <w:proofErr w:type="spellEnd"/>
            <w:r>
              <w:rPr>
                <w:rFonts w:eastAsiaTheme="minorEastAsia"/>
                <w:lang w:eastAsia="zh-CN"/>
              </w:rPr>
              <w:t>-app-</w:t>
            </w:r>
            <w:r w:rsidR="00882C8B">
              <w:rPr>
                <w:rFonts w:eastAsiaTheme="minorEastAsia"/>
                <w:lang w:eastAsia="zh-CN"/>
              </w:rPr>
              <w:t>of-</w:t>
            </w:r>
            <w:r w:rsidR="004F4C5C">
              <w:rPr>
                <w:rFonts w:eastAsiaTheme="minorEastAsia"/>
                <w:lang w:eastAsia="zh-CN"/>
              </w:rPr>
              <w:t>index</w:t>
            </w:r>
            <w:r>
              <w:rPr>
                <w:rFonts w:eastAsiaTheme="minorEastAsia"/>
                <w:lang w:eastAsia="zh-CN"/>
              </w:rPr>
              <w:t>-</w:t>
            </w:r>
            <w:r w:rsidR="00343428" w:rsidRPr="000640BB">
              <w:rPr>
                <w:rFonts w:eastAsiaTheme="minorEastAsia" w:hint="eastAsia"/>
                <w:lang w:eastAsia="zh-CN"/>
              </w:rPr>
              <w:t>not-found</w:t>
            </w:r>
          </w:p>
        </w:tc>
        <w:tc>
          <w:tcPr>
            <w:tcW w:w="1735" w:type="dxa"/>
          </w:tcPr>
          <w:p w14:paraId="7DBDC14F" w14:textId="77777777" w:rsidR="00F419A6" w:rsidRDefault="00F419A6" w:rsidP="00F419A6">
            <w:pPr>
              <w:pStyle w:val="ncs-body"/>
              <w:jc w:val="left"/>
              <w:rPr>
                <w:rFonts w:eastAsiaTheme="minorEastAsia"/>
                <w:lang w:eastAsia="zh-CN"/>
              </w:rPr>
            </w:pPr>
            <w:r>
              <w:rPr>
                <w:rFonts w:eastAsiaTheme="minorEastAsia"/>
                <w:lang w:eastAsia="zh-CN"/>
              </w:rPr>
              <w:t>index</w:t>
            </w:r>
            <w:r>
              <w:rPr>
                <w:rFonts w:eastAsiaTheme="minorEastAsia" w:hint="eastAsia"/>
                <w:lang w:eastAsia="zh-CN"/>
              </w:rPr>
              <w:t>:</w:t>
            </w:r>
          </w:p>
          <w:p w14:paraId="51863F21" w14:textId="76688EAE" w:rsidR="002A2D78" w:rsidRDefault="00F419A6">
            <w:pPr>
              <w:pStyle w:val="ncs-body"/>
              <w:jc w:val="left"/>
              <w:rPr>
                <w:rFonts w:eastAsiaTheme="minorEastAsia"/>
                <w:lang w:eastAsia="zh-CN"/>
              </w:rPr>
            </w:pPr>
            <w:r>
              <w:rPr>
                <w:rFonts w:eastAsiaTheme="minorEastAsia"/>
                <w:lang w:eastAsia="zh-CN"/>
              </w:rPr>
              <w:t>Uint16</w:t>
            </w:r>
          </w:p>
        </w:tc>
        <w:tc>
          <w:tcPr>
            <w:tcW w:w="2411" w:type="dxa"/>
          </w:tcPr>
          <w:p w14:paraId="2197AED0" w14:textId="0F180371" w:rsidR="00F419A6" w:rsidRDefault="00F419A6" w:rsidP="00F419A6">
            <w:pPr>
              <w:pStyle w:val="ncs-body"/>
              <w:jc w:val="left"/>
              <w:rPr>
                <w:rFonts w:eastAsiaTheme="minorEastAsia"/>
                <w:lang w:val="en-US" w:eastAsia="zh-CN"/>
              </w:rPr>
            </w:pPr>
            <w:r>
              <w:rPr>
                <w:rFonts w:eastAsiaTheme="minorEastAsia"/>
                <w:lang w:eastAsia="zh-CN"/>
              </w:rPr>
              <w:t>One of the VA A</w:t>
            </w:r>
            <w:r w:rsidR="00ED21BD">
              <w:rPr>
                <w:rFonts w:eastAsiaTheme="minorEastAsia"/>
                <w:lang w:eastAsia="zh-CN"/>
              </w:rPr>
              <w:t>PP</w:t>
            </w:r>
            <w:r>
              <w:rPr>
                <w:rFonts w:eastAsiaTheme="minorEastAsia"/>
                <w:lang w:eastAsia="zh-CN"/>
              </w:rPr>
              <w:t xml:space="preserve"> </w:t>
            </w:r>
            <w:r w:rsidR="001961F8">
              <w:rPr>
                <w:rFonts w:eastAsiaTheme="minorEastAsia"/>
                <w:lang w:eastAsia="zh-CN"/>
              </w:rPr>
              <w:t xml:space="preserve">cannot be </w:t>
            </w:r>
            <w:r w:rsidR="00495E71">
              <w:rPr>
                <w:rFonts w:eastAsiaTheme="minorEastAsia"/>
                <w:lang w:eastAsia="zh-CN"/>
              </w:rPr>
              <w:t>found</w:t>
            </w:r>
            <w:r>
              <w:rPr>
                <w:rFonts w:eastAsiaTheme="minorEastAsia"/>
                <w:lang w:eastAsia="zh-CN"/>
              </w:rPr>
              <w:t>.</w:t>
            </w:r>
          </w:p>
          <w:p w14:paraId="531A26B8" w14:textId="35C7F392" w:rsidR="00F419A6" w:rsidRPr="005B40C9" w:rsidRDefault="00F419A6" w:rsidP="00F419A6">
            <w:pPr>
              <w:pStyle w:val="ncs-body"/>
              <w:jc w:val="left"/>
              <w:rPr>
                <w:lang w:val="en-US"/>
              </w:rPr>
            </w:pPr>
            <w:r>
              <w:br/>
            </w:r>
            <w:r w:rsidRPr="005B40C9">
              <w:rPr>
                <w:u w:val="single"/>
                <w:lang w:val="en-US"/>
              </w:rPr>
              <w:t>Params:</w:t>
            </w:r>
            <w:r w:rsidRPr="005B40C9">
              <w:rPr>
                <w:lang w:val="en-US"/>
              </w:rPr>
              <w:t> </w:t>
            </w:r>
          </w:p>
          <w:p w14:paraId="2D4C53C9" w14:textId="1B791083" w:rsidR="00F419A6" w:rsidRPr="00603E80" w:rsidRDefault="00F419A6" w:rsidP="00F419A6">
            <w:pPr>
              <w:pStyle w:val="ncs-body"/>
              <w:rPr>
                <w:lang w:val="en-US"/>
              </w:rPr>
            </w:pPr>
            <w:r>
              <w:rPr>
                <w:rFonts w:eastAsiaTheme="minorEastAsia"/>
                <w:lang w:eastAsia="zh-CN"/>
              </w:rPr>
              <w:t>index</w:t>
            </w:r>
            <w:r w:rsidRPr="00603E80">
              <w:rPr>
                <w:lang w:val="en-US"/>
              </w:rPr>
              <w:t xml:space="preserve">: </w:t>
            </w:r>
            <w:r w:rsidR="00834F31">
              <w:rPr>
                <w:lang w:val="en-US"/>
              </w:rPr>
              <w:t>I</w:t>
            </w:r>
            <w:r w:rsidRPr="00603E80">
              <w:rPr>
                <w:rFonts w:eastAsiaTheme="minorEastAsia" w:hint="eastAsia"/>
                <w:lang w:val="en-US" w:eastAsia="zh-CN"/>
              </w:rPr>
              <w:t xml:space="preserve">ndex of </w:t>
            </w:r>
            <w:r w:rsidR="009B2D06">
              <w:rPr>
                <w:rFonts w:eastAsiaTheme="minorEastAsia"/>
                <w:lang w:val="en-US" w:eastAsia="zh-CN"/>
              </w:rPr>
              <w:t>the VA APP not found.</w:t>
            </w:r>
          </w:p>
          <w:p w14:paraId="643711EC" w14:textId="77777777" w:rsidR="00F419A6" w:rsidRDefault="00F419A6" w:rsidP="00F419A6">
            <w:pPr>
              <w:pStyle w:val="ncs-body"/>
              <w:jc w:val="left"/>
              <w:rPr>
                <w:rFonts w:eastAsiaTheme="minorEastAsia"/>
                <w:lang w:val="en-US" w:eastAsia="zh-CN"/>
              </w:rPr>
            </w:pPr>
          </w:p>
          <w:p w14:paraId="50FB0B41" w14:textId="7CE12AE9" w:rsidR="00343428" w:rsidRPr="008F7ECB" w:rsidRDefault="00F419A6" w:rsidP="003624D5">
            <w:pPr>
              <w:pStyle w:val="ncs-body"/>
              <w:rPr>
                <w:rFonts w:eastAsiaTheme="minorEastAsia"/>
                <w:lang w:eastAsia="zh-CN"/>
              </w:rPr>
            </w:pPr>
            <w:r w:rsidRPr="6ED8476E">
              <w:rPr>
                <w:rFonts w:eastAsiaTheme="minorEastAsia"/>
                <w:color w:val="000000" w:themeColor="text1"/>
                <w:lang w:eastAsia="zh-CN"/>
              </w:rPr>
              <w:t xml:space="preserve">Suggested message: </w:t>
            </w:r>
            <w:r>
              <w:rPr>
                <w:rFonts w:eastAsiaTheme="minorEastAsia"/>
                <w:color w:val="000000" w:themeColor="text1"/>
                <w:lang w:val="en-US" w:eastAsia="zh-CN"/>
              </w:rPr>
              <w:t>VA APP</w:t>
            </w:r>
            <w:r w:rsidRPr="00D325F6">
              <w:rPr>
                <w:rFonts w:eastAsiaTheme="minorEastAsia"/>
                <w:color w:val="000000" w:themeColor="text1"/>
                <w:lang w:val="en-US" w:eastAsia="zh-CN"/>
              </w:rPr>
              <w:t xml:space="preserve"> at index {}</w:t>
            </w:r>
            <w:r w:rsidR="00C7748A">
              <w:rPr>
                <w:rFonts w:eastAsiaTheme="minorEastAsia"/>
                <w:color w:val="000000" w:themeColor="text1"/>
                <w:lang w:val="en-US" w:eastAsia="zh-CN"/>
              </w:rPr>
              <w:t xml:space="preserve"> cannot be found</w:t>
            </w:r>
            <w:r w:rsidRPr="6ED8476E">
              <w:rPr>
                <w:rFonts w:eastAsiaTheme="minorEastAsia"/>
                <w:color w:val="000000" w:themeColor="text1"/>
                <w:lang w:eastAsia="zh-CN"/>
              </w:rPr>
              <w:t>.</w:t>
            </w:r>
          </w:p>
        </w:tc>
      </w:tr>
      <w:tr w:rsidR="005764F7" w:rsidRPr="008F7ECB" w14:paraId="2B0117F7" w14:textId="77777777" w:rsidTr="00F419A6">
        <w:tc>
          <w:tcPr>
            <w:tcW w:w="891" w:type="dxa"/>
            <w:vMerge/>
          </w:tcPr>
          <w:p w14:paraId="74E85D70" w14:textId="77777777" w:rsidR="005764F7" w:rsidRDefault="005764F7">
            <w:pPr>
              <w:pStyle w:val="ncs-body"/>
              <w:jc w:val="left"/>
              <w:rPr>
                <w:rFonts w:eastAsiaTheme="minorEastAsia"/>
                <w:lang w:eastAsia="zh-CN"/>
              </w:rPr>
            </w:pPr>
          </w:p>
        </w:tc>
        <w:tc>
          <w:tcPr>
            <w:tcW w:w="4007" w:type="dxa"/>
          </w:tcPr>
          <w:p w14:paraId="11558BAD" w14:textId="330F698B" w:rsidR="005764F7" w:rsidRDefault="00095B38">
            <w:pPr>
              <w:pStyle w:val="ncs-body"/>
              <w:jc w:val="left"/>
              <w:rPr>
                <w:rFonts w:eastAsiaTheme="minorEastAsia"/>
                <w:lang w:eastAsia="zh-CN"/>
              </w:rPr>
            </w:pPr>
            <w:proofErr w:type="spellStart"/>
            <w:r>
              <w:rPr>
                <w:rFonts w:eastAsiaTheme="minorEastAsia"/>
                <w:lang w:eastAsia="zh-CN"/>
              </w:rPr>
              <w:t>va</w:t>
            </w:r>
            <w:proofErr w:type="spellEnd"/>
            <w:r>
              <w:rPr>
                <w:rFonts w:eastAsiaTheme="minorEastAsia"/>
                <w:lang w:eastAsia="zh-CN"/>
              </w:rPr>
              <w:t>-event-type</w:t>
            </w:r>
            <w:r w:rsidRPr="000640BB">
              <w:rPr>
                <w:rFonts w:eastAsiaTheme="minorEastAsia" w:hint="eastAsia"/>
                <w:lang w:eastAsia="zh-CN"/>
              </w:rPr>
              <w:t>-</w:t>
            </w:r>
            <w:r w:rsidR="007E7280">
              <w:rPr>
                <w:rFonts w:eastAsiaTheme="minorEastAsia"/>
                <w:lang w:eastAsia="zh-CN"/>
              </w:rPr>
              <w:t>of-</w:t>
            </w:r>
            <w:r w:rsidR="00F419A6">
              <w:rPr>
                <w:rFonts w:eastAsiaTheme="minorEastAsia"/>
                <w:lang w:eastAsia="zh-CN"/>
              </w:rPr>
              <w:t>index-</w:t>
            </w:r>
            <w:r w:rsidRPr="000640BB">
              <w:rPr>
                <w:rFonts w:eastAsiaTheme="minorEastAsia" w:hint="eastAsia"/>
                <w:lang w:eastAsia="zh-CN"/>
              </w:rPr>
              <w:t>not-found</w:t>
            </w:r>
          </w:p>
        </w:tc>
        <w:tc>
          <w:tcPr>
            <w:tcW w:w="1735" w:type="dxa"/>
          </w:tcPr>
          <w:p w14:paraId="22BEBC16" w14:textId="77777777" w:rsidR="00F419A6" w:rsidRDefault="00F419A6" w:rsidP="00F419A6">
            <w:pPr>
              <w:pStyle w:val="ncs-body"/>
              <w:jc w:val="left"/>
              <w:rPr>
                <w:rFonts w:eastAsiaTheme="minorEastAsia"/>
                <w:lang w:eastAsia="zh-CN"/>
              </w:rPr>
            </w:pPr>
            <w:r>
              <w:rPr>
                <w:rFonts w:eastAsiaTheme="minorEastAsia"/>
                <w:lang w:eastAsia="zh-CN"/>
              </w:rPr>
              <w:t>index</w:t>
            </w:r>
            <w:r>
              <w:rPr>
                <w:rFonts w:eastAsiaTheme="minorEastAsia" w:hint="eastAsia"/>
                <w:lang w:eastAsia="zh-CN"/>
              </w:rPr>
              <w:t>:</w:t>
            </w:r>
          </w:p>
          <w:p w14:paraId="70419A04" w14:textId="65381B03" w:rsidR="002A2D78" w:rsidRDefault="00F419A6">
            <w:pPr>
              <w:pStyle w:val="ncs-body"/>
              <w:jc w:val="left"/>
              <w:rPr>
                <w:rFonts w:eastAsiaTheme="minorEastAsia"/>
                <w:lang w:eastAsia="zh-CN"/>
              </w:rPr>
            </w:pPr>
            <w:r>
              <w:rPr>
                <w:rFonts w:eastAsiaTheme="minorEastAsia"/>
                <w:lang w:eastAsia="zh-CN"/>
              </w:rPr>
              <w:t>Uint16</w:t>
            </w:r>
          </w:p>
        </w:tc>
        <w:tc>
          <w:tcPr>
            <w:tcW w:w="2411" w:type="dxa"/>
          </w:tcPr>
          <w:p w14:paraId="7C51DF0C" w14:textId="631DBDAA" w:rsidR="00F419A6" w:rsidRDefault="00F419A6" w:rsidP="00F419A6">
            <w:pPr>
              <w:pStyle w:val="ncs-body"/>
              <w:jc w:val="left"/>
              <w:rPr>
                <w:rFonts w:eastAsiaTheme="minorEastAsia"/>
                <w:lang w:val="en-US" w:eastAsia="zh-CN"/>
              </w:rPr>
            </w:pPr>
            <w:r>
              <w:rPr>
                <w:rFonts w:eastAsiaTheme="minorEastAsia"/>
                <w:lang w:eastAsia="zh-CN"/>
              </w:rPr>
              <w:t xml:space="preserve">One of the </w:t>
            </w:r>
            <w:r w:rsidR="007C2381">
              <w:rPr>
                <w:rFonts w:eastAsiaTheme="minorEastAsia"/>
                <w:lang w:eastAsia="zh-CN"/>
              </w:rPr>
              <w:t xml:space="preserve">VA event </w:t>
            </w:r>
            <w:proofErr w:type="gramStart"/>
            <w:r w:rsidR="007C2381">
              <w:rPr>
                <w:rFonts w:eastAsiaTheme="minorEastAsia"/>
                <w:lang w:eastAsia="zh-CN"/>
              </w:rPr>
              <w:t>type</w:t>
            </w:r>
            <w:proofErr w:type="gramEnd"/>
            <w:r w:rsidR="007C2381">
              <w:rPr>
                <w:rFonts w:eastAsiaTheme="minorEastAsia"/>
                <w:lang w:eastAsia="zh-CN"/>
              </w:rPr>
              <w:t xml:space="preserve"> cannot be found</w:t>
            </w:r>
            <w:r>
              <w:rPr>
                <w:rFonts w:eastAsiaTheme="minorEastAsia"/>
                <w:lang w:eastAsia="zh-CN"/>
              </w:rPr>
              <w:t>.</w:t>
            </w:r>
          </w:p>
          <w:p w14:paraId="6BE6C345" w14:textId="77777777" w:rsidR="00F419A6" w:rsidRPr="005B40C9" w:rsidRDefault="00F419A6" w:rsidP="00F419A6">
            <w:pPr>
              <w:pStyle w:val="ncs-body"/>
              <w:jc w:val="left"/>
              <w:rPr>
                <w:lang w:val="en-US"/>
              </w:rPr>
            </w:pPr>
            <w:r w:rsidRPr="005B40C9">
              <w:rPr>
                <w:lang w:val="en-US"/>
              </w:rPr>
              <w:br/>
            </w:r>
            <w:r w:rsidRPr="005B40C9">
              <w:rPr>
                <w:u w:val="single"/>
                <w:lang w:val="en-US"/>
              </w:rPr>
              <w:t>Params:</w:t>
            </w:r>
            <w:r w:rsidRPr="005B40C9">
              <w:rPr>
                <w:lang w:val="en-US"/>
              </w:rPr>
              <w:t> </w:t>
            </w:r>
          </w:p>
          <w:p w14:paraId="0EDE2E46" w14:textId="7518B88F" w:rsidR="00F419A6" w:rsidRPr="00603E80" w:rsidRDefault="00F419A6" w:rsidP="00F419A6">
            <w:pPr>
              <w:pStyle w:val="ncs-body"/>
              <w:rPr>
                <w:lang w:val="en-US"/>
              </w:rPr>
            </w:pPr>
            <w:r>
              <w:rPr>
                <w:rFonts w:eastAsiaTheme="minorEastAsia"/>
                <w:lang w:eastAsia="zh-CN"/>
              </w:rPr>
              <w:t>index</w:t>
            </w:r>
            <w:r w:rsidRPr="00603E80">
              <w:rPr>
                <w:lang w:val="en-US"/>
              </w:rPr>
              <w:t xml:space="preserve">: </w:t>
            </w:r>
            <w:r w:rsidR="00834F31">
              <w:rPr>
                <w:lang w:val="en-US"/>
              </w:rPr>
              <w:t>I</w:t>
            </w:r>
            <w:r w:rsidRPr="00603E80">
              <w:rPr>
                <w:rFonts w:eastAsiaTheme="minorEastAsia" w:hint="eastAsia"/>
                <w:lang w:val="en-US" w:eastAsia="zh-CN"/>
              </w:rPr>
              <w:t xml:space="preserve">ndex of </w:t>
            </w:r>
            <w:r w:rsidR="00193F61">
              <w:rPr>
                <w:rFonts w:eastAsiaTheme="minorEastAsia"/>
                <w:lang w:val="en-US" w:eastAsia="zh-CN"/>
              </w:rPr>
              <w:t xml:space="preserve">VA event type </w:t>
            </w:r>
            <w:r w:rsidR="00657DEE">
              <w:rPr>
                <w:rFonts w:eastAsiaTheme="minorEastAsia"/>
                <w:lang w:val="en-US" w:eastAsia="zh-CN"/>
              </w:rPr>
              <w:t>cannot be found</w:t>
            </w:r>
            <w:r w:rsidRPr="00603E80">
              <w:rPr>
                <w:lang w:val="en-US"/>
              </w:rPr>
              <w:t>.</w:t>
            </w:r>
          </w:p>
          <w:p w14:paraId="7CA1DECF" w14:textId="77777777" w:rsidR="00F419A6" w:rsidRDefault="00F419A6" w:rsidP="00F419A6">
            <w:pPr>
              <w:pStyle w:val="ncs-body"/>
              <w:jc w:val="left"/>
              <w:rPr>
                <w:rFonts w:eastAsiaTheme="minorEastAsia"/>
                <w:lang w:val="en-US" w:eastAsia="zh-CN"/>
              </w:rPr>
            </w:pPr>
          </w:p>
          <w:p w14:paraId="19DC143D" w14:textId="2A6399D5" w:rsidR="005764F7" w:rsidRDefault="00F419A6">
            <w:pPr>
              <w:pStyle w:val="ncs-body"/>
              <w:jc w:val="left"/>
              <w:rPr>
                <w:rFonts w:eastAsiaTheme="minorEastAsia"/>
                <w:lang w:eastAsia="zh-CN"/>
              </w:rPr>
            </w:pPr>
            <w:r w:rsidRPr="6ED8476E">
              <w:rPr>
                <w:rFonts w:eastAsiaTheme="minorEastAsia"/>
                <w:color w:val="000000" w:themeColor="text1"/>
                <w:lang w:eastAsia="zh-CN"/>
              </w:rPr>
              <w:t xml:space="preserve">Suggested message: </w:t>
            </w:r>
            <w:r>
              <w:rPr>
                <w:rFonts w:eastAsiaTheme="minorEastAsia"/>
                <w:color w:val="000000" w:themeColor="text1"/>
                <w:lang w:val="en-US" w:eastAsia="zh-CN"/>
              </w:rPr>
              <w:t xml:space="preserve">VA </w:t>
            </w:r>
            <w:r w:rsidR="00E351B2">
              <w:rPr>
                <w:rFonts w:eastAsiaTheme="minorEastAsia"/>
                <w:color w:val="000000" w:themeColor="text1"/>
                <w:lang w:val="en-US" w:eastAsia="zh-CN"/>
              </w:rPr>
              <w:t>event</w:t>
            </w:r>
            <w:r w:rsidR="009D566C">
              <w:rPr>
                <w:rFonts w:eastAsiaTheme="minorEastAsia"/>
                <w:color w:val="000000" w:themeColor="text1"/>
                <w:lang w:val="en-US" w:eastAsia="zh-CN"/>
              </w:rPr>
              <w:t xml:space="preserve"> type </w:t>
            </w:r>
            <w:r w:rsidRPr="00D325F6">
              <w:rPr>
                <w:rFonts w:eastAsiaTheme="minorEastAsia"/>
                <w:color w:val="000000" w:themeColor="text1"/>
                <w:lang w:val="en-US" w:eastAsia="zh-CN"/>
              </w:rPr>
              <w:t>at index {}</w:t>
            </w:r>
            <w:r w:rsidR="009D566C">
              <w:rPr>
                <w:rFonts w:eastAsiaTheme="minorEastAsia"/>
                <w:color w:val="000000" w:themeColor="text1"/>
                <w:lang w:val="en-US" w:eastAsia="zh-CN"/>
              </w:rPr>
              <w:t xml:space="preserve"> cannot be found</w:t>
            </w:r>
            <w:r w:rsidRPr="6ED8476E">
              <w:rPr>
                <w:rFonts w:eastAsiaTheme="minorEastAsia"/>
                <w:color w:val="000000" w:themeColor="text1"/>
                <w:lang w:eastAsia="zh-CN"/>
              </w:rPr>
              <w:t>.</w:t>
            </w:r>
          </w:p>
        </w:tc>
      </w:tr>
    </w:tbl>
    <w:p w14:paraId="4834A18C" w14:textId="77777777" w:rsidR="00EC42AD" w:rsidRDefault="00EC42AD" w:rsidP="00062ED9">
      <w:pPr>
        <w:pStyle w:val="ncs-body"/>
      </w:pPr>
    </w:p>
    <w:p w14:paraId="29C7A432" w14:textId="77777777" w:rsidR="00AE2958" w:rsidRPr="00000ABF" w:rsidRDefault="00AE2958" w:rsidP="00CC2CE8">
      <w:pPr>
        <w:pStyle w:val="Heading3"/>
        <w:jc w:val="left"/>
        <w:rPr>
          <w:rFonts w:eastAsia="Arial"/>
          <w:b/>
          <w:color w:val="000000" w:themeColor="text1"/>
        </w:rPr>
      </w:pPr>
      <w:bookmarkStart w:id="397" w:name="_Toc212542683"/>
      <w:bookmarkStart w:id="398" w:name="_Toc216180159"/>
      <w:r w:rsidRPr="00000ABF">
        <w:rPr>
          <w:rFonts w:eastAsia="Arial"/>
          <w:b/>
          <w:color w:val="000000" w:themeColor="text1"/>
        </w:rPr>
        <w:t>System Health Status</w:t>
      </w:r>
      <w:bookmarkEnd w:id="397"/>
      <w:bookmarkEnd w:id="398"/>
    </w:p>
    <w:p w14:paraId="1769E34B" w14:textId="09E401F0" w:rsidR="55E7200B" w:rsidRDefault="199F0C76" w:rsidP="22C980F8">
      <w:pPr>
        <w:pStyle w:val="ListParagraph"/>
        <w:numPr>
          <w:ilvl w:val="0"/>
          <w:numId w:val="62"/>
        </w:numPr>
        <w:ind w:leftChars="-29" w:left="299"/>
        <w:jc w:val="left"/>
        <w:rPr>
          <w:rFonts w:eastAsia="Arial"/>
          <w:color w:val="000000" w:themeColor="text1"/>
          <w:lang w:val="en-SG"/>
        </w:rPr>
      </w:pPr>
      <w:r w:rsidRPr="6872878F">
        <w:rPr>
          <w:lang w:val="en-SG"/>
        </w:rPr>
        <w:t>Video Proxy periodically publish</w:t>
      </w:r>
      <w:r w:rsidR="00FA367E">
        <w:rPr>
          <w:lang w:val="en-SG"/>
        </w:rPr>
        <w:t>es</w:t>
      </w:r>
      <w:r w:rsidRPr="6872878F">
        <w:rPr>
          <w:lang w:val="en-SG"/>
        </w:rPr>
        <w:t xml:space="preserve"> </w:t>
      </w:r>
      <w:r w:rsidR="5D330957" w:rsidRPr="7614B1B9">
        <w:rPr>
          <w:lang w:val="en-SG"/>
        </w:rPr>
        <w:t>S</w:t>
      </w:r>
      <w:r w:rsidRPr="7614B1B9">
        <w:rPr>
          <w:lang w:val="en-SG"/>
        </w:rPr>
        <w:t xml:space="preserve">ystem </w:t>
      </w:r>
      <w:r w:rsidR="5788C2E8" w:rsidRPr="7614B1B9">
        <w:rPr>
          <w:lang w:val="en-SG"/>
        </w:rPr>
        <w:t>H</w:t>
      </w:r>
      <w:r w:rsidR="216D5DF3" w:rsidRPr="7614B1B9">
        <w:rPr>
          <w:lang w:val="en-SG"/>
        </w:rPr>
        <w:t xml:space="preserve">ealth </w:t>
      </w:r>
      <w:r w:rsidR="33490BF3" w:rsidRPr="7614B1B9">
        <w:rPr>
          <w:lang w:val="en-SG"/>
        </w:rPr>
        <w:t>S</w:t>
      </w:r>
      <w:r w:rsidRPr="7614B1B9">
        <w:rPr>
          <w:lang w:val="en-SG"/>
        </w:rPr>
        <w:t>tatus</w:t>
      </w:r>
      <w:r w:rsidRPr="6872878F">
        <w:rPr>
          <w:lang w:val="en-SG"/>
        </w:rPr>
        <w:t xml:space="preserve"> to </w:t>
      </w:r>
      <w:r w:rsidRPr="3DF16717">
        <w:rPr>
          <w:lang w:val="en-SG"/>
        </w:rPr>
        <w:t>MQTT.</w:t>
      </w:r>
      <w:r w:rsidRPr="6872878F">
        <w:rPr>
          <w:lang w:val="en-SG"/>
        </w:rPr>
        <w:t xml:space="preserve"> Basic Info fabric subscribe</w:t>
      </w:r>
      <w:r w:rsidR="008B0CF7">
        <w:rPr>
          <w:lang w:val="en-SG"/>
        </w:rPr>
        <w:t>s</w:t>
      </w:r>
      <w:r w:rsidRPr="6872878F">
        <w:rPr>
          <w:lang w:val="en-SG"/>
        </w:rPr>
        <w:t xml:space="preserve"> and retrieve</w:t>
      </w:r>
      <w:r w:rsidR="008B0CF7">
        <w:rPr>
          <w:lang w:val="en-SG"/>
        </w:rPr>
        <w:t>s</w:t>
      </w:r>
      <w:r w:rsidRPr="6872878F">
        <w:rPr>
          <w:lang w:val="en-SG"/>
        </w:rPr>
        <w:t xml:space="preserve"> the status updates from MQTT.</w:t>
      </w:r>
    </w:p>
    <w:p w14:paraId="403C9024" w14:textId="50F0E807" w:rsidR="170AB62F" w:rsidRDefault="170AB62F" w:rsidP="170AB62F">
      <w:pPr>
        <w:pStyle w:val="ListParagraph"/>
        <w:ind w:left="-60"/>
        <w:jc w:val="left"/>
        <w:rPr>
          <w:rFonts w:eastAsia="Arial"/>
          <w:color w:val="000000" w:themeColor="text1"/>
          <w:lang w:val="en-SG"/>
        </w:rPr>
      </w:pPr>
    </w:p>
    <w:p w14:paraId="34D01E96" w14:textId="4524FFE1" w:rsidR="40D02465" w:rsidRDefault="40D02465" w:rsidP="55E7200B">
      <w:pPr>
        <w:pStyle w:val="ListParagraph"/>
        <w:ind w:left="-60"/>
        <w:jc w:val="left"/>
        <w:rPr>
          <w:rFonts w:eastAsia="Arial"/>
          <w:color w:val="000000" w:themeColor="text1"/>
          <w:lang w:val="en-SG"/>
        </w:rPr>
      </w:pPr>
      <w:r w:rsidRPr="55E7200B">
        <w:rPr>
          <w:rFonts w:eastAsia="Arial"/>
          <w:color w:val="000000" w:themeColor="text1"/>
          <w:lang w:val="en-SG"/>
        </w:rPr>
        <w:t>Data Block:</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10"/>
        <w:gridCol w:w="1268"/>
        <w:gridCol w:w="2530"/>
        <w:gridCol w:w="3023"/>
      </w:tblGrid>
      <w:tr w:rsidR="00AE2958" w14:paraId="0EF05E1B" w14:textId="77777777" w:rsidTr="61E8C597">
        <w:trPr>
          <w:trHeight w:val="300"/>
        </w:trPr>
        <w:tc>
          <w:tcPr>
            <w:tcW w:w="201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474529E" w14:textId="77777777" w:rsidR="00AE2958" w:rsidRDefault="00AE2958" w:rsidP="00CC2CE8">
            <w:pPr>
              <w:jc w:val="left"/>
            </w:pPr>
            <w:r w:rsidRPr="7BD33687">
              <w:rPr>
                <w:rFonts w:ascii="DengXian" w:eastAsia="DengXian" w:hAnsi="DengXian" w:cs="DengXian"/>
                <w:b/>
                <w:bCs/>
              </w:rPr>
              <w:t>Field Name</w:t>
            </w:r>
            <w:r w:rsidRPr="7BD33687">
              <w:rPr>
                <w:rFonts w:ascii="DengXian" w:eastAsia="DengXian" w:hAnsi="DengXian" w:cs="DengXian"/>
              </w:rPr>
              <w:t xml:space="preserve"> </w:t>
            </w:r>
          </w:p>
        </w:tc>
        <w:tc>
          <w:tcPr>
            <w:tcW w:w="113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D922387" w14:textId="77777777" w:rsidR="00AE2958" w:rsidRDefault="00AE2958" w:rsidP="00CC2CE8">
            <w:pPr>
              <w:jc w:val="left"/>
            </w:pPr>
            <w:r w:rsidRPr="7BD33687">
              <w:rPr>
                <w:rFonts w:ascii="DengXian" w:eastAsia="DengXian" w:hAnsi="DengXian" w:cs="DengXian"/>
                <w:b/>
                <w:bCs/>
              </w:rPr>
              <w:t>Type</w:t>
            </w:r>
            <w:r w:rsidRPr="7BD33687">
              <w:rPr>
                <w:rFonts w:ascii="DengXian" w:eastAsia="DengXian" w:hAnsi="DengXian" w:cs="DengXian"/>
              </w:rPr>
              <w:t xml:space="preserve"> </w:t>
            </w:r>
          </w:p>
        </w:tc>
        <w:tc>
          <w:tcPr>
            <w:tcW w:w="261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A69F1B8" w14:textId="77777777" w:rsidR="00AE2958" w:rsidRDefault="00AE2958" w:rsidP="00CC2CE8">
            <w:pPr>
              <w:jc w:val="left"/>
            </w:pPr>
            <w:r w:rsidRPr="7BD33687">
              <w:rPr>
                <w:rFonts w:ascii="DengXian" w:eastAsia="DengXian" w:hAnsi="DengXian" w:cs="DengXian"/>
                <w:b/>
                <w:bCs/>
              </w:rPr>
              <w:t>Allowed values</w:t>
            </w:r>
            <w:r w:rsidRPr="7BD33687">
              <w:rPr>
                <w:rFonts w:ascii="DengXian" w:eastAsia="DengXian" w:hAnsi="DengXian" w:cs="DengXian"/>
              </w:rPr>
              <w:t xml:space="preserve"> </w:t>
            </w:r>
          </w:p>
        </w:tc>
        <w:tc>
          <w:tcPr>
            <w:tcW w:w="318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D6B0D76" w14:textId="77777777" w:rsidR="00AE2958" w:rsidRDefault="00AE2958" w:rsidP="00CC2CE8">
            <w:pPr>
              <w:jc w:val="left"/>
            </w:pPr>
            <w:r w:rsidRPr="7BD33687">
              <w:rPr>
                <w:rFonts w:ascii="DengXian" w:eastAsia="DengXian" w:hAnsi="DengXian" w:cs="DengXian"/>
                <w:b/>
                <w:bCs/>
              </w:rPr>
              <w:t>Description</w:t>
            </w:r>
            <w:r w:rsidRPr="7BD33687">
              <w:rPr>
                <w:rFonts w:ascii="DengXian" w:eastAsia="DengXian" w:hAnsi="DengXian" w:cs="DengXian"/>
              </w:rPr>
              <w:t xml:space="preserve"> </w:t>
            </w:r>
          </w:p>
        </w:tc>
      </w:tr>
      <w:tr w:rsidR="00AE2958" w14:paraId="7CB671D9" w14:textId="77777777" w:rsidTr="61E8C597">
        <w:trPr>
          <w:trHeight w:val="570"/>
        </w:trPr>
        <w:tc>
          <w:tcPr>
            <w:tcW w:w="2016" w:type="dxa"/>
            <w:tcBorders>
              <w:top w:val="single" w:sz="8" w:space="0" w:color="auto"/>
              <w:left w:val="single" w:sz="8" w:space="0" w:color="auto"/>
              <w:bottom w:val="single" w:sz="8" w:space="0" w:color="auto"/>
              <w:right w:val="single" w:sz="8" w:space="0" w:color="auto"/>
            </w:tcBorders>
          </w:tcPr>
          <w:p w14:paraId="3656FD90" w14:textId="77777777" w:rsidR="00AE2958" w:rsidRDefault="00AE2958">
            <w:pPr>
              <w:spacing w:before="60" w:after="60" w:line="259" w:lineRule="auto"/>
              <w:jc w:val="left"/>
              <w:rPr>
                <w:rFonts w:ascii="Arial" w:eastAsia="Arial" w:hAnsi="Arial" w:cs="Arial"/>
                <w:color w:val="000000" w:themeColor="text1"/>
                <w:sz w:val="22"/>
              </w:rPr>
            </w:pPr>
            <w:proofErr w:type="spellStart"/>
            <w:r w:rsidRPr="7BD33687">
              <w:rPr>
                <w:rFonts w:ascii="Arial" w:eastAsia="Arial" w:hAnsi="Arial" w:cs="Arial"/>
                <w:color w:val="000000" w:themeColor="text1"/>
                <w:sz w:val="22"/>
              </w:rPr>
              <w:t>equipmentStatusList</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424A494A" w14:textId="0C78DC01" w:rsidR="00AE2958" w:rsidRDefault="64C6C854" w:rsidP="61E8C597">
            <w:pPr>
              <w:spacing w:before="60" w:after="60"/>
              <w:jc w:val="left"/>
              <w:rPr>
                <w:rFonts w:ascii="Arial" w:eastAsia="Arial" w:hAnsi="Arial" w:cs="Arial"/>
                <w:color w:val="000000" w:themeColor="text1"/>
                <w:sz w:val="22"/>
              </w:rPr>
            </w:pPr>
            <w:r w:rsidRPr="61E8C597">
              <w:rPr>
                <w:rFonts w:ascii="Arial" w:eastAsia="Arial" w:hAnsi="Arial" w:cs="Arial"/>
                <w:color w:val="000000" w:themeColor="text1"/>
                <w:sz w:val="22"/>
              </w:rPr>
              <w:t>Array</w:t>
            </w:r>
            <w:r w:rsidR="0037200F">
              <w:rPr>
                <w:rFonts w:ascii="Arial" w:eastAsia="Arial" w:hAnsi="Arial" w:cs="Arial"/>
                <w:color w:val="000000" w:themeColor="text1"/>
                <w:sz w:val="22"/>
              </w:rPr>
              <w:t xml:space="preserve"> of Equipment object</w:t>
            </w:r>
          </w:p>
        </w:tc>
        <w:tc>
          <w:tcPr>
            <w:tcW w:w="2618" w:type="dxa"/>
            <w:tcBorders>
              <w:top w:val="single" w:sz="8" w:space="0" w:color="auto"/>
              <w:left w:val="single" w:sz="8" w:space="0" w:color="auto"/>
              <w:bottom w:val="single" w:sz="8" w:space="0" w:color="auto"/>
              <w:right w:val="single" w:sz="8" w:space="0" w:color="auto"/>
            </w:tcBorders>
            <w:vAlign w:val="center"/>
          </w:tcPr>
          <w:p w14:paraId="36EA7CC4" w14:textId="61D9589E" w:rsidR="00AE2958" w:rsidRDefault="45BBBE08">
            <w:pPr>
              <w:spacing w:before="60" w:after="60"/>
              <w:jc w:val="left"/>
              <w:rPr>
                <w:rFonts w:ascii="Arial" w:eastAsia="Arial" w:hAnsi="Arial" w:cs="Arial"/>
                <w:color w:val="000000" w:themeColor="text1"/>
                <w:sz w:val="22"/>
              </w:rPr>
            </w:pPr>
            <w:r w:rsidRPr="6CCFF618">
              <w:rPr>
                <w:rFonts w:ascii="Arial" w:eastAsia="Arial" w:hAnsi="Arial" w:cs="Arial"/>
                <w:color w:val="000000" w:themeColor="text1"/>
                <w:sz w:val="22"/>
              </w:rPr>
              <w:t xml:space="preserve">Refer to Equipment Object </w:t>
            </w:r>
            <w:r w:rsidR="131363C8" w:rsidRPr="3E7E331A">
              <w:rPr>
                <w:rFonts w:ascii="Arial" w:eastAsia="Arial" w:hAnsi="Arial" w:cs="Arial"/>
                <w:color w:val="000000" w:themeColor="text1"/>
                <w:sz w:val="22"/>
              </w:rPr>
              <w:t>t</w:t>
            </w:r>
            <w:r w:rsidRPr="3E7E331A">
              <w:rPr>
                <w:rFonts w:ascii="Arial" w:eastAsia="Arial" w:hAnsi="Arial" w:cs="Arial"/>
                <w:color w:val="000000" w:themeColor="text1"/>
                <w:sz w:val="22"/>
              </w:rPr>
              <w:t>able</w:t>
            </w:r>
          </w:p>
        </w:tc>
        <w:tc>
          <w:tcPr>
            <w:tcW w:w="3182" w:type="dxa"/>
            <w:tcBorders>
              <w:top w:val="single" w:sz="8" w:space="0" w:color="auto"/>
              <w:left w:val="single" w:sz="8" w:space="0" w:color="auto"/>
              <w:bottom w:val="single" w:sz="8" w:space="0" w:color="auto"/>
              <w:right w:val="single" w:sz="8" w:space="0" w:color="auto"/>
            </w:tcBorders>
            <w:vAlign w:val="center"/>
          </w:tcPr>
          <w:p w14:paraId="5CC13FB9" w14:textId="11C64248" w:rsidR="00AE2958" w:rsidRDefault="0037200F">
            <w:pPr>
              <w:spacing w:before="60" w:after="60" w:line="259" w:lineRule="auto"/>
              <w:jc w:val="left"/>
            </w:pPr>
            <w:r>
              <w:rPr>
                <w:rFonts w:ascii="Arial" w:eastAsia="Arial" w:hAnsi="Arial" w:cs="Arial"/>
                <w:color w:val="000000" w:themeColor="text1"/>
                <w:sz w:val="22"/>
              </w:rPr>
              <w:t xml:space="preserve">List of </w:t>
            </w:r>
            <w:r w:rsidR="00AE2958" w:rsidRPr="0E32566B">
              <w:rPr>
                <w:rFonts w:ascii="Arial" w:eastAsia="Arial" w:hAnsi="Arial" w:cs="Arial"/>
                <w:color w:val="000000" w:themeColor="text1"/>
                <w:sz w:val="22"/>
              </w:rPr>
              <w:t>Equipment</w:t>
            </w:r>
          </w:p>
        </w:tc>
      </w:tr>
      <w:tr w:rsidR="00AE2958" w14:paraId="37A075CD" w14:textId="77777777" w:rsidTr="61E8C597">
        <w:trPr>
          <w:trHeight w:val="570"/>
        </w:trPr>
        <w:tc>
          <w:tcPr>
            <w:tcW w:w="2016" w:type="dxa"/>
            <w:tcBorders>
              <w:top w:val="single" w:sz="8" w:space="0" w:color="auto"/>
              <w:left w:val="single" w:sz="8" w:space="0" w:color="auto"/>
              <w:bottom w:val="single" w:sz="8" w:space="0" w:color="auto"/>
              <w:right w:val="single" w:sz="8" w:space="0" w:color="auto"/>
            </w:tcBorders>
          </w:tcPr>
          <w:p w14:paraId="7E3A8345" w14:textId="77777777" w:rsidR="00AE2958" w:rsidRDefault="00AE2958">
            <w:pPr>
              <w:spacing w:before="60" w:after="60" w:line="259" w:lineRule="auto"/>
              <w:jc w:val="left"/>
              <w:rPr>
                <w:rFonts w:ascii="Arial" w:eastAsia="Arial" w:hAnsi="Arial" w:cs="Arial"/>
                <w:color w:val="000000" w:themeColor="text1"/>
                <w:sz w:val="22"/>
              </w:rPr>
            </w:pPr>
            <w:proofErr w:type="spellStart"/>
            <w:r w:rsidRPr="7BD33687">
              <w:rPr>
                <w:rFonts w:ascii="Arial" w:eastAsia="Arial" w:hAnsi="Arial" w:cs="Arial"/>
                <w:color w:val="000000" w:themeColor="text1"/>
                <w:sz w:val="22"/>
              </w:rPr>
              <w:t>parameterSize</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25CAEE92" w14:textId="4C8203C7" w:rsidR="00AE2958" w:rsidRDefault="369E3B9C">
            <w:pPr>
              <w:spacing w:before="60" w:after="60" w:line="259" w:lineRule="auto"/>
              <w:jc w:val="left"/>
              <w:rPr>
                <w:rFonts w:ascii="Arial" w:hAnsi="Arial" w:cs="Arial"/>
                <w:color w:val="000000" w:themeColor="text1"/>
                <w:sz w:val="22"/>
              </w:rPr>
            </w:pPr>
            <w:r w:rsidRPr="1CD2449D">
              <w:rPr>
                <w:rFonts w:ascii="Arial" w:hAnsi="Arial" w:cs="Arial"/>
                <w:color w:val="000000"/>
                <w:kern w:val="0"/>
                <w:sz w:val="22"/>
              </w:rPr>
              <w:t>Uint16</w:t>
            </w:r>
          </w:p>
        </w:tc>
        <w:tc>
          <w:tcPr>
            <w:tcW w:w="2618" w:type="dxa"/>
            <w:tcBorders>
              <w:top w:val="single" w:sz="8" w:space="0" w:color="auto"/>
              <w:left w:val="single" w:sz="8" w:space="0" w:color="auto"/>
              <w:bottom w:val="single" w:sz="8" w:space="0" w:color="auto"/>
              <w:right w:val="single" w:sz="8" w:space="0" w:color="auto"/>
            </w:tcBorders>
            <w:vAlign w:val="center"/>
          </w:tcPr>
          <w:p w14:paraId="752F1E4B" w14:textId="5FC18599" w:rsidR="00AE2958" w:rsidRDefault="006E6416">
            <w:pPr>
              <w:spacing w:before="60" w:after="60"/>
              <w:jc w:val="left"/>
              <w:rPr>
                <w:rFonts w:ascii="Arial" w:eastAsia="Arial" w:hAnsi="Arial" w:cs="Arial"/>
                <w:color w:val="000000" w:themeColor="text1"/>
                <w:sz w:val="22"/>
              </w:rPr>
            </w:pPr>
            <w:r>
              <w:rPr>
                <w:rFonts w:ascii="Arial" w:eastAsia="Arial" w:hAnsi="Arial" w:cs="Arial"/>
                <w:color w:val="000000" w:themeColor="text1"/>
                <w:sz w:val="22"/>
              </w:rPr>
              <w:t>0 – MAX_UINT16</w:t>
            </w:r>
          </w:p>
        </w:tc>
        <w:tc>
          <w:tcPr>
            <w:tcW w:w="3182" w:type="dxa"/>
            <w:tcBorders>
              <w:top w:val="single" w:sz="8" w:space="0" w:color="auto"/>
              <w:left w:val="single" w:sz="8" w:space="0" w:color="auto"/>
              <w:bottom w:val="single" w:sz="8" w:space="0" w:color="auto"/>
              <w:right w:val="single" w:sz="8" w:space="0" w:color="auto"/>
            </w:tcBorders>
            <w:vAlign w:val="center"/>
          </w:tcPr>
          <w:p w14:paraId="2BAA197C" w14:textId="7183A1D5" w:rsidR="00AE2958" w:rsidRDefault="00AE2958">
            <w:pPr>
              <w:spacing w:before="60" w:after="60"/>
              <w:jc w:val="left"/>
              <w:rPr>
                <w:rFonts w:ascii="Arial" w:eastAsia="Arial" w:hAnsi="Arial" w:cs="Arial"/>
                <w:color w:val="000000" w:themeColor="text1"/>
                <w:sz w:val="22"/>
              </w:rPr>
            </w:pPr>
            <w:r w:rsidRPr="518C5437">
              <w:rPr>
                <w:rFonts w:ascii="Arial" w:eastAsia="Arial" w:hAnsi="Arial" w:cs="Arial"/>
                <w:color w:val="000000" w:themeColor="text1"/>
                <w:sz w:val="22"/>
              </w:rPr>
              <w:t xml:space="preserve">Number of sub </w:t>
            </w:r>
            <w:r w:rsidR="00FE02FB">
              <w:rPr>
                <w:rFonts w:ascii="Arial" w:hAnsi="Arial" w:cs="Arial" w:hint="eastAsia"/>
                <w:color w:val="000000" w:themeColor="text1"/>
                <w:sz w:val="22"/>
              </w:rPr>
              <w:t>e</w:t>
            </w:r>
            <w:r w:rsidRPr="518C5437">
              <w:rPr>
                <w:rFonts w:ascii="Arial" w:eastAsia="Arial" w:hAnsi="Arial" w:cs="Arial"/>
                <w:color w:val="000000" w:themeColor="text1"/>
                <w:sz w:val="22"/>
              </w:rPr>
              <w:t xml:space="preserve">quipment </w:t>
            </w:r>
          </w:p>
        </w:tc>
      </w:tr>
      <w:tr w:rsidR="00AE2958" w14:paraId="5A019FBF" w14:textId="77777777" w:rsidTr="61E8C597">
        <w:trPr>
          <w:trHeight w:val="570"/>
        </w:trPr>
        <w:tc>
          <w:tcPr>
            <w:tcW w:w="2016" w:type="dxa"/>
            <w:tcBorders>
              <w:top w:val="single" w:sz="8" w:space="0" w:color="auto"/>
              <w:left w:val="single" w:sz="8" w:space="0" w:color="auto"/>
              <w:bottom w:val="single" w:sz="8" w:space="0" w:color="auto"/>
              <w:right w:val="single" w:sz="8" w:space="0" w:color="auto"/>
            </w:tcBorders>
          </w:tcPr>
          <w:p w14:paraId="21D40574" w14:textId="77777777" w:rsidR="00AE2958" w:rsidRDefault="00AE2958">
            <w:pPr>
              <w:spacing w:before="60" w:after="60" w:line="259" w:lineRule="auto"/>
              <w:jc w:val="left"/>
            </w:pPr>
            <w:proofErr w:type="spellStart"/>
            <w:r w:rsidRPr="7BD33687">
              <w:rPr>
                <w:rFonts w:ascii="Arial" w:eastAsia="Arial" w:hAnsi="Arial" w:cs="Arial"/>
                <w:color w:val="000000" w:themeColor="text1"/>
                <w:sz w:val="22"/>
              </w:rPr>
              <w:t>siteId</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5DE1EDA8" w14:textId="649DDAE9" w:rsidR="00AE2958" w:rsidRDefault="005C21EF">
            <w:pPr>
              <w:spacing w:before="60" w:after="60"/>
              <w:jc w:val="left"/>
            </w:pPr>
            <w:proofErr w:type="gramStart"/>
            <w:r>
              <w:rPr>
                <w:rFonts w:ascii="Arial" w:eastAsia="Arial" w:hAnsi="Arial" w:cs="Arial"/>
                <w:color w:val="000000" w:themeColor="text1"/>
                <w:sz w:val="22"/>
              </w:rPr>
              <w:t>String(</w:t>
            </w:r>
            <w:proofErr w:type="gramEnd"/>
            <w:r w:rsidR="00AE2958" w:rsidRPr="7BD33687">
              <w:rPr>
                <w:rFonts w:ascii="Arial" w:eastAsia="Arial" w:hAnsi="Arial" w:cs="Arial"/>
                <w:color w:val="000000" w:themeColor="text1"/>
                <w:sz w:val="22"/>
              </w:rPr>
              <w:t xml:space="preserve">10) </w:t>
            </w:r>
          </w:p>
        </w:tc>
        <w:tc>
          <w:tcPr>
            <w:tcW w:w="2618" w:type="dxa"/>
            <w:tcBorders>
              <w:top w:val="single" w:sz="8" w:space="0" w:color="auto"/>
              <w:left w:val="single" w:sz="8" w:space="0" w:color="auto"/>
              <w:bottom w:val="single" w:sz="8" w:space="0" w:color="auto"/>
              <w:right w:val="single" w:sz="8" w:space="0" w:color="auto"/>
            </w:tcBorders>
            <w:vAlign w:val="center"/>
          </w:tcPr>
          <w:p w14:paraId="7DD05E0A" w14:textId="77777777" w:rsidR="00AE2958" w:rsidRDefault="3B4900DB" w:rsidP="068DD7AB">
            <w:pPr>
              <w:spacing w:before="100" w:after="60"/>
              <w:jc w:val="left"/>
              <w:rPr>
                <w:rFonts w:ascii="Arial" w:hAnsi="Arial" w:cs="Arial"/>
                <w:color w:val="000000" w:themeColor="text1"/>
                <w:sz w:val="22"/>
              </w:rPr>
            </w:pPr>
            <w:r w:rsidRPr="068DD7AB">
              <w:rPr>
                <w:rFonts w:ascii="Arial" w:hAnsi="Arial" w:cs="Arial"/>
                <w:color w:val="000000" w:themeColor="text1"/>
                <w:sz w:val="22"/>
              </w:rPr>
              <w:t>Character set:</w:t>
            </w:r>
          </w:p>
          <w:p w14:paraId="242EFAE3" w14:textId="77777777" w:rsidR="00CA597D" w:rsidRDefault="00CA597D" w:rsidP="068DD7AB">
            <w:pPr>
              <w:pStyle w:val="ListParagraph"/>
              <w:numPr>
                <w:ilvl w:val="0"/>
                <w:numId w:val="42"/>
              </w:numPr>
              <w:spacing w:before="100" w:after="60" w:line="240" w:lineRule="auto"/>
              <w:jc w:val="left"/>
              <w:rPr>
                <w:rFonts w:cs="Arial"/>
                <w:color w:val="000000" w:themeColor="text1"/>
              </w:rPr>
            </w:pPr>
            <w:r>
              <w:rPr>
                <w:rFonts w:cs="Arial"/>
                <w:color w:val="000000" w:themeColor="text1"/>
              </w:rPr>
              <w:t>A-Z</w:t>
            </w:r>
          </w:p>
          <w:p w14:paraId="70B8CBB1" w14:textId="1A11491F" w:rsidR="00AE2958" w:rsidRDefault="3B4900DB" w:rsidP="068DD7AB">
            <w:pPr>
              <w:pStyle w:val="ListParagraph"/>
              <w:numPr>
                <w:ilvl w:val="0"/>
                <w:numId w:val="42"/>
              </w:numPr>
              <w:spacing w:before="100" w:after="60" w:line="240" w:lineRule="auto"/>
              <w:jc w:val="left"/>
              <w:rPr>
                <w:rFonts w:cs="Arial"/>
                <w:color w:val="000000" w:themeColor="text1"/>
              </w:rPr>
            </w:pPr>
            <w:r w:rsidRPr="068DD7AB">
              <w:rPr>
                <w:rFonts w:cs="Arial"/>
                <w:color w:val="000000" w:themeColor="text1"/>
              </w:rPr>
              <w:t>a-z</w:t>
            </w:r>
          </w:p>
          <w:p w14:paraId="02D11DFC" w14:textId="77777777" w:rsidR="00AE2958" w:rsidRPr="00653371" w:rsidRDefault="3B4900DB" w:rsidP="6385EB89">
            <w:pPr>
              <w:pStyle w:val="ListParagraph"/>
              <w:numPr>
                <w:ilvl w:val="0"/>
                <w:numId w:val="42"/>
              </w:numPr>
              <w:spacing w:before="100" w:after="60" w:line="240" w:lineRule="auto"/>
              <w:jc w:val="left"/>
              <w:rPr>
                <w:rFonts w:eastAsia="Arial" w:cs="Arial"/>
                <w:color w:val="000000" w:themeColor="text1"/>
              </w:rPr>
            </w:pPr>
            <w:r w:rsidRPr="068DD7AB">
              <w:rPr>
                <w:rFonts w:cs="Arial"/>
                <w:color w:val="000000" w:themeColor="text1"/>
              </w:rPr>
              <w:t>0-9</w:t>
            </w:r>
          </w:p>
          <w:p w14:paraId="17CDD113" w14:textId="77777777" w:rsidR="00653371" w:rsidRPr="00653371" w:rsidRDefault="00653371" w:rsidP="6385EB89">
            <w:pPr>
              <w:pStyle w:val="ListParagraph"/>
              <w:numPr>
                <w:ilvl w:val="0"/>
                <w:numId w:val="42"/>
              </w:numPr>
              <w:spacing w:before="100" w:after="60" w:line="240" w:lineRule="auto"/>
              <w:jc w:val="left"/>
              <w:rPr>
                <w:rFonts w:eastAsia="Arial" w:cs="Arial"/>
                <w:color w:val="000000" w:themeColor="text1"/>
              </w:rPr>
            </w:pPr>
            <w:r>
              <w:rPr>
                <w:rFonts w:cs="Arial"/>
                <w:color w:val="000000" w:themeColor="text1"/>
              </w:rPr>
              <w:t>-</w:t>
            </w:r>
          </w:p>
          <w:p w14:paraId="3F6740EA" w14:textId="5BEF0BB3" w:rsidR="00653371" w:rsidRDefault="00653371" w:rsidP="6385EB89">
            <w:pPr>
              <w:pStyle w:val="ListParagraph"/>
              <w:numPr>
                <w:ilvl w:val="0"/>
                <w:numId w:val="42"/>
              </w:numPr>
              <w:spacing w:before="100" w:after="60" w:line="240" w:lineRule="auto"/>
              <w:jc w:val="left"/>
              <w:rPr>
                <w:rFonts w:eastAsia="Arial" w:cs="Arial"/>
                <w:color w:val="000000" w:themeColor="text1"/>
              </w:rPr>
            </w:pPr>
            <w:r>
              <w:rPr>
                <w:rFonts w:cs="Arial"/>
                <w:color w:val="000000" w:themeColor="text1"/>
              </w:rPr>
              <w:t>#</w:t>
            </w:r>
          </w:p>
        </w:tc>
        <w:tc>
          <w:tcPr>
            <w:tcW w:w="3182" w:type="dxa"/>
            <w:tcBorders>
              <w:top w:val="single" w:sz="8" w:space="0" w:color="auto"/>
              <w:left w:val="single" w:sz="8" w:space="0" w:color="auto"/>
              <w:bottom w:val="single" w:sz="8" w:space="0" w:color="auto"/>
              <w:right w:val="single" w:sz="8" w:space="0" w:color="auto"/>
            </w:tcBorders>
            <w:vAlign w:val="center"/>
          </w:tcPr>
          <w:p w14:paraId="6BBB7574" w14:textId="77777777" w:rsidR="00DA02FE" w:rsidRDefault="66FBD3BC">
            <w:pPr>
              <w:spacing w:before="60" w:after="60"/>
              <w:jc w:val="left"/>
              <w:rPr>
                <w:rFonts w:ascii="Arial" w:eastAsia="Arial" w:hAnsi="Arial" w:cs="Arial"/>
                <w:color w:val="000000" w:themeColor="text1"/>
                <w:sz w:val="22"/>
              </w:rPr>
            </w:pPr>
            <w:r w:rsidRPr="6858A8CC">
              <w:rPr>
                <w:rFonts w:ascii="Arial" w:eastAsia="Arial" w:hAnsi="Arial" w:cs="Arial"/>
                <w:color w:val="000000" w:themeColor="text1"/>
                <w:sz w:val="22"/>
              </w:rPr>
              <w:t>Site Id</w:t>
            </w:r>
            <w:r w:rsidR="00AE2958" w:rsidRPr="7BD33687">
              <w:rPr>
                <w:rFonts w:ascii="Arial" w:eastAsia="Arial" w:hAnsi="Arial" w:cs="Arial"/>
                <w:color w:val="000000" w:themeColor="text1"/>
                <w:sz w:val="22"/>
              </w:rPr>
              <w:t>.</w:t>
            </w:r>
          </w:p>
          <w:p w14:paraId="773226A6" w14:textId="709A54FE" w:rsidR="00AE2958" w:rsidRDefault="00AE2958">
            <w:pPr>
              <w:spacing w:before="60" w:after="60"/>
              <w:jc w:val="left"/>
              <w:rPr>
                <w:rFonts w:ascii="Arial" w:eastAsia="Arial" w:hAnsi="Arial" w:cs="Arial"/>
                <w:color w:val="000000" w:themeColor="text1"/>
                <w:sz w:val="22"/>
              </w:rPr>
            </w:pPr>
            <w:r>
              <w:br/>
            </w:r>
            <w:r w:rsidR="069C8F8B" w:rsidRPr="09363404">
              <w:rPr>
                <w:rFonts w:ascii="Arial" w:eastAsia="Arial" w:hAnsi="Arial" w:cs="Arial"/>
                <w:color w:val="000000" w:themeColor="text1"/>
                <w:sz w:val="22"/>
              </w:rPr>
              <w:t>Example:</w:t>
            </w:r>
            <w:r w:rsidR="6159B9CD" w:rsidRPr="3326B050">
              <w:rPr>
                <w:rFonts w:ascii="Arial" w:eastAsia="Arial" w:hAnsi="Arial" w:cs="Arial"/>
                <w:color w:val="000000" w:themeColor="text1"/>
                <w:sz w:val="22"/>
              </w:rPr>
              <w:t xml:space="preserve"> </w:t>
            </w:r>
            <w:proofErr w:type="spellStart"/>
            <w:r w:rsidR="6159B9CD" w:rsidRPr="6F9FC6AD">
              <w:rPr>
                <w:rFonts w:ascii="Arial" w:eastAsia="Arial" w:hAnsi="Arial" w:cs="Arial"/>
                <w:sz w:val="22"/>
              </w:rPr>
              <w:t>Site</w:t>
            </w:r>
            <w:r w:rsidR="0ACC0BB5" w:rsidRPr="6F9FC6AD">
              <w:rPr>
                <w:rFonts w:ascii="Arial" w:eastAsia="Arial" w:hAnsi="Arial" w:cs="Arial"/>
                <w:sz w:val="22"/>
              </w:rPr>
              <w:t>B</w:t>
            </w:r>
            <w:proofErr w:type="spellEnd"/>
            <w:r>
              <w:br/>
            </w:r>
          </w:p>
        </w:tc>
      </w:tr>
      <w:tr w:rsidR="00AE2958" w14:paraId="6F255A66" w14:textId="77777777" w:rsidTr="61E8C597">
        <w:trPr>
          <w:trHeight w:val="570"/>
        </w:trPr>
        <w:tc>
          <w:tcPr>
            <w:tcW w:w="2016" w:type="dxa"/>
            <w:tcBorders>
              <w:top w:val="single" w:sz="8" w:space="0" w:color="auto"/>
              <w:left w:val="single" w:sz="8" w:space="0" w:color="auto"/>
              <w:bottom w:val="single" w:sz="8" w:space="0" w:color="auto"/>
              <w:right w:val="single" w:sz="8" w:space="0" w:color="auto"/>
            </w:tcBorders>
          </w:tcPr>
          <w:p w14:paraId="0B5A3C87" w14:textId="77777777" w:rsidR="00AE2958" w:rsidRDefault="00AE2958">
            <w:pPr>
              <w:spacing w:before="60" w:after="60" w:line="259" w:lineRule="auto"/>
              <w:jc w:val="left"/>
            </w:pPr>
            <w:proofErr w:type="spellStart"/>
            <w:r w:rsidRPr="7BD33687">
              <w:rPr>
                <w:rFonts w:ascii="Arial" w:eastAsia="Arial" w:hAnsi="Arial" w:cs="Arial"/>
                <w:color w:val="000000" w:themeColor="text1"/>
                <w:sz w:val="22"/>
              </w:rPr>
              <w:t>siteStatus</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28844FFA" w14:textId="3D298771" w:rsidR="00AE2958" w:rsidRDefault="00AE2958">
            <w:pPr>
              <w:spacing w:before="60" w:after="60" w:line="259" w:lineRule="auto"/>
              <w:jc w:val="left"/>
              <w:rPr>
                <w:rFonts w:ascii="Arial" w:eastAsia="Arial" w:hAnsi="Arial" w:cs="Arial"/>
                <w:color w:val="000000" w:themeColor="text1"/>
                <w:sz w:val="22"/>
              </w:rPr>
            </w:pPr>
            <w:proofErr w:type="gramStart"/>
            <w:r w:rsidRPr="7BD33687">
              <w:rPr>
                <w:rFonts w:ascii="Arial" w:eastAsia="Arial" w:hAnsi="Arial" w:cs="Arial"/>
                <w:color w:val="000000" w:themeColor="text1"/>
                <w:sz w:val="22"/>
              </w:rPr>
              <w:t>String(</w:t>
            </w:r>
            <w:proofErr w:type="gramEnd"/>
            <w:r w:rsidRPr="7BD33687">
              <w:rPr>
                <w:rFonts w:ascii="Arial" w:eastAsia="Arial" w:hAnsi="Arial" w:cs="Arial"/>
                <w:color w:val="000000" w:themeColor="text1"/>
                <w:sz w:val="22"/>
              </w:rPr>
              <w:t>10)</w:t>
            </w:r>
          </w:p>
        </w:tc>
        <w:tc>
          <w:tcPr>
            <w:tcW w:w="2618" w:type="dxa"/>
            <w:tcBorders>
              <w:top w:val="single" w:sz="8" w:space="0" w:color="auto"/>
              <w:left w:val="single" w:sz="8" w:space="0" w:color="auto"/>
              <w:bottom w:val="single" w:sz="8" w:space="0" w:color="auto"/>
              <w:right w:val="single" w:sz="8" w:space="0" w:color="auto"/>
            </w:tcBorders>
            <w:vAlign w:val="center"/>
          </w:tcPr>
          <w:p w14:paraId="76FCF98A" w14:textId="77777777" w:rsidR="00AE2958" w:rsidRDefault="00AE2958">
            <w:pPr>
              <w:jc w:val="left"/>
              <w:rPr>
                <w:rFonts w:ascii="Arial" w:eastAsia="Arial" w:hAnsi="Arial" w:cs="Arial"/>
                <w:color w:val="000000" w:themeColor="text1"/>
                <w:sz w:val="22"/>
              </w:rPr>
            </w:pPr>
            <w:r w:rsidRPr="7BD33687">
              <w:rPr>
                <w:rFonts w:ascii="Arial" w:eastAsia="Arial" w:hAnsi="Arial" w:cs="Arial"/>
                <w:color w:val="000000" w:themeColor="text1"/>
                <w:sz w:val="22"/>
              </w:rPr>
              <w:t>Active, Offline</w:t>
            </w:r>
          </w:p>
        </w:tc>
        <w:tc>
          <w:tcPr>
            <w:tcW w:w="3182" w:type="dxa"/>
            <w:tcBorders>
              <w:top w:val="single" w:sz="8" w:space="0" w:color="auto"/>
              <w:left w:val="single" w:sz="8" w:space="0" w:color="auto"/>
              <w:bottom w:val="single" w:sz="8" w:space="0" w:color="auto"/>
              <w:right w:val="single" w:sz="8" w:space="0" w:color="auto"/>
            </w:tcBorders>
            <w:vAlign w:val="center"/>
          </w:tcPr>
          <w:p w14:paraId="61FE2D86" w14:textId="77777777" w:rsidR="00AE2958" w:rsidRDefault="00AE2958">
            <w:pPr>
              <w:spacing w:before="60" w:after="60"/>
              <w:jc w:val="left"/>
              <w:rPr>
                <w:rFonts w:ascii="Arial" w:eastAsia="Arial" w:hAnsi="Arial" w:cs="Arial"/>
                <w:color w:val="000000" w:themeColor="text1"/>
                <w:sz w:val="22"/>
              </w:rPr>
            </w:pPr>
            <w:r w:rsidRPr="7BD33687">
              <w:rPr>
                <w:rFonts w:ascii="Arial" w:eastAsia="Arial" w:hAnsi="Arial" w:cs="Arial"/>
                <w:color w:val="000000" w:themeColor="text1"/>
                <w:sz w:val="22"/>
              </w:rPr>
              <w:t>Site status</w:t>
            </w:r>
          </w:p>
        </w:tc>
      </w:tr>
      <w:tr w:rsidR="00AE2958" w14:paraId="2A5AE9E6" w14:textId="77777777" w:rsidTr="61E8C597">
        <w:trPr>
          <w:trHeight w:val="570"/>
        </w:trPr>
        <w:tc>
          <w:tcPr>
            <w:tcW w:w="2016" w:type="dxa"/>
            <w:tcBorders>
              <w:top w:val="single" w:sz="8" w:space="0" w:color="auto"/>
              <w:left w:val="single" w:sz="8" w:space="0" w:color="auto"/>
              <w:bottom w:val="single" w:sz="8" w:space="0" w:color="auto"/>
              <w:right w:val="single" w:sz="8" w:space="0" w:color="auto"/>
            </w:tcBorders>
          </w:tcPr>
          <w:p w14:paraId="0709EA67" w14:textId="77777777" w:rsidR="00AE2958" w:rsidRDefault="00AE2958">
            <w:pPr>
              <w:spacing w:line="259" w:lineRule="auto"/>
              <w:jc w:val="left"/>
              <w:rPr>
                <w:rFonts w:ascii="Arial" w:eastAsia="Arial" w:hAnsi="Arial" w:cs="Arial"/>
                <w:color w:val="000000" w:themeColor="text1"/>
                <w:sz w:val="22"/>
              </w:rPr>
            </w:pPr>
            <w:proofErr w:type="spellStart"/>
            <w:r w:rsidRPr="7BD33687">
              <w:rPr>
                <w:rFonts w:ascii="Arial" w:eastAsia="Arial" w:hAnsi="Arial" w:cs="Arial"/>
                <w:color w:val="000000" w:themeColor="text1"/>
                <w:sz w:val="22"/>
              </w:rPr>
              <w:t>subSiteId</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0F8B3C0A" w14:textId="5E2345C2" w:rsidR="00AE2958" w:rsidRDefault="00AE2958">
            <w:pPr>
              <w:spacing w:line="259" w:lineRule="auto"/>
              <w:jc w:val="left"/>
              <w:rPr>
                <w:rFonts w:ascii="Arial" w:eastAsia="Arial" w:hAnsi="Arial" w:cs="Arial"/>
                <w:color w:val="000000" w:themeColor="text1"/>
                <w:sz w:val="22"/>
              </w:rPr>
            </w:pPr>
            <w:proofErr w:type="gramStart"/>
            <w:r w:rsidRPr="7BD33687">
              <w:rPr>
                <w:rFonts w:ascii="Arial" w:eastAsia="Arial" w:hAnsi="Arial" w:cs="Arial"/>
                <w:color w:val="000000" w:themeColor="text1"/>
                <w:sz w:val="22"/>
              </w:rPr>
              <w:t>String(</w:t>
            </w:r>
            <w:proofErr w:type="gramEnd"/>
            <w:r w:rsidRPr="7BD33687">
              <w:rPr>
                <w:rFonts w:ascii="Arial" w:eastAsia="Arial" w:hAnsi="Arial" w:cs="Arial"/>
                <w:color w:val="000000" w:themeColor="text1"/>
                <w:sz w:val="22"/>
              </w:rPr>
              <w:t>32)</w:t>
            </w:r>
          </w:p>
        </w:tc>
        <w:tc>
          <w:tcPr>
            <w:tcW w:w="2618" w:type="dxa"/>
            <w:tcBorders>
              <w:top w:val="single" w:sz="8" w:space="0" w:color="auto"/>
              <w:left w:val="single" w:sz="8" w:space="0" w:color="auto"/>
              <w:bottom w:val="single" w:sz="8" w:space="0" w:color="auto"/>
              <w:right w:val="single" w:sz="8" w:space="0" w:color="auto"/>
            </w:tcBorders>
            <w:vAlign w:val="center"/>
          </w:tcPr>
          <w:p w14:paraId="3DF601E1" w14:textId="77777777" w:rsidR="00AE2958" w:rsidRDefault="52EAF4BE" w:rsidP="3AF1D080">
            <w:pPr>
              <w:spacing w:before="100"/>
              <w:jc w:val="left"/>
              <w:rPr>
                <w:rFonts w:ascii="Arial" w:hAnsi="Arial" w:cs="Arial"/>
                <w:color w:val="000000" w:themeColor="text1"/>
                <w:sz w:val="22"/>
              </w:rPr>
            </w:pPr>
            <w:r w:rsidRPr="3AF1D080">
              <w:rPr>
                <w:rFonts w:ascii="Arial" w:hAnsi="Arial" w:cs="Arial"/>
                <w:color w:val="000000" w:themeColor="text1"/>
                <w:sz w:val="22"/>
              </w:rPr>
              <w:t>Character set:</w:t>
            </w:r>
          </w:p>
          <w:p w14:paraId="29C6B801" w14:textId="77777777" w:rsidR="00C91228" w:rsidRDefault="00C91228" w:rsidP="3AF1D080">
            <w:pPr>
              <w:pStyle w:val="ListParagraph"/>
              <w:numPr>
                <w:ilvl w:val="0"/>
                <w:numId w:val="42"/>
              </w:numPr>
              <w:spacing w:before="100" w:line="240" w:lineRule="auto"/>
              <w:jc w:val="left"/>
              <w:rPr>
                <w:rFonts w:cs="Arial"/>
                <w:color w:val="000000" w:themeColor="text1"/>
              </w:rPr>
            </w:pPr>
            <w:r>
              <w:rPr>
                <w:rFonts w:cs="Arial"/>
                <w:color w:val="000000" w:themeColor="text1"/>
              </w:rPr>
              <w:t>A-Z</w:t>
            </w:r>
          </w:p>
          <w:p w14:paraId="3B4DBB9F" w14:textId="77777777" w:rsidR="00AE2958" w:rsidRDefault="52EAF4BE" w:rsidP="3AF1D080">
            <w:pPr>
              <w:pStyle w:val="ListParagraph"/>
              <w:numPr>
                <w:ilvl w:val="0"/>
                <w:numId w:val="42"/>
              </w:numPr>
              <w:spacing w:before="100" w:line="240" w:lineRule="auto"/>
              <w:jc w:val="left"/>
              <w:rPr>
                <w:rFonts w:cs="Arial"/>
                <w:color w:val="000000" w:themeColor="text1"/>
              </w:rPr>
            </w:pPr>
            <w:r w:rsidRPr="3AF1D080">
              <w:rPr>
                <w:rFonts w:cs="Arial"/>
                <w:color w:val="000000" w:themeColor="text1"/>
              </w:rPr>
              <w:t>a-z</w:t>
            </w:r>
          </w:p>
          <w:p w14:paraId="553BF03B" w14:textId="77777777" w:rsidR="00AE2958" w:rsidRDefault="52EAF4BE" w:rsidP="3AF1D080">
            <w:pPr>
              <w:pStyle w:val="ListParagraph"/>
              <w:numPr>
                <w:ilvl w:val="0"/>
                <w:numId w:val="42"/>
              </w:numPr>
              <w:spacing w:before="100" w:line="240" w:lineRule="auto"/>
              <w:jc w:val="left"/>
              <w:rPr>
                <w:rFonts w:cs="Arial"/>
                <w:color w:val="000000" w:themeColor="text1"/>
              </w:rPr>
            </w:pPr>
            <w:r w:rsidRPr="3AF1D080">
              <w:rPr>
                <w:rFonts w:cs="Arial"/>
                <w:color w:val="000000" w:themeColor="text1"/>
              </w:rPr>
              <w:t>0-9</w:t>
            </w:r>
          </w:p>
          <w:p w14:paraId="38D09FF3" w14:textId="77777777" w:rsidR="00AE2958" w:rsidRPr="00DA02FE" w:rsidRDefault="52EAF4BE" w:rsidP="3AF1D080">
            <w:pPr>
              <w:pStyle w:val="ListParagraph"/>
              <w:numPr>
                <w:ilvl w:val="0"/>
                <w:numId w:val="42"/>
              </w:numPr>
              <w:spacing w:before="100" w:line="240" w:lineRule="auto"/>
              <w:jc w:val="left"/>
              <w:rPr>
                <w:rFonts w:eastAsia="Arial" w:cs="Arial"/>
                <w:color w:val="000000" w:themeColor="text1"/>
              </w:rPr>
            </w:pPr>
            <w:r w:rsidRPr="3AF1D080">
              <w:rPr>
                <w:rFonts w:eastAsiaTheme="minorEastAsia" w:cs="Arial"/>
                <w:color w:val="000000" w:themeColor="text1"/>
                <w:lang w:eastAsia="zh-CN"/>
              </w:rPr>
              <w:t>-</w:t>
            </w:r>
          </w:p>
          <w:p w14:paraId="6B8B0A0C" w14:textId="5995834E" w:rsidR="00DA02FE" w:rsidRDefault="00DA02FE" w:rsidP="3AF1D080">
            <w:pPr>
              <w:pStyle w:val="ListParagraph"/>
              <w:numPr>
                <w:ilvl w:val="0"/>
                <w:numId w:val="42"/>
              </w:numPr>
              <w:spacing w:before="100" w:line="240" w:lineRule="auto"/>
              <w:jc w:val="left"/>
              <w:rPr>
                <w:rFonts w:eastAsia="Arial" w:cs="Arial"/>
                <w:color w:val="000000" w:themeColor="text1"/>
              </w:rPr>
            </w:pPr>
            <w:r>
              <w:rPr>
                <w:rFonts w:eastAsia="Arial" w:cs="Arial"/>
                <w:color w:val="000000" w:themeColor="text1"/>
              </w:rPr>
              <w:t>#</w:t>
            </w:r>
          </w:p>
        </w:tc>
        <w:tc>
          <w:tcPr>
            <w:tcW w:w="3182" w:type="dxa"/>
            <w:tcBorders>
              <w:top w:val="single" w:sz="8" w:space="0" w:color="auto"/>
              <w:left w:val="single" w:sz="8" w:space="0" w:color="auto"/>
              <w:bottom w:val="single" w:sz="8" w:space="0" w:color="auto"/>
              <w:right w:val="single" w:sz="8" w:space="0" w:color="auto"/>
            </w:tcBorders>
            <w:vAlign w:val="center"/>
          </w:tcPr>
          <w:p w14:paraId="25DC9E2B" w14:textId="77777777" w:rsidR="00DA02FE" w:rsidRDefault="00AE2958">
            <w:pPr>
              <w:jc w:val="left"/>
              <w:rPr>
                <w:rFonts w:ascii="Arial" w:eastAsia="Arial" w:hAnsi="Arial" w:cs="Arial"/>
                <w:color w:val="000000" w:themeColor="text1"/>
                <w:sz w:val="22"/>
              </w:rPr>
            </w:pPr>
            <w:r w:rsidRPr="1CF7ADB2">
              <w:rPr>
                <w:rFonts w:ascii="Arial" w:eastAsia="Arial" w:hAnsi="Arial" w:cs="Arial"/>
                <w:color w:val="000000" w:themeColor="text1"/>
                <w:sz w:val="22"/>
              </w:rPr>
              <w:t>Device</w:t>
            </w:r>
            <w:r w:rsidRPr="7BD33687">
              <w:rPr>
                <w:rFonts w:ascii="Arial" w:eastAsia="Arial" w:hAnsi="Arial" w:cs="Arial"/>
                <w:color w:val="000000" w:themeColor="text1"/>
                <w:sz w:val="22"/>
              </w:rPr>
              <w:t xml:space="preserve"> site</w:t>
            </w:r>
            <w:r w:rsidR="7A58C4B5" w:rsidRPr="7DFBA7FD">
              <w:rPr>
                <w:rFonts w:ascii="Arial" w:eastAsia="Arial" w:hAnsi="Arial" w:cs="Arial"/>
                <w:color w:val="000000" w:themeColor="text1"/>
                <w:sz w:val="22"/>
              </w:rPr>
              <w:t>.</w:t>
            </w:r>
          </w:p>
          <w:p w14:paraId="0DB2F1C2" w14:textId="77777777" w:rsidR="00DA02FE" w:rsidRDefault="00DA02FE">
            <w:pPr>
              <w:jc w:val="left"/>
              <w:rPr>
                <w:rFonts w:ascii="Arial" w:eastAsia="Arial" w:hAnsi="Arial" w:cs="Arial"/>
                <w:color w:val="000000" w:themeColor="text1"/>
                <w:sz w:val="22"/>
              </w:rPr>
            </w:pPr>
          </w:p>
          <w:p w14:paraId="500D53F6" w14:textId="67DA34A2" w:rsidR="00AE2958" w:rsidRDefault="7A58C4B5">
            <w:pPr>
              <w:jc w:val="left"/>
              <w:rPr>
                <w:rFonts w:ascii="Arial" w:eastAsia="Arial" w:hAnsi="Arial" w:cs="Arial"/>
                <w:sz w:val="22"/>
              </w:rPr>
            </w:pPr>
            <w:r w:rsidRPr="300991A0">
              <w:rPr>
                <w:rFonts w:ascii="Arial" w:eastAsia="Arial" w:hAnsi="Arial" w:cs="Arial"/>
                <w:color w:val="000000" w:themeColor="text1"/>
                <w:sz w:val="22"/>
              </w:rPr>
              <w:t>Ex</w:t>
            </w:r>
            <w:r w:rsidR="00DA02FE">
              <w:rPr>
                <w:rFonts w:ascii="Arial" w:eastAsia="Arial" w:hAnsi="Arial" w:cs="Arial"/>
                <w:color w:val="000000" w:themeColor="text1"/>
                <w:sz w:val="22"/>
              </w:rPr>
              <w:t>a</w:t>
            </w:r>
            <w:r w:rsidRPr="300991A0">
              <w:rPr>
                <w:rFonts w:ascii="Arial" w:eastAsia="Arial" w:hAnsi="Arial" w:cs="Arial"/>
                <w:color w:val="000000" w:themeColor="text1"/>
                <w:sz w:val="22"/>
              </w:rPr>
              <w:t xml:space="preserve">mple: </w:t>
            </w:r>
            <w:proofErr w:type="spellStart"/>
            <w:r w:rsidRPr="6F9FC6AD">
              <w:rPr>
                <w:rFonts w:ascii="Arial" w:eastAsia="Arial" w:hAnsi="Arial" w:cs="Arial"/>
                <w:sz w:val="22"/>
              </w:rPr>
              <w:t>Site</w:t>
            </w:r>
            <w:r w:rsidR="66DDD98E" w:rsidRPr="6F9FC6AD">
              <w:rPr>
                <w:rFonts w:ascii="Arial" w:eastAsia="Arial" w:hAnsi="Arial" w:cs="Arial"/>
                <w:sz w:val="22"/>
              </w:rPr>
              <w:t>B</w:t>
            </w:r>
            <w:proofErr w:type="spellEnd"/>
          </w:p>
        </w:tc>
      </w:tr>
      <w:tr w:rsidR="00AE2958" w14:paraId="54B833B8" w14:textId="77777777" w:rsidTr="61E8C597">
        <w:trPr>
          <w:trHeight w:val="570"/>
        </w:trPr>
        <w:tc>
          <w:tcPr>
            <w:tcW w:w="2016" w:type="dxa"/>
            <w:tcBorders>
              <w:top w:val="single" w:sz="8" w:space="0" w:color="auto"/>
              <w:left w:val="single" w:sz="8" w:space="0" w:color="auto"/>
              <w:bottom w:val="single" w:sz="8" w:space="0" w:color="auto"/>
              <w:right w:val="single" w:sz="8" w:space="0" w:color="auto"/>
            </w:tcBorders>
          </w:tcPr>
          <w:p w14:paraId="7CCBD4BF" w14:textId="77777777" w:rsidR="00AE2958" w:rsidRDefault="00AE2958">
            <w:pPr>
              <w:spacing w:line="259" w:lineRule="auto"/>
              <w:jc w:val="left"/>
              <w:rPr>
                <w:rFonts w:ascii="Arial" w:eastAsia="Arial" w:hAnsi="Arial" w:cs="Arial"/>
                <w:color w:val="000000" w:themeColor="text1"/>
                <w:sz w:val="22"/>
              </w:rPr>
            </w:pPr>
            <w:proofErr w:type="spellStart"/>
            <w:r w:rsidRPr="7BD33687">
              <w:rPr>
                <w:rFonts w:ascii="Arial" w:eastAsia="Arial" w:hAnsi="Arial" w:cs="Arial"/>
                <w:color w:val="000000" w:themeColor="text1"/>
                <w:sz w:val="22"/>
              </w:rPr>
              <w:t>subSiteStatus</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4BBCDA57" w14:textId="18B73C77" w:rsidR="00AE2958" w:rsidRDefault="00AE2958">
            <w:pPr>
              <w:spacing w:line="259" w:lineRule="auto"/>
              <w:jc w:val="left"/>
              <w:rPr>
                <w:rFonts w:ascii="Arial" w:eastAsia="Arial" w:hAnsi="Arial" w:cs="Arial"/>
                <w:color w:val="000000" w:themeColor="text1"/>
                <w:sz w:val="22"/>
              </w:rPr>
            </w:pPr>
            <w:proofErr w:type="gramStart"/>
            <w:r w:rsidRPr="7BD33687">
              <w:rPr>
                <w:rFonts w:ascii="Arial" w:eastAsia="Arial" w:hAnsi="Arial" w:cs="Arial"/>
                <w:color w:val="000000" w:themeColor="text1"/>
                <w:sz w:val="22"/>
              </w:rPr>
              <w:t>String(</w:t>
            </w:r>
            <w:proofErr w:type="gramEnd"/>
            <w:r w:rsidRPr="7BD33687">
              <w:rPr>
                <w:rFonts w:ascii="Arial" w:eastAsia="Arial" w:hAnsi="Arial" w:cs="Arial"/>
                <w:color w:val="000000" w:themeColor="text1"/>
                <w:sz w:val="22"/>
              </w:rPr>
              <w:t>1</w:t>
            </w:r>
            <w:r w:rsidR="00E82880">
              <w:rPr>
                <w:rFonts w:ascii="Arial" w:hAnsi="Arial" w:cs="Arial" w:hint="eastAsia"/>
                <w:color w:val="000000" w:themeColor="text1"/>
                <w:sz w:val="22"/>
              </w:rPr>
              <w:t>0</w:t>
            </w:r>
            <w:r w:rsidRPr="7BD33687">
              <w:rPr>
                <w:rFonts w:ascii="Arial" w:eastAsia="Arial" w:hAnsi="Arial" w:cs="Arial"/>
                <w:color w:val="000000" w:themeColor="text1"/>
                <w:sz w:val="22"/>
              </w:rPr>
              <w:t>)</w:t>
            </w:r>
          </w:p>
        </w:tc>
        <w:tc>
          <w:tcPr>
            <w:tcW w:w="2618" w:type="dxa"/>
            <w:tcBorders>
              <w:top w:val="single" w:sz="8" w:space="0" w:color="auto"/>
              <w:left w:val="single" w:sz="8" w:space="0" w:color="auto"/>
              <w:bottom w:val="single" w:sz="8" w:space="0" w:color="auto"/>
              <w:right w:val="single" w:sz="8" w:space="0" w:color="auto"/>
            </w:tcBorders>
            <w:vAlign w:val="center"/>
          </w:tcPr>
          <w:p w14:paraId="27112867" w14:textId="77777777" w:rsidR="00AE2958" w:rsidRDefault="00AE2958">
            <w:pPr>
              <w:jc w:val="left"/>
              <w:rPr>
                <w:rFonts w:ascii="Arial" w:eastAsia="Arial" w:hAnsi="Arial" w:cs="Arial"/>
                <w:color w:val="000000" w:themeColor="text1"/>
                <w:sz w:val="22"/>
              </w:rPr>
            </w:pPr>
            <w:r w:rsidRPr="7BD33687">
              <w:rPr>
                <w:rFonts w:ascii="Arial" w:eastAsia="Arial" w:hAnsi="Arial" w:cs="Arial"/>
                <w:color w:val="000000" w:themeColor="text1"/>
                <w:sz w:val="22"/>
              </w:rPr>
              <w:t>Active, Offline</w:t>
            </w:r>
          </w:p>
        </w:tc>
        <w:tc>
          <w:tcPr>
            <w:tcW w:w="3182" w:type="dxa"/>
            <w:tcBorders>
              <w:top w:val="single" w:sz="8" w:space="0" w:color="auto"/>
              <w:left w:val="single" w:sz="8" w:space="0" w:color="auto"/>
              <w:bottom w:val="single" w:sz="8" w:space="0" w:color="auto"/>
              <w:right w:val="single" w:sz="8" w:space="0" w:color="auto"/>
            </w:tcBorders>
            <w:vAlign w:val="center"/>
          </w:tcPr>
          <w:p w14:paraId="5847C75E" w14:textId="77777777" w:rsidR="00AE2958" w:rsidRDefault="00AE2958">
            <w:pPr>
              <w:jc w:val="left"/>
              <w:rPr>
                <w:rFonts w:ascii="Arial" w:eastAsia="Arial" w:hAnsi="Arial" w:cs="Arial"/>
                <w:color w:val="000000" w:themeColor="text1"/>
                <w:sz w:val="22"/>
              </w:rPr>
            </w:pPr>
            <w:r w:rsidRPr="7BD33687">
              <w:rPr>
                <w:rFonts w:ascii="Arial" w:eastAsia="Arial" w:hAnsi="Arial" w:cs="Arial"/>
                <w:color w:val="000000" w:themeColor="text1"/>
                <w:sz w:val="22"/>
              </w:rPr>
              <w:t>Sub Site status</w:t>
            </w:r>
          </w:p>
        </w:tc>
      </w:tr>
      <w:tr w:rsidR="00AE2958" w14:paraId="40528C0C" w14:textId="77777777" w:rsidTr="61E8C597">
        <w:trPr>
          <w:trHeight w:val="570"/>
        </w:trPr>
        <w:tc>
          <w:tcPr>
            <w:tcW w:w="2016" w:type="dxa"/>
            <w:tcBorders>
              <w:top w:val="single" w:sz="8" w:space="0" w:color="auto"/>
              <w:left w:val="single" w:sz="8" w:space="0" w:color="auto"/>
              <w:bottom w:val="single" w:sz="8" w:space="0" w:color="auto"/>
              <w:right w:val="single" w:sz="8" w:space="0" w:color="auto"/>
            </w:tcBorders>
          </w:tcPr>
          <w:p w14:paraId="39A4FA21" w14:textId="77777777" w:rsidR="00AE2958" w:rsidRDefault="00AE2958">
            <w:pPr>
              <w:spacing w:line="259" w:lineRule="auto"/>
              <w:jc w:val="left"/>
              <w:rPr>
                <w:rFonts w:ascii="Arial" w:eastAsia="Arial" w:hAnsi="Arial" w:cs="Arial"/>
                <w:color w:val="000000" w:themeColor="text1"/>
                <w:sz w:val="22"/>
              </w:rPr>
            </w:pPr>
            <w:proofErr w:type="spellStart"/>
            <w:r w:rsidRPr="7BD33687">
              <w:rPr>
                <w:rFonts w:ascii="Arial" w:eastAsia="Arial" w:hAnsi="Arial" w:cs="Arial"/>
                <w:color w:val="000000" w:themeColor="text1"/>
                <w:sz w:val="22"/>
              </w:rPr>
              <w:t>subSiteType</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2678A6E0" w14:textId="22C068E4" w:rsidR="00AE2958" w:rsidRDefault="00AE2958">
            <w:pPr>
              <w:spacing w:line="259" w:lineRule="auto"/>
              <w:jc w:val="left"/>
              <w:rPr>
                <w:rFonts w:ascii="Arial" w:eastAsia="Arial" w:hAnsi="Arial" w:cs="Arial"/>
                <w:color w:val="000000" w:themeColor="text1"/>
                <w:sz w:val="22"/>
              </w:rPr>
            </w:pPr>
            <w:proofErr w:type="gramStart"/>
            <w:r w:rsidRPr="7BD33687">
              <w:rPr>
                <w:rFonts w:ascii="Arial" w:eastAsia="Arial" w:hAnsi="Arial" w:cs="Arial"/>
                <w:color w:val="000000" w:themeColor="text1"/>
                <w:sz w:val="22"/>
              </w:rPr>
              <w:t>String(</w:t>
            </w:r>
            <w:proofErr w:type="gramEnd"/>
            <w:r w:rsidRPr="7BD33687">
              <w:rPr>
                <w:rFonts w:ascii="Arial" w:eastAsia="Arial" w:hAnsi="Arial" w:cs="Arial"/>
                <w:color w:val="000000" w:themeColor="text1"/>
                <w:sz w:val="22"/>
              </w:rPr>
              <w:t>10)</w:t>
            </w:r>
          </w:p>
        </w:tc>
        <w:tc>
          <w:tcPr>
            <w:tcW w:w="2618" w:type="dxa"/>
            <w:tcBorders>
              <w:top w:val="single" w:sz="8" w:space="0" w:color="auto"/>
              <w:left w:val="single" w:sz="8" w:space="0" w:color="auto"/>
              <w:bottom w:val="single" w:sz="8" w:space="0" w:color="auto"/>
              <w:right w:val="single" w:sz="8" w:space="0" w:color="auto"/>
            </w:tcBorders>
            <w:vAlign w:val="center"/>
          </w:tcPr>
          <w:p w14:paraId="7DA6A774" w14:textId="77777777" w:rsidR="00AE2958" w:rsidRDefault="00AE2958">
            <w:pPr>
              <w:jc w:val="left"/>
              <w:rPr>
                <w:rFonts w:ascii="Arial" w:eastAsia="Arial" w:hAnsi="Arial" w:cs="Arial"/>
                <w:color w:val="000000" w:themeColor="text1"/>
                <w:sz w:val="22"/>
              </w:rPr>
            </w:pPr>
            <w:r w:rsidRPr="541CBF8C">
              <w:rPr>
                <w:rFonts w:ascii="Arial" w:eastAsia="Arial" w:hAnsi="Arial" w:cs="Arial"/>
                <w:color w:val="000000" w:themeColor="text1"/>
                <w:sz w:val="22"/>
              </w:rPr>
              <w:t>LOCATION</w:t>
            </w:r>
          </w:p>
        </w:tc>
        <w:tc>
          <w:tcPr>
            <w:tcW w:w="3182" w:type="dxa"/>
            <w:tcBorders>
              <w:top w:val="single" w:sz="8" w:space="0" w:color="auto"/>
              <w:left w:val="single" w:sz="8" w:space="0" w:color="auto"/>
              <w:bottom w:val="single" w:sz="8" w:space="0" w:color="auto"/>
              <w:right w:val="single" w:sz="8" w:space="0" w:color="auto"/>
            </w:tcBorders>
            <w:vAlign w:val="center"/>
          </w:tcPr>
          <w:p w14:paraId="7D73034D" w14:textId="77777777" w:rsidR="00AE2958" w:rsidRDefault="00AE2958">
            <w:pPr>
              <w:jc w:val="left"/>
              <w:rPr>
                <w:rFonts w:ascii="Arial" w:eastAsia="Arial" w:hAnsi="Arial" w:cs="Arial"/>
                <w:color w:val="000000" w:themeColor="text1"/>
                <w:sz w:val="22"/>
              </w:rPr>
            </w:pPr>
            <w:r w:rsidRPr="1C931DE5">
              <w:rPr>
                <w:rFonts w:ascii="Arial" w:eastAsia="Arial" w:hAnsi="Arial" w:cs="Arial"/>
                <w:color w:val="000000" w:themeColor="text1"/>
                <w:sz w:val="22"/>
              </w:rPr>
              <w:t>Device</w:t>
            </w:r>
            <w:r w:rsidRPr="7BD33687">
              <w:rPr>
                <w:rFonts w:ascii="Arial" w:eastAsia="Arial" w:hAnsi="Arial" w:cs="Arial"/>
                <w:color w:val="000000" w:themeColor="text1"/>
                <w:sz w:val="22"/>
              </w:rPr>
              <w:t xml:space="preserve"> Type</w:t>
            </w:r>
          </w:p>
        </w:tc>
      </w:tr>
    </w:tbl>
    <w:p w14:paraId="04DA7C79" w14:textId="23264BB4" w:rsidR="22C980F8" w:rsidRDefault="22C980F8" w:rsidP="22C980F8">
      <w:pPr>
        <w:spacing w:line="360" w:lineRule="auto"/>
        <w:jc w:val="left"/>
        <w:rPr>
          <w:rFonts w:ascii="Arial" w:eastAsia="Arial" w:hAnsi="Arial" w:cs="Arial"/>
          <w:color w:val="000000" w:themeColor="text1"/>
          <w:sz w:val="22"/>
          <w:lang w:val="en-GB"/>
        </w:rPr>
      </w:pPr>
    </w:p>
    <w:p w14:paraId="57CC3B49" w14:textId="3E3C2F0A" w:rsidR="00AE2958" w:rsidRDefault="00AE2958" w:rsidP="00CC2CE8">
      <w:pPr>
        <w:spacing w:line="360" w:lineRule="auto"/>
        <w:jc w:val="left"/>
        <w:rPr>
          <w:rFonts w:ascii="Arial" w:eastAsia="Arial" w:hAnsi="Arial" w:cs="Arial"/>
          <w:color w:val="000000" w:themeColor="text1"/>
          <w:sz w:val="22"/>
          <w:lang w:val="en-GB"/>
        </w:rPr>
      </w:pPr>
      <w:r w:rsidRPr="0E32566B">
        <w:rPr>
          <w:rFonts w:ascii="Arial" w:eastAsia="Arial" w:hAnsi="Arial" w:cs="Arial"/>
          <w:color w:val="000000" w:themeColor="text1"/>
          <w:sz w:val="22"/>
          <w:lang w:val="en-GB"/>
        </w:rPr>
        <w:t>Equipment</w:t>
      </w:r>
      <w:r w:rsidRPr="6EA62021">
        <w:rPr>
          <w:rFonts w:ascii="Arial" w:eastAsia="Arial" w:hAnsi="Arial" w:cs="Arial"/>
          <w:color w:val="000000" w:themeColor="text1"/>
          <w:sz w:val="22"/>
          <w:lang w:val="en-GB"/>
        </w:rPr>
        <w:t xml:space="preserve"> Object definition: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16"/>
        <w:gridCol w:w="1138"/>
        <w:gridCol w:w="2618"/>
        <w:gridCol w:w="3182"/>
      </w:tblGrid>
      <w:tr w:rsidR="00AE2958" w14:paraId="7B9D9E30" w14:textId="77777777">
        <w:trPr>
          <w:trHeight w:val="300"/>
        </w:trPr>
        <w:tc>
          <w:tcPr>
            <w:tcW w:w="2016" w:type="dxa"/>
            <w:tcBorders>
              <w:top w:val="single" w:sz="8" w:space="0" w:color="auto"/>
              <w:left w:val="single" w:sz="8" w:space="0" w:color="auto"/>
              <w:bottom w:val="single" w:sz="8" w:space="0" w:color="auto"/>
              <w:right w:val="single" w:sz="8" w:space="0" w:color="auto"/>
            </w:tcBorders>
            <w:vAlign w:val="center"/>
          </w:tcPr>
          <w:p w14:paraId="510B56E1" w14:textId="79F7DE75" w:rsidR="00AE2958" w:rsidRDefault="00AE2958" w:rsidP="00CC2CE8">
            <w:pPr>
              <w:jc w:val="left"/>
            </w:pPr>
            <w:r w:rsidRPr="6EA62021">
              <w:rPr>
                <w:rFonts w:ascii="DengXian" w:eastAsia="DengXian" w:hAnsi="DengXian" w:cs="DengXian"/>
                <w:b/>
                <w:bCs/>
                <w:szCs w:val="21"/>
              </w:rPr>
              <w:t>Field Name</w:t>
            </w:r>
          </w:p>
        </w:tc>
        <w:tc>
          <w:tcPr>
            <w:tcW w:w="1138" w:type="dxa"/>
            <w:tcBorders>
              <w:top w:val="single" w:sz="8" w:space="0" w:color="auto"/>
              <w:left w:val="single" w:sz="8" w:space="0" w:color="auto"/>
              <w:bottom w:val="single" w:sz="8" w:space="0" w:color="auto"/>
              <w:right w:val="single" w:sz="8" w:space="0" w:color="auto"/>
            </w:tcBorders>
            <w:vAlign w:val="center"/>
          </w:tcPr>
          <w:p w14:paraId="3B10DD24" w14:textId="0365F86B" w:rsidR="00AE2958" w:rsidRDefault="00AE2958" w:rsidP="00CC2CE8">
            <w:pPr>
              <w:jc w:val="left"/>
            </w:pPr>
            <w:r w:rsidRPr="6EA62021">
              <w:rPr>
                <w:rFonts w:ascii="DengXian" w:eastAsia="DengXian" w:hAnsi="DengXian" w:cs="DengXian"/>
                <w:b/>
                <w:bCs/>
                <w:szCs w:val="21"/>
              </w:rPr>
              <w:t>Type</w:t>
            </w:r>
          </w:p>
        </w:tc>
        <w:tc>
          <w:tcPr>
            <w:tcW w:w="2618" w:type="dxa"/>
            <w:tcBorders>
              <w:top w:val="single" w:sz="8" w:space="0" w:color="auto"/>
              <w:left w:val="single" w:sz="8" w:space="0" w:color="auto"/>
              <w:bottom w:val="single" w:sz="8" w:space="0" w:color="auto"/>
              <w:right w:val="single" w:sz="8" w:space="0" w:color="auto"/>
            </w:tcBorders>
            <w:vAlign w:val="center"/>
          </w:tcPr>
          <w:p w14:paraId="11007B08" w14:textId="58DBCD75" w:rsidR="00AE2958" w:rsidRDefault="00AE2958" w:rsidP="00CC2CE8">
            <w:pPr>
              <w:jc w:val="left"/>
            </w:pPr>
            <w:r w:rsidRPr="6EA62021">
              <w:rPr>
                <w:rFonts w:ascii="DengXian" w:eastAsia="DengXian" w:hAnsi="DengXian" w:cs="DengXian"/>
                <w:b/>
                <w:bCs/>
                <w:szCs w:val="21"/>
              </w:rPr>
              <w:t>Allowed values</w:t>
            </w:r>
          </w:p>
        </w:tc>
        <w:tc>
          <w:tcPr>
            <w:tcW w:w="3182" w:type="dxa"/>
            <w:tcBorders>
              <w:top w:val="single" w:sz="8" w:space="0" w:color="auto"/>
              <w:left w:val="single" w:sz="8" w:space="0" w:color="auto"/>
              <w:bottom w:val="single" w:sz="8" w:space="0" w:color="auto"/>
              <w:right w:val="single" w:sz="8" w:space="0" w:color="auto"/>
            </w:tcBorders>
            <w:vAlign w:val="center"/>
          </w:tcPr>
          <w:p w14:paraId="5A7CAA49" w14:textId="6BA94C2A" w:rsidR="00AE2958" w:rsidRDefault="00AE2958" w:rsidP="00CC2CE8">
            <w:pPr>
              <w:jc w:val="left"/>
            </w:pPr>
            <w:r w:rsidRPr="6EA62021">
              <w:rPr>
                <w:rFonts w:ascii="DengXian" w:eastAsia="DengXian" w:hAnsi="DengXian" w:cs="DengXian"/>
                <w:b/>
                <w:bCs/>
                <w:szCs w:val="21"/>
              </w:rPr>
              <w:t>Description</w:t>
            </w:r>
          </w:p>
        </w:tc>
      </w:tr>
      <w:tr w:rsidR="00AE2958" w14:paraId="12E4A9EA" w14:textId="77777777">
        <w:trPr>
          <w:trHeight w:val="570"/>
        </w:trPr>
        <w:tc>
          <w:tcPr>
            <w:tcW w:w="2016" w:type="dxa"/>
            <w:tcBorders>
              <w:top w:val="single" w:sz="8" w:space="0" w:color="auto"/>
              <w:left w:val="single" w:sz="8" w:space="0" w:color="auto"/>
              <w:bottom w:val="single" w:sz="8" w:space="0" w:color="auto"/>
              <w:right w:val="single" w:sz="8" w:space="0" w:color="auto"/>
            </w:tcBorders>
          </w:tcPr>
          <w:p w14:paraId="68CA9850" w14:textId="77777777" w:rsidR="00AE2958" w:rsidRDefault="00AE2958">
            <w:pPr>
              <w:spacing w:before="60" w:after="60" w:line="259" w:lineRule="auto"/>
              <w:jc w:val="left"/>
            </w:pPr>
            <w:proofErr w:type="spellStart"/>
            <w:r w:rsidRPr="7BD33687">
              <w:rPr>
                <w:rFonts w:ascii="Arial" w:eastAsia="Arial" w:hAnsi="Arial" w:cs="Arial"/>
                <w:color w:val="000000" w:themeColor="text1"/>
                <w:sz w:val="22"/>
              </w:rPr>
              <w:t>equipId</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3F421F16" w14:textId="13A0BCDF" w:rsidR="00AE2958" w:rsidRDefault="005C21EF">
            <w:pPr>
              <w:spacing w:before="60" w:after="60"/>
              <w:jc w:val="left"/>
              <w:rPr>
                <w:rFonts w:ascii="Arial" w:eastAsia="Arial" w:hAnsi="Arial" w:cs="Arial"/>
                <w:color w:val="000000" w:themeColor="text1"/>
                <w:sz w:val="22"/>
              </w:rPr>
            </w:pPr>
            <w:proofErr w:type="gramStart"/>
            <w:r>
              <w:rPr>
                <w:rFonts w:ascii="Arial" w:eastAsia="Arial" w:hAnsi="Arial" w:cs="Arial"/>
                <w:color w:val="000000" w:themeColor="text1"/>
                <w:sz w:val="22"/>
              </w:rPr>
              <w:t>String(</w:t>
            </w:r>
            <w:proofErr w:type="gramEnd"/>
            <w:r w:rsidR="00AE2958" w:rsidRPr="7BD33687">
              <w:rPr>
                <w:rFonts w:ascii="Arial" w:eastAsia="Arial" w:hAnsi="Arial" w:cs="Arial"/>
                <w:color w:val="000000" w:themeColor="text1"/>
                <w:sz w:val="22"/>
              </w:rPr>
              <w:t>32</w:t>
            </w:r>
            <w:r w:rsidR="00AE2958" w:rsidRPr="6EA62021">
              <w:rPr>
                <w:rFonts w:ascii="Arial" w:eastAsia="Arial" w:hAnsi="Arial" w:cs="Arial"/>
                <w:color w:val="000000" w:themeColor="text1"/>
                <w:sz w:val="22"/>
              </w:rPr>
              <w:t>)</w:t>
            </w:r>
          </w:p>
        </w:tc>
        <w:tc>
          <w:tcPr>
            <w:tcW w:w="2618" w:type="dxa"/>
            <w:tcBorders>
              <w:top w:val="single" w:sz="8" w:space="0" w:color="auto"/>
              <w:left w:val="single" w:sz="8" w:space="0" w:color="auto"/>
              <w:bottom w:val="single" w:sz="8" w:space="0" w:color="auto"/>
              <w:right w:val="single" w:sz="8" w:space="0" w:color="auto"/>
            </w:tcBorders>
            <w:vAlign w:val="center"/>
          </w:tcPr>
          <w:p w14:paraId="39F4F736" w14:textId="77777777" w:rsidR="00AE2958" w:rsidRDefault="34FEE216" w:rsidP="74D4F773">
            <w:pPr>
              <w:spacing w:before="100" w:after="60"/>
              <w:jc w:val="left"/>
              <w:rPr>
                <w:rFonts w:ascii="Arial" w:hAnsi="Arial" w:cs="Arial"/>
                <w:color w:val="000000" w:themeColor="text1"/>
                <w:sz w:val="22"/>
              </w:rPr>
            </w:pPr>
            <w:r w:rsidRPr="74D4F773">
              <w:rPr>
                <w:rFonts w:ascii="Arial" w:hAnsi="Arial" w:cs="Arial"/>
                <w:color w:val="000000" w:themeColor="text1"/>
                <w:sz w:val="22"/>
              </w:rPr>
              <w:t>Character set:</w:t>
            </w:r>
          </w:p>
          <w:p w14:paraId="0CE6F2F2" w14:textId="77777777" w:rsidR="00393A5D" w:rsidRDefault="00393A5D" w:rsidP="74D4F773">
            <w:pPr>
              <w:pStyle w:val="ListParagraph"/>
              <w:numPr>
                <w:ilvl w:val="0"/>
                <w:numId w:val="42"/>
              </w:numPr>
              <w:spacing w:before="100" w:after="60" w:line="240" w:lineRule="auto"/>
              <w:jc w:val="left"/>
              <w:rPr>
                <w:rFonts w:cs="Arial"/>
                <w:color w:val="000000" w:themeColor="text1"/>
              </w:rPr>
            </w:pPr>
            <w:r>
              <w:rPr>
                <w:rFonts w:cs="Arial"/>
                <w:color w:val="000000" w:themeColor="text1"/>
              </w:rPr>
              <w:t>A-Z</w:t>
            </w:r>
          </w:p>
          <w:p w14:paraId="65A1FE59" w14:textId="77777777" w:rsidR="00AE2958" w:rsidRDefault="34FEE216" w:rsidP="74D4F773">
            <w:pPr>
              <w:pStyle w:val="ListParagraph"/>
              <w:numPr>
                <w:ilvl w:val="0"/>
                <w:numId w:val="42"/>
              </w:numPr>
              <w:spacing w:before="100" w:after="60" w:line="240" w:lineRule="auto"/>
              <w:jc w:val="left"/>
              <w:rPr>
                <w:rFonts w:cs="Arial"/>
                <w:color w:val="000000" w:themeColor="text1"/>
              </w:rPr>
            </w:pPr>
            <w:r w:rsidRPr="74D4F773">
              <w:rPr>
                <w:rFonts w:cs="Arial"/>
                <w:color w:val="000000" w:themeColor="text1"/>
              </w:rPr>
              <w:t>a-z</w:t>
            </w:r>
          </w:p>
          <w:p w14:paraId="0859C248" w14:textId="77777777" w:rsidR="00AE2958" w:rsidRDefault="34FEE216" w:rsidP="74D4F773">
            <w:pPr>
              <w:pStyle w:val="ListParagraph"/>
              <w:numPr>
                <w:ilvl w:val="0"/>
                <w:numId w:val="42"/>
              </w:numPr>
              <w:spacing w:before="100" w:after="60" w:line="240" w:lineRule="auto"/>
              <w:jc w:val="left"/>
              <w:rPr>
                <w:rFonts w:cs="Arial"/>
                <w:color w:val="000000" w:themeColor="text1"/>
              </w:rPr>
            </w:pPr>
            <w:r w:rsidRPr="74D4F773">
              <w:rPr>
                <w:rFonts w:cs="Arial"/>
                <w:color w:val="000000" w:themeColor="text1"/>
              </w:rPr>
              <w:t>0-9</w:t>
            </w:r>
          </w:p>
          <w:p w14:paraId="39877590" w14:textId="77777777" w:rsidR="00AE2958" w:rsidRPr="0070573D" w:rsidRDefault="34FEE216" w:rsidP="58D9BCEE">
            <w:pPr>
              <w:pStyle w:val="ListParagraph"/>
              <w:numPr>
                <w:ilvl w:val="0"/>
                <w:numId w:val="42"/>
              </w:numPr>
              <w:spacing w:before="100" w:after="60" w:line="240" w:lineRule="auto"/>
              <w:jc w:val="left"/>
              <w:rPr>
                <w:rFonts w:eastAsia="Arial" w:cs="Arial"/>
                <w:color w:val="000000" w:themeColor="text1"/>
              </w:rPr>
            </w:pPr>
            <w:r w:rsidRPr="74D4F773">
              <w:rPr>
                <w:rFonts w:eastAsiaTheme="minorEastAsia" w:cs="Arial"/>
                <w:color w:val="000000" w:themeColor="text1"/>
                <w:lang w:eastAsia="zh-CN"/>
              </w:rPr>
              <w:t>-</w:t>
            </w:r>
          </w:p>
          <w:p w14:paraId="66AF69A7" w14:textId="40E07607" w:rsidR="007668A3" w:rsidRDefault="007668A3" w:rsidP="58D9BCEE">
            <w:pPr>
              <w:pStyle w:val="ListParagraph"/>
              <w:numPr>
                <w:ilvl w:val="0"/>
                <w:numId w:val="42"/>
              </w:numPr>
              <w:spacing w:before="100" w:after="60" w:line="240" w:lineRule="auto"/>
              <w:jc w:val="left"/>
              <w:rPr>
                <w:rFonts w:eastAsia="Arial" w:cs="Arial"/>
                <w:color w:val="000000" w:themeColor="text1"/>
              </w:rPr>
            </w:pPr>
            <w:r>
              <w:rPr>
                <w:rFonts w:eastAsiaTheme="minorEastAsia" w:cs="Arial"/>
                <w:color w:val="000000" w:themeColor="text1"/>
              </w:rPr>
              <w:t>.</w:t>
            </w:r>
          </w:p>
        </w:tc>
        <w:tc>
          <w:tcPr>
            <w:tcW w:w="3182" w:type="dxa"/>
            <w:tcBorders>
              <w:top w:val="single" w:sz="8" w:space="0" w:color="auto"/>
              <w:left w:val="single" w:sz="8" w:space="0" w:color="auto"/>
              <w:bottom w:val="single" w:sz="8" w:space="0" w:color="auto"/>
              <w:right w:val="single" w:sz="8" w:space="0" w:color="auto"/>
            </w:tcBorders>
            <w:vAlign w:val="center"/>
          </w:tcPr>
          <w:p w14:paraId="62AB65C7" w14:textId="465FE32F" w:rsidR="00AE2958" w:rsidRDefault="00AE2958" w:rsidP="551F5791">
            <w:pPr>
              <w:spacing w:before="60" w:after="60"/>
              <w:jc w:val="left"/>
              <w:rPr>
                <w:rFonts w:ascii="Arial" w:eastAsia="Arial" w:hAnsi="Arial" w:cs="Arial"/>
                <w:color w:val="000000" w:themeColor="text1"/>
                <w:sz w:val="22"/>
              </w:rPr>
            </w:pPr>
            <w:r w:rsidRPr="7BD33687">
              <w:rPr>
                <w:rFonts w:ascii="Arial" w:eastAsia="Arial" w:hAnsi="Arial" w:cs="Arial"/>
                <w:color w:val="000000" w:themeColor="text1"/>
                <w:sz w:val="22"/>
              </w:rPr>
              <w:t>Equipment’s id</w:t>
            </w:r>
          </w:p>
          <w:p w14:paraId="727523A0" w14:textId="4A4C53A1" w:rsidR="00AE2958" w:rsidRDefault="316285BD">
            <w:pPr>
              <w:spacing w:before="60" w:after="60"/>
              <w:jc w:val="left"/>
              <w:rPr>
                <w:rFonts w:ascii="Arial" w:eastAsia="Arial" w:hAnsi="Arial" w:cs="Arial"/>
                <w:sz w:val="22"/>
              </w:rPr>
            </w:pPr>
            <w:r w:rsidRPr="46D1D979">
              <w:rPr>
                <w:rFonts w:ascii="Arial" w:eastAsia="Arial" w:hAnsi="Arial" w:cs="Arial"/>
                <w:color w:val="000000" w:themeColor="text1"/>
                <w:sz w:val="22"/>
              </w:rPr>
              <w:t xml:space="preserve">Example: </w:t>
            </w:r>
            <w:proofErr w:type="gramStart"/>
            <w:r w:rsidRPr="46D1D979">
              <w:rPr>
                <w:rFonts w:ascii="Arial" w:eastAsia="Arial" w:hAnsi="Arial" w:cs="Arial"/>
                <w:sz w:val="22"/>
              </w:rPr>
              <w:t>svc.vms.z2.Site</w:t>
            </w:r>
            <w:proofErr w:type="gramEnd"/>
            <w:r w:rsidRPr="46D1D979">
              <w:rPr>
                <w:rFonts w:ascii="Arial" w:eastAsia="Arial" w:hAnsi="Arial" w:cs="Arial"/>
                <w:sz w:val="22"/>
              </w:rPr>
              <w:t>1</w:t>
            </w:r>
          </w:p>
        </w:tc>
      </w:tr>
      <w:tr w:rsidR="00AE2958" w14:paraId="28D9F009" w14:textId="77777777">
        <w:trPr>
          <w:trHeight w:val="570"/>
        </w:trPr>
        <w:tc>
          <w:tcPr>
            <w:tcW w:w="2016" w:type="dxa"/>
            <w:tcBorders>
              <w:top w:val="single" w:sz="8" w:space="0" w:color="auto"/>
              <w:left w:val="single" w:sz="8" w:space="0" w:color="auto"/>
              <w:bottom w:val="single" w:sz="8" w:space="0" w:color="auto"/>
              <w:right w:val="single" w:sz="8" w:space="0" w:color="auto"/>
            </w:tcBorders>
          </w:tcPr>
          <w:p w14:paraId="695721FD" w14:textId="77777777" w:rsidR="00AE2958" w:rsidRDefault="00AE2958">
            <w:pPr>
              <w:spacing w:before="60" w:after="60" w:line="259" w:lineRule="auto"/>
              <w:jc w:val="left"/>
            </w:pPr>
            <w:proofErr w:type="spellStart"/>
            <w:r w:rsidRPr="7BD33687">
              <w:rPr>
                <w:rFonts w:ascii="Arial" w:eastAsia="Arial" w:hAnsi="Arial" w:cs="Arial"/>
                <w:color w:val="000000" w:themeColor="text1"/>
                <w:sz w:val="22"/>
              </w:rPr>
              <w:t>equipModel</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4EBFD8A7" w14:textId="187A7F18" w:rsidR="00AE2958" w:rsidRDefault="005C21EF">
            <w:pPr>
              <w:spacing w:before="60" w:after="60"/>
              <w:jc w:val="left"/>
            </w:pPr>
            <w:proofErr w:type="gramStart"/>
            <w:r>
              <w:rPr>
                <w:rFonts w:ascii="Arial" w:eastAsia="Arial" w:hAnsi="Arial" w:cs="Arial"/>
                <w:color w:val="000000" w:themeColor="text1"/>
                <w:sz w:val="22"/>
              </w:rPr>
              <w:t>String(</w:t>
            </w:r>
            <w:proofErr w:type="gramEnd"/>
            <w:r w:rsidR="00AE2958" w:rsidRPr="7BD33687">
              <w:rPr>
                <w:rFonts w:ascii="Arial" w:eastAsia="Arial" w:hAnsi="Arial" w:cs="Arial"/>
                <w:color w:val="000000" w:themeColor="text1"/>
                <w:sz w:val="22"/>
              </w:rPr>
              <w:t>10</w:t>
            </w:r>
            <w:r w:rsidR="00AE2958" w:rsidRPr="6EA62021">
              <w:rPr>
                <w:rFonts w:ascii="Arial" w:eastAsia="Arial" w:hAnsi="Arial" w:cs="Arial"/>
                <w:color w:val="000000" w:themeColor="text1"/>
                <w:sz w:val="22"/>
              </w:rPr>
              <w:t xml:space="preserve">) </w:t>
            </w:r>
          </w:p>
        </w:tc>
        <w:tc>
          <w:tcPr>
            <w:tcW w:w="2618" w:type="dxa"/>
            <w:tcBorders>
              <w:top w:val="single" w:sz="8" w:space="0" w:color="auto"/>
              <w:left w:val="single" w:sz="8" w:space="0" w:color="auto"/>
              <w:bottom w:val="single" w:sz="8" w:space="0" w:color="auto"/>
              <w:right w:val="single" w:sz="8" w:space="0" w:color="auto"/>
            </w:tcBorders>
            <w:vAlign w:val="center"/>
          </w:tcPr>
          <w:p w14:paraId="30E74E2B" w14:textId="77777777" w:rsidR="00AE2958" w:rsidRDefault="00AE2958">
            <w:pPr>
              <w:spacing w:before="60" w:after="60"/>
              <w:jc w:val="left"/>
              <w:rPr>
                <w:rFonts w:ascii="Arial" w:eastAsia="Arial" w:hAnsi="Arial" w:cs="Arial"/>
                <w:color w:val="000000" w:themeColor="text1"/>
                <w:sz w:val="22"/>
              </w:rPr>
            </w:pPr>
            <w:r w:rsidRPr="7BD33687">
              <w:rPr>
                <w:rFonts w:ascii="Arial" w:eastAsia="Arial" w:hAnsi="Arial" w:cs="Arial"/>
                <w:color w:val="000000" w:themeColor="text1"/>
                <w:sz w:val="22"/>
              </w:rPr>
              <w:t>TRN2</w:t>
            </w:r>
          </w:p>
        </w:tc>
        <w:tc>
          <w:tcPr>
            <w:tcW w:w="3182" w:type="dxa"/>
            <w:tcBorders>
              <w:top w:val="single" w:sz="8" w:space="0" w:color="auto"/>
              <w:left w:val="single" w:sz="8" w:space="0" w:color="auto"/>
              <w:bottom w:val="single" w:sz="8" w:space="0" w:color="auto"/>
              <w:right w:val="single" w:sz="8" w:space="0" w:color="auto"/>
            </w:tcBorders>
            <w:vAlign w:val="center"/>
          </w:tcPr>
          <w:p w14:paraId="34AE96BF" w14:textId="77777777" w:rsidR="00AE2958" w:rsidRDefault="00AE2958">
            <w:pPr>
              <w:spacing w:before="60" w:after="60"/>
              <w:jc w:val="left"/>
              <w:rPr>
                <w:rFonts w:ascii="Arial" w:eastAsia="Arial" w:hAnsi="Arial" w:cs="Arial"/>
                <w:color w:val="000000" w:themeColor="text1"/>
                <w:sz w:val="22"/>
              </w:rPr>
            </w:pPr>
            <w:r w:rsidRPr="7BD33687">
              <w:rPr>
                <w:rFonts w:ascii="Arial" w:eastAsia="Arial" w:hAnsi="Arial" w:cs="Arial"/>
                <w:color w:val="000000" w:themeColor="text1"/>
                <w:sz w:val="22"/>
              </w:rPr>
              <w:t>Equipment’s Model</w:t>
            </w:r>
          </w:p>
        </w:tc>
      </w:tr>
      <w:tr w:rsidR="00AE2958" w14:paraId="5DC756AE" w14:textId="77777777">
        <w:trPr>
          <w:trHeight w:val="570"/>
        </w:trPr>
        <w:tc>
          <w:tcPr>
            <w:tcW w:w="2016" w:type="dxa"/>
            <w:tcBorders>
              <w:top w:val="single" w:sz="8" w:space="0" w:color="auto"/>
              <w:left w:val="single" w:sz="8" w:space="0" w:color="auto"/>
              <w:bottom w:val="single" w:sz="8" w:space="0" w:color="auto"/>
              <w:right w:val="single" w:sz="8" w:space="0" w:color="auto"/>
            </w:tcBorders>
          </w:tcPr>
          <w:p w14:paraId="4BDA4A28" w14:textId="77777777" w:rsidR="00AE2958" w:rsidRDefault="00AE2958">
            <w:pPr>
              <w:spacing w:before="60" w:after="60" w:line="259" w:lineRule="auto"/>
              <w:jc w:val="left"/>
            </w:pPr>
            <w:proofErr w:type="spellStart"/>
            <w:r w:rsidRPr="7BD33687">
              <w:rPr>
                <w:rFonts w:ascii="Arial" w:eastAsia="Arial" w:hAnsi="Arial" w:cs="Arial"/>
                <w:color w:val="000000" w:themeColor="text1"/>
                <w:sz w:val="22"/>
              </w:rPr>
              <w:t>equipName</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105BC5EA" w14:textId="2E6A8B85" w:rsidR="00AE2958" w:rsidRDefault="005C21EF">
            <w:pPr>
              <w:spacing w:before="60" w:after="60"/>
              <w:jc w:val="left"/>
              <w:rPr>
                <w:rFonts w:ascii="Arial" w:eastAsia="Arial" w:hAnsi="Arial" w:cs="Arial"/>
                <w:color w:val="000000" w:themeColor="text1"/>
                <w:sz w:val="22"/>
              </w:rPr>
            </w:pPr>
            <w:proofErr w:type="gramStart"/>
            <w:r>
              <w:rPr>
                <w:rFonts w:ascii="Arial" w:eastAsia="Arial" w:hAnsi="Arial" w:cs="Arial"/>
                <w:color w:val="000000" w:themeColor="text1"/>
                <w:sz w:val="22"/>
              </w:rPr>
              <w:t>String(</w:t>
            </w:r>
            <w:proofErr w:type="gramEnd"/>
            <w:r w:rsidR="00AE2958" w:rsidRPr="7BD33687">
              <w:rPr>
                <w:rFonts w:ascii="Arial" w:eastAsia="Arial" w:hAnsi="Arial" w:cs="Arial"/>
                <w:color w:val="000000" w:themeColor="text1"/>
                <w:sz w:val="22"/>
              </w:rPr>
              <w:t>32</w:t>
            </w:r>
            <w:r w:rsidR="00AE2958" w:rsidRPr="6EA62021">
              <w:rPr>
                <w:rFonts w:ascii="Arial" w:eastAsia="Arial" w:hAnsi="Arial" w:cs="Arial"/>
                <w:color w:val="000000" w:themeColor="text1"/>
                <w:sz w:val="22"/>
              </w:rPr>
              <w:t xml:space="preserve">) </w:t>
            </w:r>
          </w:p>
        </w:tc>
        <w:tc>
          <w:tcPr>
            <w:tcW w:w="2618" w:type="dxa"/>
            <w:tcBorders>
              <w:top w:val="single" w:sz="8" w:space="0" w:color="auto"/>
              <w:left w:val="single" w:sz="8" w:space="0" w:color="auto"/>
              <w:bottom w:val="single" w:sz="8" w:space="0" w:color="auto"/>
              <w:right w:val="single" w:sz="8" w:space="0" w:color="auto"/>
            </w:tcBorders>
            <w:vAlign w:val="center"/>
          </w:tcPr>
          <w:p w14:paraId="3A082766" w14:textId="77777777" w:rsidR="00AE2958" w:rsidRDefault="04F4E3B2" w:rsidP="387E441C">
            <w:pPr>
              <w:spacing w:before="100" w:after="60"/>
              <w:jc w:val="left"/>
              <w:rPr>
                <w:rFonts w:ascii="Arial" w:hAnsi="Arial" w:cs="Arial"/>
                <w:color w:val="000000" w:themeColor="text1"/>
                <w:sz w:val="22"/>
              </w:rPr>
            </w:pPr>
            <w:r w:rsidRPr="387E441C">
              <w:rPr>
                <w:rFonts w:ascii="Arial" w:hAnsi="Arial" w:cs="Arial"/>
                <w:color w:val="000000" w:themeColor="text1"/>
                <w:sz w:val="22"/>
              </w:rPr>
              <w:t>Character set:</w:t>
            </w:r>
          </w:p>
          <w:p w14:paraId="43784CF8" w14:textId="77777777" w:rsidR="00BF575E" w:rsidRDefault="00BF575E" w:rsidP="387E441C">
            <w:pPr>
              <w:pStyle w:val="ListParagraph"/>
              <w:numPr>
                <w:ilvl w:val="0"/>
                <w:numId w:val="42"/>
              </w:numPr>
              <w:spacing w:before="100" w:after="60" w:line="240" w:lineRule="auto"/>
              <w:jc w:val="left"/>
              <w:rPr>
                <w:rFonts w:cs="Arial"/>
                <w:color w:val="000000" w:themeColor="text1"/>
              </w:rPr>
            </w:pPr>
            <w:r>
              <w:rPr>
                <w:rFonts w:cs="Arial"/>
                <w:color w:val="000000" w:themeColor="text1"/>
              </w:rPr>
              <w:t>A-Z</w:t>
            </w:r>
          </w:p>
          <w:p w14:paraId="348CB2A8" w14:textId="77777777" w:rsidR="00AE2958" w:rsidRDefault="04F4E3B2" w:rsidP="387E441C">
            <w:pPr>
              <w:pStyle w:val="ListParagraph"/>
              <w:numPr>
                <w:ilvl w:val="0"/>
                <w:numId w:val="42"/>
              </w:numPr>
              <w:spacing w:before="100" w:after="60" w:line="240" w:lineRule="auto"/>
              <w:jc w:val="left"/>
              <w:rPr>
                <w:rFonts w:cs="Arial"/>
                <w:color w:val="000000" w:themeColor="text1"/>
              </w:rPr>
            </w:pPr>
            <w:r w:rsidRPr="387E441C">
              <w:rPr>
                <w:rFonts w:cs="Arial"/>
                <w:color w:val="000000" w:themeColor="text1"/>
              </w:rPr>
              <w:lastRenderedPageBreak/>
              <w:t>a-z</w:t>
            </w:r>
          </w:p>
          <w:p w14:paraId="27CE8D32" w14:textId="77777777" w:rsidR="00AE2958" w:rsidRDefault="04F4E3B2" w:rsidP="387E441C">
            <w:pPr>
              <w:pStyle w:val="ListParagraph"/>
              <w:numPr>
                <w:ilvl w:val="0"/>
                <w:numId w:val="42"/>
              </w:numPr>
              <w:spacing w:before="100" w:after="60" w:line="240" w:lineRule="auto"/>
              <w:jc w:val="left"/>
              <w:rPr>
                <w:rFonts w:cs="Arial"/>
                <w:color w:val="000000" w:themeColor="text1"/>
              </w:rPr>
            </w:pPr>
            <w:r w:rsidRPr="387E441C">
              <w:rPr>
                <w:rFonts w:cs="Arial"/>
                <w:color w:val="000000" w:themeColor="text1"/>
              </w:rPr>
              <w:t>0-9</w:t>
            </w:r>
          </w:p>
          <w:p w14:paraId="37A3E43A" w14:textId="77777777" w:rsidR="00AE2958" w:rsidRPr="005465B4" w:rsidRDefault="04F4E3B2" w:rsidP="58D9BCEE">
            <w:pPr>
              <w:pStyle w:val="ListParagraph"/>
              <w:numPr>
                <w:ilvl w:val="0"/>
                <w:numId w:val="42"/>
              </w:numPr>
              <w:spacing w:before="100" w:after="60" w:line="240" w:lineRule="auto"/>
              <w:jc w:val="left"/>
              <w:rPr>
                <w:rFonts w:eastAsia="Arial" w:cs="Arial"/>
                <w:color w:val="000000" w:themeColor="text1"/>
              </w:rPr>
            </w:pPr>
            <w:r w:rsidRPr="387E441C">
              <w:rPr>
                <w:rFonts w:eastAsiaTheme="minorEastAsia" w:cs="Arial"/>
                <w:color w:val="000000" w:themeColor="text1"/>
                <w:lang w:eastAsia="zh-CN"/>
              </w:rPr>
              <w:t>-</w:t>
            </w:r>
          </w:p>
          <w:p w14:paraId="2BC44C45" w14:textId="357097A4" w:rsidR="007668A3" w:rsidRDefault="007668A3" w:rsidP="58D9BCEE">
            <w:pPr>
              <w:pStyle w:val="ListParagraph"/>
              <w:numPr>
                <w:ilvl w:val="0"/>
                <w:numId w:val="42"/>
              </w:numPr>
              <w:spacing w:before="100" w:after="60" w:line="240" w:lineRule="auto"/>
              <w:jc w:val="left"/>
              <w:rPr>
                <w:rFonts w:eastAsia="Arial" w:cs="Arial"/>
                <w:color w:val="000000" w:themeColor="text1"/>
              </w:rPr>
            </w:pPr>
            <w:r>
              <w:rPr>
                <w:rFonts w:eastAsiaTheme="minorEastAsia" w:cs="Arial"/>
                <w:color w:val="000000" w:themeColor="text1"/>
                <w:lang w:eastAsia="zh-CN"/>
              </w:rPr>
              <w:t>.</w:t>
            </w:r>
          </w:p>
        </w:tc>
        <w:tc>
          <w:tcPr>
            <w:tcW w:w="3182" w:type="dxa"/>
            <w:tcBorders>
              <w:top w:val="single" w:sz="8" w:space="0" w:color="auto"/>
              <w:left w:val="single" w:sz="8" w:space="0" w:color="auto"/>
              <w:bottom w:val="single" w:sz="8" w:space="0" w:color="auto"/>
              <w:right w:val="single" w:sz="8" w:space="0" w:color="auto"/>
            </w:tcBorders>
            <w:vAlign w:val="center"/>
          </w:tcPr>
          <w:p w14:paraId="05FAFFE4" w14:textId="56511286" w:rsidR="00AE2958" w:rsidRDefault="00AE2958" w:rsidP="12DE18E9">
            <w:pPr>
              <w:spacing w:before="60" w:after="60"/>
              <w:jc w:val="left"/>
              <w:rPr>
                <w:rFonts w:ascii="Arial" w:eastAsia="Arial" w:hAnsi="Arial" w:cs="Arial"/>
                <w:color w:val="000000" w:themeColor="text1"/>
                <w:sz w:val="22"/>
              </w:rPr>
            </w:pPr>
            <w:r w:rsidRPr="7BD33687">
              <w:rPr>
                <w:rFonts w:ascii="Arial" w:eastAsia="Arial" w:hAnsi="Arial" w:cs="Arial"/>
                <w:color w:val="000000" w:themeColor="text1"/>
                <w:sz w:val="22"/>
              </w:rPr>
              <w:lastRenderedPageBreak/>
              <w:t>Equipment’s name</w:t>
            </w:r>
          </w:p>
          <w:p w14:paraId="24AEB7A1" w14:textId="679C9C3B" w:rsidR="00AE2958" w:rsidRDefault="6908E281">
            <w:pPr>
              <w:spacing w:before="60" w:after="60"/>
              <w:jc w:val="left"/>
              <w:rPr>
                <w:rFonts w:ascii="Arial" w:eastAsia="Arial" w:hAnsi="Arial" w:cs="Arial"/>
                <w:sz w:val="22"/>
              </w:rPr>
            </w:pPr>
            <w:r w:rsidRPr="22353E04">
              <w:rPr>
                <w:rFonts w:ascii="Arial" w:eastAsia="Arial" w:hAnsi="Arial" w:cs="Arial"/>
                <w:color w:val="000000" w:themeColor="text1"/>
                <w:sz w:val="22"/>
              </w:rPr>
              <w:t xml:space="preserve">Example: </w:t>
            </w:r>
            <w:proofErr w:type="spellStart"/>
            <w:r w:rsidRPr="0A606B68">
              <w:rPr>
                <w:rFonts w:ascii="Arial" w:eastAsia="Arial" w:hAnsi="Arial" w:cs="Arial"/>
                <w:sz w:val="22"/>
              </w:rPr>
              <w:t>svc.vms</w:t>
            </w:r>
            <w:proofErr w:type="spellEnd"/>
          </w:p>
        </w:tc>
      </w:tr>
      <w:tr w:rsidR="00AE2958" w14:paraId="10E45F0A" w14:textId="77777777">
        <w:trPr>
          <w:trHeight w:val="570"/>
        </w:trPr>
        <w:tc>
          <w:tcPr>
            <w:tcW w:w="2016" w:type="dxa"/>
            <w:tcBorders>
              <w:top w:val="single" w:sz="8" w:space="0" w:color="auto"/>
              <w:left w:val="single" w:sz="8" w:space="0" w:color="auto"/>
              <w:bottom w:val="single" w:sz="8" w:space="0" w:color="auto"/>
              <w:right w:val="single" w:sz="8" w:space="0" w:color="auto"/>
            </w:tcBorders>
          </w:tcPr>
          <w:p w14:paraId="43553E15" w14:textId="77777777" w:rsidR="00AE2958" w:rsidRDefault="00AE2958">
            <w:pPr>
              <w:spacing w:before="60" w:after="60"/>
              <w:jc w:val="left"/>
              <w:rPr>
                <w:rFonts w:ascii="Arial" w:eastAsia="Arial" w:hAnsi="Arial" w:cs="Arial"/>
                <w:color w:val="000000" w:themeColor="text1"/>
                <w:sz w:val="22"/>
              </w:rPr>
            </w:pPr>
            <w:proofErr w:type="spellStart"/>
            <w:r w:rsidRPr="7BD33687">
              <w:rPr>
                <w:rFonts w:ascii="Arial" w:eastAsia="Arial" w:hAnsi="Arial" w:cs="Arial"/>
                <w:color w:val="000000" w:themeColor="text1"/>
                <w:sz w:val="22"/>
              </w:rPr>
              <w:t>equipParamList</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383B828C" w14:textId="71369819" w:rsidR="00AE2958" w:rsidRDefault="0FC5C394">
            <w:pPr>
              <w:spacing w:before="60" w:after="60"/>
              <w:jc w:val="left"/>
              <w:rPr>
                <w:rFonts w:ascii="Arial" w:eastAsia="Arial" w:hAnsi="Arial" w:cs="Arial"/>
                <w:color w:val="000000" w:themeColor="text1"/>
                <w:sz w:val="22"/>
              </w:rPr>
            </w:pPr>
            <w:r w:rsidRPr="624F4D71">
              <w:rPr>
                <w:rFonts w:ascii="Arial" w:eastAsia="Arial" w:hAnsi="Arial" w:cs="Arial"/>
                <w:color w:val="000000" w:themeColor="text1"/>
                <w:sz w:val="22"/>
              </w:rPr>
              <w:t>Array</w:t>
            </w:r>
          </w:p>
        </w:tc>
        <w:tc>
          <w:tcPr>
            <w:tcW w:w="2618" w:type="dxa"/>
            <w:tcBorders>
              <w:top w:val="single" w:sz="8" w:space="0" w:color="auto"/>
              <w:left w:val="single" w:sz="8" w:space="0" w:color="auto"/>
              <w:bottom w:val="single" w:sz="8" w:space="0" w:color="auto"/>
              <w:right w:val="single" w:sz="8" w:space="0" w:color="auto"/>
            </w:tcBorders>
            <w:vAlign w:val="center"/>
          </w:tcPr>
          <w:p w14:paraId="5E0C034F" w14:textId="1343F0F0" w:rsidR="00AE2958" w:rsidRDefault="0FC5C394">
            <w:pPr>
              <w:spacing w:before="60" w:after="60"/>
              <w:jc w:val="left"/>
              <w:rPr>
                <w:rFonts w:ascii="Arial" w:eastAsia="Arial" w:hAnsi="Arial" w:cs="Arial"/>
                <w:color w:val="000000" w:themeColor="text1"/>
                <w:sz w:val="22"/>
              </w:rPr>
            </w:pPr>
            <w:r w:rsidRPr="42282187">
              <w:rPr>
                <w:rFonts w:ascii="Arial" w:eastAsia="Arial" w:hAnsi="Arial" w:cs="Arial"/>
                <w:color w:val="000000" w:themeColor="text1"/>
                <w:sz w:val="22"/>
              </w:rPr>
              <w:t xml:space="preserve">Refer to Parameter Object </w:t>
            </w:r>
            <w:r w:rsidRPr="36FA4030">
              <w:rPr>
                <w:rFonts w:ascii="Arial" w:eastAsia="Arial" w:hAnsi="Arial" w:cs="Arial"/>
                <w:color w:val="000000" w:themeColor="text1"/>
                <w:sz w:val="22"/>
              </w:rPr>
              <w:t>table</w:t>
            </w:r>
          </w:p>
        </w:tc>
        <w:tc>
          <w:tcPr>
            <w:tcW w:w="3182" w:type="dxa"/>
            <w:tcBorders>
              <w:top w:val="single" w:sz="8" w:space="0" w:color="auto"/>
              <w:left w:val="single" w:sz="8" w:space="0" w:color="auto"/>
              <w:bottom w:val="single" w:sz="8" w:space="0" w:color="auto"/>
              <w:right w:val="single" w:sz="8" w:space="0" w:color="auto"/>
            </w:tcBorders>
            <w:vAlign w:val="center"/>
          </w:tcPr>
          <w:p w14:paraId="0DE7CE5C" w14:textId="77777777" w:rsidR="00AE2958" w:rsidRDefault="00AE2958">
            <w:pPr>
              <w:spacing w:before="60" w:after="60" w:line="259" w:lineRule="auto"/>
              <w:jc w:val="left"/>
              <w:rPr>
                <w:rFonts w:ascii="Arial" w:eastAsia="Arial" w:hAnsi="Arial" w:cs="Arial"/>
                <w:color w:val="000000" w:themeColor="text1"/>
                <w:sz w:val="22"/>
              </w:rPr>
            </w:pPr>
            <w:r w:rsidRPr="0E32566B">
              <w:rPr>
                <w:rFonts w:ascii="Arial" w:eastAsia="Arial" w:hAnsi="Arial" w:cs="Arial"/>
                <w:color w:val="000000" w:themeColor="text1"/>
                <w:sz w:val="22"/>
              </w:rPr>
              <w:t>Array of parameter objects</w:t>
            </w:r>
          </w:p>
        </w:tc>
      </w:tr>
      <w:tr w:rsidR="00AE2958" w14:paraId="121999BB" w14:textId="77777777">
        <w:trPr>
          <w:trHeight w:val="570"/>
        </w:trPr>
        <w:tc>
          <w:tcPr>
            <w:tcW w:w="2016" w:type="dxa"/>
            <w:tcBorders>
              <w:top w:val="single" w:sz="8" w:space="0" w:color="auto"/>
              <w:left w:val="single" w:sz="8" w:space="0" w:color="auto"/>
              <w:bottom w:val="single" w:sz="8" w:space="0" w:color="auto"/>
              <w:right w:val="single" w:sz="8" w:space="0" w:color="auto"/>
            </w:tcBorders>
          </w:tcPr>
          <w:p w14:paraId="241EBE47" w14:textId="77777777" w:rsidR="00AE2958" w:rsidRDefault="00AE2958">
            <w:pPr>
              <w:jc w:val="left"/>
              <w:rPr>
                <w:rFonts w:ascii="Arial" w:eastAsia="Arial" w:hAnsi="Arial" w:cs="Arial"/>
                <w:color w:val="000000" w:themeColor="text1"/>
                <w:sz w:val="22"/>
              </w:rPr>
            </w:pPr>
            <w:proofErr w:type="spellStart"/>
            <w:r w:rsidRPr="7BD33687">
              <w:rPr>
                <w:rFonts w:ascii="Arial" w:eastAsia="Arial" w:hAnsi="Arial" w:cs="Arial"/>
                <w:color w:val="000000" w:themeColor="text1"/>
                <w:sz w:val="22"/>
              </w:rPr>
              <w:t>equipStatus</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4A7673BF" w14:textId="77777777" w:rsidR="00AE2958" w:rsidRDefault="00AE2958">
            <w:pPr>
              <w:jc w:val="left"/>
              <w:rPr>
                <w:rFonts w:ascii="Arial" w:eastAsia="Arial" w:hAnsi="Arial" w:cs="Arial"/>
                <w:color w:val="000000" w:themeColor="text1"/>
                <w:sz w:val="22"/>
              </w:rPr>
            </w:pPr>
            <w:r w:rsidRPr="7BD33687">
              <w:rPr>
                <w:rFonts w:ascii="Arial" w:eastAsia="Arial" w:hAnsi="Arial" w:cs="Arial"/>
                <w:color w:val="000000" w:themeColor="text1"/>
                <w:sz w:val="22"/>
              </w:rPr>
              <w:t>String</w:t>
            </w:r>
          </w:p>
          <w:p w14:paraId="3D434AF1" w14:textId="77777777" w:rsidR="00AE2958" w:rsidRDefault="00AE2958">
            <w:pPr>
              <w:jc w:val="left"/>
              <w:rPr>
                <w:rFonts w:ascii="Arial" w:eastAsia="Arial" w:hAnsi="Arial" w:cs="Arial"/>
                <w:color w:val="000000" w:themeColor="text1"/>
                <w:sz w:val="22"/>
              </w:rPr>
            </w:pPr>
            <w:r w:rsidRPr="7BD33687">
              <w:rPr>
                <w:rFonts w:ascii="Arial" w:eastAsia="Arial" w:hAnsi="Arial" w:cs="Arial"/>
                <w:color w:val="000000" w:themeColor="text1"/>
                <w:sz w:val="22"/>
              </w:rPr>
              <w:t>(10)</w:t>
            </w:r>
          </w:p>
        </w:tc>
        <w:tc>
          <w:tcPr>
            <w:tcW w:w="2618" w:type="dxa"/>
            <w:tcBorders>
              <w:top w:val="single" w:sz="8" w:space="0" w:color="auto"/>
              <w:left w:val="single" w:sz="8" w:space="0" w:color="auto"/>
              <w:bottom w:val="single" w:sz="8" w:space="0" w:color="auto"/>
              <w:right w:val="single" w:sz="8" w:space="0" w:color="auto"/>
            </w:tcBorders>
            <w:vAlign w:val="center"/>
          </w:tcPr>
          <w:p w14:paraId="599ED03F" w14:textId="77777777" w:rsidR="00AE2958" w:rsidRDefault="00AE2958">
            <w:pPr>
              <w:jc w:val="left"/>
              <w:rPr>
                <w:rFonts w:ascii="Arial" w:eastAsia="Arial" w:hAnsi="Arial" w:cs="Arial"/>
                <w:color w:val="000000" w:themeColor="text1"/>
                <w:sz w:val="22"/>
              </w:rPr>
            </w:pPr>
            <w:r w:rsidRPr="7BD33687">
              <w:rPr>
                <w:rFonts w:ascii="Arial" w:eastAsia="Arial" w:hAnsi="Arial" w:cs="Arial"/>
                <w:color w:val="000000" w:themeColor="text1"/>
                <w:sz w:val="22"/>
              </w:rPr>
              <w:t>Online, Offline, Degraded</w:t>
            </w:r>
          </w:p>
        </w:tc>
        <w:tc>
          <w:tcPr>
            <w:tcW w:w="3182" w:type="dxa"/>
            <w:tcBorders>
              <w:top w:val="single" w:sz="8" w:space="0" w:color="auto"/>
              <w:left w:val="single" w:sz="8" w:space="0" w:color="auto"/>
              <w:bottom w:val="single" w:sz="8" w:space="0" w:color="auto"/>
              <w:right w:val="single" w:sz="8" w:space="0" w:color="auto"/>
            </w:tcBorders>
            <w:vAlign w:val="center"/>
          </w:tcPr>
          <w:p w14:paraId="3CA7F2C7" w14:textId="77777777" w:rsidR="00AE2958" w:rsidRDefault="00AE2958">
            <w:pPr>
              <w:spacing w:line="259" w:lineRule="auto"/>
              <w:jc w:val="left"/>
              <w:rPr>
                <w:rFonts w:ascii="Arial" w:eastAsia="Arial" w:hAnsi="Arial" w:cs="Arial"/>
                <w:color w:val="000000" w:themeColor="text1"/>
                <w:sz w:val="22"/>
              </w:rPr>
            </w:pPr>
            <w:r w:rsidRPr="7BD33687">
              <w:rPr>
                <w:rFonts w:ascii="Arial" w:eastAsia="Arial" w:hAnsi="Arial" w:cs="Arial"/>
                <w:color w:val="000000" w:themeColor="text1"/>
                <w:sz w:val="22"/>
              </w:rPr>
              <w:t xml:space="preserve">Status of the whole </w:t>
            </w:r>
            <w:r w:rsidRPr="2239EF63">
              <w:rPr>
                <w:rFonts w:ascii="Arial" w:eastAsia="Arial" w:hAnsi="Arial" w:cs="Arial"/>
                <w:color w:val="000000" w:themeColor="text1"/>
                <w:sz w:val="22"/>
              </w:rPr>
              <w:t>Device</w:t>
            </w:r>
          </w:p>
        </w:tc>
      </w:tr>
      <w:tr w:rsidR="00AE2958" w14:paraId="6928A941" w14:textId="77777777">
        <w:trPr>
          <w:trHeight w:val="570"/>
        </w:trPr>
        <w:tc>
          <w:tcPr>
            <w:tcW w:w="2016" w:type="dxa"/>
            <w:tcBorders>
              <w:top w:val="single" w:sz="8" w:space="0" w:color="auto"/>
              <w:left w:val="single" w:sz="8" w:space="0" w:color="auto"/>
              <w:bottom w:val="single" w:sz="8" w:space="0" w:color="auto"/>
              <w:right w:val="single" w:sz="8" w:space="0" w:color="auto"/>
            </w:tcBorders>
          </w:tcPr>
          <w:p w14:paraId="7B2B61D0" w14:textId="77777777" w:rsidR="00AE2958" w:rsidRDefault="00AE2958">
            <w:pPr>
              <w:jc w:val="left"/>
              <w:rPr>
                <w:rFonts w:ascii="Arial" w:eastAsia="Arial" w:hAnsi="Arial" w:cs="Arial"/>
                <w:color w:val="000000" w:themeColor="text1"/>
                <w:sz w:val="22"/>
              </w:rPr>
            </w:pPr>
            <w:proofErr w:type="spellStart"/>
            <w:r w:rsidRPr="7BD33687">
              <w:rPr>
                <w:rFonts w:ascii="Arial" w:eastAsia="Arial" w:hAnsi="Arial" w:cs="Arial"/>
                <w:color w:val="000000" w:themeColor="text1"/>
                <w:sz w:val="22"/>
              </w:rPr>
              <w:t>equipType</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4A546252" w14:textId="77777777" w:rsidR="00AE2958" w:rsidRDefault="00AE2958">
            <w:pPr>
              <w:jc w:val="left"/>
              <w:rPr>
                <w:rFonts w:ascii="Arial" w:eastAsia="Arial" w:hAnsi="Arial" w:cs="Arial"/>
                <w:color w:val="000000" w:themeColor="text1"/>
                <w:sz w:val="22"/>
              </w:rPr>
            </w:pPr>
            <w:r w:rsidRPr="7BD33687">
              <w:rPr>
                <w:rFonts w:ascii="Arial" w:eastAsia="Arial" w:hAnsi="Arial" w:cs="Arial"/>
                <w:color w:val="000000" w:themeColor="text1"/>
                <w:sz w:val="22"/>
              </w:rPr>
              <w:t>String</w:t>
            </w:r>
          </w:p>
          <w:p w14:paraId="224CC413" w14:textId="77777777" w:rsidR="00AE2958" w:rsidRDefault="00AE2958">
            <w:pPr>
              <w:jc w:val="left"/>
              <w:rPr>
                <w:rFonts w:ascii="Arial" w:eastAsia="Arial" w:hAnsi="Arial" w:cs="Arial"/>
                <w:color w:val="000000" w:themeColor="text1"/>
                <w:sz w:val="22"/>
              </w:rPr>
            </w:pPr>
            <w:r w:rsidRPr="7BD33687">
              <w:rPr>
                <w:rFonts w:ascii="Arial" w:eastAsia="Arial" w:hAnsi="Arial" w:cs="Arial"/>
                <w:color w:val="000000" w:themeColor="text1"/>
                <w:sz w:val="22"/>
              </w:rPr>
              <w:t>(32)</w:t>
            </w:r>
          </w:p>
        </w:tc>
        <w:tc>
          <w:tcPr>
            <w:tcW w:w="2618" w:type="dxa"/>
            <w:tcBorders>
              <w:top w:val="single" w:sz="8" w:space="0" w:color="auto"/>
              <w:left w:val="single" w:sz="8" w:space="0" w:color="auto"/>
              <w:bottom w:val="single" w:sz="8" w:space="0" w:color="auto"/>
              <w:right w:val="single" w:sz="8" w:space="0" w:color="auto"/>
            </w:tcBorders>
            <w:vAlign w:val="center"/>
          </w:tcPr>
          <w:p w14:paraId="760AD009" w14:textId="77777777" w:rsidR="00AE2958" w:rsidRDefault="00AE2958">
            <w:pPr>
              <w:spacing w:line="259" w:lineRule="auto"/>
              <w:jc w:val="left"/>
            </w:pPr>
            <w:r w:rsidRPr="7BD33687">
              <w:rPr>
                <w:rFonts w:ascii="Arial" w:eastAsia="Arial" w:hAnsi="Arial" w:cs="Arial"/>
                <w:color w:val="000000" w:themeColor="text1"/>
                <w:sz w:val="22"/>
              </w:rPr>
              <w:t>device</w:t>
            </w:r>
          </w:p>
        </w:tc>
        <w:tc>
          <w:tcPr>
            <w:tcW w:w="3182" w:type="dxa"/>
            <w:tcBorders>
              <w:top w:val="single" w:sz="8" w:space="0" w:color="auto"/>
              <w:left w:val="single" w:sz="8" w:space="0" w:color="auto"/>
              <w:bottom w:val="single" w:sz="8" w:space="0" w:color="auto"/>
              <w:right w:val="single" w:sz="8" w:space="0" w:color="auto"/>
            </w:tcBorders>
            <w:vAlign w:val="center"/>
          </w:tcPr>
          <w:p w14:paraId="17DBDFE2" w14:textId="77777777" w:rsidR="00AE2958" w:rsidRDefault="00AE2958">
            <w:pPr>
              <w:spacing w:line="259" w:lineRule="auto"/>
              <w:jc w:val="left"/>
              <w:rPr>
                <w:rFonts w:ascii="Arial" w:eastAsia="Arial" w:hAnsi="Arial" w:cs="Arial"/>
                <w:color w:val="000000" w:themeColor="text1"/>
                <w:sz w:val="22"/>
              </w:rPr>
            </w:pPr>
            <w:r w:rsidRPr="7BD33687">
              <w:rPr>
                <w:rFonts w:ascii="Arial" w:eastAsia="Arial" w:hAnsi="Arial" w:cs="Arial"/>
                <w:color w:val="000000" w:themeColor="text1"/>
                <w:sz w:val="22"/>
              </w:rPr>
              <w:t>Equipment’s type</w:t>
            </w:r>
          </w:p>
        </w:tc>
      </w:tr>
    </w:tbl>
    <w:p w14:paraId="50A737E1" w14:textId="7336F634" w:rsidR="5927288B" w:rsidRDefault="5927288B" w:rsidP="5927288B">
      <w:pPr>
        <w:spacing w:line="360" w:lineRule="auto"/>
        <w:jc w:val="left"/>
        <w:rPr>
          <w:rFonts w:ascii="Arial" w:eastAsia="Arial" w:hAnsi="Arial" w:cs="Arial"/>
          <w:color w:val="000000" w:themeColor="text1"/>
          <w:sz w:val="22"/>
          <w:lang w:val="en-GB"/>
        </w:rPr>
      </w:pPr>
    </w:p>
    <w:p w14:paraId="0C4E3A75" w14:textId="659C291E" w:rsidR="00AE2958" w:rsidRDefault="00AE2958" w:rsidP="00C307A9">
      <w:pPr>
        <w:spacing w:line="360" w:lineRule="auto"/>
        <w:jc w:val="left"/>
        <w:rPr>
          <w:rFonts w:ascii="Arial" w:eastAsia="Arial" w:hAnsi="Arial" w:cs="Arial"/>
          <w:color w:val="000000" w:themeColor="text1"/>
          <w:sz w:val="22"/>
          <w:lang w:val="en-GB"/>
        </w:rPr>
      </w:pPr>
      <w:r w:rsidRPr="0E32566B">
        <w:rPr>
          <w:rFonts w:ascii="Arial" w:eastAsia="Arial" w:hAnsi="Arial" w:cs="Arial"/>
          <w:color w:val="000000" w:themeColor="text1"/>
          <w:sz w:val="22"/>
          <w:lang w:val="en-GB"/>
        </w:rPr>
        <w:t>Parameter Object definition: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16"/>
        <w:gridCol w:w="1182"/>
        <w:gridCol w:w="2618"/>
        <w:gridCol w:w="3182"/>
      </w:tblGrid>
      <w:tr w:rsidR="00AE2958" w14:paraId="2588D5B4" w14:textId="77777777">
        <w:trPr>
          <w:trHeight w:val="300"/>
        </w:trPr>
        <w:tc>
          <w:tcPr>
            <w:tcW w:w="2016" w:type="dxa"/>
            <w:tcBorders>
              <w:top w:val="single" w:sz="8" w:space="0" w:color="auto"/>
              <w:left w:val="single" w:sz="8" w:space="0" w:color="auto"/>
              <w:bottom w:val="single" w:sz="8" w:space="0" w:color="auto"/>
              <w:right w:val="single" w:sz="8" w:space="0" w:color="auto"/>
            </w:tcBorders>
            <w:vAlign w:val="center"/>
          </w:tcPr>
          <w:p w14:paraId="3025595F" w14:textId="77777777" w:rsidR="00AE2958" w:rsidRDefault="00AE2958" w:rsidP="00CC2CE8">
            <w:pPr>
              <w:jc w:val="left"/>
            </w:pPr>
            <w:r w:rsidRPr="7BD33687">
              <w:rPr>
                <w:rFonts w:ascii="DengXian" w:eastAsia="DengXian" w:hAnsi="DengXian" w:cs="DengXian"/>
                <w:b/>
                <w:bCs/>
              </w:rPr>
              <w:t>Field Name</w:t>
            </w:r>
            <w:r w:rsidRPr="7BD33687">
              <w:rPr>
                <w:rFonts w:ascii="DengXian" w:eastAsia="DengXian" w:hAnsi="DengXian" w:cs="DengXian"/>
              </w:rPr>
              <w:t xml:space="preserve"> </w:t>
            </w:r>
          </w:p>
        </w:tc>
        <w:tc>
          <w:tcPr>
            <w:tcW w:w="1138" w:type="dxa"/>
            <w:tcBorders>
              <w:top w:val="single" w:sz="8" w:space="0" w:color="auto"/>
              <w:left w:val="single" w:sz="8" w:space="0" w:color="auto"/>
              <w:bottom w:val="single" w:sz="8" w:space="0" w:color="auto"/>
              <w:right w:val="single" w:sz="8" w:space="0" w:color="auto"/>
            </w:tcBorders>
            <w:vAlign w:val="center"/>
          </w:tcPr>
          <w:p w14:paraId="23E25433" w14:textId="77777777" w:rsidR="00AE2958" w:rsidRDefault="00AE2958" w:rsidP="00CC2CE8">
            <w:pPr>
              <w:jc w:val="left"/>
            </w:pPr>
            <w:r w:rsidRPr="7BD33687">
              <w:rPr>
                <w:rFonts w:ascii="DengXian" w:eastAsia="DengXian" w:hAnsi="DengXian" w:cs="DengXian"/>
                <w:b/>
                <w:bCs/>
              </w:rPr>
              <w:t>Type</w:t>
            </w:r>
            <w:r w:rsidRPr="7BD33687">
              <w:rPr>
                <w:rFonts w:ascii="DengXian" w:eastAsia="DengXian" w:hAnsi="DengXian" w:cs="DengXian"/>
              </w:rPr>
              <w:t xml:space="preserve"> </w:t>
            </w:r>
          </w:p>
        </w:tc>
        <w:tc>
          <w:tcPr>
            <w:tcW w:w="2618" w:type="dxa"/>
            <w:tcBorders>
              <w:top w:val="single" w:sz="8" w:space="0" w:color="auto"/>
              <w:left w:val="single" w:sz="8" w:space="0" w:color="auto"/>
              <w:bottom w:val="single" w:sz="8" w:space="0" w:color="auto"/>
              <w:right w:val="single" w:sz="8" w:space="0" w:color="auto"/>
            </w:tcBorders>
            <w:vAlign w:val="center"/>
          </w:tcPr>
          <w:p w14:paraId="3CC4F554" w14:textId="77777777" w:rsidR="00AE2958" w:rsidRDefault="00AE2958" w:rsidP="00CC2CE8">
            <w:pPr>
              <w:jc w:val="left"/>
            </w:pPr>
            <w:r w:rsidRPr="7BD33687">
              <w:rPr>
                <w:rFonts w:ascii="DengXian" w:eastAsia="DengXian" w:hAnsi="DengXian" w:cs="DengXian"/>
                <w:b/>
                <w:bCs/>
              </w:rPr>
              <w:t>Allowed values</w:t>
            </w:r>
            <w:r w:rsidRPr="7BD33687">
              <w:rPr>
                <w:rFonts w:ascii="DengXian" w:eastAsia="DengXian" w:hAnsi="DengXian" w:cs="DengXian"/>
              </w:rPr>
              <w:t xml:space="preserve"> </w:t>
            </w:r>
          </w:p>
        </w:tc>
        <w:tc>
          <w:tcPr>
            <w:tcW w:w="3182" w:type="dxa"/>
            <w:tcBorders>
              <w:top w:val="single" w:sz="8" w:space="0" w:color="auto"/>
              <w:left w:val="single" w:sz="8" w:space="0" w:color="auto"/>
              <w:bottom w:val="single" w:sz="8" w:space="0" w:color="auto"/>
              <w:right w:val="single" w:sz="8" w:space="0" w:color="auto"/>
            </w:tcBorders>
            <w:vAlign w:val="center"/>
          </w:tcPr>
          <w:p w14:paraId="6B047852" w14:textId="77777777" w:rsidR="00AE2958" w:rsidRDefault="00AE2958" w:rsidP="00CC2CE8">
            <w:pPr>
              <w:jc w:val="left"/>
            </w:pPr>
            <w:r w:rsidRPr="7BD33687">
              <w:rPr>
                <w:rFonts w:ascii="DengXian" w:eastAsia="DengXian" w:hAnsi="DengXian" w:cs="DengXian"/>
                <w:b/>
                <w:bCs/>
              </w:rPr>
              <w:t>Description</w:t>
            </w:r>
            <w:r w:rsidRPr="7BD33687">
              <w:rPr>
                <w:rFonts w:ascii="DengXian" w:eastAsia="DengXian" w:hAnsi="DengXian" w:cs="DengXian"/>
              </w:rPr>
              <w:t xml:space="preserve"> </w:t>
            </w:r>
          </w:p>
        </w:tc>
      </w:tr>
      <w:tr w:rsidR="00AE2958" w14:paraId="60CDAFDE" w14:textId="77777777">
        <w:trPr>
          <w:trHeight w:val="570"/>
        </w:trPr>
        <w:tc>
          <w:tcPr>
            <w:tcW w:w="2016" w:type="dxa"/>
            <w:tcBorders>
              <w:top w:val="single" w:sz="8" w:space="0" w:color="auto"/>
              <w:left w:val="single" w:sz="8" w:space="0" w:color="auto"/>
              <w:bottom w:val="single" w:sz="8" w:space="0" w:color="auto"/>
              <w:right w:val="single" w:sz="8" w:space="0" w:color="auto"/>
            </w:tcBorders>
          </w:tcPr>
          <w:p w14:paraId="0D7B343C" w14:textId="77777777" w:rsidR="00AE2958" w:rsidRDefault="00AE2958">
            <w:pPr>
              <w:spacing w:before="60" w:after="60" w:line="259" w:lineRule="auto"/>
              <w:jc w:val="left"/>
            </w:pPr>
            <w:proofErr w:type="spellStart"/>
            <w:r w:rsidRPr="7BD33687">
              <w:rPr>
                <w:rFonts w:ascii="Arial" w:eastAsia="Arial" w:hAnsi="Arial" w:cs="Arial"/>
                <w:color w:val="000000" w:themeColor="text1"/>
                <w:sz w:val="22"/>
              </w:rPr>
              <w:t>parameterId</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4A8F8D1B" w14:textId="3788FB31" w:rsidR="00AE2958" w:rsidRDefault="005C21EF">
            <w:pPr>
              <w:spacing w:before="60" w:after="60"/>
              <w:jc w:val="left"/>
              <w:rPr>
                <w:rFonts w:ascii="Arial" w:eastAsia="Arial" w:hAnsi="Arial" w:cs="Arial"/>
                <w:color w:val="000000" w:themeColor="text1"/>
                <w:sz w:val="22"/>
              </w:rPr>
            </w:pPr>
            <w:proofErr w:type="gramStart"/>
            <w:r>
              <w:rPr>
                <w:rFonts w:ascii="Arial" w:eastAsia="Arial" w:hAnsi="Arial" w:cs="Arial"/>
                <w:color w:val="000000" w:themeColor="text1"/>
                <w:sz w:val="22"/>
              </w:rPr>
              <w:t>String(</w:t>
            </w:r>
            <w:proofErr w:type="gramEnd"/>
            <w:r w:rsidR="00AE2958" w:rsidRPr="7BD33687">
              <w:rPr>
                <w:rFonts w:ascii="Arial" w:eastAsia="Arial" w:hAnsi="Arial" w:cs="Arial"/>
                <w:color w:val="000000" w:themeColor="text1"/>
                <w:sz w:val="22"/>
              </w:rPr>
              <w:t>32)</w:t>
            </w:r>
          </w:p>
        </w:tc>
        <w:tc>
          <w:tcPr>
            <w:tcW w:w="2618" w:type="dxa"/>
            <w:tcBorders>
              <w:top w:val="single" w:sz="8" w:space="0" w:color="auto"/>
              <w:left w:val="single" w:sz="8" w:space="0" w:color="auto"/>
              <w:bottom w:val="single" w:sz="8" w:space="0" w:color="auto"/>
              <w:right w:val="single" w:sz="8" w:space="0" w:color="auto"/>
            </w:tcBorders>
            <w:vAlign w:val="center"/>
          </w:tcPr>
          <w:p w14:paraId="5ACE49EA" w14:textId="77777777" w:rsidR="00AE2958" w:rsidRDefault="225FD381" w:rsidP="021BE0CD">
            <w:pPr>
              <w:spacing w:before="100" w:after="60"/>
              <w:jc w:val="left"/>
              <w:rPr>
                <w:rFonts w:ascii="Arial" w:hAnsi="Arial" w:cs="Arial"/>
                <w:color w:val="000000" w:themeColor="text1"/>
                <w:sz w:val="22"/>
              </w:rPr>
            </w:pPr>
            <w:r w:rsidRPr="021BE0CD">
              <w:rPr>
                <w:rFonts w:ascii="Arial" w:hAnsi="Arial" w:cs="Arial"/>
                <w:color w:val="000000" w:themeColor="text1"/>
                <w:sz w:val="22"/>
              </w:rPr>
              <w:t>Character set:</w:t>
            </w:r>
          </w:p>
          <w:p w14:paraId="0F95D73E" w14:textId="77777777" w:rsidR="00BF575E" w:rsidRDefault="00BF575E" w:rsidP="021BE0CD">
            <w:pPr>
              <w:pStyle w:val="ListParagraph"/>
              <w:numPr>
                <w:ilvl w:val="0"/>
                <w:numId w:val="42"/>
              </w:numPr>
              <w:spacing w:before="100" w:after="60" w:line="240" w:lineRule="auto"/>
              <w:jc w:val="left"/>
              <w:rPr>
                <w:rFonts w:cs="Arial"/>
                <w:color w:val="000000" w:themeColor="text1"/>
              </w:rPr>
            </w:pPr>
            <w:r>
              <w:rPr>
                <w:rFonts w:cs="Arial"/>
                <w:color w:val="000000" w:themeColor="text1"/>
              </w:rPr>
              <w:t>A-Z</w:t>
            </w:r>
          </w:p>
          <w:p w14:paraId="2D20B110" w14:textId="77777777" w:rsidR="00AE2958" w:rsidRDefault="225FD381" w:rsidP="021BE0CD">
            <w:pPr>
              <w:pStyle w:val="ListParagraph"/>
              <w:numPr>
                <w:ilvl w:val="0"/>
                <w:numId w:val="42"/>
              </w:numPr>
              <w:spacing w:before="100" w:after="60" w:line="240" w:lineRule="auto"/>
              <w:jc w:val="left"/>
              <w:rPr>
                <w:rFonts w:cs="Arial"/>
                <w:color w:val="000000" w:themeColor="text1"/>
              </w:rPr>
            </w:pPr>
            <w:r w:rsidRPr="021BE0CD">
              <w:rPr>
                <w:rFonts w:cs="Arial"/>
                <w:color w:val="000000" w:themeColor="text1"/>
              </w:rPr>
              <w:t>a-z</w:t>
            </w:r>
          </w:p>
          <w:p w14:paraId="616AF479" w14:textId="77777777" w:rsidR="00AE2958" w:rsidRDefault="225FD381" w:rsidP="021BE0CD">
            <w:pPr>
              <w:pStyle w:val="ListParagraph"/>
              <w:numPr>
                <w:ilvl w:val="0"/>
                <w:numId w:val="42"/>
              </w:numPr>
              <w:spacing w:before="100" w:after="60" w:line="240" w:lineRule="auto"/>
              <w:jc w:val="left"/>
              <w:rPr>
                <w:rFonts w:cs="Arial"/>
                <w:color w:val="000000" w:themeColor="text1"/>
              </w:rPr>
            </w:pPr>
            <w:r w:rsidRPr="021BE0CD">
              <w:rPr>
                <w:rFonts w:cs="Arial"/>
                <w:color w:val="000000" w:themeColor="text1"/>
              </w:rPr>
              <w:t>0-9</w:t>
            </w:r>
          </w:p>
          <w:p w14:paraId="0A61CBA1" w14:textId="1AEA86A5" w:rsidR="00AE2958" w:rsidRPr="005465B4" w:rsidRDefault="225FD381" w:rsidP="021BE0CD">
            <w:pPr>
              <w:pStyle w:val="ListParagraph"/>
              <w:numPr>
                <w:ilvl w:val="0"/>
                <w:numId w:val="42"/>
              </w:numPr>
              <w:spacing w:before="100" w:after="60" w:line="240" w:lineRule="auto"/>
              <w:jc w:val="left"/>
              <w:rPr>
                <w:rFonts w:cs="Arial"/>
                <w:color w:val="000000" w:themeColor="text1"/>
              </w:rPr>
            </w:pPr>
            <w:r w:rsidRPr="021BE0CD">
              <w:rPr>
                <w:rFonts w:eastAsiaTheme="minorEastAsia" w:cs="Arial"/>
                <w:color w:val="000000" w:themeColor="text1"/>
                <w:lang w:eastAsia="zh-CN"/>
              </w:rPr>
              <w:t>-</w:t>
            </w:r>
          </w:p>
          <w:p w14:paraId="11AF3B11" w14:textId="7D61F787" w:rsidR="00BF575E" w:rsidRDefault="00BF575E" w:rsidP="021BE0CD">
            <w:pPr>
              <w:pStyle w:val="ListParagraph"/>
              <w:numPr>
                <w:ilvl w:val="0"/>
                <w:numId w:val="42"/>
              </w:numPr>
              <w:spacing w:before="100" w:after="60" w:line="240" w:lineRule="auto"/>
              <w:jc w:val="left"/>
              <w:rPr>
                <w:rFonts w:cs="Arial"/>
                <w:color w:val="000000" w:themeColor="text1"/>
              </w:rPr>
            </w:pPr>
            <w:r>
              <w:rPr>
                <w:rFonts w:eastAsiaTheme="minorEastAsia" w:cs="Arial"/>
                <w:color w:val="000000" w:themeColor="text1"/>
              </w:rPr>
              <w:t>.</w:t>
            </w:r>
          </w:p>
          <w:p w14:paraId="00251E34" w14:textId="10F0FFC7" w:rsidR="00AE2958" w:rsidRDefault="00AE2958">
            <w:pPr>
              <w:spacing w:before="60" w:after="60"/>
              <w:jc w:val="left"/>
              <w:rPr>
                <w:rFonts w:ascii="Arial" w:eastAsia="Arial" w:hAnsi="Arial" w:cs="Arial"/>
                <w:color w:val="000000" w:themeColor="text1"/>
                <w:sz w:val="22"/>
              </w:rPr>
            </w:pPr>
          </w:p>
        </w:tc>
        <w:tc>
          <w:tcPr>
            <w:tcW w:w="3182" w:type="dxa"/>
            <w:tcBorders>
              <w:top w:val="single" w:sz="8" w:space="0" w:color="auto"/>
              <w:left w:val="single" w:sz="8" w:space="0" w:color="auto"/>
              <w:bottom w:val="single" w:sz="8" w:space="0" w:color="auto"/>
              <w:right w:val="single" w:sz="8" w:space="0" w:color="auto"/>
            </w:tcBorders>
            <w:vAlign w:val="center"/>
          </w:tcPr>
          <w:p w14:paraId="31495723" w14:textId="79F2E236" w:rsidR="00AE2958" w:rsidRDefault="00AE2958" w:rsidP="0A606B68">
            <w:pPr>
              <w:spacing w:before="60" w:after="60"/>
              <w:jc w:val="left"/>
              <w:rPr>
                <w:rFonts w:ascii="Arial" w:eastAsia="Arial" w:hAnsi="Arial" w:cs="Arial"/>
                <w:color w:val="000000" w:themeColor="text1"/>
                <w:sz w:val="22"/>
              </w:rPr>
            </w:pPr>
            <w:r w:rsidRPr="7BD33687">
              <w:rPr>
                <w:rFonts w:ascii="Arial" w:eastAsia="Arial" w:hAnsi="Arial" w:cs="Arial"/>
                <w:color w:val="000000" w:themeColor="text1"/>
                <w:sz w:val="22"/>
              </w:rPr>
              <w:t>Parameter Id</w:t>
            </w:r>
          </w:p>
          <w:p w14:paraId="2B0458C1" w14:textId="450721EA" w:rsidR="00AE2958" w:rsidRDefault="57555FC9">
            <w:pPr>
              <w:spacing w:before="60" w:after="60"/>
              <w:jc w:val="left"/>
              <w:rPr>
                <w:rFonts w:ascii="Arial" w:eastAsia="Arial" w:hAnsi="Arial" w:cs="Arial"/>
                <w:sz w:val="22"/>
              </w:rPr>
            </w:pPr>
            <w:r w:rsidRPr="235187DA">
              <w:rPr>
                <w:rFonts w:ascii="Arial" w:eastAsia="Arial" w:hAnsi="Arial" w:cs="Arial"/>
                <w:color w:val="000000" w:themeColor="text1"/>
                <w:sz w:val="22"/>
              </w:rPr>
              <w:t>Example</w:t>
            </w:r>
            <w:r w:rsidRPr="748677C0">
              <w:rPr>
                <w:rFonts w:ascii="Arial" w:eastAsia="Arial" w:hAnsi="Arial" w:cs="Arial"/>
                <w:color w:val="000000" w:themeColor="text1"/>
                <w:sz w:val="22"/>
              </w:rPr>
              <w:t xml:space="preserve">: </w:t>
            </w:r>
            <w:proofErr w:type="spellStart"/>
            <w:r w:rsidRPr="2B22E7C6">
              <w:rPr>
                <w:rFonts w:ascii="Arial" w:eastAsia="Arial" w:hAnsi="Arial" w:cs="Arial"/>
                <w:color w:val="000000" w:themeColor="text1"/>
                <w:sz w:val="22"/>
              </w:rPr>
              <w:t>v</w:t>
            </w:r>
            <w:r w:rsidRPr="2B22E7C6">
              <w:rPr>
                <w:rFonts w:ascii="Arial" w:eastAsia="Arial" w:hAnsi="Arial" w:cs="Arial"/>
                <w:sz w:val="22"/>
              </w:rPr>
              <w:t>ms-</w:t>
            </w:r>
            <w:proofErr w:type="gramStart"/>
            <w:r w:rsidRPr="2B22E7C6">
              <w:rPr>
                <w:rFonts w:ascii="Arial" w:eastAsia="Arial" w:hAnsi="Arial" w:cs="Arial"/>
                <w:sz w:val="22"/>
              </w:rPr>
              <w:t>cs.status</w:t>
            </w:r>
            <w:proofErr w:type="spellEnd"/>
            <w:proofErr w:type="gramEnd"/>
          </w:p>
        </w:tc>
      </w:tr>
      <w:tr w:rsidR="00AE2958" w14:paraId="70B46454" w14:textId="77777777">
        <w:trPr>
          <w:trHeight w:val="570"/>
        </w:trPr>
        <w:tc>
          <w:tcPr>
            <w:tcW w:w="2016" w:type="dxa"/>
            <w:tcBorders>
              <w:top w:val="single" w:sz="8" w:space="0" w:color="auto"/>
              <w:left w:val="single" w:sz="8" w:space="0" w:color="auto"/>
              <w:bottom w:val="single" w:sz="8" w:space="0" w:color="auto"/>
              <w:right w:val="single" w:sz="8" w:space="0" w:color="auto"/>
            </w:tcBorders>
          </w:tcPr>
          <w:p w14:paraId="4DE0B203" w14:textId="77777777" w:rsidR="00AE2958" w:rsidRDefault="00AE2958">
            <w:pPr>
              <w:spacing w:before="60" w:after="60" w:line="259" w:lineRule="auto"/>
              <w:jc w:val="left"/>
            </w:pPr>
            <w:proofErr w:type="spellStart"/>
            <w:r w:rsidRPr="7BD33687">
              <w:rPr>
                <w:rFonts w:ascii="Arial" w:eastAsia="Arial" w:hAnsi="Arial" w:cs="Arial"/>
                <w:color w:val="000000" w:themeColor="text1"/>
                <w:sz w:val="22"/>
              </w:rPr>
              <w:t>parameterName</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4019F92D" w14:textId="3699D032" w:rsidR="00AE2958" w:rsidRDefault="005C21EF">
            <w:pPr>
              <w:spacing w:before="60" w:after="60"/>
              <w:jc w:val="left"/>
            </w:pPr>
            <w:proofErr w:type="gramStart"/>
            <w:r>
              <w:rPr>
                <w:rFonts w:ascii="Arial" w:eastAsia="Arial" w:hAnsi="Arial" w:cs="Arial"/>
                <w:color w:val="000000" w:themeColor="text1"/>
                <w:sz w:val="22"/>
              </w:rPr>
              <w:t>String(</w:t>
            </w:r>
            <w:proofErr w:type="gramEnd"/>
            <w:r w:rsidR="00AE2958" w:rsidRPr="7BD33687">
              <w:rPr>
                <w:rFonts w:ascii="Arial" w:eastAsia="Arial" w:hAnsi="Arial" w:cs="Arial"/>
                <w:color w:val="000000" w:themeColor="text1"/>
                <w:sz w:val="22"/>
              </w:rPr>
              <w:t xml:space="preserve">32) </w:t>
            </w:r>
          </w:p>
        </w:tc>
        <w:tc>
          <w:tcPr>
            <w:tcW w:w="2618" w:type="dxa"/>
            <w:tcBorders>
              <w:top w:val="single" w:sz="8" w:space="0" w:color="auto"/>
              <w:left w:val="single" w:sz="8" w:space="0" w:color="auto"/>
              <w:bottom w:val="single" w:sz="8" w:space="0" w:color="auto"/>
              <w:right w:val="single" w:sz="8" w:space="0" w:color="auto"/>
            </w:tcBorders>
            <w:vAlign w:val="center"/>
          </w:tcPr>
          <w:p w14:paraId="7C24BCF9" w14:textId="77777777" w:rsidR="00AE2958" w:rsidRDefault="7E8FA38D" w:rsidP="39DE3575">
            <w:pPr>
              <w:spacing w:before="100" w:after="60"/>
              <w:jc w:val="left"/>
              <w:rPr>
                <w:rFonts w:ascii="Arial" w:hAnsi="Arial" w:cs="Arial"/>
                <w:color w:val="000000" w:themeColor="text1"/>
                <w:sz w:val="22"/>
              </w:rPr>
            </w:pPr>
            <w:r w:rsidRPr="39DE3575">
              <w:rPr>
                <w:rFonts w:ascii="Arial" w:hAnsi="Arial" w:cs="Arial"/>
                <w:color w:val="000000" w:themeColor="text1"/>
                <w:sz w:val="22"/>
              </w:rPr>
              <w:t>Character set:</w:t>
            </w:r>
          </w:p>
          <w:p w14:paraId="3890DD0F" w14:textId="77777777" w:rsidR="007668A3" w:rsidRDefault="007668A3" w:rsidP="39DE3575">
            <w:pPr>
              <w:pStyle w:val="ListParagraph"/>
              <w:numPr>
                <w:ilvl w:val="0"/>
                <w:numId w:val="42"/>
              </w:numPr>
              <w:spacing w:before="100" w:after="60" w:line="240" w:lineRule="auto"/>
              <w:jc w:val="left"/>
              <w:rPr>
                <w:rFonts w:cs="Arial"/>
                <w:color w:val="000000" w:themeColor="text1"/>
              </w:rPr>
            </w:pPr>
            <w:r>
              <w:rPr>
                <w:rFonts w:cs="Arial"/>
                <w:color w:val="000000" w:themeColor="text1"/>
              </w:rPr>
              <w:t>A-Z</w:t>
            </w:r>
          </w:p>
          <w:p w14:paraId="70F6746B" w14:textId="77777777" w:rsidR="00AE2958" w:rsidRDefault="7E8FA38D" w:rsidP="39DE3575">
            <w:pPr>
              <w:pStyle w:val="ListParagraph"/>
              <w:numPr>
                <w:ilvl w:val="0"/>
                <w:numId w:val="42"/>
              </w:numPr>
              <w:spacing w:before="100" w:after="60" w:line="240" w:lineRule="auto"/>
              <w:jc w:val="left"/>
              <w:rPr>
                <w:rFonts w:cs="Arial"/>
                <w:color w:val="000000" w:themeColor="text1"/>
              </w:rPr>
            </w:pPr>
            <w:r w:rsidRPr="39DE3575">
              <w:rPr>
                <w:rFonts w:cs="Arial"/>
                <w:color w:val="000000" w:themeColor="text1"/>
              </w:rPr>
              <w:t>a-z</w:t>
            </w:r>
          </w:p>
          <w:p w14:paraId="262B0734" w14:textId="77777777" w:rsidR="00AE2958" w:rsidRDefault="7E8FA38D" w:rsidP="39DE3575">
            <w:pPr>
              <w:pStyle w:val="ListParagraph"/>
              <w:numPr>
                <w:ilvl w:val="0"/>
                <w:numId w:val="42"/>
              </w:numPr>
              <w:spacing w:before="100" w:after="60" w:line="240" w:lineRule="auto"/>
              <w:jc w:val="left"/>
              <w:rPr>
                <w:rFonts w:cs="Arial"/>
                <w:color w:val="000000" w:themeColor="text1"/>
              </w:rPr>
            </w:pPr>
            <w:r w:rsidRPr="39DE3575">
              <w:rPr>
                <w:rFonts w:cs="Arial"/>
                <w:color w:val="000000" w:themeColor="text1"/>
              </w:rPr>
              <w:t>0-9</w:t>
            </w:r>
          </w:p>
          <w:p w14:paraId="3DEDACAF" w14:textId="1AEA86A5" w:rsidR="00AE2958" w:rsidRPr="005465B4" w:rsidRDefault="7E8FA38D" w:rsidP="39DE3575">
            <w:pPr>
              <w:pStyle w:val="ListParagraph"/>
              <w:numPr>
                <w:ilvl w:val="0"/>
                <w:numId w:val="42"/>
              </w:numPr>
              <w:spacing w:before="100" w:after="60" w:line="240" w:lineRule="auto"/>
              <w:jc w:val="left"/>
              <w:rPr>
                <w:rFonts w:cs="Arial"/>
                <w:color w:val="000000" w:themeColor="text1"/>
              </w:rPr>
            </w:pPr>
            <w:r w:rsidRPr="39DE3575">
              <w:rPr>
                <w:rFonts w:eastAsiaTheme="minorEastAsia" w:cs="Arial"/>
                <w:color w:val="000000" w:themeColor="text1"/>
                <w:lang w:eastAsia="zh-CN"/>
              </w:rPr>
              <w:t>-</w:t>
            </w:r>
          </w:p>
          <w:p w14:paraId="3D700080" w14:textId="25E8EDA2" w:rsidR="007668A3" w:rsidRDefault="007668A3" w:rsidP="39DE3575">
            <w:pPr>
              <w:pStyle w:val="ListParagraph"/>
              <w:numPr>
                <w:ilvl w:val="0"/>
                <w:numId w:val="42"/>
              </w:numPr>
              <w:spacing w:before="100" w:after="60" w:line="240" w:lineRule="auto"/>
              <w:jc w:val="left"/>
              <w:rPr>
                <w:rFonts w:cs="Arial"/>
                <w:color w:val="000000" w:themeColor="text1"/>
              </w:rPr>
            </w:pPr>
            <w:r>
              <w:rPr>
                <w:rFonts w:eastAsiaTheme="minorEastAsia" w:cs="Arial"/>
                <w:color w:val="000000" w:themeColor="text1"/>
              </w:rPr>
              <w:t>.</w:t>
            </w:r>
          </w:p>
          <w:p w14:paraId="515067F2" w14:textId="59D60157" w:rsidR="7C201294" w:rsidRDefault="2451E51B" w:rsidP="7C201294">
            <w:pPr>
              <w:pStyle w:val="ListParagraph"/>
              <w:numPr>
                <w:ilvl w:val="0"/>
                <w:numId w:val="42"/>
              </w:numPr>
              <w:spacing w:before="100" w:after="60" w:line="240" w:lineRule="auto"/>
              <w:jc w:val="left"/>
              <w:rPr>
                <w:rFonts w:cs="Arial"/>
                <w:color w:val="000000" w:themeColor="text1"/>
              </w:rPr>
            </w:pPr>
            <w:r w:rsidRPr="77010998">
              <w:rPr>
                <w:rFonts w:cs="Arial"/>
                <w:color w:val="000000" w:themeColor="text1"/>
              </w:rPr>
              <w:t>space</w:t>
            </w:r>
          </w:p>
          <w:p w14:paraId="3F791641" w14:textId="6EC0DBC2" w:rsidR="00AE2958" w:rsidRDefault="00AE2958">
            <w:pPr>
              <w:spacing w:before="60" w:after="60"/>
              <w:jc w:val="left"/>
              <w:rPr>
                <w:rFonts w:ascii="Arial" w:eastAsia="Arial" w:hAnsi="Arial" w:cs="Arial"/>
                <w:color w:val="000000" w:themeColor="text1"/>
                <w:sz w:val="22"/>
              </w:rPr>
            </w:pPr>
          </w:p>
        </w:tc>
        <w:tc>
          <w:tcPr>
            <w:tcW w:w="3182" w:type="dxa"/>
            <w:tcBorders>
              <w:top w:val="single" w:sz="8" w:space="0" w:color="auto"/>
              <w:left w:val="single" w:sz="8" w:space="0" w:color="auto"/>
              <w:bottom w:val="single" w:sz="8" w:space="0" w:color="auto"/>
              <w:right w:val="single" w:sz="8" w:space="0" w:color="auto"/>
            </w:tcBorders>
            <w:vAlign w:val="center"/>
          </w:tcPr>
          <w:p w14:paraId="53D9D030" w14:textId="24E723E3" w:rsidR="00AE2958" w:rsidRDefault="00AE2958">
            <w:pPr>
              <w:spacing w:before="60" w:after="60" w:line="259" w:lineRule="auto"/>
              <w:jc w:val="left"/>
            </w:pPr>
            <w:r w:rsidRPr="7BD33687">
              <w:rPr>
                <w:rFonts w:ascii="Arial" w:eastAsia="Arial" w:hAnsi="Arial" w:cs="Arial"/>
                <w:color w:val="000000" w:themeColor="text1"/>
                <w:sz w:val="22"/>
              </w:rPr>
              <w:t>Parameter Name</w:t>
            </w:r>
          </w:p>
          <w:p w14:paraId="23578C77" w14:textId="487CCDA1" w:rsidR="00AE2958" w:rsidRDefault="1E8A3479">
            <w:pPr>
              <w:spacing w:before="60" w:after="60" w:line="259" w:lineRule="auto"/>
              <w:jc w:val="left"/>
              <w:rPr>
                <w:rFonts w:ascii="Arial" w:eastAsia="Arial" w:hAnsi="Arial" w:cs="Arial"/>
                <w:sz w:val="22"/>
              </w:rPr>
            </w:pPr>
            <w:r w:rsidRPr="5E7FA40C">
              <w:rPr>
                <w:rFonts w:ascii="Arial" w:eastAsia="Arial" w:hAnsi="Arial" w:cs="Arial"/>
                <w:color w:val="000000" w:themeColor="text1"/>
                <w:sz w:val="22"/>
              </w:rPr>
              <w:t>Example</w:t>
            </w:r>
            <w:r w:rsidRPr="60F8E343">
              <w:rPr>
                <w:rFonts w:ascii="Arial" w:eastAsia="Arial" w:hAnsi="Arial" w:cs="Arial"/>
                <w:color w:val="000000" w:themeColor="text1"/>
                <w:sz w:val="22"/>
              </w:rPr>
              <w:t xml:space="preserve">: </w:t>
            </w:r>
            <w:proofErr w:type="spellStart"/>
            <w:r w:rsidRPr="49BA865F">
              <w:rPr>
                <w:rFonts w:ascii="Arial" w:eastAsia="Arial" w:hAnsi="Arial" w:cs="Arial"/>
                <w:sz w:val="22"/>
              </w:rPr>
              <w:t>vms</w:t>
            </w:r>
            <w:proofErr w:type="spellEnd"/>
            <w:r w:rsidRPr="49BA865F">
              <w:rPr>
                <w:rFonts w:ascii="Arial" w:eastAsia="Arial" w:hAnsi="Arial" w:cs="Arial"/>
                <w:sz w:val="22"/>
              </w:rPr>
              <w:t>-cs Status</w:t>
            </w:r>
          </w:p>
        </w:tc>
      </w:tr>
      <w:tr w:rsidR="00AE2958" w14:paraId="2FA51E3E" w14:textId="77777777">
        <w:trPr>
          <w:trHeight w:val="570"/>
        </w:trPr>
        <w:tc>
          <w:tcPr>
            <w:tcW w:w="2016" w:type="dxa"/>
            <w:tcBorders>
              <w:top w:val="single" w:sz="8" w:space="0" w:color="auto"/>
              <w:left w:val="single" w:sz="8" w:space="0" w:color="auto"/>
              <w:bottom w:val="single" w:sz="8" w:space="0" w:color="auto"/>
              <w:right w:val="single" w:sz="8" w:space="0" w:color="auto"/>
            </w:tcBorders>
          </w:tcPr>
          <w:p w14:paraId="5379E612" w14:textId="77777777" w:rsidR="00AE2958" w:rsidRDefault="00AE2958">
            <w:pPr>
              <w:spacing w:before="60" w:after="60" w:line="259" w:lineRule="auto"/>
              <w:jc w:val="left"/>
            </w:pPr>
            <w:proofErr w:type="spellStart"/>
            <w:r w:rsidRPr="7BD33687">
              <w:rPr>
                <w:rFonts w:ascii="Arial" w:eastAsia="Arial" w:hAnsi="Arial" w:cs="Arial"/>
                <w:color w:val="000000" w:themeColor="text1"/>
                <w:sz w:val="22"/>
              </w:rPr>
              <w:t>parameterType</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067C2E9D" w14:textId="45D4E65B" w:rsidR="00AE2958" w:rsidRDefault="005C21EF">
            <w:pPr>
              <w:spacing w:before="60" w:after="60"/>
              <w:jc w:val="left"/>
              <w:rPr>
                <w:rFonts w:ascii="Arial" w:eastAsia="Arial" w:hAnsi="Arial" w:cs="Arial"/>
                <w:color w:val="000000" w:themeColor="text1"/>
                <w:sz w:val="22"/>
              </w:rPr>
            </w:pPr>
            <w:proofErr w:type="gramStart"/>
            <w:r>
              <w:rPr>
                <w:rFonts w:ascii="Arial" w:eastAsia="Arial" w:hAnsi="Arial" w:cs="Arial"/>
                <w:color w:val="000000" w:themeColor="text1"/>
                <w:sz w:val="22"/>
              </w:rPr>
              <w:t>String(</w:t>
            </w:r>
            <w:proofErr w:type="gramEnd"/>
            <w:r w:rsidR="00AE2958" w:rsidRPr="7BD33687">
              <w:rPr>
                <w:rFonts w:ascii="Arial" w:eastAsia="Arial" w:hAnsi="Arial" w:cs="Arial"/>
                <w:color w:val="000000" w:themeColor="text1"/>
                <w:sz w:val="22"/>
              </w:rPr>
              <w:t xml:space="preserve">32) </w:t>
            </w:r>
          </w:p>
        </w:tc>
        <w:tc>
          <w:tcPr>
            <w:tcW w:w="2618" w:type="dxa"/>
            <w:tcBorders>
              <w:top w:val="single" w:sz="8" w:space="0" w:color="auto"/>
              <w:left w:val="single" w:sz="8" w:space="0" w:color="auto"/>
              <w:bottom w:val="single" w:sz="8" w:space="0" w:color="auto"/>
              <w:right w:val="single" w:sz="8" w:space="0" w:color="auto"/>
            </w:tcBorders>
            <w:vAlign w:val="center"/>
          </w:tcPr>
          <w:p w14:paraId="6514E9FD" w14:textId="76EC1CD7" w:rsidR="00AE2958" w:rsidRDefault="49F186D3" w:rsidP="0756B129">
            <w:pPr>
              <w:spacing w:before="100" w:after="60"/>
              <w:jc w:val="left"/>
              <w:rPr>
                <w:rFonts w:ascii="Arial" w:eastAsia="Arial" w:hAnsi="Arial" w:cs="Arial"/>
                <w:color w:val="000000" w:themeColor="text1"/>
                <w:sz w:val="22"/>
              </w:rPr>
            </w:pPr>
            <w:r w:rsidRPr="47315D26">
              <w:rPr>
                <w:rFonts w:ascii="Arial" w:eastAsia="Arial" w:hAnsi="Arial" w:cs="Arial"/>
                <w:color w:val="000000" w:themeColor="text1"/>
                <w:sz w:val="22"/>
              </w:rPr>
              <w:t>String, Int</w:t>
            </w:r>
            <w:r w:rsidR="795C17F8" w:rsidRPr="47315D26">
              <w:rPr>
                <w:rFonts w:ascii="Arial" w:eastAsia="Arial" w:hAnsi="Arial" w:cs="Arial"/>
                <w:color w:val="000000" w:themeColor="text1"/>
                <w:sz w:val="22"/>
              </w:rPr>
              <w:t>, Float</w:t>
            </w:r>
          </w:p>
        </w:tc>
        <w:tc>
          <w:tcPr>
            <w:tcW w:w="3182" w:type="dxa"/>
            <w:tcBorders>
              <w:top w:val="single" w:sz="8" w:space="0" w:color="auto"/>
              <w:left w:val="single" w:sz="8" w:space="0" w:color="auto"/>
              <w:bottom w:val="single" w:sz="8" w:space="0" w:color="auto"/>
              <w:right w:val="single" w:sz="8" w:space="0" w:color="auto"/>
            </w:tcBorders>
            <w:vAlign w:val="center"/>
          </w:tcPr>
          <w:p w14:paraId="6E618E83" w14:textId="77777777" w:rsidR="00AE2958" w:rsidRDefault="00AE2958">
            <w:pPr>
              <w:spacing w:before="60" w:after="60"/>
              <w:jc w:val="left"/>
              <w:rPr>
                <w:rFonts w:ascii="Arial" w:eastAsia="Arial" w:hAnsi="Arial" w:cs="Arial"/>
                <w:color w:val="000000" w:themeColor="text1"/>
                <w:sz w:val="22"/>
              </w:rPr>
            </w:pPr>
            <w:r w:rsidRPr="7BD33687">
              <w:rPr>
                <w:rFonts w:ascii="Arial" w:eastAsia="Arial" w:hAnsi="Arial" w:cs="Arial"/>
                <w:color w:val="000000" w:themeColor="text1"/>
                <w:sz w:val="22"/>
              </w:rPr>
              <w:t>Parameter Type</w:t>
            </w:r>
          </w:p>
        </w:tc>
      </w:tr>
      <w:tr w:rsidR="00AE2958" w14:paraId="3EDDF33B" w14:textId="77777777">
        <w:trPr>
          <w:trHeight w:val="570"/>
        </w:trPr>
        <w:tc>
          <w:tcPr>
            <w:tcW w:w="2016" w:type="dxa"/>
            <w:tcBorders>
              <w:top w:val="single" w:sz="8" w:space="0" w:color="auto"/>
              <w:left w:val="single" w:sz="8" w:space="0" w:color="auto"/>
              <w:bottom w:val="single" w:sz="8" w:space="0" w:color="auto"/>
              <w:right w:val="single" w:sz="8" w:space="0" w:color="auto"/>
            </w:tcBorders>
          </w:tcPr>
          <w:p w14:paraId="6C8604AA" w14:textId="77777777" w:rsidR="00AE2958" w:rsidRDefault="00AE2958">
            <w:pPr>
              <w:spacing w:before="60" w:after="60"/>
              <w:jc w:val="left"/>
              <w:rPr>
                <w:rFonts w:ascii="Arial" w:eastAsia="Arial" w:hAnsi="Arial" w:cs="Arial"/>
                <w:color w:val="000000" w:themeColor="text1"/>
                <w:sz w:val="22"/>
              </w:rPr>
            </w:pPr>
            <w:proofErr w:type="spellStart"/>
            <w:r w:rsidRPr="7BD33687">
              <w:rPr>
                <w:rFonts w:ascii="Arial" w:eastAsia="Arial" w:hAnsi="Arial" w:cs="Arial"/>
                <w:color w:val="000000" w:themeColor="text1"/>
                <w:sz w:val="22"/>
              </w:rPr>
              <w:t>parameterValue</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6C6DED49" w14:textId="1414EF6C" w:rsidR="00AE2958" w:rsidRDefault="00AE2958">
            <w:pPr>
              <w:spacing w:before="60" w:after="60"/>
              <w:jc w:val="left"/>
              <w:rPr>
                <w:rFonts w:ascii="Arial" w:eastAsia="Arial" w:hAnsi="Arial" w:cs="Arial"/>
                <w:color w:val="000000" w:themeColor="text1"/>
                <w:sz w:val="22"/>
              </w:rPr>
            </w:pPr>
            <w:r w:rsidRPr="7BD33687">
              <w:rPr>
                <w:rFonts w:ascii="Arial" w:eastAsia="Arial" w:hAnsi="Arial" w:cs="Arial"/>
                <w:color w:val="000000" w:themeColor="text1"/>
                <w:sz w:val="22"/>
              </w:rPr>
              <w:t>Float</w:t>
            </w:r>
            <w:r w:rsidR="1C6F1438" w:rsidRPr="26BA60BA">
              <w:rPr>
                <w:rFonts w:ascii="Arial" w:eastAsia="Arial" w:hAnsi="Arial" w:cs="Arial"/>
                <w:color w:val="000000" w:themeColor="text1"/>
                <w:sz w:val="22"/>
              </w:rPr>
              <w:t xml:space="preserve"> (32)</w:t>
            </w:r>
          </w:p>
        </w:tc>
        <w:tc>
          <w:tcPr>
            <w:tcW w:w="2618" w:type="dxa"/>
            <w:tcBorders>
              <w:top w:val="single" w:sz="8" w:space="0" w:color="auto"/>
              <w:left w:val="single" w:sz="8" w:space="0" w:color="auto"/>
              <w:bottom w:val="single" w:sz="8" w:space="0" w:color="auto"/>
              <w:right w:val="single" w:sz="8" w:space="0" w:color="auto"/>
            </w:tcBorders>
            <w:vAlign w:val="center"/>
          </w:tcPr>
          <w:p w14:paraId="06881749" w14:textId="77777777" w:rsidR="00AE2958" w:rsidRDefault="44A51459" w:rsidP="0062379A">
            <w:pPr>
              <w:spacing w:before="100" w:after="60"/>
              <w:jc w:val="left"/>
              <w:rPr>
                <w:rFonts w:ascii="Arial" w:hAnsi="Arial" w:cs="Arial"/>
                <w:color w:val="000000" w:themeColor="text1"/>
                <w:sz w:val="22"/>
              </w:rPr>
            </w:pPr>
            <w:r w:rsidRPr="0062379A">
              <w:rPr>
                <w:rFonts w:ascii="Arial" w:hAnsi="Arial" w:cs="Arial"/>
                <w:color w:val="000000" w:themeColor="text1"/>
                <w:sz w:val="22"/>
              </w:rPr>
              <w:t>Character set:</w:t>
            </w:r>
          </w:p>
          <w:p w14:paraId="50271F55" w14:textId="77777777" w:rsidR="007668A3" w:rsidRDefault="007668A3" w:rsidP="0062379A">
            <w:pPr>
              <w:pStyle w:val="ListParagraph"/>
              <w:numPr>
                <w:ilvl w:val="0"/>
                <w:numId w:val="42"/>
              </w:numPr>
              <w:spacing w:before="100" w:after="60" w:line="240" w:lineRule="auto"/>
              <w:jc w:val="left"/>
              <w:rPr>
                <w:rFonts w:cs="Arial"/>
                <w:color w:val="000000" w:themeColor="text1"/>
              </w:rPr>
            </w:pPr>
            <w:r>
              <w:rPr>
                <w:rFonts w:cs="Arial"/>
                <w:color w:val="000000" w:themeColor="text1"/>
              </w:rPr>
              <w:t>A-Z</w:t>
            </w:r>
          </w:p>
          <w:p w14:paraId="5FD0A2B1" w14:textId="77777777" w:rsidR="00AE2958" w:rsidRDefault="44A51459" w:rsidP="0062379A">
            <w:pPr>
              <w:pStyle w:val="ListParagraph"/>
              <w:numPr>
                <w:ilvl w:val="0"/>
                <w:numId w:val="42"/>
              </w:numPr>
              <w:spacing w:before="100" w:after="60" w:line="240" w:lineRule="auto"/>
              <w:jc w:val="left"/>
              <w:rPr>
                <w:rFonts w:cs="Arial"/>
                <w:color w:val="000000" w:themeColor="text1"/>
              </w:rPr>
            </w:pPr>
            <w:r w:rsidRPr="0062379A">
              <w:rPr>
                <w:rFonts w:cs="Arial"/>
                <w:color w:val="000000" w:themeColor="text1"/>
              </w:rPr>
              <w:t>a-z</w:t>
            </w:r>
          </w:p>
          <w:p w14:paraId="4935D9AE" w14:textId="016824D4" w:rsidR="00AE2958" w:rsidRDefault="44A51459" w:rsidP="0062379A">
            <w:pPr>
              <w:pStyle w:val="ListParagraph"/>
              <w:numPr>
                <w:ilvl w:val="0"/>
                <w:numId w:val="42"/>
              </w:numPr>
              <w:spacing w:before="100" w:after="60" w:line="240" w:lineRule="auto"/>
              <w:jc w:val="left"/>
              <w:rPr>
                <w:rFonts w:cs="Arial"/>
                <w:color w:val="000000" w:themeColor="text1"/>
              </w:rPr>
            </w:pPr>
            <w:r w:rsidRPr="0062379A">
              <w:rPr>
                <w:rFonts w:cs="Arial"/>
                <w:color w:val="000000" w:themeColor="text1"/>
              </w:rPr>
              <w:t>0-9</w:t>
            </w:r>
          </w:p>
          <w:p w14:paraId="5609EBC0" w14:textId="3903A1F0" w:rsidR="007668A3" w:rsidRDefault="00F51A79" w:rsidP="0062379A">
            <w:pPr>
              <w:pStyle w:val="ListParagraph"/>
              <w:numPr>
                <w:ilvl w:val="0"/>
                <w:numId w:val="42"/>
              </w:numPr>
              <w:spacing w:before="100" w:after="60" w:line="240" w:lineRule="auto"/>
              <w:jc w:val="left"/>
              <w:rPr>
                <w:rFonts w:cs="Arial"/>
                <w:color w:val="000000" w:themeColor="text1"/>
              </w:rPr>
            </w:pPr>
            <w:r>
              <w:rPr>
                <w:rFonts w:cs="Arial"/>
                <w:color w:val="000000" w:themeColor="text1"/>
              </w:rPr>
              <w:t>-</w:t>
            </w:r>
          </w:p>
          <w:p w14:paraId="5034E95A" w14:textId="68DC579D" w:rsidR="00AE2958" w:rsidRDefault="44A51459" w:rsidP="06A5D11B">
            <w:pPr>
              <w:pStyle w:val="ListParagraph"/>
              <w:numPr>
                <w:ilvl w:val="0"/>
                <w:numId w:val="42"/>
              </w:numPr>
              <w:spacing w:before="100" w:after="60" w:line="240" w:lineRule="auto"/>
              <w:jc w:val="left"/>
              <w:rPr>
                <w:rFonts w:eastAsia="Arial" w:cs="Arial"/>
                <w:color w:val="000000" w:themeColor="text1"/>
              </w:rPr>
            </w:pPr>
            <w:r w:rsidRPr="2D2B1F01">
              <w:rPr>
                <w:rFonts w:cs="Arial"/>
                <w:color w:val="000000" w:themeColor="text1"/>
              </w:rPr>
              <w:t>.</w:t>
            </w:r>
          </w:p>
        </w:tc>
        <w:tc>
          <w:tcPr>
            <w:tcW w:w="3182" w:type="dxa"/>
            <w:tcBorders>
              <w:top w:val="single" w:sz="8" w:space="0" w:color="auto"/>
              <w:left w:val="single" w:sz="8" w:space="0" w:color="auto"/>
              <w:bottom w:val="single" w:sz="8" w:space="0" w:color="auto"/>
              <w:right w:val="single" w:sz="8" w:space="0" w:color="auto"/>
            </w:tcBorders>
            <w:vAlign w:val="center"/>
          </w:tcPr>
          <w:p w14:paraId="1956E71B" w14:textId="7E12A0DF" w:rsidR="00AE2958" w:rsidRDefault="00AE2958" w:rsidP="714132C9">
            <w:pPr>
              <w:spacing w:before="60" w:after="60" w:line="259" w:lineRule="auto"/>
              <w:jc w:val="left"/>
              <w:rPr>
                <w:rFonts w:ascii="Arial" w:eastAsia="Arial" w:hAnsi="Arial" w:cs="Arial"/>
                <w:color w:val="000000" w:themeColor="text1"/>
                <w:sz w:val="22"/>
              </w:rPr>
            </w:pPr>
            <w:r w:rsidRPr="7BD33687">
              <w:rPr>
                <w:rFonts w:ascii="Arial" w:eastAsia="Arial" w:hAnsi="Arial" w:cs="Arial"/>
                <w:color w:val="000000" w:themeColor="text1"/>
                <w:sz w:val="22"/>
              </w:rPr>
              <w:t>Parameter Value</w:t>
            </w:r>
          </w:p>
          <w:p w14:paraId="18E907D3" w14:textId="338A9677" w:rsidR="00AE2958" w:rsidRDefault="008A6F90">
            <w:pPr>
              <w:spacing w:before="60" w:after="60" w:line="259" w:lineRule="auto"/>
              <w:jc w:val="left"/>
              <w:rPr>
                <w:rFonts w:ascii="Arial" w:eastAsia="Arial" w:hAnsi="Arial" w:cs="Arial"/>
                <w:color w:val="000000" w:themeColor="text1"/>
                <w:sz w:val="22"/>
              </w:rPr>
            </w:pPr>
            <w:r w:rsidRPr="6D4F9E4F">
              <w:rPr>
                <w:rFonts w:ascii="Arial" w:eastAsia="Arial" w:hAnsi="Arial" w:cs="Arial"/>
                <w:color w:val="000000" w:themeColor="text1"/>
                <w:sz w:val="22"/>
              </w:rPr>
              <w:t xml:space="preserve">Example: </w:t>
            </w:r>
            <w:r w:rsidRPr="133A5071">
              <w:rPr>
                <w:rFonts w:ascii="Arial" w:eastAsia="Arial" w:hAnsi="Arial" w:cs="Arial"/>
                <w:color w:val="000000" w:themeColor="text1"/>
                <w:sz w:val="22"/>
              </w:rPr>
              <w:t>Online</w:t>
            </w:r>
          </w:p>
        </w:tc>
      </w:tr>
      <w:tr w:rsidR="00AE2958" w14:paraId="1636EC6C" w14:textId="77777777">
        <w:trPr>
          <w:trHeight w:val="570"/>
        </w:trPr>
        <w:tc>
          <w:tcPr>
            <w:tcW w:w="2016" w:type="dxa"/>
            <w:tcBorders>
              <w:top w:val="single" w:sz="8" w:space="0" w:color="auto"/>
              <w:left w:val="single" w:sz="8" w:space="0" w:color="auto"/>
              <w:bottom w:val="single" w:sz="8" w:space="0" w:color="auto"/>
              <w:right w:val="single" w:sz="8" w:space="0" w:color="auto"/>
            </w:tcBorders>
          </w:tcPr>
          <w:p w14:paraId="63C90682" w14:textId="77777777" w:rsidR="00AE2958" w:rsidRDefault="00AE2958">
            <w:pPr>
              <w:jc w:val="left"/>
              <w:rPr>
                <w:rFonts w:ascii="Arial" w:eastAsia="Arial" w:hAnsi="Arial" w:cs="Arial"/>
                <w:color w:val="000000" w:themeColor="text1"/>
                <w:sz w:val="22"/>
              </w:rPr>
            </w:pPr>
            <w:proofErr w:type="spellStart"/>
            <w:r w:rsidRPr="7BD33687">
              <w:rPr>
                <w:rFonts w:ascii="Arial" w:eastAsia="Arial" w:hAnsi="Arial" w:cs="Arial"/>
                <w:color w:val="000000" w:themeColor="text1"/>
                <w:sz w:val="22"/>
              </w:rPr>
              <w:t>timeStamp</w:t>
            </w:r>
            <w:proofErr w:type="spellEnd"/>
          </w:p>
        </w:tc>
        <w:tc>
          <w:tcPr>
            <w:tcW w:w="1138" w:type="dxa"/>
            <w:tcBorders>
              <w:top w:val="single" w:sz="8" w:space="0" w:color="auto"/>
              <w:left w:val="single" w:sz="8" w:space="0" w:color="auto"/>
              <w:bottom w:val="single" w:sz="8" w:space="0" w:color="auto"/>
              <w:right w:val="single" w:sz="8" w:space="0" w:color="auto"/>
            </w:tcBorders>
            <w:vAlign w:val="center"/>
          </w:tcPr>
          <w:p w14:paraId="320B8E88" w14:textId="77777777" w:rsidR="00AE2958" w:rsidRDefault="00AE2958">
            <w:pPr>
              <w:jc w:val="left"/>
              <w:rPr>
                <w:rFonts w:ascii="Arial" w:eastAsia="Arial" w:hAnsi="Arial" w:cs="Arial"/>
                <w:color w:val="000000" w:themeColor="text1"/>
                <w:sz w:val="22"/>
              </w:rPr>
            </w:pPr>
            <w:r w:rsidRPr="7BD33687">
              <w:rPr>
                <w:rFonts w:ascii="Arial" w:eastAsia="Arial" w:hAnsi="Arial" w:cs="Arial"/>
                <w:color w:val="000000" w:themeColor="text1"/>
                <w:sz w:val="22"/>
              </w:rPr>
              <w:t>String</w:t>
            </w:r>
          </w:p>
          <w:p w14:paraId="0067C111" w14:textId="77777777" w:rsidR="00AE2958" w:rsidRDefault="00AE2958">
            <w:pPr>
              <w:jc w:val="left"/>
              <w:rPr>
                <w:rFonts w:ascii="Arial" w:eastAsia="Arial" w:hAnsi="Arial" w:cs="Arial"/>
                <w:color w:val="000000" w:themeColor="text1"/>
                <w:sz w:val="22"/>
              </w:rPr>
            </w:pPr>
            <w:r w:rsidRPr="7BD33687">
              <w:rPr>
                <w:rFonts w:ascii="Arial" w:eastAsia="Arial" w:hAnsi="Arial" w:cs="Arial"/>
                <w:color w:val="000000" w:themeColor="text1"/>
                <w:sz w:val="22"/>
              </w:rPr>
              <w:t>(32)</w:t>
            </w:r>
          </w:p>
        </w:tc>
        <w:tc>
          <w:tcPr>
            <w:tcW w:w="2618" w:type="dxa"/>
            <w:tcBorders>
              <w:top w:val="single" w:sz="8" w:space="0" w:color="auto"/>
              <w:left w:val="single" w:sz="8" w:space="0" w:color="auto"/>
              <w:bottom w:val="single" w:sz="8" w:space="0" w:color="auto"/>
              <w:right w:val="single" w:sz="8" w:space="0" w:color="auto"/>
            </w:tcBorders>
            <w:vAlign w:val="center"/>
          </w:tcPr>
          <w:p w14:paraId="27664B7F" w14:textId="287ADB49" w:rsidR="00AE2958" w:rsidRDefault="009A63A2">
            <w:pPr>
              <w:jc w:val="left"/>
              <w:rPr>
                <w:rFonts w:ascii="Arial" w:eastAsia="Arial" w:hAnsi="Arial" w:cs="Arial"/>
                <w:color w:val="000000" w:themeColor="text1"/>
                <w:sz w:val="22"/>
              </w:rPr>
            </w:pPr>
            <w:r>
              <w:rPr>
                <w:rFonts w:ascii="Arial" w:eastAsia="Arial" w:hAnsi="Arial" w:cs="Arial"/>
                <w:color w:val="000000" w:themeColor="text1"/>
                <w:sz w:val="22"/>
              </w:rPr>
              <w:t xml:space="preserve">Refer to </w:t>
            </w:r>
            <w:r w:rsidRPr="009A63A2">
              <w:rPr>
                <w:rFonts w:ascii="Arial" w:eastAsia="Arial" w:hAnsi="Arial" w:cs="Arial"/>
                <w:color w:val="000000" w:themeColor="text1"/>
                <w:sz w:val="22"/>
              </w:rPr>
              <w:t>Data and time format</w:t>
            </w:r>
            <w:r>
              <w:rPr>
                <w:rFonts w:ascii="Arial" w:eastAsia="Arial" w:hAnsi="Arial" w:cs="Arial"/>
                <w:color w:val="000000" w:themeColor="text1"/>
                <w:sz w:val="22"/>
              </w:rPr>
              <w:t xml:space="preserve"> in </w:t>
            </w:r>
            <w:r w:rsidRPr="00F71698">
              <w:rPr>
                <w:rStyle w:val="ncs-bodyChar"/>
                <w:rFonts w:eastAsia="Arial"/>
              </w:rPr>
              <w:fldChar w:fldCharType="begin"/>
            </w:r>
            <w:r w:rsidRPr="00F71698">
              <w:rPr>
                <w:rStyle w:val="ncs-bodyChar"/>
                <w:rFonts w:eastAsia="Arial"/>
              </w:rPr>
              <w:instrText xml:space="preserve"> REF _Ref209359104 \h </w:instrText>
            </w:r>
            <w:r w:rsidR="00F71698">
              <w:rPr>
                <w:rStyle w:val="ncs-bodyChar"/>
                <w:rFonts w:eastAsia="Arial"/>
              </w:rPr>
              <w:instrText xml:space="preserve"> \* MERGEFORMAT </w:instrText>
            </w:r>
            <w:r w:rsidRPr="00F71698">
              <w:rPr>
                <w:rStyle w:val="ncs-bodyChar"/>
                <w:rFonts w:eastAsia="Arial"/>
              </w:rPr>
            </w:r>
            <w:r w:rsidRPr="00F71698">
              <w:rPr>
                <w:rStyle w:val="ncs-bodyChar"/>
                <w:rFonts w:eastAsia="Arial"/>
              </w:rPr>
              <w:fldChar w:fldCharType="separate"/>
            </w:r>
            <w:r w:rsidR="00542606" w:rsidRPr="00542606">
              <w:rPr>
                <w:rStyle w:val="ncs-bodyChar"/>
                <w:rFonts w:eastAsiaTheme="minorEastAsia"/>
              </w:rPr>
              <w:t>Table 2</w:t>
            </w:r>
            <w:r w:rsidRPr="00F71698">
              <w:rPr>
                <w:rStyle w:val="ncs-bodyChar"/>
                <w:rFonts w:eastAsia="Arial"/>
              </w:rPr>
              <w:fldChar w:fldCharType="end"/>
            </w:r>
            <w:r w:rsidRPr="00F71698">
              <w:rPr>
                <w:rStyle w:val="ncs-bodyChar"/>
                <w:rFonts w:eastAsia="Arial"/>
              </w:rPr>
              <w:t>.</w:t>
            </w:r>
          </w:p>
        </w:tc>
        <w:tc>
          <w:tcPr>
            <w:tcW w:w="3182" w:type="dxa"/>
            <w:tcBorders>
              <w:top w:val="single" w:sz="8" w:space="0" w:color="auto"/>
              <w:left w:val="single" w:sz="8" w:space="0" w:color="auto"/>
              <w:bottom w:val="single" w:sz="8" w:space="0" w:color="auto"/>
              <w:right w:val="single" w:sz="8" w:space="0" w:color="auto"/>
            </w:tcBorders>
            <w:vAlign w:val="center"/>
          </w:tcPr>
          <w:p w14:paraId="1A6B01F6" w14:textId="77777777" w:rsidR="00AE2958" w:rsidRDefault="00AE2958">
            <w:pPr>
              <w:spacing w:line="259" w:lineRule="auto"/>
              <w:jc w:val="left"/>
              <w:rPr>
                <w:rFonts w:ascii="Arial" w:eastAsia="Arial" w:hAnsi="Arial" w:cs="Arial"/>
                <w:color w:val="000000" w:themeColor="text1"/>
                <w:sz w:val="22"/>
              </w:rPr>
            </w:pPr>
            <w:r w:rsidRPr="7BD33687">
              <w:rPr>
                <w:rFonts w:ascii="Arial" w:eastAsia="Arial" w:hAnsi="Arial" w:cs="Arial"/>
                <w:color w:val="000000" w:themeColor="text1"/>
                <w:sz w:val="22"/>
              </w:rPr>
              <w:t>Time when parameter is recorded</w:t>
            </w:r>
          </w:p>
        </w:tc>
      </w:tr>
    </w:tbl>
    <w:p w14:paraId="5418AB99" w14:textId="77777777" w:rsidR="00AE2958" w:rsidRDefault="00AE2958" w:rsidP="00CC2CE8">
      <w:pPr>
        <w:jc w:val="left"/>
        <w:rPr>
          <w:rFonts w:ascii="DengXian" w:eastAsia="DengXian" w:hAnsi="DengXian" w:cs="DengXian"/>
        </w:rPr>
      </w:pPr>
    </w:p>
    <w:p w14:paraId="6CF91026" w14:textId="2E24E1D3" w:rsidR="73715744" w:rsidRDefault="73715744" w:rsidP="00CC2CE8">
      <w:pPr>
        <w:jc w:val="left"/>
        <w:rPr>
          <w:rFonts w:ascii="Arial" w:eastAsia="Arial" w:hAnsi="Arial" w:cs="Arial"/>
          <w:sz w:val="22"/>
        </w:rPr>
      </w:pPr>
      <w:r w:rsidRPr="5F14925D">
        <w:rPr>
          <w:rFonts w:ascii="Arial" w:eastAsia="Arial" w:hAnsi="Arial" w:cs="Arial"/>
          <w:sz w:val="22"/>
        </w:rPr>
        <w:t>Service Example:</w:t>
      </w:r>
    </w:p>
    <w:p w14:paraId="385683F1" w14:textId="7EDD9F99"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lastRenderedPageBreak/>
        <w:t>{</w:t>
      </w:r>
    </w:p>
    <w:p w14:paraId="65ABD1DD" w14:textId="55D5564F"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equipmentStatusList</w:t>
      </w:r>
      <w:proofErr w:type="spellEnd"/>
      <w:r w:rsidRPr="5F14925D">
        <w:rPr>
          <w:rFonts w:ascii="Arial" w:eastAsia="Arial" w:hAnsi="Arial" w:cs="Arial"/>
          <w:sz w:val="22"/>
        </w:rPr>
        <w:t>": [</w:t>
      </w:r>
    </w:p>
    <w:p w14:paraId="0CB75C3E" w14:textId="56A2A53A"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7FBD3602" w14:textId="1DE9F6D2"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equipId</w:t>
      </w:r>
      <w:proofErr w:type="spellEnd"/>
      <w:r w:rsidRPr="5F14925D">
        <w:rPr>
          <w:rFonts w:ascii="Arial" w:eastAsia="Arial" w:hAnsi="Arial" w:cs="Arial"/>
          <w:sz w:val="22"/>
        </w:rPr>
        <w:t>": "</w:t>
      </w:r>
      <w:proofErr w:type="gramStart"/>
      <w:r w:rsidRPr="5F14925D">
        <w:rPr>
          <w:rFonts w:ascii="Arial" w:eastAsia="Arial" w:hAnsi="Arial" w:cs="Arial"/>
          <w:sz w:val="22"/>
        </w:rPr>
        <w:t>svc.vms.z2.Site</w:t>
      </w:r>
      <w:r w:rsidR="00790625">
        <w:rPr>
          <w:rFonts w:ascii="Arial" w:eastAsia="Arial" w:hAnsi="Arial" w:cs="Arial"/>
          <w:sz w:val="22"/>
        </w:rPr>
        <w:t>X</w:t>
      </w:r>
      <w:proofErr w:type="gramEnd"/>
      <w:r w:rsidRPr="5F14925D">
        <w:rPr>
          <w:rFonts w:ascii="Arial" w:eastAsia="Arial" w:hAnsi="Arial" w:cs="Arial"/>
          <w:sz w:val="22"/>
        </w:rPr>
        <w:t>",</w:t>
      </w:r>
    </w:p>
    <w:p w14:paraId="3D964248" w14:textId="01126C4F"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equipModel</w:t>
      </w:r>
      <w:proofErr w:type="spellEnd"/>
      <w:r w:rsidRPr="5F14925D">
        <w:rPr>
          <w:rFonts w:ascii="Arial" w:eastAsia="Arial" w:hAnsi="Arial" w:cs="Arial"/>
          <w:sz w:val="22"/>
        </w:rPr>
        <w:t>": "service-group",</w:t>
      </w:r>
    </w:p>
    <w:p w14:paraId="2F7C8CCD" w14:textId="00E9D030"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equipName</w:t>
      </w:r>
      <w:proofErr w:type="spellEnd"/>
      <w:r w:rsidRPr="5F14925D">
        <w:rPr>
          <w:rFonts w:ascii="Arial" w:eastAsia="Arial" w:hAnsi="Arial" w:cs="Arial"/>
          <w:sz w:val="22"/>
        </w:rPr>
        <w:t>": "</w:t>
      </w:r>
      <w:proofErr w:type="spellStart"/>
      <w:r w:rsidRPr="5F14925D">
        <w:rPr>
          <w:rFonts w:ascii="Arial" w:eastAsia="Arial" w:hAnsi="Arial" w:cs="Arial"/>
          <w:sz w:val="22"/>
        </w:rPr>
        <w:t>svc.vms</w:t>
      </w:r>
      <w:proofErr w:type="spellEnd"/>
      <w:r w:rsidRPr="5F14925D">
        <w:rPr>
          <w:rFonts w:ascii="Arial" w:eastAsia="Arial" w:hAnsi="Arial" w:cs="Arial"/>
          <w:sz w:val="22"/>
        </w:rPr>
        <w:t>",</w:t>
      </w:r>
    </w:p>
    <w:p w14:paraId="718B94C9" w14:textId="356FA719"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equipParamList</w:t>
      </w:r>
      <w:proofErr w:type="spellEnd"/>
      <w:r w:rsidRPr="5F14925D">
        <w:rPr>
          <w:rFonts w:ascii="Arial" w:eastAsia="Arial" w:hAnsi="Arial" w:cs="Arial"/>
          <w:sz w:val="22"/>
        </w:rPr>
        <w:t>": [</w:t>
      </w:r>
    </w:p>
    <w:p w14:paraId="31B4A0A2" w14:textId="5D9A2405"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083F4E83" w14:textId="027E7311"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parameterId</w:t>
      </w:r>
      <w:proofErr w:type="spellEnd"/>
      <w:r w:rsidRPr="5F14925D">
        <w:rPr>
          <w:rFonts w:ascii="Arial" w:eastAsia="Arial" w:hAnsi="Arial" w:cs="Arial"/>
          <w:sz w:val="22"/>
        </w:rPr>
        <w:t>": "</w:t>
      </w:r>
      <w:proofErr w:type="spellStart"/>
      <w:r w:rsidRPr="5F14925D">
        <w:rPr>
          <w:rFonts w:ascii="Arial" w:eastAsia="Arial" w:hAnsi="Arial" w:cs="Arial"/>
          <w:sz w:val="22"/>
        </w:rPr>
        <w:t>vms-</w:t>
      </w:r>
      <w:proofErr w:type="gramStart"/>
      <w:r w:rsidRPr="5F14925D">
        <w:rPr>
          <w:rFonts w:ascii="Arial" w:eastAsia="Arial" w:hAnsi="Arial" w:cs="Arial"/>
          <w:sz w:val="22"/>
        </w:rPr>
        <w:t>cs.status</w:t>
      </w:r>
      <w:proofErr w:type="spellEnd"/>
      <w:proofErr w:type="gramEnd"/>
      <w:r w:rsidRPr="5F14925D">
        <w:rPr>
          <w:rFonts w:ascii="Arial" w:eastAsia="Arial" w:hAnsi="Arial" w:cs="Arial"/>
          <w:sz w:val="22"/>
        </w:rPr>
        <w:t>",</w:t>
      </w:r>
    </w:p>
    <w:p w14:paraId="638AD236" w14:textId="63A05B0D"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parameterName</w:t>
      </w:r>
      <w:proofErr w:type="spellEnd"/>
      <w:r w:rsidRPr="5F14925D">
        <w:rPr>
          <w:rFonts w:ascii="Arial" w:eastAsia="Arial" w:hAnsi="Arial" w:cs="Arial"/>
          <w:sz w:val="22"/>
        </w:rPr>
        <w:t>": "</w:t>
      </w:r>
      <w:proofErr w:type="spellStart"/>
      <w:r w:rsidRPr="5F14925D">
        <w:rPr>
          <w:rFonts w:ascii="Arial" w:eastAsia="Arial" w:hAnsi="Arial" w:cs="Arial"/>
          <w:sz w:val="22"/>
        </w:rPr>
        <w:t>vms</w:t>
      </w:r>
      <w:proofErr w:type="spellEnd"/>
      <w:r w:rsidRPr="5F14925D">
        <w:rPr>
          <w:rFonts w:ascii="Arial" w:eastAsia="Arial" w:hAnsi="Arial" w:cs="Arial"/>
          <w:sz w:val="22"/>
        </w:rPr>
        <w:t>-cs Status",</w:t>
      </w:r>
    </w:p>
    <w:p w14:paraId="4ABC7377" w14:textId="61A862BE"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parameterType</w:t>
      </w:r>
      <w:proofErr w:type="spellEnd"/>
      <w:r w:rsidRPr="5F14925D">
        <w:rPr>
          <w:rFonts w:ascii="Arial" w:eastAsia="Arial" w:hAnsi="Arial" w:cs="Arial"/>
          <w:sz w:val="22"/>
        </w:rPr>
        <w:t>": "String",</w:t>
      </w:r>
    </w:p>
    <w:p w14:paraId="5548BD63" w14:textId="657A0CE6"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parameterValue</w:t>
      </w:r>
      <w:proofErr w:type="spellEnd"/>
      <w:r w:rsidRPr="5F14925D">
        <w:rPr>
          <w:rFonts w:ascii="Arial" w:eastAsia="Arial" w:hAnsi="Arial" w:cs="Arial"/>
          <w:sz w:val="22"/>
        </w:rPr>
        <w:t>": "</w:t>
      </w:r>
      <w:r w:rsidR="00A84232" w:rsidRPr="5F14925D">
        <w:rPr>
          <w:rFonts w:ascii="Arial" w:eastAsia="Arial" w:hAnsi="Arial" w:cs="Arial"/>
          <w:sz w:val="22"/>
        </w:rPr>
        <w:t>13.86</w:t>
      </w:r>
      <w:r w:rsidRPr="5F14925D">
        <w:rPr>
          <w:rFonts w:ascii="Arial" w:eastAsia="Arial" w:hAnsi="Arial" w:cs="Arial"/>
          <w:sz w:val="22"/>
        </w:rPr>
        <w:t>",</w:t>
      </w:r>
    </w:p>
    <w:p w14:paraId="6BCE7AA2" w14:textId="3A7CA485"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timeStamp</w:t>
      </w:r>
      <w:proofErr w:type="spellEnd"/>
      <w:r w:rsidRPr="5F14925D">
        <w:rPr>
          <w:rFonts w:ascii="Arial" w:eastAsia="Arial" w:hAnsi="Arial" w:cs="Arial"/>
          <w:sz w:val="22"/>
        </w:rPr>
        <w:t>": "2025-07-02T00:13:12.872Z"</w:t>
      </w:r>
    </w:p>
    <w:p w14:paraId="5D66103B" w14:textId="27EEA802"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1065A246" w14:textId="4F5EAA97"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6F4EFFC4" w14:textId="1558CE0D"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equipStatus</w:t>
      </w:r>
      <w:proofErr w:type="spellEnd"/>
      <w:r w:rsidRPr="5F14925D">
        <w:rPr>
          <w:rFonts w:ascii="Arial" w:eastAsia="Arial" w:hAnsi="Arial" w:cs="Arial"/>
          <w:sz w:val="22"/>
        </w:rPr>
        <w:t>": "Online",</w:t>
      </w:r>
    </w:p>
    <w:p w14:paraId="7B6486D6" w14:textId="589A01A5"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equipType</w:t>
      </w:r>
      <w:proofErr w:type="spellEnd"/>
      <w:r w:rsidRPr="5F14925D">
        <w:rPr>
          <w:rFonts w:ascii="Arial" w:eastAsia="Arial" w:hAnsi="Arial" w:cs="Arial"/>
          <w:sz w:val="22"/>
        </w:rPr>
        <w:t>": "service-group"</w:t>
      </w:r>
    </w:p>
    <w:p w14:paraId="021A8E88" w14:textId="33C83AE1"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675E405A" w14:textId="29402FF0"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493DC8E4" w14:textId="47C964A5"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parameterSize</w:t>
      </w:r>
      <w:proofErr w:type="spellEnd"/>
      <w:r w:rsidRPr="5F14925D">
        <w:rPr>
          <w:rFonts w:ascii="Arial" w:eastAsia="Arial" w:hAnsi="Arial" w:cs="Arial"/>
          <w:sz w:val="22"/>
        </w:rPr>
        <w:t>": 90,</w:t>
      </w:r>
    </w:p>
    <w:p w14:paraId="61ABAD9E" w14:textId="39F54CA2"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siteId</w:t>
      </w:r>
      <w:proofErr w:type="spellEnd"/>
      <w:r w:rsidRPr="5F14925D">
        <w:rPr>
          <w:rFonts w:ascii="Arial" w:eastAsia="Arial" w:hAnsi="Arial" w:cs="Arial"/>
          <w:sz w:val="22"/>
        </w:rPr>
        <w:t>": "</w:t>
      </w:r>
      <w:proofErr w:type="spellStart"/>
      <w:r w:rsidRPr="5F14925D">
        <w:rPr>
          <w:rFonts w:ascii="Arial" w:eastAsia="Arial" w:hAnsi="Arial" w:cs="Arial"/>
          <w:sz w:val="22"/>
        </w:rPr>
        <w:t>Site</w:t>
      </w:r>
      <w:r w:rsidR="42C5CFB4" w:rsidRPr="5F14925D">
        <w:rPr>
          <w:rFonts w:ascii="Arial" w:eastAsia="Arial" w:hAnsi="Arial" w:cs="Arial"/>
          <w:sz w:val="22"/>
        </w:rPr>
        <w:t>B</w:t>
      </w:r>
      <w:proofErr w:type="spellEnd"/>
      <w:r w:rsidRPr="5F14925D">
        <w:rPr>
          <w:rFonts w:ascii="Arial" w:eastAsia="Arial" w:hAnsi="Arial" w:cs="Arial"/>
          <w:sz w:val="22"/>
        </w:rPr>
        <w:t>",</w:t>
      </w:r>
    </w:p>
    <w:p w14:paraId="2E547BEF" w14:textId="55A422DF"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siteStatus</w:t>
      </w:r>
      <w:proofErr w:type="spellEnd"/>
      <w:r w:rsidRPr="5F14925D">
        <w:rPr>
          <w:rFonts w:ascii="Arial" w:eastAsia="Arial" w:hAnsi="Arial" w:cs="Arial"/>
          <w:sz w:val="22"/>
        </w:rPr>
        <w:t>": "Active",</w:t>
      </w:r>
    </w:p>
    <w:p w14:paraId="3C21D862" w14:textId="4E8B2076"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subSiteId</w:t>
      </w:r>
      <w:proofErr w:type="spellEnd"/>
      <w:r w:rsidRPr="5F14925D">
        <w:rPr>
          <w:rFonts w:ascii="Arial" w:eastAsia="Arial" w:hAnsi="Arial" w:cs="Arial"/>
          <w:sz w:val="22"/>
        </w:rPr>
        <w:t>": "Site</w:t>
      </w:r>
      <w:r w:rsidR="00790625">
        <w:rPr>
          <w:rFonts w:ascii="Arial" w:eastAsia="Arial" w:hAnsi="Arial" w:cs="Arial"/>
          <w:sz w:val="22"/>
        </w:rPr>
        <w:t>X</w:t>
      </w:r>
      <w:r w:rsidRPr="5F14925D">
        <w:rPr>
          <w:rFonts w:ascii="Arial" w:eastAsia="Arial" w:hAnsi="Arial" w:cs="Arial"/>
          <w:sz w:val="22"/>
        </w:rPr>
        <w:t>",</w:t>
      </w:r>
    </w:p>
    <w:p w14:paraId="3292136C" w14:textId="2A2AB1BC"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subSiteStatus</w:t>
      </w:r>
      <w:proofErr w:type="spellEnd"/>
      <w:r w:rsidRPr="5F14925D">
        <w:rPr>
          <w:rFonts w:ascii="Arial" w:eastAsia="Arial" w:hAnsi="Arial" w:cs="Arial"/>
          <w:sz w:val="22"/>
        </w:rPr>
        <w:t>": "Active",</w:t>
      </w:r>
    </w:p>
    <w:p w14:paraId="6A8A6A3C" w14:textId="70C0A17F"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subSiteType</w:t>
      </w:r>
      <w:proofErr w:type="spellEnd"/>
      <w:r w:rsidRPr="5F14925D">
        <w:rPr>
          <w:rFonts w:ascii="Arial" w:eastAsia="Arial" w:hAnsi="Arial" w:cs="Arial"/>
          <w:sz w:val="22"/>
        </w:rPr>
        <w:t>": "LOCATION"</w:t>
      </w:r>
    </w:p>
    <w:p w14:paraId="477A2EE2" w14:textId="0BA3D0D3" w:rsidR="6DF10DD9" w:rsidRDefault="6DF10DD9"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371BCE08" w14:textId="3C2A8076" w:rsidR="5F14925D" w:rsidRDefault="5F14925D" w:rsidP="00CC2CE8">
      <w:pPr>
        <w:jc w:val="left"/>
      </w:pPr>
    </w:p>
    <w:p w14:paraId="1735A450" w14:textId="04EF490B" w:rsidR="68AEA931" w:rsidRDefault="68AEA931" w:rsidP="00CC2CE8">
      <w:pPr>
        <w:jc w:val="left"/>
        <w:rPr>
          <w:rFonts w:ascii="Arial" w:eastAsia="Arial" w:hAnsi="Arial" w:cs="Arial"/>
          <w:sz w:val="22"/>
        </w:rPr>
      </w:pPr>
      <w:r w:rsidRPr="5F14925D">
        <w:rPr>
          <w:rFonts w:ascii="Arial" w:eastAsia="Arial" w:hAnsi="Arial" w:cs="Arial"/>
          <w:sz w:val="22"/>
        </w:rPr>
        <w:t>Node</w:t>
      </w:r>
      <w:r w:rsidR="620C50EA" w:rsidRPr="5F14925D">
        <w:rPr>
          <w:rFonts w:ascii="Arial" w:eastAsia="Arial" w:hAnsi="Arial" w:cs="Arial"/>
          <w:sz w:val="22"/>
        </w:rPr>
        <w:t xml:space="preserve"> example</w:t>
      </w:r>
      <w:r w:rsidRPr="5F14925D">
        <w:rPr>
          <w:rFonts w:ascii="Arial" w:eastAsia="Arial" w:hAnsi="Arial" w:cs="Arial"/>
          <w:sz w:val="22"/>
        </w:rPr>
        <w:t>:</w:t>
      </w:r>
    </w:p>
    <w:p w14:paraId="04CEDB1F" w14:textId="7D631AD3"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74378037" w14:textId="3C180BA7"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equipmentStatusList</w:t>
      </w:r>
      <w:proofErr w:type="spellEnd"/>
      <w:r w:rsidRPr="5F14925D">
        <w:rPr>
          <w:rFonts w:ascii="Arial" w:eastAsia="Arial" w:hAnsi="Arial" w:cs="Arial"/>
          <w:sz w:val="22"/>
        </w:rPr>
        <w:t>": [</w:t>
      </w:r>
    </w:p>
    <w:p w14:paraId="04A26520" w14:textId="39CFA779"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071ED289" w14:textId="24E46788"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equipId</w:t>
      </w:r>
      <w:proofErr w:type="spellEnd"/>
      <w:r w:rsidRPr="5F14925D">
        <w:rPr>
          <w:rFonts w:ascii="Arial" w:eastAsia="Arial" w:hAnsi="Arial" w:cs="Arial"/>
          <w:sz w:val="22"/>
        </w:rPr>
        <w:t>": "sgdefdit</w:t>
      </w:r>
      <w:r w:rsidR="00B83BD9">
        <w:rPr>
          <w:rFonts w:ascii="Arial" w:eastAsia="Arial" w:hAnsi="Arial" w:cs="Arial"/>
          <w:sz w:val="22"/>
        </w:rPr>
        <w:t>z1</w:t>
      </w:r>
      <w:r w:rsidRPr="5F14925D">
        <w:rPr>
          <w:rFonts w:ascii="Arial" w:eastAsia="Arial" w:hAnsi="Arial" w:cs="Arial"/>
          <w:sz w:val="22"/>
        </w:rPr>
        <w:t>k8w001",</w:t>
      </w:r>
    </w:p>
    <w:p w14:paraId="1BC94982" w14:textId="6BBA61EA"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equipModel</w:t>
      </w:r>
      <w:proofErr w:type="spellEnd"/>
      <w:r w:rsidRPr="5F14925D">
        <w:rPr>
          <w:rFonts w:ascii="Arial" w:eastAsia="Arial" w:hAnsi="Arial" w:cs="Arial"/>
          <w:sz w:val="22"/>
        </w:rPr>
        <w:t>": "VM",</w:t>
      </w:r>
    </w:p>
    <w:p w14:paraId="15EF3A94" w14:textId="4929848A"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equipName</w:t>
      </w:r>
      <w:proofErr w:type="spellEnd"/>
      <w:r w:rsidRPr="5F14925D">
        <w:rPr>
          <w:rFonts w:ascii="Arial" w:eastAsia="Arial" w:hAnsi="Arial" w:cs="Arial"/>
          <w:sz w:val="22"/>
        </w:rPr>
        <w:t>": "SGDEFDIT</w:t>
      </w:r>
      <w:r w:rsidR="00B83BD9">
        <w:rPr>
          <w:rFonts w:ascii="Arial" w:eastAsia="Arial" w:hAnsi="Arial" w:cs="Arial"/>
          <w:sz w:val="22"/>
        </w:rPr>
        <w:t>Z1</w:t>
      </w:r>
      <w:r w:rsidRPr="5F14925D">
        <w:rPr>
          <w:rFonts w:ascii="Arial" w:eastAsia="Arial" w:hAnsi="Arial" w:cs="Arial"/>
          <w:sz w:val="22"/>
        </w:rPr>
        <w:t>K8W001",</w:t>
      </w:r>
    </w:p>
    <w:p w14:paraId="73B84BEA" w14:textId="331293D4"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equipParamList</w:t>
      </w:r>
      <w:proofErr w:type="spellEnd"/>
      <w:r w:rsidRPr="5F14925D">
        <w:rPr>
          <w:rFonts w:ascii="Arial" w:eastAsia="Arial" w:hAnsi="Arial" w:cs="Arial"/>
          <w:sz w:val="22"/>
        </w:rPr>
        <w:t>": [</w:t>
      </w:r>
    </w:p>
    <w:p w14:paraId="0FFA7D3A" w14:textId="000AD7F5"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42BDF38D" w14:textId="7ABF4C28"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parameterId</w:t>
      </w:r>
      <w:proofErr w:type="spellEnd"/>
      <w:r w:rsidRPr="5F14925D">
        <w:rPr>
          <w:rFonts w:ascii="Arial" w:eastAsia="Arial" w:hAnsi="Arial" w:cs="Arial"/>
          <w:sz w:val="22"/>
        </w:rPr>
        <w:t>": "</w:t>
      </w:r>
      <w:proofErr w:type="spellStart"/>
      <w:r w:rsidRPr="5F14925D">
        <w:rPr>
          <w:rFonts w:ascii="Arial" w:eastAsia="Arial" w:hAnsi="Arial" w:cs="Arial"/>
          <w:sz w:val="22"/>
        </w:rPr>
        <w:t>cpuUsages</w:t>
      </w:r>
      <w:proofErr w:type="spellEnd"/>
      <w:r w:rsidRPr="5F14925D">
        <w:rPr>
          <w:rFonts w:ascii="Arial" w:eastAsia="Arial" w:hAnsi="Arial" w:cs="Arial"/>
          <w:sz w:val="22"/>
        </w:rPr>
        <w:t>",</w:t>
      </w:r>
    </w:p>
    <w:p w14:paraId="5841F2DB" w14:textId="4BAD6C7F"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parameterName</w:t>
      </w:r>
      <w:proofErr w:type="spellEnd"/>
      <w:r w:rsidRPr="5F14925D">
        <w:rPr>
          <w:rFonts w:ascii="Arial" w:eastAsia="Arial" w:hAnsi="Arial" w:cs="Arial"/>
          <w:sz w:val="22"/>
        </w:rPr>
        <w:t>": "CPU Usages",</w:t>
      </w:r>
    </w:p>
    <w:p w14:paraId="40CFA70E" w14:textId="3CAA403B"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parameterType</w:t>
      </w:r>
      <w:proofErr w:type="spellEnd"/>
      <w:r w:rsidRPr="5F14925D">
        <w:rPr>
          <w:rFonts w:ascii="Arial" w:eastAsia="Arial" w:hAnsi="Arial" w:cs="Arial"/>
          <w:sz w:val="22"/>
        </w:rPr>
        <w:t>": "String",</w:t>
      </w:r>
    </w:p>
    <w:p w14:paraId="5DE10D68" w14:textId="2A33903E"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parameterValue</w:t>
      </w:r>
      <w:proofErr w:type="spellEnd"/>
      <w:r w:rsidRPr="5F14925D">
        <w:rPr>
          <w:rFonts w:ascii="Arial" w:eastAsia="Arial" w:hAnsi="Arial" w:cs="Arial"/>
          <w:sz w:val="22"/>
        </w:rPr>
        <w:t>": "13.86",</w:t>
      </w:r>
    </w:p>
    <w:p w14:paraId="20D742AA" w14:textId="3CF6FC8F"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timeStamp</w:t>
      </w:r>
      <w:proofErr w:type="spellEnd"/>
      <w:r w:rsidRPr="5F14925D">
        <w:rPr>
          <w:rFonts w:ascii="Arial" w:eastAsia="Arial" w:hAnsi="Arial" w:cs="Arial"/>
          <w:sz w:val="22"/>
        </w:rPr>
        <w:t>": "2025-07-02T00:10:27.940Z"</w:t>
      </w:r>
    </w:p>
    <w:p w14:paraId="154D04D7" w14:textId="0579D165"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27FFDEC3" w14:textId="3875E69A"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3A94DD99" w14:textId="0365F6CC"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equipStatus</w:t>
      </w:r>
      <w:proofErr w:type="spellEnd"/>
      <w:r w:rsidRPr="5F14925D">
        <w:rPr>
          <w:rFonts w:ascii="Arial" w:eastAsia="Arial" w:hAnsi="Arial" w:cs="Arial"/>
          <w:sz w:val="22"/>
        </w:rPr>
        <w:t>": "Online",</w:t>
      </w:r>
    </w:p>
    <w:p w14:paraId="5A6267E8" w14:textId="415ED1B8"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equipType</w:t>
      </w:r>
      <w:proofErr w:type="spellEnd"/>
      <w:r w:rsidRPr="5F14925D">
        <w:rPr>
          <w:rFonts w:ascii="Arial" w:eastAsia="Arial" w:hAnsi="Arial" w:cs="Arial"/>
          <w:sz w:val="22"/>
        </w:rPr>
        <w:t>": "k8s-node"</w:t>
      </w:r>
    </w:p>
    <w:p w14:paraId="6C635E0D" w14:textId="4DCE9421"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73626AB4" w14:textId="3BD0A7D3"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606F9EE5" w14:textId="0600DFF4"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parameterSize</w:t>
      </w:r>
      <w:proofErr w:type="spellEnd"/>
      <w:r w:rsidRPr="5F14925D">
        <w:rPr>
          <w:rFonts w:ascii="Arial" w:eastAsia="Arial" w:hAnsi="Arial" w:cs="Arial"/>
          <w:sz w:val="22"/>
        </w:rPr>
        <w:t>": 42,</w:t>
      </w:r>
    </w:p>
    <w:p w14:paraId="31EC3204" w14:textId="37BD4CC7"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siteId</w:t>
      </w:r>
      <w:proofErr w:type="spellEnd"/>
      <w:r w:rsidRPr="5F14925D">
        <w:rPr>
          <w:rFonts w:ascii="Arial" w:eastAsia="Arial" w:hAnsi="Arial" w:cs="Arial"/>
          <w:sz w:val="22"/>
        </w:rPr>
        <w:t>": "</w:t>
      </w:r>
      <w:proofErr w:type="spellStart"/>
      <w:r w:rsidRPr="5F14925D">
        <w:rPr>
          <w:rFonts w:ascii="Arial" w:eastAsia="Arial" w:hAnsi="Arial" w:cs="Arial"/>
          <w:sz w:val="22"/>
        </w:rPr>
        <w:t>Site</w:t>
      </w:r>
      <w:r w:rsidR="66D779A9" w:rsidRPr="5F14925D">
        <w:rPr>
          <w:rFonts w:ascii="Arial" w:eastAsia="Arial" w:hAnsi="Arial" w:cs="Arial"/>
          <w:sz w:val="22"/>
        </w:rPr>
        <w:t>A</w:t>
      </w:r>
      <w:proofErr w:type="spellEnd"/>
      <w:r w:rsidRPr="5F14925D">
        <w:rPr>
          <w:rFonts w:ascii="Arial" w:eastAsia="Arial" w:hAnsi="Arial" w:cs="Arial"/>
          <w:sz w:val="22"/>
        </w:rPr>
        <w:t>",</w:t>
      </w:r>
    </w:p>
    <w:p w14:paraId="69334A4E" w14:textId="36368D9A"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lastRenderedPageBreak/>
        <w:t>"</w:t>
      </w:r>
      <w:proofErr w:type="spellStart"/>
      <w:r w:rsidRPr="5F14925D">
        <w:rPr>
          <w:rFonts w:ascii="Arial" w:eastAsia="Arial" w:hAnsi="Arial" w:cs="Arial"/>
          <w:sz w:val="22"/>
        </w:rPr>
        <w:t>siteStatus</w:t>
      </w:r>
      <w:proofErr w:type="spellEnd"/>
      <w:r w:rsidRPr="5F14925D">
        <w:rPr>
          <w:rFonts w:ascii="Arial" w:eastAsia="Arial" w:hAnsi="Arial" w:cs="Arial"/>
          <w:sz w:val="22"/>
        </w:rPr>
        <w:t>": "Active",</w:t>
      </w:r>
    </w:p>
    <w:p w14:paraId="71A98B91" w14:textId="46A09A6C"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subSiteId</w:t>
      </w:r>
      <w:proofErr w:type="spellEnd"/>
      <w:r w:rsidRPr="5F14925D">
        <w:rPr>
          <w:rFonts w:ascii="Arial" w:eastAsia="Arial" w:hAnsi="Arial" w:cs="Arial"/>
          <w:sz w:val="22"/>
        </w:rPr>
        <w:t>": "</w:t>
      </w:r>
      <w:proofErr w:type="spellStart"/>
      <w:r w:rsidRPr="5F14925D">
        <w:rPr>
          <w:rFonts w:ascii="Arial" w:eastAsia="Arial" w:hAnsi="Arial" w:cs="Arial"/>
          <w:sz w:val="22"/>
        </w:rPr>
        <w:t>Site</w:t>
      </w:r>
      <w:r w:rsidR="6767F3CF" w:rsidRPr="5F14925D">
        <w:rPr>
          <w:rFonts w:ascii="Arial" w:eastAsia="Arial" w:hAnsi="Arial" w:cs="Arial"/>
          <w:sz w:val="22"/>
        </w:rPr>
        <w:t>A</w:t>
      </w:r>
      <w:proofErr w:type="spellEnd"/>
      <w:r w:rsidRPr="5F14925D">
        <w:rPr>
          <w:rFonts w:ascii="Arial" w:eastAsia="Arial" w:hAnsi="Arial" w:cs="Arial"/>
          <w:sz w:val="22"/>
        </w:rPr>
        <w:t>",</w:t>
      </w:r>
    </w:p>
    <w:p w14:paraId="02B7B0C2" w14:textId="202764C0"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subSiteStatus</w:t>
      </w:r>
      <w:proofErr w:type="spellEnd"/>
      <w:r w:rsidRPr="5F14925D">
        <w:rPr>
          <w:rFonts w:ascii="Arial" w:eastAsia="Arial" w:hAnsi="Arial" w:cs="Arial"/>
          <w:sz w:val="22"/>
        </w:rPr>
        <w:t>": "Active",</w:t>
      </w:r>
    </w:p>
    <w:p w14:paraId="57A2A812" w14:textId="3E91DFD2"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roofErr w:type="spellStart"/>
      <w:r w:rsidRPr="5F14925D">
        <w:rPr>
          <w:rFonts w:ascii="Arial" w:eastAsia="Arial" w:hAnsi="Arial" w:cs="Arial"/>
          <w:sz w:val="22"/>
        </w:rPr>
        <w:t>subSiteType</w:t>
      </w:r>
      <w:proofErr w:type="spellEnd"/>
      <w:r w:rsidRPr="5F14925D">
        <w:rPr>
          <w:rFonts w:ascii="Arial" w:eastAsia="Arial" w:hAnsi="Arial" w:cs="Arial"/>
          <w:sz w:val="22"/>
        </w:rPr>
        <w:t>": "LOCATION"</w:t>
      </w:r>
    </w:p>
    <w:p w14:paraId="434A2025" w14:textId="0DD3787E" w:rsidR="39575557" w:rsidRDefault="39575557" w:rsidP="00CC2CE8">
      <w:pPr>
        <w:shd w:val="clear" w:color="auto" w:fill="BFBFBF" w:themeFill="background1" w:themeFillShade="BF"/>
        <w:jc w:val="left"/>
        <w:rPr>
          <w:rFonts w:ascii="Arial" w:eastAsia="Arial" w:hAnsi="Arial" w:cs="Arial"/>
          <w:sz w:val="22"/>
        </w:rPr>
      </w:pPr>
      <w:r w:rsidRPr="5F14925D">
        <w:rPr>
          <w:rFonts w:ascii="Arial" w:eastAsia="Arial" w:hAnsi="Arial" w:cs="Arial"/>
          <w:sz w:val="22"/>
        </w:rPr>
        <w:t>}</w:t>
      </w:r>
    </w:p>
    <w:p w14:paraId="71FF61A2" w14:textId="77777777" w:rsidR="005F1F78" w:rsidRDefault="005F1F78" w:rsidP="00CC2CE8">
      <w:pPr>
        <w:jc w:val="left"/>
        <w:rPr>
          <w:rFonts w:ascii="DengXian" w:eastAsia="DengXian" w:hAnsi="DengXian" w:cs="DengXian"/>
        </w:rPr>
      </w:pPr>
    </w:p>
    <w:p w14:paraId="77CD6157" w14:textId="28ABA6FB" w:rsidR="00F566EA" w:rsidRPr="00000ABF" w:rsidRDefault="425CFD1A">
      <w:pPr>
        <w:pStyle w:val="Heading3"/>
        <w:ind w:left="720"/>
        <w:jc w:val="left"/>
        <w:rPr>
          <w:rFonts w:eastAsiaTheme="minorEastAsia"/>
          <w:b/>
          <w:bCs/>
        </w:rPr>
        <w:pPrChange w:id="399" w:author="Tom Shen (NCS)" w:date="2025-12-18T16:39:00Z" w16du:dateUtc="2025-12-18T08:39:00Z">
          <w:pPr>
            <w:pStyle w:val="ncs-h3"/>
            <w:numPr>
              <w:ilvl w:val="0"/>
              <w:numId w:val="0"/>
            </w:numPr>
            <w:ind w:left="0" w:firstLine="0"/>
            <w:jc w:val="left"/>
          </w:pPr>
        </w:pPrChange>
      </w:pPr>
      <w:bookmarkStart w:id="400" w:name="_Toc212542684"/>
      <w:bookmarkStart w:id="401" w:name="_Toc216180160"/>
      <w:r w:rsidRPr="63E4A891">
        <w:rPr>
          <w:rFonts w:eastAsiaTheme="minorEastAsia"/>
          <w:b/>
          <w:bCs/>
        </w:rPr>
        <w:t xml:space="preserve">Customization on </w:t>
      </w:r>
      <w:r w:rsidR="3E582F77" w:rsidRPr="63E4A891">
        <w:rPr>
          <w:rFonts w:eastAsiaTheme="minorEastAsia"/>
          <w:b/>
          <w:bCs/>
        </w:rPr>
        <w:t>RTSP</w:t>
      </w:r>
      <w:bookmarkEnd w:id="400"/>
      <w:bookmarkEnd w:id="401"/>
      <w:ins w:id="402" w:author="Clarence Tan (NCS)" w:date="2025-11-18T08:23:00Z">
        <w:del w:id="403" w:author="Tom Shen (NCS)" w:date="2025-12-09T13:34:00Z" w16du:dateUtc="2025-12-09T05:34:00Z">
          <w:r w:rsidR="00850828">
            <w:br/>
          </w:r>
        </w:del>
      </w:ins>
    </w:p>
    <w:p w14:paraId="436D3BE5" w14:textId="0C1E8E49" w:rsidR="00CD67E0" w:rsidRPr="00000ABF" w:rsidRDefault="006722AE" w:rsidP="00CC2CE8">
      <w:pPr>
        <w:pStyle w:val="ncs-h4"/>
        <w:jc w:val="left"/>
        <w:rPr>
          <w:rFonts w:eastAsiaTheme="minorEastAsia"/>
          <w:b/>
        </w:rPr>
      </w:pPr>
      <w:bookmarkStart w:id="404" w:name="_Toc212542685"/>
      <w:bookmarkStart w:id="405" w:name="_Toc216180161"/>
      <w:r w:rsidRPr="00000ABF">
        <w:rPr>
          <w:rFonts w:eastAsia="Arial"/>
          <w:b/>
        </w:rPr>
        <w:t>RTSP VA Event Filtering Command</w:t>
      </w:r>
      <w:bookmarkEnd w:id="404"/>
      <w:bookmarkEnd w:id="405"/>
    </w:p>
    <w:p w14:paraId="0CB1CA86" w14:textId="19A6E1FC" w:rsidR="004A225E" w:rsidRDefault="009A118F" w:rsidP="00CC2CE8">
      <w:pPr>
        <w:pStyle w:val="Body"/>
        <w:jc w:val="left"/>
        <w:rPr>
          <w:rFonts w:eastAsiaTheme="minorEastAsia"/>
        </w:rPr>
      </w:pPr>
      <w:r>
        <w:rPr>
          <w:rFonts w:eastAsiaTheme="minorEastAsia" w:hint="eastAsia"/>
        </w:rPr>
        <w:t>Subscribe Events by SET_PARAMETER</w:t>
      </w:r>
      <w:r w:rsidR="00F25B52">
        <w:rPr>
          <w:rFonts w:eastAsiaTheme="minorEastAsia" w:hint="eastAsia"/>
          <w:lang w:eastAsia="zh-CN"/>
        </w:rPr>
        <w:t>:</w:t>
      </w:r>
    </w:p>
    <w:p w14:paraId="4BE816F6" w14:textId="1ABF68CF" w:rsidR="00CD4FD3" w:rsidRPr="004A225E" w:rsidRDefault="00DF644F" w:rsidP="00CC2CE8">
      <w:pPr>
        <w:pStyle w:val="Body"/>
        <w:jc w:val="left"/>
        <w:rPr>
          <w:rFonts w:eastAsiaTheme="minorEastAsia"/>
        </w:rPr>
      </w:pPr>
      <w:r w:rsidRPr="00044ABE">
        <w:rPr>
          <w:rFonts w:eastAsiaTheme="minorEastAsia"/>
          <w:noProof/>
          <w:lang w:eastAsia="zh-CN"/>
        </w:rPr>
        <w:drawing>
          <wp:inline distT="0" distB="0" distL="0" distR="0" wp14:anchorId="3C248D6A" wp14:editId="52AAE80A">
            <wp:extent cx="5747385" cy="2271395"/>
            <wp:effectExtent l="0" t="0" r="5715" b="0"/>
            <wp:docPr id="64048672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86721" name="图片 1" descr="图形用户界面, 文本, 应用程序, 电子邮件&#10;&#10;AI 生成的内容可能不正确。"/>
                    <pic:cNvPicPr/>
                  </pic:nvPicPr>
                  <pic:blipFill>
                    <a:blip r:embed="rId21"/>
                    <a:stretch>
                      <a:fillRect/>
                    </a:stretch>
                  </pic:blipFill>
                  <pic:spPr>
                    <a:xfrm>
                      <a:off x="0" y="0"/>
                      <a:ext cx="5747385" cy="2271395"/>
                    </a:xfrm>
                    <a:prstGeom prst="rect">
                      <a:avLst/>
                    </a:prstGeom>
                  </pic:spPr>
                </pic:pic>
              </a:graphicData>
            </a:graphic>
          </wp:inline>
        </w:drawing>
      </w:r>
    </w:p>
    <w:p w14:paraId="50CBCD0C" w14:textId="77777777" w:rsidR="00B3727C" w:rsidRPr="004A225E" w:rsidRDefault="00B3727C" w:rsidP="00CC2CE8">
      <w:pPr>
        <w:pStyle w:val="Body"/>
        <w:jc w:val="left"/>
        <w:rPr>
          <w:rFonts w:eastAsiaTheme="minorEastAsia"/>
          <w:lang w:eastAsia="zh-CN"/>
        </w:rPr>
      </w:pPr>
    </w:p>
    <w:p w14:paraId="5999A7E6" w14:textId="77777777" w:rsidR="00EB4808" w:rsidRDefault="00EB4808" w:rsidP="00CC2CE8">
      <w:pPr>
        <w:pStyle w:val="ncs-body"/>
        <w:jc w:val="left"/>
        <w:rPr>
          <w:rFonts w:eastAsiaTheme="minorEastAsia"/>
          <w:lang w:eastAsia="zh-CN"/>
        </w:rPr>
      </w:pPr>
      <w:r w:rsidRPr="007D1338">
        <w:rPr>
          <w:rFonts w:eastAsiaTheme="minorEastAsia"/>
          <w:lang w:eastAsia="zh-CN"/>
        </w:rPr>
        <w:t>The event will be delivered to the client only when it matches all specified Filter</w:t>
      </w:r>
      <w:r>
        <w:rPr>
          <w:rFonts w:eastAsiaTheme="minorEastAsia" w:hint="eastAsia"/>
          <w:lang w:eastAsia="zh-CN"/>
        </w:rPr>
        <w:t xml:space="preserve"> </w:t>
      </w:r>
      <w:r w:rsidRPr="007D1338">
        <w:rPr>
          <w:rFonts w:eastAsiaTheme="minorEastAsia"/>
          <w:lang w:eastAsia="zh-CN"/>
        </w:rPr>
        <w:t>Items.</w:t>
      </w:r>
    </w:p>
    <w:p w14:paraId="76CB0CE0" w14:textId="38981206" w:rsidR="00EB4808" w:rsidRDefault="00EB4808" w:rsidP="00CC2CE8">
      <w:pPr>
        <w:pStyle w:val="ncs-body"/>
        <w:jc w:val="left"/>
        <w:rPr>
          <w:rFonts w:eastAsiaTheme="minorEastAsia"/>
          <w:lang w:eastAsia="zh-CN"/>
        </w:rPr>
      </w:pPr>
      <w:r w:rsidRPr="00F71467">
        <w:rPr>
          <w:rFonts w:eastAsiaTheme="minorEastAsia"/>
          <w:lang w:eastAsia="zh-CN"/>
        </w:rPr>
        <w:t xml:space="preserve">If </w:t>
      </w:r>
      <w:proofErr w:type="spellStart"/>
      <w:r w:rsidRPr="00F71467">
        <w:rPr>
          <w:rFonts w:eastAsiaTheme="minorEastAsia"/>
          <w:lang w:eastAsia="zh-CN"/>
        </w:rPr>
        <w:t>vap</w:t>
      </w:r>
      <w:proofErr w:type="spellEnd"/>
      <w:r w:rsidRPr="00F71467">
        <w:rPr>
          <w:rFonts w:eastAsiaTheme="minorEastAsia"/>
          <w:lang w:eastAsia="zh-CN"/>
        </w:rPr>
        <w:t>-</w:t>
      </w:r>
      <w:r w:rsidR="00DA46A4">
        <w:rPr>
          <w:rFonts w:eastAsiaTheme="minorEastAsia"/>
          <w:lang w:eastAsia="zh-CN"/>
        </w:rPr>
        <w:t>event</w:t>
      </w:r>
      <w:r w:rsidRPr="00F71467">
        <w:rPr>
          <w:rFonts w:eastAsiaTheme="minorEastAsia"/>
          <w:lang w:eastAsia="zh-CN"/>
        </w:rPr>
        <w:t xml:space="preserve"> is set to enable and </w:t>
      </w:r>
      <w:proofErr w:type="spellStart"/>
      <w:r w:rsidRPr="00F71467">
        <w:rPr>
          <w:rFonts w:eastAsiaTheme="minorEastAsia"/>
          <w:lang w:eastAsia="zh-CN"/>
        </w:rPr>
        <w:t>vap</w:t>
      </w:r>
      <w:proofErr w:type="spellEnd"/>
      <w:r w:rsidRPr="00F71467">
        <w:rPr>
          <w:rFonts w:eastAsiaTheme="minorEastAsia"/>
          <w:lang w:eastAsia="zh-CN"/>
        </w:rPr>
        <w:t>-event-filter is either not provided or is an empty list, all events will be delivered to the client.</w:t>
      </w:r>
    </w:p>
    <w:p w14:paraId="6862B160" w14:textId="77777777" w:rsidR="007F18BD" w:rsidRPr="00EB4808" w:rsidRDefault="007F18BD" w:rsidP="00CC2CE8">
      <w:pPr>
        <w:pStyle w:val="Body"/>
        <w:jc w:val="left"/>
        <w:rPr>
          <w:rFonts w:eastAsiaTheme="minorEastAsia"/>
          <w:lang w:val="en-US" w:eastAsia="zh-CN"/>
        </w:rPr>
      </w:pPr>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648"/>
        <w:gridCol w:w="1388"/>
        <w:gridCol w:w="2463"/>
        <w:gridCol w:w="3536"/>
      </w:tblGrid>
      <w:tr w:rsidR="007F18BD" w:rsidRPr="005900CA" w14:paraId="5636342C" w14:textId="77777777" w:rsidTr="00C11345">
        <w:trPr>
          <w:trHeight w:val="300"/>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3774FB52" w14:textId="77777777" w:rsidR="007F18BD" w:rsidRPr="005900CA" w:rsidRDefault="007F18BD" w:rsidP="00CC2CE8">
            <w:pPr>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Field Name</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1DDA4DFC" w14:textId="77777777" w:rsidR="007F18BD" w:rsidRPr="005900CA" w:rsidRDefault="007F18BD"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Type</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5AEE842D" w14:textId="77777777" w:rsidR="007F18BD" w:rsidRPr="005900CA" w:rsidRDefault="007F18BD"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Allowed Values</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0B51A511" w14:textId="77777777" w:rsidR="007F18BD" w:rsidRPr="005900CA" w:rsidRDefault="007F18BD" w:rsidP="00CC2CE8">
            <w:pPr>
              <w:ind w:left="1"/>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Description</w:t>
            </w:r>
          </w:p>
        </w:tc>
      </w:tr>
      <w:tr w:rsidR="007F18BD" w:rsidRPr="005900CA" w14:paraId="3C89EC37" w14:textId="77777777" w:rsidTr="00C11345">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87C6242" w14:textId="77777777" w:rsidR="007F18BD" w:rsidRPr="005900CA" w:rsidRDefault="007F18BD" w:rsidP="00CC2CE8">
            <w:pPr>
              <w:pStyle w:val="Text"/>
              <w:spacing w:before="60" w:after="60" w:line="259" w:lineRule="auto"/>
              <w:jc w:val="left"/>
              <w:rPr>
                <w:sz w:val="22"/>
                <w:szCs w:val="22"/>
              </w:rPr>
            </w:pPr>
            <w:proofErr w:type="spellStart"/>
            <w:r>
              <w:rPr>
                <w:rStyle w:val="eop"/>
                <w:rFonts w:eastAsiaTheme="minorEastAsia" w:hint="eastAsia"/>
                <w:sz w:val="22"/>
                <w:szCs w:val="22"/>
                <w:lang w:eastAsia="zh-CN"/>
              </w:rPr>
              <w:t>vap</w:t>
            </w:r>
            <w:proofErr w:type="spellEnd"/>
            <w:r>
              <w:rPr>
                <w:rStyle w:val="eop"/>
                <w:rFonts w:eastAsiaTheme="minorEastAsia" w:hint="eastAsia"/>
                <w:sz w:val="22"/>
                <w:szCs w:val="22"/>
                <w:lang w:eastAsia="zh-CN"/>
              </w:rPr>
              <w:t>-event</w:t>
            </w:r>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6D27BDB" w14:textId="77777777" w:rsidR="007F18BD" w:rsidRDefault="007F18BD" w:rsidP="00CC2CE8">
            <w:pPr>
              <w:pStyle w:val="Text"/>
              <w:spacing w:before="60" w:after="60"/>
              <w:jc w:val="left"/>
              <w:rPr>
                <w:rFonts w:eastAsia="Arial" w:cs="Arial"/>
                <w:color w:val="000000" w:themeColor="text1"/>
                <w:sz w:val="22"/>
                <w:szCs w:val="22"/>
                <w:lang w:val="en-US"/>
              </w:rPr>
            </w:pPr>
            <w:r w:rsidRPr="005900CA">
              <w:rPr>
                <w:rStyle w:val="normaltextrun"/>
                <w:sz w:val="22"/>
                <w:szCs w:val="22"/>
              </w:rPr>
              <w:t>String  </w:t>
            </w:r>
            <w:r w:rsidRPr="005900CA">
              <w:rPr>
                <w:rStyle w:val="eop"/>
                <w:sz w:val="22"/>
                <w:szCs w:val="22"/>
              </w:rPr>
              <w:t> </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3E66064" w14:textId="77777777" w:rsidR="007F18BD" w:rsidRDefault="007F18BD" w:rsidP="00C11345">
            <w:pPr>
              <w:pStyle w:val="Text"/>
              <w:spacing w:before="0"/>
              <w:jc w:val="left"/>
              <w:rPr>
                <w:rFonts w:eastAsia="Arial" w:cs="Arial"/>
                <w:color w:val="000000" w:themeColor="text1"/>
                <w:sz w:val="22"/>
                <w:szCs w:val="22"/>
                <w:lang w:val="en-US"/>
              </w:rPr>
            </w:pPr>
            <w:r>
              <w:rPr>
                <w:rFonts w:eastAsiaTheme="minorEastAsia" w:cs="Arial" w:hint="eastAsia"/>
                <w:color w:val="000000" w:themeColor="text1"/>
                <w:sz w:val="22"/>
                <w:szCs w:val="22"/>
                <w:lang w:val="en-US" w:eastAsia="zh-CN"/>
              </w:rPr>
              <w:t>enable, disable</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80CC262" w14:textId="77777777" w:rsidR="007F18BD" w:rsidRPr="00B6543D" w:rsidRDefault="007F18BD" w:rsidP="00CC2CE8">
            <w:pPr>
              <w:pStyle w:val="Text"/>
              <w:spacing w:before="60" w:after="60"/>
              <w:jc w:val="left"/>
              <w:rPr>
                <w:rFonts w:eastAsiaTheme="minorEastAsia" w:cs="Arial"/>
                <w:color w:val="000000" w:themeColor="text1"/>
                <w:sz w:val="22"/>
                <w:szCs w:val="22"/>
                <w:lang w:val="en-US" w:eastAsia="zh-CN"/>
              </w:rPr>
            </w:pPr>
            <w:r>
              <w:rPr>
                <w:rFonts w:eastAsiaTheme="minorEastAsia" w:cs="Arial" w:hint="eastAsia"/>
                <w:color w:val="000000" w:themeColor="text1"/>
                <w:sz w:val="22"/>
                <w:szCs w:val="22"/>
                <w:lang w:val="en-US" w:eastAsia="zh-CN"/>
              </w:rPr>
              <w:t>enable or disable forward events</w:t>
            </w:r>
          </w:p>
        </w:tc>
      </w:tr>
      <w:tr w:rsidR="007F18BD" w:rsidRPr="005900CA" w14:paraId="1FA6DB71" w14:textId="77777777" w:rsidTr="00C11345">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237BFD1" w14:textId="77777777" w:rsidR="007F18BD" w:rsidRPr="005900CA" w:rsidRDefault="007F18BD" w:rsidP="00CC2CE8">
            <w:pPr>
              <w:pStyle w:val="Text"/>
              <w:spacing w:before="60" w:after="60" w:line="259" w:lineRule="auto"/>
              <w:jc w:val="left"/>
              <w:rPr>
                <w:rFonts w:eastAsia="Arial" w:cs="Arial"/>
                <w:color w:val="000000" w:themeColor="text1"/>
                <w:sz w:val="22"/>
                <w:szCs w:val="22"/>
                <w:lang w:val="en-US"/>
              </w:rPr>
            </w:pPr>
            <w:proofErr w:type="spellStart"/>
            <w:r>
              <w:rPr>
                <w:rFonts w:eastAsiaTheme="minorEastAsia" w:hint="eastAsia"/>
                <w:color w:val="000000" w:themeColor="text1"/>
                <w:sz w:val="22"/>
                <w:szCs w:val="22"/>
                <w:lang w:eastAsia="zh-CN"/>
              </w:rPr>
              <w:t>vap</w:t>
            </w:r>
            <w:proofErr w:type="spellEnd"/>
            <w:r>
              <w:rPr>
                <w:rFonts w:eastAsiaTheme="minorEastAsia" w:hint="eastAsia"/>
                <w:color w:val="000000" w:themeColor="text1"/>
                <w:sz w:val="22"/>
                <w:szCs w:val="22"/>
                <w:lang w:eastAsia="zh-CN"/>
              </w:rPr>
              <w:t>-event-filter</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FC6737D" w14:textId="537F4BC4" w:rsidR="007F18BD" w:rsidRPr="005900CA" w:rsidRDefault="00791F5A" w:rsidP="00CC2CE8">
            <w:pPr>
              <w:pStyle w:val="Text"/>
              <w:spacing w:before="60" w:after="60"/>
              <w:jc w:val="left"/>
              <w:rPr>
                <w:rFonts w:eastAsia="Arial" w:cs="Arial"/>
                <w:color w:val="000000" w:themeColor="text1"/>
                <w:sz w:val="22"/>
                <w:szCs w:val="22"/>
                <w:lang w:val="en-US"/>
              </w:rPr>
            </w:pPr>
            <w:r>
              <w:rPr>
                <w:rFonts w:eastAsiaTheme="minorEastAsia" w:hint="eastAsia"/>
                <w:color w:val="000000" w:themeColor="text1"/>
                <w:sz w:val="22"/>
                <w:szCs w:val="22"/>
                <w:lang w:eastAsia="zh-CN"/>
              </w:rPr>
              <w:t>J</w:t>
            </w:r>
            <w:r w:rsidR="00D33106">
              <w:rPr>
                <w:rFonts w:eastAsiaTheme="minorEastAsia" w:hint="eastAsia"/>
                <w:color w:val="000000" w:themeColor="text1"/>
                <w:sz w:val="22"/>
                <w:szCs w:val="22"/>
                <w:lang w:eastAsia="zh-CN"/>
              </w:rPr>
              <w:t>SON Array</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B4975F2" w14:textId="77777777" w:rsidR="007F18BD" w:rsidRPr="004611EF" w:rsidRDefault="007F18BD" w:rsidP="00C11345">
            <w:pPr>
              <w:pStyle w:val="Text"/>
              <w:spacing w:before="0"/>
              <w:jc w:val="left"/>
              <w:rPr>
                <w:rFonts w:eastAsiaTheme="minorEastAsia" w:cs="Arial"/>
                <w:color w:val="000000" w:themeColor="text1"/>
                <w:sz w:val="22"/>
                <w:szCs w:val="22"/>
                <w:lang w:val="en-US" w:eastAsia="zh-CN"/>
              </w:rPr>
            </w:pPr>
            <w:r>
              <w:rPr>
                <w:rFonts w:eastAsiaTheme="minorEastAsia" w:cs="Arial"/>
                <w:color w:val="000000" w:themeColor="text1"/>
                <w:sz w:val="22"/>
                <w:szCs w:val="22"/>
                <w:lang w:val="en-US" w:eastAsia="zh-CN"/>
              </w:rPr>
              <w:t>L</w:t>
            </w:r>
            <w:r>
              <w:rPr>
                <w:rFonts w:eastAsiaTheme="minorEastAsia" w:cs="Arial" w:hint="eastAsia"/>
                <w:color w:val="000000" w:themeColor="text1"/>
                <w:sz w:val="22"/>
                <w:szCs w:val="22"/>
                <w:lang w:val="en-US" w:eastAsia="zh-CN"/>
              </w:rPr>
              <w:t>ist(</w:t>
            </w:r>
            <w:r>
              <w:rPr>
                <w:rFonts w:eastAsiaTheme="minorEastAsia" w:hint="eastAsia"/>
                <w:color w:val="000000" w:themeColor="text1"/>
                <w:lang w:val="en-US" w:eastAsia="zh-CN"/>
              </w:rPr>
              <w:t>filter-item</w:t>
            </w:r>
            <w:r>
              <w:rPr>
                <w:rFonts w:eastAsiaTheme="minorEastAsia" w:cs="Arial" w:hint="eastAsia"/>
                <w:color w:val="000000" w:themeColor="text1"/>
                <w:sz w:val="22"/>
                <w:szCs w:val="22"/>
                <w:lang w:val="en-US" w:eastAsia="zh-CN"/>
              </w:rPr>
              <w:t>)</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C3EC8B6" w14:textId="77777777" w:rsidR="007F18BD" w:rsidRPr="00E01870" w:rsidRDefault="007F18BD" w:rsidP="00CC2CE8">
            <w:pPr>
              <w:pStyle w:val="Text"/>
              <w:spacing w:before="60" w:after="60"/>
              <w:jc w:val="left"/>
              <w:rPr>
                <w:rFonts w:eastAsiaTheme="minorEastAsia" w:cs="Arial"/>
                <w:color w:val="000000" w:themeColor="text1"/>
                <w:sz w:val="22"/>
                <w:szCs w:val="22"/>
                <w:lang w:val="en-US" w:eastAsia="zh-CN"/>
              </w:rPr>
            </w:pPr>
            <w:r w:rsidRPr="00547139">
              <w:rPr>
                <w:rFonts w:eastAsiaTheme="minorEastAsia"/>
                <w:color w:val="000000" w:themeColor="text1"/>
                <w:lang w:val="en-US" w:eastAsia="zh-CN"/>
              </w:rPr>
              <w:t>A string containing a JSON-formatted array</w:t>
            </w:r>
            <w:r>
              <w:rPr>
                <w:rFonts w:eastAsiaTheme="minorEastAsia" w:hint="eastAsia"/>
                <w:color w:val="000000" w:themeColor="text1"/>
                <w:lang w:val="en-US" w:eastAsia="zh-CN"/>
              </w:rPr>
              <w:t>, the format is List(filter-item)</w:t>
            </w:r>
          </w:p>
        </w:tc>
      </w:tr>
      <w:tr w:rsidR="007F18BD" w:rsidRPr="005900CA" w14:paraId="4AFCF27F" w14:textId="77777777" w:rsidTr="00C11345">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F3D320D" w14:textId="77777777" w:rsidR="007F18BD" w:rsidRDefault="007F18BD" w:rsidP="00CC2CE8">
            <w:pPr>
              <w:pStyle w:val="Text"/>
              <w:spacing w:before="60" w:after="60" w:line="259" w:lineRule="auto"/>
              <w:jc w:val="left"/>
              <w:rPr>
                <w:rFonts w:eastAsiaTheme="minorEastAsia"/>
                <w:color w:val="000000" w:themeColor="text1"/>
                <w:sz w:val="22"/>
                <w:lang w:eastAsia="zh-CN"/>
              </w:rPr>
            </w:pPr>
            <w:proofErr w:type="spellStart"/>
            <w:r>
              <w:rPr>
                <w:rFonts w:eastAsiaTheme="minorEastAsia" w:hint="eastAsia"/>
                <w:color w:val="000000" w:themeColor="text1"/>
                <w:sz w:val="22"/>
                <w:lang w:eastAsia="zh-CN"/>
              </w:rPr>
              <w:t>vap</w:t>
            </w:r>
            <w:proofErr w:type="spellEnd"/>
            <w:r>
              <w:rPr>
                <w:rFonts w:eastAsiaTheme="minorEastAsia" w:hint="eastAsia"/>
                <w:color w:val="000000" w:themeColor="text1"/>
                <w:sz w:val="22"/>
                <w:lang w:eastAsia="zh-CN"/>
              </w:rPr>
              <w:t>-event-</w:t>
            </w:r>
            <w:proofErr w:type="spellStart"/>
            <w:r>
              <w:rPr>
                <w:rFonts w:eastAsiaTheme="minorEastAsia" w:hint="eastAsia"/>
                <w:color w:val="000000" w:themeColor="text1"/>
                <w:sz w:val="22"/>
                <w:lang w:eastAsia="zh-CN"/>
              </w:rPr>
              <w:t>filter.filter</w:t>
            </w:r>
            <w:proofErr w:type="spellEnd"/>
            <w:r>
              <w:rPr>
                <w:rFonts w:eastAsiaTheme="minorEastAsia" w:hint="eastAsia"/>
                <w:color w:val="000000" w:themeColor="text1"/>
                <w:sz w:val="22"/>
                <w:lang w:eastAsia="zh-CN"/>
              </w:rPr>
              <w:t>-</w:t>
            </w:r>
            <w:proofErr w:type="spellStart"/>
            <w:r>
              <w:rPr>
                <w:rFonts w:eastAsiaTheme="minorEastAsia" w:hint="eastAsia"/>
                <w:color w:val="000000" w:themeColor="text1"/>
                <w:sz w:val="22"/>
                <w:lang w:eastAsia="zh-CN"/>
              </w:rPr>
              <w:t>item.key</w:t>
            </w:r>
            <w:proofErr w:type="spellEnd"/>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9B5F8CF" w14:textId="77777777" w:rsidR="007F18BD" w:rsidRDefault="007F18BD" w:rsidP="00CC2CE8">
            <w:pPr>
              <w:pStyle w:val="Text"/>
              <w:spacing w:before="60" w:after="60"/>
              <w:jc w:val="left"/>
              <w:rPr>
                <w:rFonts w:eastAsiaTheme="minorEastAsia"/>
                <w:color w:val="000000" w:themeColor="text1"/>
                <w:sz w:val="22"/>
                <w:lang w:eastAsia="zh-CN"/>
              </w:rPr>
            </w:pPr>
            <w:r>
              <w:rPr>
                <w:rFonts w:eastAsiaTheme="minorEastAsia" w:hint="eastAsia"/>
                <w:color w:val="000000" w:themeColor="text1"/>
                <w:sz w:val="22"/>
                <w:lang w:eastAsia="zh-CN"/>
              </w:rPr>
              <w:t>String</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CF807E6" w14:textId="472E1865" w:rsidR="00027C1F" w:rsidRDefault="007F18BD" w:rsidP="00C11345">
            <w:pPr>
              <w:pStyle w:val="Text"/>
              <w:spacing w:before="0"/>
              <w:jc w:val="left"/>
              <w:rPr>
                <w:rFonts w:eastAsiaTheme="minorEastAsia" w:cs="Arial"/>
                <w:color w:val="000000" w:themeColor="text1"/>
                <w:sz w:val="22"/>
                <w:lang w:val="en-US" w:eastAsia="zh-CN"/>
              </w:rPr>
            </w:pPr>
            <w:r>
              <w:rPr>
                <w:rFonts w:eastAsiaTheme="minorEastAsia" w:cs="Arial" w:hint="eastAsia"/>
                <w:color w:val="000000" w:themeColor="text1"/>
                <w:sz w:val="22"/>
                <w:lang w:val="en-US" w:eastAsia="zh-CN"/>
              </w:rPr>
              <w:t>type</w:t>
            </w:r>
          </w:p>
          <w:p w14:paraId="30941EC7" w14:textId="77777777" w:rsidR="00027C1F" w:rsidRDefault="007F18BD" w:rsidP="00C11345">
            <w:pPr>
              <w:pStyle w:val="Text"/>
              <w:spacing w:before="0"/>
              <w:jc w:val="left"/>
              <w:rPr>
                <w:rFonts w:eastAsiaTheme="minorEastAsia" w:cs="Arial"/>
                <w:color w:val="000000" w:themeColor="text1"/>
                <w:sz w:val="22"/>
                <w:lang w:val="en-US" w:eastAsia="zh-CN"/>
              </w:rPr>
            </w:pPr>
            <w:proofErr w:type="spellStart"/>
            <w:r>
              <w:rPr>
                <w:rFonts w:eastAsiaTheme="minorEastAsia" w:cs="Arial" w:hint="eastAsia"/>
                <w:color w:val="000000" w:themeColor="text1"/>
                <w:sz w:val="22"/>
                <w:lang w:val="en-US" w:eastAsia="zh-CN"/>
              </w:rPr>
              <w:t>appName</w:t>
            </w:r>
            <w:proofErr w:type="spellEnd"/>
          </w:p>
          <w:p w14:paraId="6517001A" w14:textId="4F23EEFC" w:rsidR="007F18BD" w:rsidRPr="002C1286" w:rsidRDefault="007F18BD" w:rsidP="00C11345">
            <w:pPr>
              <w:pStyle w:val="Text"/>
              <w:spacing w:before="0"/>
              <w:jc w:val="left"/>
              <w:rPr>
                <w:rFonts w:eastAsiaTheme="minorEastAsia" w:cs="Arial"/>
                <w:color w:val="000000" w:themeColor="text1"/>
                <w:sz w:val="22"/>
                <w:lang w:val="en-US" w:eastAsia="zh-CN"/>
              </w:rPr>
            </w:pPr>
            <w:r>
              <w:rPr>
                <w:rFonts w:eastAsiaTheme="minorEastAsia" w:cs="Arial" w:hint="eastAsia"/>
                <w:color w:val="000000" w:themeColor="text1"/>
                <w:sz w:val="22"/>
                <w:lang w:val="en-US" w:eastAsia="zh-CN"/>
              </w:rPr>
              <w:t>classification</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E6BDCA8" w14:textId="77777777" w:rsidR="007F18BD" w:rsidRDefault="007F18BD" w:rsidP="00CC2CE8">
            <w:pPr>
              <w:pStyle w:val="Text"/>
              <w:spacing w:before="60" w:after="60"/>
              <w:jc w:val="left"/>
              <w:rPr>
                <w:rFonts w:eastAsiaTheme="minorEastAsia"/>
                <w:color w:val="000000" w:themeColor="text1"/>
                <w:lang w:eastAsia="zh-CN"/>
              </w:rPr>
            </w:pPr>
            <w:r w:rsidRPr="009E42C8">
              <w:rPr>
                <w:rFonts w:eastAsiaTheme="minorEastAsia" w:hint="eastAsia"/>
                <w:color w:val="000000" w:themeColor="text1"/>
                <w:lang w:eastAsia="zh-CN"/>
              </w:rPr>
              <w:t>Fields that need to be matched in the event</w:t>
            </w:r>
          </w:p>
        </w:tc>
      </w:tr>
      <w:tr w:rsidR="007F18BD" w:rsidRPr="005900CA" w14:paraId="54774312" w14:textId="77777777" w:rsidTr="00C11345">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4EFC754" w14:textId="77777777" w:rsidR="007F18BD" w:rsidRDefault="007F18BD" w:rsidP="00CC2CE8">
            <w:pPr>
              <w:pStyle w:val="Text"/>
              <w:spacing w:before="60" w:after="60" w:line="259" w:lineRule="auto"/>
              <w:jc w:val="left"/>
              <w:rPr>
                <w:rFonts w:eastAsiaTheme="minorEastAsia"/>
                <w:color w:val="000000" w:themeColor="text1"/>
                <w:sz w:val="22"/>
                <w:lang w:eastAsia="zh-CN"/>
              </w:rPr>
            </w:pPr>
            <w:proofErr w:type="spellStart"/>
            <w:r>
              <w:rPr>
                <w:rFonts w:eastAsiaTheme="minorEastAsia" w:hint="eastAsia"/>
                <w:color w:val="000000" w:themeColor="text1"/>
                <w:sz w:val="22"/>
                <w:lang w:eastAsia="zh-CN"/>
              </w:rPr>
              <w:t>vap</w:t>
            </w:r>
            <w:proofErr w:type="spellEnd"/>
            <w:r>
              <w:rPr>
                <w:rFonts w:eastAsiaTheme="minorEastAsia" w:hint="eastAsia"/>
                <w:color w:val="000000" w:themeColor="text1"/>
                <w:sz w:val="22"/>
                <w:lang w:eastAsia="zh-CN"/>
              </w:rPr>
              <w:t>-event-</w:t>
            </w:r>
            <w:proofErr w:type="spellStart"/>
            <w:proofErr w:type="gramStart"/>
            <w:r>
              <w:rPr>
                <w:rFonts w:eastAsiaTheme="minorEastAsia" w:hint="eastAsia"/>
                <w:color w:val="000000" w:themeColor="text1"/>
                <w:sz w:val="22"/>
                <w:lang w:eastAsia="zh-CN"/>
              </w:rPr>
              <w:t>filter.filter</w:t>
            </w:r>
            <w:proofErr w:type="spellEnd"/>
            <w:proofErr w:type="gramEnd"/>
            <w:r>
              <w:rPr>
                <w:rFonts w:eastAsiaTheme="minorEastAsia" w:hint="eastAsia"/>
                <w:color w:val="000000" w:themeColor="text1"/>
                <w:sz w:val="22"/>
                <w:lang w:eastAsia="zh-CN"/>
              </w:rPr>
              <w:t>-</w:t>
            </w:r>
            <w:proofErr w:type="spellStart"/>
            <w:r>
              <w:rPr>
                <w:rFonts w:eastAsiaTheme="minorEastAsia" w:hint="eastAsia"/>
                <w:color w:val="000000" w:themeColor="text1"/>
                <w:sz w:val="22"/>
                <w:lang w:eastAsia="zh-CN"/>
              </w:rPr>
              <w:lastRenderedPageBreak/>
              <w:t>item.value</w:t>
            </w:r>
            <w:proofErr w:type="spellEnd"/>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DBECF82" w14:textId="77777777" w:rsidR="007F18BD" w:rsidRDefault="007F18BD" w:rsidP="00CC2CE8">
            <w:pPr>
              <w:pStyle w:val="Text"/>
              <w:spacing w:before="60" w:after="60"/>
              <w:jc w:val="left"/>
              <w:rPr>
                <w:rFonts w:eastAsiaTheme="minorEastAsia"/>
                <w:color w:val="000000" w:themeColor="text1"/>
                <w:sz w:val="22"/>
                <w:lang w:eastAsia="zh-CN"/>
              </w:rPr>
            </w:pPr>
            <w:r>
              <w:rPr>
                <w:rFonts w:eastAsiaTheme="minorEastAsia" w:hint="eastAsia"/>
                <w:color w:val="000000" w:themeColor="text1"/>
                <w:sz w:val="22"/>
                <w:lang w:eastAsia="zh-CN"/>
              </w:rPr>
              <w:lastRenderedPageBreak/>
              <w:t>String</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C2BA0F0" w14:textId="77777777" w:rsidR="007F18BD" w:rsidRPr="005900CA" w:rsidRDefault="007F18BD" w:rsidP="00C11345">
            <w:pPr>
              <w:pStyle w:val="Text"/>
              <w:spacing w:before="0"/>
              <w:jc w:val="left"/>
              <w:rPr>
                <w:rFonts w:eastAsia="Arial" w:cs="Arial"/>
                <w:color w:val="000000" w:themeColor="text1"/>
                <w:sz w:val="22"/>
                <w:lang w:val="en-US"/>
              </w:rPr>
            </w:pPr>
            <w:r>
              <w:rPr>
                <w:rFonts w:eastAsiaTheme="minorEastAsia" w:cs="Arial" w:hint="eastAsia"/>
                <w:color w:val="000000" w:themeColor="text1"/>
                <w:sz w:val="22"/>
                <w:lang w:val="en-US" w:eastAsia="zh-CN"/>
              </w:rPr>
              <w:t>&lt;Any&gt;</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0CA1AEA" w14:textId="77777777" w:rsidR="007F18BD" w:rsidRDefault="007F18BD" w:rsidP="00CC2CE8">
            <w:pPr>
              <w:pStyle w:val="Text"/>
              <w:spacing w:before="60" w:after="60"/>
              <w:jc w:val="left"/>
              <w:rPr>
                <w:rFonts w:eastAsiaTheme="minorEastAsia"/>
                <w:color w:val="000000" w:themeColor="text1"/>
                <w:lang w:eastAsia="zh-CN"/>
              </w:rPr>
            </w:pPr>
            <w:r w:rsidRPr="00547139">
              <w:rPr>
                <w:rFonts w:eastAsiaTheme="minorEastAsia"/>
                <w:color w:val="000000" w:themeColor="text1"/>
                <w:lang w:val="en-US" w:eastAsia="zh-CN"/>
              </w:rPr>
              <w:t>A string containing a JSON-formatted array</w:t>
            </w:r>
            <w:r>
              <w:rPr>
                <w:rFonts w:eastAsiaTheme="minorEastAsia" w:hint="eastAsia"/>
                <w:color w:val="000000" w:themeColor="text1"/>
                <w:lang w:val="en-US" w:eastAsia="zh-CN"/>
              </w:rPr>
              <w:t>, e.g. [</w:t>
            </w:r>
            <w:r>
              <w:rPr>
                <w:rFonts w:eastAsiaTheme="minorEastAsia"/>
                <w:color w:val="000000" w:themeColor="text1"/>
                <w:lang w:val="en-US" w:eastAsia="zh-CN"/>
              </w:rPr>
              <w:t>“</w:t>
            </w:r>
            <w:r>
              <w:rPr>
                <w:rFonts w:eastAsiaTheme="minorEastAsia" w:hint="eastAsia"/>
                <w:color w:val="000000" w:themeColor="text1"/>
                <w:lang w:val="en-US" w:eastAsia="zh-CN"/>
              </w:rPr>
              <w:t>value1</w:t>
            </w:r>
            <w:r>
              <w:rPr>
                <w:rFonts w:eastAsiaTheme="minorEastAsia"/>
                <w:color w:val="000000" w:themeColor="text1"/>
                <w:lang w:val="en-US" w:eastAsia="zh-CN"/>
              </w:rPr>
              <w:t>”</w:t>
            </w:r>
            <w:r>
              <w:rPr>
                <w:rFonts w:eastAsiaTheme="minorEastAsia" w:hint="eastAsia"/>
                <w:color w:val="000000" w:themeColor="text1"/>
                <w:lang w:val="en-US" w:eastAsia="zh-CN"/>
              </w:rPr>
              <w:t xml:space="preserve">, </w:t>
            </w:r>
            <w:r>
              <w:rPr>
                <w:rFonts w:eastAsiaTheme="minorEastAsia"/>
                <w:color w:val="000000" w:themeColor="text1"/>
                <w:lang w:val="en-US" w:eastAsia="zh-CN"/>
              </w:rPr>
              <w:t>“</w:t>
            </w:r>
            <w:r>
              <w:rPr>
                <w:rFonts w:eastAsiaTheme="minorEastAsia" w:hint="eastAsia"/>
                <w:color w:val="000000" w:themeColor="text1"/>
                <w:lang w:val="en-US" w:eastAsia="zh-CN"/>
              </w:rPr>
              <w:t>value2</w:t>
            </w:r>
            <w:r>
              <w:rPr>
                <w:rFonts w:eastAsiaTheme="minorEastAsia"/>
                <w:color w:val="000000" w:themeColor="text1"/>
                <w:lang w:val="en-US" w:eastAsia="zh-CN"/>
              </w:rPr>
              <w:t>”</w:t>
            </w:r>
            <w:r>
              <w:rPr>
                <w:rFonts w:eastAsiaTheme="minorEastAsia" w:hint="eastAsia"/>
                <w:color w:val="000000" w:themeColor="text1"/>
                <w:lang w:val="en-US" w:eastAsia="zh-CN"/>
              </w:rPr>
              <w:t>]</w:t>
            </w:r>
          </w:p>
        </w:tc>
      </w:tr>
    </w:tbl>
    <w:p w14:paraId="575D7597" w14:textId="77777777" w:rsidR="007F18BD" w:rsidRDefault="007F18BD" w:rsidP="00CC2CE8">
      <w:pPr>
        <w:pStyle w:val="Body"/>
        <w:jc w:val="left"/>
        <w:rPr>
          <w:rFonts w:eastAsiaTheme="minorEastAsia"/>
          <w:lang w:val="en-US" w:eastAsia="zh-CN"/>
        </w:rPr>
      </w:pPr>
    </w:p>
    <w:p w14:paraId="741761A5" w14:textId="7DC468D8" w:rsidR="003C390B" w:rsidRPr="00000ABF" w:rsidRDefault="003C390B" w:rsidP="00CC2CE8">
      <w:pPr>
        <w:pStyle w:val="ncs-h4"/>
        <w:jc w:val="left"/>
        <w:rPr>
          <w:rFonts w:eastAsiaTheme="minorEastAsia"/>
          <w:b/>
          <w:lang w:eastAsia="zh-CN"/>
        </w:rPr>
      </w:pPr>
      <w:bookmarkStart w:id="406" w:name="_Toc212542686"/>
      <w:bookmarkStart w:id="407" w:name="_Toc216180162"/>
      <w:r w:rsidRPr="00000ABF">
        <w:rPr>
          <w:rFonts w:eastAsiaTheme="minorEastAsia"/>
          <w:b/>
        </w:rPr>
        <w:t>RTSP Playback Command</w:t>
      </w:r>
      <w:bookmarkEnd w:id="406"/>
      <w:bookmarkEnd w:id="407"/>
    </w:p>
    <w:p w14:paraId="334E1FDC" w14:textId="50395AC2" w:rsidR="0023299E" w:rsidRDefault="000E4746" w:rsidP="00CC2CE8">
      <w:pPr>
        <w:pStyle w:val="ncs-body"/>
        <w:jc w:val="left"/>
        <w:rPr>
          <w:rFonts w:eastAsiaTheme="minorEastAsia"/>
          <w:lang w:eastAsia="zh-CN"/>
        </w:rPr>
      </w:pPr>
      <w:r w:rsidRPr="00041CDF">
        <w:rPr>
          <w:rFonts w:eastAsiaTheme="minorEastAsia"/>
          <w:lang w:eastAsia="zh-CN"/>
        </w:rPr>
        <w:t xml:space="preserve">Control playback using </w:t>
      </w:r>
      <w:r>
        <w:rPr>
          <w:rFonts w:eastAsiaTheme="minorEastAsia" w:hint="eastAsia"/>
          <w:lang w:eastAsia="zh-CN"/>
        </w:rPr>
        <w:t>RTSP PLAY Command</w:t>
      </w:r>
      <w:r w:rsidRPr="00041CDF">
        <w:rPr>
          <w:rFonts w:eastAsiaTheme="minorEastAsia"/>
          <w:lang w:eastAsia="zh-CN"/>
        </w:rPr>
        <w:t>, with support for speed adjustment and seeking</w:t>
      </w:r>
      <w:r>
        <w:rPr>
          <w:rFonts w:eastAsiaTheme="minorEastAsia" w:hint="eastAsia"/>
          <w:lang w:eastAsia="zh-CN"/>
        </w:rPr>
        <w:t xml:space="preserve">. </w:t>
      </w:r>
      <w:r w:rsidR="0023299E" w:rsidRPr="00E07F37">
        <w:rPr>
          <w:rFonts w:eastAsiaTheme="minorEastAsia"/>
          <w:lang w:eastAsia="zh-CN"/>
        </w:rPr>
        <w:t>The valid scale values are 0.25, 0.5, 1, 2, 4, and 8.</w:t>
      </w:r>
    </w:p>
    <w:p w14:paraId="13618258" w14:textId="77777777" w:rsidR="006C2252" w:rsidRDefault="006C2252" w:rsidP="00CC2CE8">
      <w:pPr>
        <w:pStyle w:val="ncs-body"/>
        <w:jc w:val="left"/>
        <w:rPr>
          <w:rFonts w:eastAsiaTheme="minorEastAsia"/>
          <w:lang w:eastAsia="zh-CN"/>
        </w:rPr>
      </w:pPr>
    </w:p>
    <w:p w14:paraId="016985EE" w14:textId="77777777" w:rsidR="006C2252" w:rsidRDefault="006C2252" w:rsidP="00CC2CE8">
      <w:pPr>
        <w:pStyle w:val="ncs-body"/>
        <w:jc w:val="left"/>
        <w:rPr>
          <w:rFonts w:eastAsiaTheme="minorEastAsia"/>
          <w:lang w:eastAsia="zh-CN"/>
        </w:rPr>
      </w:pPr>
    </w:p>
    <w:p w14:paraId="15F30C96" w14:textId="5BC98486" w:rsidR="000E4746" w:rsidRPr="006C2252" w:rsidRDefault="006C2252" w:rsidP="00CC2CE8">
      <w:pPr>
        <w:pStyle w:val="ncs-body"/>
        <w:jc w:val="left"/>
        <w:rPr>
          <w:rFonts w:eastAsiaTheme="minorEastAsia"/>
          <w:lang w:eastAsia="zh-CN"/>
        </w:rPr>
      </w:pPr>
      <w:r>
        <w:rPr>
          <w:rFonts w:eastAsiaTheme="minorEastAsia" w:hint="eastAsia"/>
          <w:lang w:eastAsia="zh-CN"/>
        </w:rPr>
        <w:t xml:space="preserve">E.g. </w:t>
      </w:r>
      <w:r>
        <w:rPr>
          <w:rFonts w:eastAsiaTheme="minorEastAsia" w:hint="eastAsia"/>
        </w:rPr>
        <w:t>Seek to 100s and change playback speed to 4x with PLAY</w:t>
      </w:r>
      <w:r>
        <w:rPr>
          <w:rFonts w:eastAsiaTheme="minorEastAsia" w:hint="eastAsia"/>
          <w:lang w:eastAsia="zh-CN"/>
        </w:rPr>
        <w:t>:</w:t>
      </w:r>
    </w:p>
    <w:p w14:paraId="7F8685CA" w14:textId="434F7892" w:rsidR="00A613C0" w:rsidRDefault="00F60839" w:rsidP="00CC2CE8">
      <w:pPr>
        <w:pStyle w:val="Body"/>
        <w:jc w:val="left"/>
        <w:rPr>
          <w:rFonts w:eastAsiaTheme="minorEastAsia"/>
          <w:lang w:eastAsia="zh-CN"/>
        </w:rPr>
      </w:pPr>
      <w:r w:rsidRPr="00117B0E">
        <w:rPr>
          <w:noProof/>
        </w:rPr>
        <w:drawing>
          <wp:inline distT="0" distB="0" distL="0" distR="0" wp14:anchorId="5AD153A0" wp14:editId="12D5C550">
            <wp:extent cx="5747385" cy="2868930"/>
            <wp:effectExtent l="0" t="0" r="5715" b="7620"/>
            <wp:docPr id="133774200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42000" name="图片 1" descr="图形用户界面, 文本, 应用程序&#10;&#10;AI 生成的内容可能不正确。"/>
                    <pic:cNvPicPr/>
                  </pic:nvPicPr>
                  <pic:blipFill>
                    <a:blip r:embed="rId22"/>
                    <a:stretch>
                      <a:fillRect/>
                    </a:stretch>
                  </pic:blipFill>
                  <pic:spPr>
                    <a:xfrm>
                      <a:off x="0" y="0"/>
                      <a:ext cx="5747385" cy="2868930"/>
                    </a:xfrm>
                    <a:prstGeom prst="rect">
                      <a:avLst/>
                    </a:prstGeom>
                  </pic:spPr>
                </pic:pic>
              </a:graphicData>
            </a:graphic>
          </wp:inline>
        </w:drawing>
      </w:r>
    </w:p>
    <w:p w14:paraId="17473E7F" w14:textId="77777777" w:rsidR="00C307A9" w:rsidRPr="00A613C0" w:rsidRDefault="00C307A9" w:rsidP="00CC2CE8">
      <w:pPr>
        <w:pStyle w:val="Body"/>
        <w:jc w:val="left"/>
        <w:rPr>
          <w:rFonts w:eastAsiaTheme="minorEastAsia"/>
          <w:lang w:eastAsia="zh-CN"/>
        </w:rPr>
      </w:pPr>
    </w:p>
    <w:p w14:paraId="1200815B" w14:textId="5BDEEF30" w:rsidR="003E7925" w:rsidRPr="00000ABF" w:rsidRDefault="00EB53A8" w:rsidP="00CC2CE8">
      <w:pPr>
        <w:pStyle w:val="ncs-h4"/>
        <w:jc w:val="left"/>
        <w:rPr>
          <w:b/>
        </w:rPr>
      </w:pPr>
      <w:bookmarkStart w:id="408" w:name="_Toc212542687"/>
      <w:bookmarkStart w:id="409" w:name="_Toc216180163"/>
      <w:r w:rsidRPr="00000ABF">
        <w:rPr>
          <w:b/>
        </w:rPr>
        <w:t>RTSP Channels</w:t>
      </w:r>
      <w:bookmarkEnd w:id="408"/>
      <w:bookmarkEnd w:id="409"/>
    </w:p>
    <w:p w14:paraId="3C12AA3D" w14:textId="3C654A98" w:rsidR="005A0A59" w:rsidRPr="008114C3" w:rsidRDefault="00853C07" w:rsidP="00CC2CE8">
      <w:pPr>
        <w:pStyle w:val="BodyText"/>
        <w:numPr>
          <w:ilvl w:val="0"/>
          <w:numId w:val="44"/>
        </w:numPr>
        <w:jc w:val="left"/>
        <w:rPr>
          <w:rFonts w:cs="Arial"/>
        </w:rPr>
      </w:pPr>
      <w:r>
        <w:t>As shown in the below SDP, t</w:t>
      </w:r>
      <w:r w:rsidR="009971BB" w:rsidRPr="008114C3">
        <w:t xml:space="preserve">here are </w:t>
      </w:r>
      <w:r w:rsidR="00212E77" w:rsidRPr="008114C3">
        <w:t xml:space="preserve">4 types of </w:t>
      </w:r>
      <w:r w:rsidR="006D66B3" w:rsidRPr="008114C3">
        <w:t>channels</w:t>
      </w:r>
      <w:r w:rsidR="00212E77" w:rsidRPr="008114C3">
        <w:t xml:space="preserve"> in </w:t>
      </w:r>
      <w:r w:rsidR="00070A90" w:rsidRPr="008114C3">
        <w:t>RTSP stream:</w:t>
      </w:r>
    </w:p>
    <w:p w14:paraId="7845B71B" w14:textId="77777777" w:rsidR="00BF606D" w:rsidRPr="00BF606D" w:rsidRDefault="00BF606D" w:rsidP="00CC2CE8">
      <w:pPr>
        <w:pStyle w:val="ListParagraph"/>
        <w:numPr>
          <w:ilvl w:val="0"/>
          <w:numId w:val="2"/>
        </w:numPr>
        <w:jc w:val="left"/>
      </w:pPr>
      <w:r>
        <w:rPr>
          <w:rFonts w:ascii="Segoe UI" w:eastAsia="Segoe UI" w:hAnsi="Segoe UI" w:cs="Segoe UI"/>
          <w:sz w:val="24"/>
          <w:szCs w:val="24"/>
        </w:rPr>
        <w:t>V</w:t>
      </w:r>
      <w:r w:rsidR="4F6A63D9" w:rsidRPr="308B31B3">
        <w:rPr>
          <w:rFonts w:ascii="Segoe UI" w:eastAsia="Segoe UI" w:hAnsi="Segoe UI" w:cs="Segoe UI"/>
          <w:sz w:val="24"/>
          <w:szCs w:val="24"/>
        </w:rPr>
        <w:t>ideo</w:t>
      </w:r>
    </w:p>
    <w:p w14:paraId="59918FCB" w14:textId="77777777" w:rsidR="00BF606D" w:rsidRPr="00BF606D" w:rsidRDefault="00BF606D" w:rsidP="00CC2CE8">
      <w:pPr>
        <w:pStyle w:val="ListParagraph"/>
        <w:numPr>
          <w:ilvl w:val="0"/>
          <w:numId w:val="2"/>
        </w:numPr>
        <w:jc w:val="left"/>
      </w:pPr>
      <w:r>
        <w:rPr>
          <w:rFonts w:ascii="Segoe UI" w:eastAsia="Segoe UI" w:hAnsi="Segoe UI" w:cs="Segoe UI"/>
          <w:sz w:val="24"/>
          <w:szCs w:val="24"/>
        </w:rPr>
        <w:t>A</w:t>
      </w:r>
      <w:r w:rsidR="4F6A63D9" w:rsidRPr="308B31B3">
        <w:rPr>
          <w:rFonts w:ascii="Segoe UI" w:eastAsia="Segoe UI" w:hAnsi="Segoe UI" w:cs="Segoe UI"/>
          <w:sz w:val="24"/>
          <w:szCs w:val="24"/>
        </w:rPr>
        <w:t>udio</w:t>
      </w:r>
    </w:p>
    <w:p w14:paraId="63DDF634" w14:textId="77777777" w:rsidR="00BF606D" w:rsidRPr="00BF606D" w:rsidRDefault="00BF606D" w:rsidP="00CC2CE8">
      <w:pPr>
        <w:pStyle w:val="ListParagraph"/>
        <w:numPr>
          <w:ilvl w:val="0"/>
          <w:numId w:val="2"/>
        </w:numPr>
        <w:jc w:val="left"/>
      </w:pPr>
      <w:r>
        <w:rPr>
          <w:rFonts w:ascii="Segoe UI" w:eastAsia="Segoe UI" w:hAnsi="Segoe UI" w:cs="Segoe UI"/>
          <w:sz w:val="24"/>
          <w:szCs w:val="24"/>
        </w:rPr>
        <w:t>M</w:t>
      </w:r>
      <w:r w:rsidR="4F6A63D9" w:rsidRPr="308B31B3">
        <w:rPr>
          <w:rFonts w:ascii="Segoe UI" w:eastAsia="Segoe UI" w:hAnsi="Segoe UI" w:cs="Segoe UI"/>
          <w:sz w:val="24"/>
          <w:szCs w:val="24"/>
        </w:rPr>
        <w:t>etadata</w:t>
      </w:r>
    </w:p>
    <w:p w14:paraId="3FB5581F" w14:textId="1C235FD6" w:rsidR="008114C3" w:rsidRDefault="00BF606D" w:rsidP="00CC2CE8">
      <w:pPr>
        <w:pStyle w:val="ListParagraph"/>
        <w:numPr>
          <w:ilvl w:val="0"/>
          <w:numId w:val="2"/>
        </w:numPr>
        <w:jc w:val="left"/>
      </w:pPr>
      <w:r>
        <w:rPr>
          <w:rFonts w:ascii="Segoe UI" w:eastAsia="Segoe UI" w:hAnsi="Segoe UI" w:cs="Segoe UI"/>
          <w:sz w:val="24"/>
          <w:szCs w:val="24"/>
        </w:rPr>
        <w:t>E</w:t>
      </w:r>
      <w:r w:rsidR="4F6A63D9" w:rsidRPr="308B31B3">
        <w:rPr>
          <w:rFonts w:ascii="Segoe UI" w:eastAsia="Segoe UI" w:hAnsi="Segoe UI" w:cs="Segoe UI"/>
          <w:sz w:val="24"/>
          <w:szCs w:val="24"/>
        </w:rPr>
        <w:t>vent</w:t>
      </w:r>
    </w:p>
    <w:p w14:paraId="4011921C" w14:textId="77777777" w:rsidR="00853C07" w:rsidRDefault="657D6993" w:rsidP="00CC2CE8">
      <w:pPr>
        <w:keepNext/>
        <w:jc w:val="left"/>
      </w:pPr>
      <w:r>
        <w:rPr>
          <w:noProof/>
        </w:rPr>
        <w:lastRenderedPageBreak/>
        <w:drawing>
          <wp:inline distT="0" distB="0" distL="0" distR="0" wp14:anchorId="6514F02D" wp14:editId="2AB803AA">
            <wp:extent cx="5743575" cy="4295775"/>
            <wp:effectExtent l="0" t="0" r="0" b="0"/>
            <wp:docPr id="1571430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30454" name=""/>
                    <pic:cNvPicPr/>
                  </pic:nvPicPr>
                  <pic:blipFill>
                    <a:blip r:embed="rId23">
                      <a:extLst>
                        <a:ext uri="{28A0092B-C50C-407E-A947-70E740481C1C}">
                          <a14:useLocalDpi xmlns:a14="http://schemas.microsoft.com/office/drawing/2010/main" val="0"/>
                        </a:ext>
                      </a:extLst>
                    </a:blip>
                    <a:stretch>
                      <a:fillRect/>
                    </a:stretch>
                  </pic:blipFill>
                  <pic:spPr>
                    <a:xfrm>
                      <a:off x="0" y="0"/>
                      <a:ext cx="5743575" cy="4295775"/>
                    </a:xfrm>
                    <a:prstGeom prst="rect">
                      <a:avLst/>
                    </a:prstGeom>
                  </pic:spPr>
                </pic:pic>
              </a:graphicData>
            </a:graphic>
          </wp:inline>
        </w:drawing>
      </w:r>
    </w:p>
    <w:p w14:paraId="7DB671BF" w14:textId="153C3EC0" w:rsidR="657D6993" w:rsidRDefault="00853C07" w:rsidP="0096712E">
      <w:pPr>
        <w:pStyle w:val="Caption"/>
        <w:rPr>
          <w:rFonts w:eastAsia="Arial"/>
        </w:rPr>
      </w:pPr>
      <w:bookmarkStart w:id="410" w:name="_Hlt216180077"/>
      <w:bookmarkStart w:id="411" w:name="_Toc216180087"/>
      <w:bookmarkEnd w:id="410"/>
      <w:r>
        <w:t xml:space="preserve">Figure </w:t>
      </w:r>
      <w:fldSimple w:instr=" SEQ Figure \* ARABIC ">
        <w:r w:rsidR="00542606">
          <w:rPr>
            <w:noProof/>
          </w:rPr>
          <w:t>7</w:t>
        </w:r>
      </w:fldSimple>
      <w:r>
        <w:t xml:space="preserve"> SDP</w:t>
      </w:r>
      <w:r>
        <w:rPr>
          <w:noProof/>
        </w:rPr>
        <w:t xml:space="preserve"> Sample</w:t>
      </w:r>
      <w:bookmarkEnd w:id="411"/>
    </w:p>
    <w:p w14:paraId="5FE4C894" w14:textId="77777777" w:rsidR="00032DB9" w:rsidRPr="005131B8" w:rsidRDefault="00032DB9" w:rsidP="0096712E">
      <w:pPr>
        <w:pStyle w:val="ncs-body"/>
      </w:pPr>
    </w:p>
    <w:p w14:paraId="2E03F58E" w14:textId="3458714C" w:rsidR="00F41094" w:rsidRPr="00000ABF" w:rsidRDefault="00107F77" w:rsidP="00CC2CE8">
      <w:pPr>
        <w:pStyle w:val="ncs-h4"/>
        <w:jc w:val="left"/>
        <w:rPr>
          <w:rFonts w:eastAsiaTheme="minorEastAsia"/>
          <w:b/>
          <w:lang w:eastAsia="zh-CN"/>
        </w:rPr>
      </w:pPr>
      <w:bookmarkStart w:id="412" w:name="_Ref209474991"/>
      <w:bookmarkStart w:id="413" w:name="_Toc212542688"/>
      <w:bookmarkStart w:id="414" w:name="_Toc216180164"/>
      <w:r w:rsidRPr="00000ABF">
        <w:rPr>
          <w:rFonts w:hint="eastAsia"/>
          <w:b/>
        </w:rPr>
        <w:t>Error Code In RTSP</w:t>
      </w:r>
      <w:bookmarkEnd w:id="412"/>
      <w:bookmarkEnd w:id="413"/>
      <w:bookmarkEnd w:id="414"/>
    </w:p>
    <w:tbl>
      <w:tblPr>
        <w:tblStyle w:val="TableGrid"/>
        <w:tblW w:w="0" w:type="auto"/>
        <w:jc w:val="center"/>
        <w:tblInd w:w="0" w:type="dxa"/>
        <w:tblLayout w:type="fixed"/>
        <w:tblLook w:val="06A0" w:firstRow="1" w:lastRow="0" w:firstColumn="1" w:lastColumn="0" w:noHBand="1" w:noVBand="1"/>
      </w:tblPr>
      <w:tblGrid>
        <w:gridCol w:w="1639"/>
        <w:gridCol w:w="2458"/>
        <w:gridCol w:w="2458"/>
      </w:tblGrid>
      <w:tr w:rsidR="00107F77" w14:paraId="1066C7D5"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364FFF5E" w14:textId="77777777" w:rsidR="00107F77" w:rsidRPr="00BD31D1" w:rsidRDefault="00107F77" w:rsidP="00CC2CE8">
            <w:pPr>
              <w:jc w:val="left"/>
              <w:rPr>
                <w:rFonts w:eastAsiaTheme="minorEastAsia"/>
              </w:rPr>
            </w:pPr>
            <w:r>
              <w:rPr>
                <w:rFonts w:ascii="Arial" w:eastAsiaTheme="minorEastAsia" w:hAnsi="Arial" w:cs="Arial" w:hint="eastAsia"/>
                <w:b/>
                <w:bCs/>
                <w:color w:val="000000" w:themeColor="text1"/>
                <w:sz w:val="22"/>
                <w:szCs w:val="22"/>
              </w:rPr>
              <w:t>Code</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36049217" w14:textId="77777777" w:rsidR="00107F77" w:rsidRDefault="00107F77" w:rsidP="00CC2CE8">
            <w:pPr>
              <w:ind w:left="1"/>
              <w:jc w:val="left"/>
            </w:pPr>
            <w:r>
              <w:rPr>
                <w:rFonts w:ascii="Arial" w:eastAsiaTheme="minorEastAsia" w:hAnsi="Arial" w:cs="Arial" w:hint="eastAsia"/>
                <w:b/>
                <w:bCs/>
                <w:color w:val="000000" w:themeColor="text1"/>
                <w:sz w:val="22"/>
                <w:szCs w:val="22"/>
              </w:rPr>
              <w:t>Message</w:t>
            </w:r>
          </w:p>
        </w:tc>
        <w:tc>
          <w:tcPr>
            <w:tcW w:w="2458" w:type="dxa"/>
            <w:tcBorders>
              <w:top w:val="single" w:sz="8" w:space="0" w:color="auto"/>
              <w:left w:val="single" w:sz="8" w:space="0" w:color="auto"/>
              <w:bottom w:val="single" w:sz="8" w:space="0" w:color="auto"/>
              <w:right w:val="single" w:sz="8" w:space="0" w:color="auto"/>
            </w:tcBorders>
          </w:tcPr>
          <w:p w14:paraId="68654722" w14:textId="77777777" w:rsidR="00107F77" w:rsidRPr="003826DD" w:rsidRDefault="00107F77" w:rsidP="00CC2CE8">
            <w:pPr>
              <w:ind w:left="1"/>
              <w:jc w:val="left"/>
              <w:rPr>
                <w:rFonts w:ascii="Arial" w:eastAsiaTheme="minorEastAsia" w:hAnsi="Arial" w:cs="Arial"/>
                <w:b/>
                <w:color w:val="000000" w:themeColor="text1"/>
                <w:sz w:val="22"/>
              </w:rPr>
            </w:pPr>
            <w:r>
              <w:rPr>
                <w:rFonts w:ascii="Arial" w:eastAsiaTheme="minorEastAsia" w:hAnsi="Arial" w:cs="Arial" w:hint="eastAsia"/>
                <w:b/>
                <w:bCs/>
                <w:color w:val="000000" w:themeColor="text1"/>
                <w:sz w:val="22"/>
              </w:rPr>
              <w:t>Description</w:t>
            </w:r>
          </w:p>
        </w:tc>
      </w:tr>
      <w:tr w:rsidR="00107F77" w14:paraId="5E2AF119"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20D001C" w14:textId="77777777" w:rsidR="00107F77" w:rsidRPr="001574BF" w:rsidRDefault="00107F77">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200</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7CA01D2" w14:textId="77777777" w:rsidR="00107F77" w:rsidRPr="001574BF" w:rsidRDefault="00107F77">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OK</w:t>
            </w:r>
          </w:p>
        </w:tc>
        <w:tc>
          <w:tcPr>
            <w:tcW w:w="2458" w:type="dxa"/>
            <w:tcBorders>
              <w:top w:val="single" w:sz="8" w:space="0" w:color="auto"/>
              <w:left w:val="single" w:sz="8" w:space="0" w:color="auto"/>
              <w:bottom w:val="single" w:sz="8" w:space="0" w:color="auto"/>
              <w:right w:val="single" w:sz="8" w:space="0" w:color="auto"/>
            </w:tcBorders>
          </w:tcPr>
          <w:p w14:paraId="7BB4B259" w14:textId="77777777" w:rsidR="00107F77" w:rsidRDefault="00107F77">
            <w:pPr>
              <w:spacing w:before="60" w:after="60"/>
              <w:jc w:val="left"/>
              <w:rPr>
                <w:rFonts w:ascii="Arial" w:hAnsi="Arial" w:cs="Arial"/>
                <w:color w:val="000000" w:themeColor="text1"/>
                <w:sz w:val="22"/>
              </w:rPr>
            </w:pPr>
            <w:r>
              <w:rPr>
                <w:rFonts w:ascii="Arial" w:eastAsiaTheme="minorEastAsia" w:hAnsi="Arial" w:cs="Arial" w:hint="eastAsia"/>
                <w:color w:val="000000" w:themeColor="text1"/>
                <w:sz w:val="22"/>
              </w:rPr>
              <w:t>Request Success</w:t>
            </w:r>
          </w:p>
        </w:tc>
      </w:tr>
      <w:tr w:rsidR="00107F77" w14:paraId="2A25DFBD"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30703429" w14:textId="77777777" w:rsidR="00107F77" w:rsidRDefault="00107F77">
            <w:pPr>
              <w:spacing w:before="60" w:after="60"/>
              <w:jc w:val="left"/>
              <w:rPr>
                <w:rFonts w:ascii="Arial" w:hAnsi="Arial" w:cs="Arial"/>
                <w:color w:val="000000" w:themeColor="text1"/>
                <w:sz w:val="22"/>
              </w:rPr>
            </w:pPr>
            <w:r>
              <w:rPr>
                <w:rFonts w:ascii="Arial" w:eastAsiaTheme="minorEastAsia" w:hAnsi="Arial" w:cs="Arial" w:hint="eastAsia"/>
                <w:color w:val="000000" w:themeColor="text1"/>
                <w:sz w:val="22"/>
              </w:rPr>
              <w:t>201</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B8DC7D5" w14:textId="77777777" w:rsidR="00107F77" w:rsidRDefault="00107F77">
            <w:pPr>
              <w:spacing w:before="60" w:after="60"/>
              <w:jc w:val="left"/>
              <w:rPr>
                <w:rFonts w:ascii="Arial" w:hAnsi="Arial" w:cs="Arial"/>
                <w:color w:val="000000" w:themeColor="text1"/>
                <w:sz w:val="22"/>
                <w:lang w:val="en-GB"/>
              </w:rPr>
            </w:pPr>
            <w:r w:rsidRPr="00352779">
              <w:rPr>
                <w:rFonts w:ascii="Arial" w:hAnsi="Arial" w:cs="Arial"/>
                <w:color w:val="000000" w:themeColor="text1"/>
                <w:sz w:val="22"/>
                <w:lang w:val="en-US"/>
              </w:rPr>
              <w:t>End of Stream</w:t>
            </w:r>
          </w:p>
        </w:tc>
        <w:tc>
          <w:tcPr>
            <w:tcW w:w="2458" w:type="dxa"/>
            <w:tcBorders>
              <w:top w:val="single" w:sz="8" w:space="0" w:color="auto"/>
              <w:left w:val="single" w:sz="8" w:space="0" w:color="auto"/>
              <w:bottom w:val="single" w:sz="8" w:space="0" w:color="auto"/>
              <w:right w:val="single" w:sz="8" w:space="0" w:color="auto"/>
            </w:tcBorders>
          </w:tcPr>
          <w:p w14:paraId="69382665" w14:textId="77777777" w:rsidR="00107F77" w:rsidRPr="00710A08" w:rsidRDefault="00107F77">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Playback is ended</w:t>
            </w:r>
          </w:p>
        </w:tc>
      </w:tr>
      <w:tr w:rsidR="00E05D1E" w14:paraId="3A02691A"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77D6A84" w14:textId="2F041EBB" w:rsidR="00E05D1E" w:rsidRPr="0070573D" w:rsidRDefault="00E05D1E">
            <w:pPr>
              <w:spacing w:before="60" w:after="60"/>
              <w:jc w:val="left"/>
              <w:rPr>
                <w:rFonts w:ascii="Arial" w:eastAsiaTheme="minorEastAsia" w:hAnsi="Arial" w:cs="Arial"/>
                <w:color w:val="000000" w:themeColor="text1"/>
                <w:sz w:val="22"/>
              </w:rPr>
            </w:pPr>
            <w:r w:rsidRPr="00005015">
              <w:rPr>
                <w:rFonts w:ascii="Arial" w:eastAsiaTheme="minorEastAsia" w:hAnsi="Arial" w:cs="Arial" w:hint="eastAsia"/>
                <w:color w:val="000000" w:themeColor="text1"/>
                <w:sz w:val="22"/>
                <w:lang w:val="en-US"/>
              </w:rPr>
              <w:t>400</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16C3927" w14:textId="7DEA79E6" w:rsidR="00E05D1E" w:rsidRPr="0070573D" w:rsidRDefault="00005015">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Bad Request</w:t>
            </w:r>
          </w:p>
        </w:tc>
        <w:tc>
          <w:tcPr>
            <w:tcW w:w="2458" w:type="dxa"/>
            <w:tcBorders>
              <w:top w:val="single" w:sz="8" w:space="0" w:color="auto"/>
              <w:left w:val="single" w:sz="8" w:space="0" w:color="auto"/>
              <w:bottom w:val="single" w:sz="8" w:space="0" w:color="auto"/>
              <w:right w:val="single" w:sz="8" w:space="0" w:color="auto"/>
            </w:tcBorders>
          </w:tcPr>
          <w:p w14:paraId="2FD92F90" w14:textId="2305B8EC" w:rsidR="00E05D1E" w:rsidRPr="0070573D" w:rsidRDefault="00966C26">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R</w:t>
            </w:r>
            <w:r>
              <w:rPr>
                <w:rFonts w:ascii="Arial" w:eastAsiaTheme="minorEastAsia" w:hAnsi="Arial" w:cs="Arial" w:hint="eastAsia"/>
                <w:color w:val="000000" w:themeColor="text1"/>
              </w:rPr>
              <w:t>equest is invalid</w:t>
            </w:r>
          </w:p>
        </w:tc>
      </w:tr>
      <w:tr w:rsidR="00107F77" w14:paraId="6679753A"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A05107C" w14:textId="77777777" w:rsidR="00107F77" w:rsidRPr="00626818" w:rsidRDefault="00107F77">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404</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F5608B6" w14:textId="77777777" w:rsidR="00107F77" w:rsidRPr="00626818" w:rsidRDefault="00107F77">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Not Found</w:t>
            </w:r>
          </w:p>
        </w:tc>
        <w:tc>
          <w:tcPr>
            <w:tcW w:w="2458" w:type="dxa"/>
            <w:tcBorders>
              <w:top w:val="single" w:sz="8" w:space="0" w:color="auto"/>
              <w:left w:val="single" w:sz="8" w:space="0" w:color="auto"/>
              <w:bottom w:val="single" w:sz="8" w:space="0" w:color="auto"/>
              <w:right w:val="single" w:sz="8" w:space="0" w:color="auto"/>
            </w:tcBorders>
          </w:tcPr>
          <w:p w14:paraId="229919A4" w14:textId="77777777" w:rsidR="00107F77" w:rsidRDefault="00107F77">
            <w:pPr>
              <w:spacing w:before="60" w:after="60"/>
              <w:jc w:val="left"/>
              <w:rPr>
                <w:rFonts w:ascii="Arial" w:hAnsi="Arial" w:cs="Arial"/>
                <w:color w:val="000000" w:themeColor="text1"/>
                <w:sz w:val="22"/>
              </w:rPr>
            </w:pPr>
            <w:r>
              <w:rPr>
                <w:rFonts w:ascii="Arial" w:eastAsiaTheme="minorEastAsia" w:hAnsi="Arial" w:cs="Arial" w:hint="eastAsia"/>
                <w:color w:val="000000" w:themeColor="text1"/>
                <w:sz w:val="22"/>
              </w:rPr>
              <w:t>Setup with error media</w:t>
            </w:r>
          </w:p>
        </w:tc>
      </w:tr>
      <w:tr w:rsidR="00107F77" w14:paraId="294CC41D"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C932B4E" w14:textId="77777777" w:rsidR="00107F77" w:rsidRPr="00607B4E" w:rsidRDefault="00107F77">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410</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4F12522" w14:textId="77777777" w:rsidR="00107F77" w:rsidRDefault="00107F77">
            <w:pPr>
              <w:spacing w:before="60" w:after="60"/>
              <w:jc w:val="left"/>
              <w:rPr>
                <w:rFonts w:ascii="Arial" w:hAnsi="Arial" w:cs="Arial"/>
                <w:color w:val="000000" w:themeColor="text1"/>
                <w:sz w:val="22"/>
              </w:rPr>
            </w:pPr>
            <w:r>
              <w:rPr>
                <w:rFonts w:ascii="Arial" w:eastAsiaTheme="minorEastAsia" w:hAnsi="Arial" w:cs="Arial" w:hint="eastAsia"/>
                <w:color w:val="000000" w:themeColor="text1"/>
                <w:sz w:val="22"/>
              </w:rPr>
              <w:t>Gone</w:t>
            </w:r>
          </w:p>
        </w:tc>
        <w:tc>
          <w:tcPr>
            <w:tcW w:w="2458" w:type="dxa"/>
            <w:tcBorders>
              <w:top w:val="single" w:sz="8" w:space="0" w:color="auto"/>
              <w:left w:val="single" w:sz="8" w:space="0" w:color="auto"/>
              <w:bottom w:val="single" w:sz="8" w:space="0" w:color="auto"/>
              <w:right w:val="single" w:sz="8" w:space="0" w:color="auto"/>
            </w:tcBorders>
          </w:tcPr>
          <w:p w14:paraId="022A3C02" w14:textId="77777777" w:rsidR="00107F77" w:rsidRPr="00DB1ABD" w:rsidRDefault="00107F77">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Session was be ended</w:t>
            </w:r>
          </w:p>
        </w:tc>
      </w:tr>
      <w:tr w:rsidR="001F08E1" w14:paraId="5F510299"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71B8106" w14:textId="3B207535" w:rsidR="001F08E1" w:rsidRDefault="001F08E1" w:rsidP="001F08E1">
            <w:pPr>
              <w:spacing w:before="60" w:after="60"/>
              <w:jc w:val="left"/>
              <w:rPr>
                <w:rFonts w:ascii="Arial" w:hAnsi="Arial" w:cs="Arial"/>
                <w:color w:val="000000" w:themeColor="text1"/>
                <w:sz w:val="22"/>
              </w:rPr>
            </w:pPr>
            <w:r w:rsidRPr="5F14925D">
              <w:rPr>
                <w:rFonts w:ascii="Arial" w:eastAsiaTheme="minorEastAsia" w:hAnsi="Arial" w:cs="Arial"/>
                <w:color w:val="000000" w:themeColor="text1"/>
                <w:sz w:val="22"/>
                <w:szCs w:val="22"/>
              </w:rPr>
              <w:t>454</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7531B30B" w14:textId="673D5515" w:rsidR="001F08E1" w:rsidRDefault="001F08E1" w:rsidP="001F08E1">
            <w:pPr>
              <w:spacing w:before="60" w:after="60"/>
              <w:jc w:val="left"/>
              <w:rPr>
                <w:rFonts w:ascii="Arial" w:hAnsi="Arial" w:cs="Arial"/>
                <w:color w:val="000000" w:themeColor="text1"/>
                <w:sz w:val="22"/>
              </w:rPr>
            </w:pPr>
            <w:r w:rsidRPr="5F14925D">
              <w:rPr>
                <w:rFonts w:ascii="Arial" w:eastAsiaTheme="minorEastAsia" w:hAnsi="Arial" w:cs="Arial"/>
                <w:color w:val="000000" w:themeColor="text1"/>
                <w:sz w:val="22"/>
                <w:szCs w:val="22"/>
                <w:lang w:val="en-GB"/>
              </w:rPr>
              <w:t>Session Not found</w:t>
            </w:r>
          </w:p>
        </w:tc>
        <w:tc>
          <w:tcPr>
            <w:tcW w:w="2458" w:type="dxa"/>
            <w:tcBorders>
              <w:top w:val="single" w:sz="8" w:space="0" w:color="auto"/>
              <w:left w:val="single" w:sz="8" w:space="0" w:color="auto"/>
              <w:bottom w:val="single" w:sz="8" w:space="0" w:color="auto"/>
              <w:right w:val="single" w:sz="8" w:space="0" w:color="auto"/>
            </w:tcBorders>
          </w:tcPr>
          <w:p w14:paraId="0EAEB48B" w14:textId="36F5F6DF" w:rsidR="001F08E1" w:rsidRDefault="001F08E1" w:rsidP="001F08E1">
            <w:pPr>
              <w:spacing w:before="60" w:after="60"/>
              <w:jc w:val="left"/>
              <w:rPr>
                <w:rFonts w:ascii="Arial" w:hAnsi="Arial" w:cs="Arial"/>
                <w:color w:val="000000" w:themeColor="text1"/>
                <w:sz w:val="22"/>
              </w:rPr>
            </w:pPr>
            <w:r w:rsidRPr="5F14925D">
              <w:rPr>
                <w:rFonts w:ascii="Arial" w:eastAsiaTheme="minorEastAsia" w:hAnsi="Arial" w:cs="Arial"/>
                <w:color w:val="000000" w:themeColor="text1"/>
                <w:sz w:val="22"/>
                <w:szCs w:val="22"/>
                <w:lang w:val="en-GB"/>
              </w:rPr>
              <w:t>Request with invalid session id</w:t>
            </w:r>
          </w:p>
        </w:tc>
      </w:tr>
      <w:tr w:rsidR="001F08E1" w14:paraId="11787F59"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8A557C8" w14:textId="150CA69A" w:rsidR="001F08E1" w:rsidRDefault="001F08E1" w:rsidP="001F08E1">
            <w:pPr>
              <w:spacing w:before="60" w:after="60"/>
              <w:jc w:val="left"/>
              <w:rPr>
                <w:rFonts w:ascii="Arial" w:hAnsi="Arial" w:cs="Arial"/>
                <w:color w:val="000000" w:themeColor="text1"/>
                <w:sz w:val="22"/>
              </w:rPr>
            </w:pPr>
            <w:r w:rsidRPr="5F14925D">
              <w:rPr>
                <w:rFonts w:ascii="Arial" w:eastAsiaTheme="minorEastAsia" w:hAnsi="Arial" w:cs="Arial"/>
                <w:color w:val="000000" w:themeColor="text1"/>
                <w:sz w:val="22"/>
                <w:szCs w:val="22"/>
              </w:rPr>
              <w:t>455</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A2559CA" w14:textId="21601067" w:rsidR="001F08E1" w:rsidRDefault="001F08E1" w:rsidP="001F08E1">
            <w:pPr>
              <w:spacing w:before="60" w:after="60"/>
              <w:jc w:val="left"/>
              <w:rPr>
                <w:rFonts w:ascii="Arial" w:hAnsi="Arial" w:cs="Arial"/>
                <w:color w:val="000000" w:themeColor="text1"/>
                <w:sz w:val="22"/>
              </w:rPr>
            </w:pPr>
            <w:r w:rsidRPr="5F14925D">
              <w:rPr>
                <w:rFonts w:ascii="Arial" w:hAnsi="Arial" w:cs="Arial"/>
                <w:color w:val="000000" w:themeColor="text1"/>
                <w:sz w:val="22"/>
                <w:szCs w:val="22"/>
                <w:lang w:val="en-US"/>
              </w:rPr>
              <w:t>Method Not Valid in This State</w:t>
            </w:r>
          </w:p>
        </w:tc>
        <w:tc>
          <w:tcPr>
            <w:tcW w:w="2458" w:type="dxa"/>
            <w:tcBorders>
              <w:top w:val="single" w:sz="8" w:space="0" w:color="auto"/>
              <w:left w:val="single" w:sz="8" w:space="0" w:color="auto"/>
              <w:bottom w:val="single" w:sz="8" w:space="0" w:color="auto"/>
              <w:right w:val="single" w:sz="8" w:space="0" w:color="auto"/>
            </w:tcBorders>
          </w:tcPr>
          <w:p w14:paraId="15F274D3" w14:textId="7D620A91" w:rsidR="001F08E1" w:rsidRDefault="001F08E1" w:rsidP="001F08E1">
            <w:pPr>
              <w:spacing w:before="60" w:after="60"/>
              <w:jc w:val="left"/>
              <w:rPr>
                <w:rFonts w:ascii="Arial" w:hAnsi="Arial" w:cs="Arial"/>
                <w:color w:val="000000" w:themeColor="text1"/>
                <w:sz w:val="22"/>
              </w:rPr>
            </w:pPr>
            <w:r w:rsidRPr="5F14925D">
              <w:rPr>
                <w:rFonts w:ascii="Arial" w:eastAsiaTheme="minorEastAsia" w:hAnsi="Arial" w:cs="Arial"/>
                <w:color w:val="000000" w:themeColor="text1"/>
                <w:sz w:val="22"/>
                <w:szCs w:val="22"/>
              </w:rPr>
              <w:t>Send request in wrong order</w:t>
            </w:r>
          </w:p>
        </w:tc>
      </w:tr>
      <w:tr w:rsidR="001F08E1" w14:paraId="034268E9"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25B43592" w14:textId="353C63FF" w:rsidR="001F08E1" w:rsidRDefault="001F08E1" w:rsidP="001F08E1">
            <w:pPr>
              <w:spacing w:before="60" w:after="60"/>
              <w:jc w:val="left"/>
              <w:rPr>
                <w:rFonts w:ascii="Arial" w:hAnsi="Arial" w:cs="Arial"/>
                <w:color w:val="000000" w:themeColor="text1"/>
                <w:sz w:val="22"/>
              </w:rPr>
            </w:pPr>
            <w:r w:rsidRPr="5F14925D">
              <w:rPr>
                <w:rFonts w:ascii="Arial" w:eastAsiaTheme="minorEastAsia" w:hAnsi="Arial" w:cs="Arial"/>
                <w:color w:val="000000" w:themeColor="text1"/>
                <w:sz w:val="22"/>
                <w:szCs w:val="22"/>
              </w:rPr>
              <w:lastRenderedPageBreak/>
              <w:t>461</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D77F417" w14:textId="68D50946" w:rsidR="001F08E1" w:rsidRDefault="001F08E1" w:rsidP="001F08E1">
            <w:pPr>
              <w:spacing w:before="60" w:after="60"/>
              <w:jc w:val="left"/>
              <w:rPr>
                <w:rFonts w:ascii="Arial" w:hAnsi="Arial" w:cs="Arial"/>
                <w:color w:val="000000" w:themeColor="text1"/>
                <w:sz w:val="22"/>
              </w:rPr>
            </w:pPr>
            <w:r w:rsidRPr="5F14925D">
              <w:rPr>
                <w:rFonts w:ascii="Arial" w:hAnsi="Arial" w:cs="Arial"/>
                <w:color w:val="000000" w:themeColor="text1"/>
                <w:sz w:val="22"/>
                <w:szCs w:val="22"/>
                <w:lang w:val="en-US"/>
              </w:rPr>
              <w:t>Unsupported Transport</w:t>
            </w:r>
          </w:p>
        </w:tc>
        <w:tc>
          <w:tcPr>
            <w:tcW w:w="2458" w:type="dxa"/>
            <w:tcBorders>
              <w:top w:val="single" w:sz="8" w:space="0" w:color="auto"/>
              <w:left w:val="single" w:sz="8" w:space="0" w:color="auto"/>
              <w:bottom w:val="single" w:sz="8" w:space="0" w:color="auto"/>
              <w:right w:val="single" w:sz="8" w:space="0" w:color="auto"/>
            </w:tcBorders>
          </w:tcPr>
          <w:p w14:paraId="4DDBC5DC" w14:textId="4FD1A1E3" w:rsidR="001F08E1" w:rsidRDefault="001F08E1" w:rsidP="001F08E1">
            <w:pPr>
              <w:spacing w:before="60" w:after="60"/>
              <w:jc w:val="left"/>
              <w:rPr>
                <w:rFonts w:ascii="Arial" w:hAnsi="Arial" w:cs="Arial"/>
                <w:color w:val="000000" w:themeColor="text1"/>
                <w:sz w:val="22"/>
              </w:rPr>
            </w:pPr>
            <w:r w:rsidRPr="5F14925D">
              <w:rPr>
                <w:rFonts w:ascii="Arial" w:eastAsiaTheme="minorEastAsia" w:hAnsi="Arial" w:cs="Arial"/>
                <w:color w:val="000000" w:themeColor="text1"/>
                <w:sz w:val="22"/>
                <w:szCs w:val="22"/>
              </w:rPr>
              <w:t>Client setup with unsupported transport</w:t>
            </w:r>
          </w:p>
        </w:tc>
      </w:tr>
      <w:tr w:rsidR="001F08E1" w14:paraId="1B71F789"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3D76A24" w14:textId="3493BEB5" w:rsidR="001F08E1" w:rsidRDefault="001F08E1" w:rsidP="001F08E1">
            <w:pPr>
              <w:spacing w:before="60" w:after="60"/>
              <w:jc w:val="left"/>
              <w:rPr>
                <w:rFonts w:ascii="Arial" w:hAnsi="Arial" w:cs="Arial"/>
                <w:color w:val="000000" w:themeColor="text1"/>
                <w:sz w:val="22"/>
              </w:rPr>
            </w:pPr>
            <w:r w:rsidRPr="5F14925D">
              <w:rPr>
                <w:rFonts w:ascii="Arial" w:eastAsiaTheme="minorEastAsia" w:hAnsi="Arial" w:cs="Arial"/>
                <w:color w:val="000000" w:themeColor="text1"/>
                <w:sz w:val="22"/>
                <w:szCs w:val="22"/>
              </w:rPr>
              <w:t>501</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3A0FD094" w14:textId="2307F25F" w:rsidR="001F08E1" w:rsidRDefault="001F08E1" w:rsidP="007C2BAC">
            <w:pPr>
              <w:pStyle w:val="ncs-body"/>
              <w:jc w:val="left"/>
              <w:rPr>
                <w:color w:val="000000" w:themeColor="text1"/>
              </w:rPr>
            </w:pPr>
            <w:r w:rsidRPr="5F14925D">
              <w:rPr>
                <w:rFonts w:eastAsiaTheme="minorEastAsia"/>
                <w:lang w:val="en-US"/>
              </w:rPr>
              <w:t>Not Implemented</w:t>
            </w:r>
          </w:p>
        </w:tc>
        <w:tc>
          <w:tcPr>
            <w:tcW w:w="2458" w:type="dxa"/>
            <w:tcBorders>
              <w:top w:val="single" w:sz="8" w:space="0" w:color="auto"/>
              <w:left w:val="single" w:sz="8" w:space="0" w:color="auto"/>
              <w:bottom w:val="single" w:sz="8" w:space="0" w:color="auto"/>
              <w:right w:val="single" w:sz="8" w:space="0" w:color="auto"/>
            </w:tcBorders>
          </w:tcPr>
          <w:p w14:paraId="0BC18E04" w14:textId="02E9E2B8" w:rsidR="001F08E1" w:rsidRDefault="001F08E1" w:rsidP="007C2BAC">
            <w:pPr>
              <w:pStyle w:val="ncs-body"/>
              <w:jc w:val="left"/>
              <w:rPr>
                <w:color w:val="000000" w:themeColor="text1"/>
              </w:rPr>
            </w:pPr>
            <w:r w:rsidRPr="5F14925D">
              <w:rPr>
                <w:rFonts w:eastAsiaTheme="minorEastAsia"/>
              </w:rPr>
              <w:t>The request not implemented</w:t>
            </w:r>
          </w:p>
        </w:tc>
      </w:tr>
    </w:tbl>
    <w:p w14:paraId="088D2204" w14:textId="510F844C" w:rsidR="00F41094" w:rsidRPr="00A82015" w:rsidRDefault="00F41094" w:rsidP="00C47ED8">
      <w:pPr>
        <w:pStyle w:val="ncs-cap"/>
        <w:rPr>
          <w:b/>
          <w:rPrChange w:id="415" w:author="Tom Shen (NCS)" w:date="2025-12-18T16:39:00Z" w16du:dateUtc="2025-12-18T08:39:00Z">
            <w:rPr/>
          </w:rPrChange>
        </w:rPr>
      </w:pPr>
      <w:bookmarkStart w:id="416" w:name="_Toc216180052"/>
      <w:bookmarkStart w:id="417" w:name="_Hlt216180040"/>
      <w:r w:rsidRPr="00A82015">
        <w:rPr>
          <w:b/>
          <w:rPrChange w:id="418" w:author="Tom Shen (NCS)" w:date="2025-12-18T16:39:00Z" w16du:dateUtc="2025-12-18T08:39:00Z">
            <w:rPr/>
          </w:rPrChange>
        </w:rPr>
        <w:t xml:space="preserve">Table </w:t>
      </w:r>
      <w:r w:rsidR="009B23BB" w:rsidRPr="00A82015">
        <w:rPr>
          <w:b/>
          <w:rPrChange w:id="419" w:author="Tom Shen (NCS)" w:date="2025-12-18T16:39:00Z" w16du:dateUtc="2025-12-18T08:39:00Z">
            <w:rPr/>
          </w:rPrChange>
        </w:rPr>
        <w:fldChar w:fldCharType="begin"/>
      </w:r>
      <w:r w:rsidR="009B23BB" w:rsidRPr="00A82015">
        <w:rPr>
          <w:b/>
          <w:rPrChange w:id="420" w:author="Tom Shen (NCS)" w:date="2025-12-18T16:39:00Z" w16du:dateUtc="2025-12-18T08:39:00Z">
            <w:rPr/>
          </w:rPrChange>
        </w:rPr>
        <w:instrText xml:space="preserve"> SEQ Table \* ARABIC </w:instrText>
      </w:r>
      <w:r w:rsidR="009B23BB" w:rsidRPr="00A82015">
        <w:rPr>
          <w:b/>
          <w:rPrChange w:id="421" w:author="Tom Shen (NCS)" w:date="2025-12-18T16:39:00Z" w16du:dateUtc="2025-12-18T08:39:00Z">
            <w:rPr/>
          </w:rPrChange>
        </w:rPr>
        <w:fldChar w:fldCharType="separate"/>
      </w:r>
      <w:r w:rsidR="00542606" w:rsidRPr="00A82015">
        <w:rPr>
          <w:b/>
          <w:rPrChange w:id="422" w:author="Tom Shen (NCS)" w:date="2025-12-18T16:39:00Z" w16du:dateUtc="2025-12-18T08:39:00Z">
            <w:rPr>
              <w:noProof/>
            </w:rPr>
          </w:rPrChange>
        </w:rPr>
        <w:t>6</w:t>
      </w:r>
      <w:r w:rsidR="009B23BB" w:rsidRPr="00A82015">
        <w:rPr>
          <w:b/>
          <w:rPrChange w:id="423" w:author="Tom Shen (NCS)" w:date="2025-12-18T16:39:00Z" w16du:dateUtc="2025-12-18T08:39:00Z">
            <w:rPr/>
          </w:rPrChange>
        </w:rPr>
        <w:fldChar w:fldCharType="end"/>
      </w:r>
      <w:r w:rsidRPr="00A82015">
        <w:rPr>
          <w:b/>
          <w:rPrChange w:id="424" w:author="Tom Shen (NCS)" w:date="2025-12-18T16:39:00Z" w16du:dateUtc="2025-12-18T08:39:00Z">
            <w:rPr/>
          </w:rPrChange>
        </w:rPr>
        <w:t xml:space="preserve"> RTSP Error Code</w:t>
      </w:r>
      <w:bookmarkEnd w:id="416"/>
    </w:p>
    <w:bookmarkEnd w:id="417"/>
    <w:p w14:paraId="22287B90" w14:textId="77777777" w:rsidR="00F41094" w:rsidRDefault="00F41094" w:rsidP="00CC2CE8">
      <w:pPr>
        <w:pStyle w:val="BodyText"/>
        <w:jc w:val="left"/>
      </w:pPr>
    </w:p>
    <w:p w14:paraId="4D3187AC" w14:textId="23F5D738" w:rsidR="00226105" w:rsidRPr="00226105" w:rsidRDefault="006941D3" w:rsidP="00CC2CE8">
      <w:pPr>
        <w:pStyle w:val="BodyText"/>
        <w:numPr>
          <w:ilvl w:val="0"/>
          <w:numId w:val="48"/>
        </w:numPr>
        <w:jc w:val="left"/>
        <w:rPr>
          <w:rFonts w:eastAsiaTheme="minorEastAsia"/>
          <w:lang w:eastAsia="zh-CN"/>
        </w:rPr>
      </w:pPr>
      <w:r w:rsidRPr="00CA06F2">
        <w:t>When receiv</w:t>
      </w:r>
      <w:r w:rsidR="00A128D6">
        <w:t>ing</w:t>
      </w:r>
      <w:r w:rsidRPr="00CA06F2">
        <w:t xml:space="preserve"> error</w:t>
      </w:r>
      <w:r w:rsidR="00A128D6">
        <w:t xml:space="preserve"> code 454</w:t>
      </w:r>
      <w:r w:rsidRPr="00CA06F2">
        <w:t xml:space="preserve">, it </w:t>
      </w:r>
      <w:r w:rsidRPr="000A225A">
        <w:t xml:space="preserve">means the session has expired, and it </w:t>
      </w:r>
      <w:r w:rsidRPr="00CA06F2">
        <w:t>needs to call the RESTful API again to obtain a new session.</w:t>
      </w:r>
    </w:p>
    <w:p w14:paraId="139CACC2" w14:textId="76156F65" w:rsidR="006941D3" w:rsidRDefault="006941D3" w:rsidP="00CC2CE8">
      <w:pPr>
        <w:pStyle w:val="BodyText"/>
        <w:numPr>
          <w:ilvl w:val="0"/>
          <w:numId w:val="48"/>
        </w:numPr>
        <w:jc w:val="left"/>
        <w:rPr>
          <w:rFonts w:eastAsiaTheme="minorEastAsia"/>
          <w:lang w:eastAsia="zh-CN"/>
        </w:rPr>
      </w:pPr>
      <w:r w:rsidRPr="000A225A">
        <w:t xml:space="preserve">When </w:t>
      </w:r>
      <w:r w:rsidR="009B308D">
        <w:t xml:space="preserve">receiving error code </w:t>
      </w:r>
      <w:r w:rsidR="00DB3BFF">
        <w:rPr>
          <w:rFonts w:eastAsiaTheme="minorEastAsia" w:hint="eastAsia"/>
          <w:lang w:eastAsia="zh-CN"/>
        </w:rPr>
        <w:t>400</w:t>
      </w:r>
      <w:r w:rsidRPr="000A225A">
        <w:t xml:space="preserve">, it indicates </w:t>
      </w:r>
      <w:proofErr w:type="gramStart"/>
      <w:r w:rsidRPr="000A225A">
        <w:t>an</w:t>
      </w:r>
      <w:proofErr w:type="gramEnd"/>
      <w:r w:rsidRPr="000A225A">
        <w:t xml:space="preserve"> </w:t>
      </w:r>
      <w:r w:rsidR="00EF6344">
        <w:rPr>
          <w:rFonts w:eastAsiaTheme="minorEastAsia" w:hint="eastAsia"/>
          <w:lang w:eastAsia="zh-CN"/>
        </w:rPr>
        <w:t>request</w:t>
      </w:r>
      <w:r w:rsidRPr="000A225A">
        <w:t xml:space="preserve"> error (such as a camera stream failure), and C3 can attempt to perform the RTSP handshake again </w:t>
      </w:r>
      <w:r w:rsidR="004C5DED">
        <w:t xml:space="preserve">by </w:t>
      </w:r>
      <w:r w:rsidRPr="000A225A">
        <w:t xml:space="preserve">using the </w:t>
      </w:r>
      <w:r w:rsidR="00F92017">
        <w:t xml:space="preserve">existing </w:t>
      </w:r>
      <w:r w:rsidR="00A26F55">
        <w:t>RTSP</w:t>
      </w:r>
      <w:r w:rsidRPr="000A225A">
        <w:t xml:space="preserve"> URL.</w:t>
      </w:r>
    </w:p>
    <w:p w14:paraId="045E2E17" w14:textId="77777777" w:rsidR="006941D3" w:rsidRPr="00BD31D1" w:rsidRDefault="006941D3" w:rsidP="00CC2CE8">
      <w:pPr>
        <w:jc w:val="left"/>
      </w:pPr>
    </w:p>
    <w:p w14:paraId="5D2CF96A" w14:textId="1538AD8A" w:rsidR="00201665" w:rsidRDefault="002D3707" w:rsidP="00CC2CE8">
      <w:pPr>
        <w:pStyle w:val="ncs-h4"/>
        <w:jc w:val="left"/>
        <w:rPr>
          <w:rFonts w:eastAsiaTheme="minorEastAsia"/>
          <w:lang w:eastAsia="zh-CN"/>
        </w:rPr>
      </w:pPr>
      <w:bookmarkStart w:id="425" w:name="_Toc212542689"/>
      <w:bookmarkStart w:id="426" w:name="_Toc216180165"/>
      <w:r>
        <w:rPr>
          <w:rFonts w:eastAsiaTheme="minorEastAsia" w:hint="eastAsia"/>
          <w:lang w:eastAsia="zh-CN"/>
        </w:rPr>
        <w:lastRenderedPageBreak/>
        <w:t>UTC</w:t>
      </w:r>
      <w:r w:rsidR="00051A5A">
        <w:rPr>
          <w:rFonts w:eastAsiaTheme="minorEastAsia"/>
          <w:lang w:eastAsia="zh-CN"/>
        </w:rPr>
        <w:t xml:space="preserve"> </w:t>
      </w:r>
      <w:r w:rsidR="00051A5A">
        <w:rPr>
          <w:rFonts w:eastAsiaTheme="minorEastAsia"/>
        </w:rPr>
        <w:t>Timestamp</w:t>
      </w:r>
      <w:r>
        <w:rPr>
          <w:rFonts w:eastAsiaTheme="minorEastAsia" w:hint="eastAsia"/>
        </w:rPr>
        <w:t xml:space="preserve"> </w:t>
      </w:r>
      <w:r>
        <w:rPr>
          <w:rFonts w:eastAsiaTheme="minorEastAsia" w:hint="eastAsia"/>
          <w:lang w:eastAsia="zh-CN"/>
        </w:rPr>
        <w:t xml:space="preserve">in the </w:t>
      </w:r>
      <w:r w:rsidR="00255EB5">
        <w:rPr>
          <w:rFonts w:eastAsiaTheme="minorEastAsia" w:hint="eastAsia"/>
          <w:lang w:eastAsia="zh-CN"/>
        </w:rPr>
        <w:t xml:space="preserve">RTP </w:t>
      </w:r>
      <w:r w:rsidR="00547E77">
        <w:rPr>
          <w:rFonts w:eastAsiaTheme="minorEastAsia" w:hint="eastAsia"/>
          <w:lang w:eastAsia="zh-CN"/>
        </w:rPr>
        <w:t>Header</w:t>
      </w:r>
      <w:bookmarkEnd w:id="425"/>
      <w:bookmarkEnd w:id="426"/>
    </w:p>
    <w:p w14:paraId="6DD95BBA" w14:textId="371198DF" w:rsidR="002D3707" w:rsidRPr="00093E2F" w:rsidRDefault="00771468" w:rsidP="00CC2CE8">
      <w:pPr>
        <w:pStyle w:val="BodyText"/>
        <w:numPr>
          <w:ilvl w:val="0"/>
          <w:numId w:val="45"/>
        </w:numPr>
        <w:jc w:val="left"/>
        <w:rPr>
          <w:rFonts w:eastAsiaTheme="minorEastAsia"/>
        </w:rPr>
      </w:pPr>
      <w:r w:rsidRPr="00771468">
        <w:t>The following describes how to extract the frame's UTC timestamp from the RTP header</w:t>
      </w:r>
      <w:r>
        <w:rPr>
          <w:rFonts w:hint="eastAsia"/>
        </w:rPr>
        <w:t>.</w:t>
      </w:r>
      <w:r w:rsidR="06A506B3">
        <w:rPr>
          <w:noProof/>
        </w:rPr>
        <w:drawing>
          <wp:inline distT="0" distB="0" distL="0" distR="0" wp14:anchorId="546E3461" wp14:editId="73A0D4D6">
            <wp:extent cx="5743575" cy="4743450"/>
            <wp:effectExtent l="0" t="0" r="0" b="0"/>
            <wp:docPr id="598047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47814" name=""/>
                    <pic:cNvPicPr/>
                  </pic:nvPicPr>
                  <pic:blipFill>
                    <a:blip r:embed="rId24">
                      <a:extLst>
                        <a:ext uri="{28A0092B-C50C-407E-A947-70E740481C1C}">
                          <a14:useLocalDpi xmlns:a14="http://schemas.microsoft.com/office/drawing/2010/main" val="0"/>
                        </a:ext>
                      </a:extLst>
                    </a:blip>
                    <a:stretch>
                      <a:fillRect/>
                    </a:stretch>
                  </pic:blipFill>
                  <pic:spPr>
                    <a:xfrm>
                      <a:off x="0" y="0"/>
                      <a:ext cx="5743575" cy="4743450"/>
                    </a:xfrm>
                    <a:prstGeom prst="rect">
                      <a:avLst/>
                    </a:prstGeom>
                  </pic:spPr>
                </pic:pic>
              </a:graphicData>
            </a:graphic>
          </wp:inline>
        </w:drawing>
      </w:r>
    </w:p>
    <w:p w14:paraId="6BDA5F3D" w14:textId="77777777" w:rsidR="009A061F" w:rsidRDefault="009A061F" w:rsidP="00CC2CE8">
      <w:pPr>
        <w:jc w:val="left"/>
        <w:rPr>
          <w:rFonts w:ascii="Arial" w:hAnsi="Arial" w:cs="Arial"/>
          <w:sz w:val="22"/>
        </w:rPr>
      </w:pPr>
    </w:p>
    <w:p w14:paraId="0103146F" w14:textId="28A35118" w:rsidR="009755F8" w:rsidRPr="00BF5443" w:rsidRDefault="00581E6B" w:rsidP="00CC2CE8">
      <w:pPr>
        <w:pStyle w:val="ListParagraph"/>
        <w:numPr>
          <w:ilvl w:val="0"/>
          <w:numId w:val="22"/>
        </w:numPr>
        <w:jc w:val="left"/>
        <w:rPr>
          <w:rFonts w:cs="Arial"/>
        </w:rPr>
      </w:pPr>
      <w:r w:rsidRPr="009755F8">
        <w:rPr>
          <w:rFonts w:cs="Arial"/>
        </w:rPr>
        <w:t xml:space="preserve">The </w:t>
      </w:r>
      <w:r w:rsidR="000C531E" w:rsidRPr="009755F8">
        <w:rPr>
          <w:rFonts w:cs="Arial"/>
        </w:rPr>
        <w:t>extension (</w:t>
      </w:r>
      <w:r w:rsidR="00E07251" w:rsidRPr="009755F8">
        <w:rPr>
          <w:rFonts w:cs="Arial"/>
        </w:rPr>
        <w:t>X</w:t>
      </w:r>
      <w:r w:rsidR="000C531E" w:rsidRPr="009755F8">
        <w:rPr>
          <w:rFonts w:cs="Arial"/>
        </w:rPr>
        <w:t xml:space="preserve">) bit indicates </w:t>
      </w:r>
      <w:r w:rsidR="003F305B" w:rsidRPr="009755F8">
        <w:rPr>
          <w:rFonts w:cs="Arial"/>
        </w:rPr>
        <w:t>there’s header extension</w:t>
      </w:r>
      <w:r w:rsidR="003E28A8" w:rsidRPr="009755F8">
        <w:rPr>
          <w:rFonts w:cs="Arial"/>
        </w:rPr>
        <w:t>.</w:t>
      </w:r>
    </w:p>
    <w:p w14:paraId="229B917F" w14:textId="5CECEA6D" w:rsidR="00023E49" w:rsidRDefault="00AB0AA6" w:rsidP="00CC2CE8">
      <w:pPr>
        <w:pStyle w:val="ListParagraph"/>
        <w:numPr>
          <w:ilvl w:val="0"/>
          <w:numId w:val="22"/>
        </w:numPr>
        <w:jc w:val="left"/>
        <w:rPr>
          <w:rFonts w:cs="Arial"/>
          <w:szCs w:val="22"/>
        </w:rPr>
      </w:pPr>
      <w:r>
        <w:rPr>
          <w:rFonts w:cs="Arial"/>
          <w:szCs w:val="22"/>
        </w:rPr>
        <w:t xml:space="preserve">The customized </w:t>
      </w:r>
      <w:r w:rsidR="00356D1D">
        <w:rPr>
          <w:rFonts w:cs="Arial"/>
          <w:szCs w:val="22"/>
        </w:rPr>
        <w:t xml:space="preserve">extension identifier is </w:t>
      </w:r>
      <w:r w:rsidR="00B610ED" w:rsidRPr="009755F8">
        <w:rPr>
          <w:rFonts w:cs="Arial"/>
          <w:szCs w:val="22"/>
        </w:rPr>
        <w:t>0x0d39</w:t>
      </w:r>
      <w:r w:rsidR="00AF3E54">
        <w:rPr>
          <w:rFonts w:cs="Arial"/>
          <w:szCs w:val="22"/>
        </w:rPr>
        <w:t>,</w:t>
      </w:r>
      <w:r w:rsidR="00B610ED" w:rsidRPr="009755F8">
        <w:rPr>
          <w:rFonts w:cs="Arial"/>
          <w:szCs w:val="22"/>
        </w:rPr>
        <w:t xml:space="preserve"> 2</w:t>
      </w:r>
      <w:r w:rsidR="00AF3E54">
        <w:rPr>
          <w:rFonts w:cs="Arial"/>
          <w:szCs w:val="22"/>
        </w:rPr>
        <w:t xml:space="preserve"> </w:t>
      </w:r>
      <w:r w:rsidR="00B610ED" w:rsidRPr="009755F8">
        <w:rPr>
          <w:rFonts w:cs="Arial"/>
          <w:szCs w:val="22"/>
        </w:rPr>
        <w:t>bytes</w:t>
      </w:r>
      <w:r w:rsidR="00BE40C4">
        <w:rPr>
          <w:rFonts w:cs="Arial"/>
          <w:szCs w:val="22"/>
        </w:rPr>
        <w:t xml:space="preserve"> in length.</w:t>
      </w:r>
    </w:p>
    <w:p w14:paraId="45296E3B" w14:textId="2A902300" w:rsidR="00B610ED" w:rsidRPr="008E47F2" w:rsidRDefault="009D50C5" w:rsidP="00CC2CE8">
      <w:pPr>
        <w:pStyle w:val="ListParagraph"/>
        <w:numPr>
          <w:ilvl w:val="0"/>
          <w:numId w:val="22"/>
        </w:numPr>
        <w:jc w:val="left"/>
        <w:rPr>
          <w:rFonts w:cs="Arial"/>
          <w:szCs w:val="22"/>
        </w:rPr>
      </w:pPr>
      <w:r w:rsidRPr="00B81BB9">
        <w:rPr>
          <w:rFonts w:cs="Arial"/>
          <w:szCs w:val="22"/>
        </w:rPr>
        <w:t>UNIX Timestamp</w:t>
      </w:r>
      <w:r w:rsidR="008E47F2">
        <w:rPr>
          <w:rFonts w:cs="Arial"/>
          <w:szCs w:val="22"/>
        </w:rPr>
        <w:t xml:space="preserve"> (</w:t>
      </w:r>
      <w:r w:rsidR="008E47F2" w:rsidRPr="008E47F2">
        <w:rPr>
          <w:rFonts w:cs="Arial"/>
          <w:szCs w:val="22"/>
        </w:rPr>
        <w:t>absolute UTC time from 1970-01-01 00:00:00.000</w:t>
      </w:r>
      <w:r w:rsidR="008E47F2">
        <w:rPr>
          <w:rFonts w:cs="Arial"/>
          <w:szCs w:val="22"/>
        </w:rPr>
        <w:t>)</w:t>
      </w:r>
      <w:r w:rsidR="004A0CC6">
        <w:rPr>
          <w:rFonts w:cs="Arial"/>
          <w:szCs w:val="22"/>
        </w:rPr>
        <w:t xml:space="preserve"> </w:t>
      </w:r>
      <w:r w:rsidR="0059109C">
        <w:rPr>
          <w:rFonts w:cs="Arial"/>
          <w:szCs w:val="22"/>
        </w:rPr>
        <w:t xml:space="preserve">in the </w:t>
      </w:r>
      <w:r w:rsidR="008A4047">
        <w:rPr>
          <w:rFonts w:cs="Arial"/>
          <w:szCs w:val="22"/>
        </w:rPr>
        <w:t>header exten</w:t>
      </w:r>
      <w:r w:rsidR="003B55E6">
        <w:rPr>
          <w:rFonts w:cs="Arial"/>
          <w:szCs w:val="22"/>
        </w:rPr>
        <w:t>sion</w:t>
      </w:r>
      <w:r w:rsidR="00DB1C03">
        <w:rPr>
          <w:rFonts w:cs="Arial"/>
          <w:szCs w:val="22"/>
        </w:rPr>
        <w:t xml:space="preserve"> is</w:t>
      </w:r>
      <w:r w:rsidRPr="00B81BB9">
        <w:rPr>
          <w:rFonts w:cs="Arial"/>
          <w:szCs w:val="22"/>
        </w:rPr>
        <w:t xml:space="preserve"> 8 bytes </w:t>
      </w:r>
      <w:r w:rsidR="00267514">
        <w:rPr>
          <w:rFonts w:cs="Arial"/>
          <w:szCs w:val="22"/>
        </w:rPr>
        <w:t xml:space="preserve">in </w:t>
      </w:r>
      <w:r w:rsidRPr="00B81BB9">
        <w:rPr>
          <w:rFonts w:cs="Arial"/>
          <w:szCs w:val="22"/>
        </w:rPr>
        <w:t>big endian</w:t>
      </w:r>
      <w:r w:rsidR="00267514">
        <w:rPr>
          <w:rFonts w:cs="Arial"/>
          <w:szCs w:val="22"/>
        </w:rPr>
        <w:t xml:space="preserve">. </w:t>
      </w:r>
      <w:proofErr w:type="gramStart"/>
      <w:r w:rsidR="0081432C">
        <w:rPr>
          <w:rFonts w:cs="Arial"/>
          <w:szCs w:val="22"/>
        </w:rPr>
        <w:t>T</w:t>
      </w:r>
      <w:r w:rsidR="00224E24">
        <w:rPr>
          <w:rFonts w:cs="Arial"/>
          <w:szCs w:val="22"/>
        </w:rPr>
        <w:t>he</w:t>
      </w:r>
      <w:r w:rsidR="0081432C">
        <w:rPr>
          <w:rFonts w:cs="Arial"/>
          <w:szCs w:val="22"/>
        </w:rPr>
        <w:t xml:space="preserve"> value</w:t>
      </w:r>
      <w:proofErr w:type="gramEnd"/>
      <w:r w:rsidR="0081432C">
        <w:rPr>
          <w:rFonts w:cs="Arial"/>
          <w:szCs w:val="22"/>
        </w:rPr>
        <w:t xml:space="preserve"> </w:t>
      </w:r>
      <w:proofErr w:type="gramStart"/>
      <w:r w:rsidR="0081432C">
        <w:rPr>
          <w:rFonts w:cs="Arial"/>
          <w:szCs w:val="22"/>
        </w:rPr>
        <w:t>of the</w:t>
      </w:r>
      <w:r w:rsidR="00224E24">
        <w:rPr>
          <w:rFonts w:cs="Arial"/>
          <w:szCs w:val="22"/>
        </w:rPr>
        <w:t xml:space="preserve"> length</w:t>
      </w:r>
      <w:proofErr w:type="gramEnd"/>
      <w:r w:rsidR="00224E24">
        <w:rPr>
          <w:rFonts w:cs="Arial"/>
          <w:szCs w:val="22"/>
        </w:rPr>
        <w:t xml:space="preserve"> field should be </w:t>
      </w:r>
      <w:r w:rsidR="0081432C">
        <w:rPr>
          <w:rFonts w:cs="Arial"/>
          <w:szCs w:val="22"/>
        </w:rPr>
        <w:t>2</w:t>
      </w:r>
      <w:r w:rsidR="008E47F2">
        <w:rPr>
          <w:rFonts w:cs="Arial"/>
          <w:szCs w:val="22"/>
        </w:rPr>
        <w:t xml:space="preserve"> </w:t>
      </w:r>
      <w:proofErr w:type="gramStart"/>
      <w:r w:rsidR="00B610ED" w:rsidRPr="00023E49">
        <w:rPr>
          <w:rFonts w:cs="Arial"/>
        </w:rPr>
        <w:t>unit</w:t>
      </w:r>
      <w:proofErr w:type="gramEnd"/>
      <w:r w:rsidR="008E47F2">
        <w:rPr>
          <w:rFonts w:cs="Arial"/>
        </w:rPr>
        <w:t xml:space="preserve"> (</w:t>
      </w:r>
      <w:r w:rsidR="00B610ED" w:rsidRPr="00023E49">
        <w:rPr>
          <w:rFonts w:cs="Arial"/>
        </w:rPr>
        <w:t>1 unit = 4 bytes</w:t>
      </w:r>
      <w:r w:rsidR="008E47F2">
        <w:rPr>
          <w:rFonts w:cs="Arial"/>
        </w:rPr>
        <w:t>).</w:t>
      </w:r>
    </w:p>
    <w:p w14:paraId="47FEDAC1" w14:textId="77777777" w:rsidR="005916B3" w:rsidRPr="00B81BB9" w:rsidRDefault="005916B3" w:rsidP="00CC2CE8">
      <w:pPr>
        <w:jc w:val="left"/>
        <w:rPr>
          <w:rFonts w:ascii="Arial" w:hAnsi="Arial" w:cs="Arial"/>
          <w:sz w:val="22"/>
        </w:rPr>
      </w:pPr>
    </w:p>
    <w:p w14:paraId="5978FC69" w14:textId="73BE4F5A" w:rsidR="005916B3" w:rsidRPr="00B81BB9" w:rsidRDefault="00DF224C" w:rsidP="00CC2CE8">
      <w:pPr>
        <w:pStyle w:val="BodyText"/>
        <w:numPr>
          <w:ilvl w:val="0"/>
          <w:numId w:val="45"/>
        </w:numPr>
        <w:jc w:val="left"/>
      </w:pPr>
      <w:r w:rsidRPr="00B81BB9">
        <w:t xml:space="preserve">Sample </w:t>
      </w:r>
      <w:proofErr w:type="spellStart"/>
      <w:r w:rsidR="0034443C" w:rsidRPr="00B81BB9">
        <w:t>Javascript</w:t>
      </w:r>
      <w:proofErr w:type="spellEnd"/>
      <w:r w:rsidR="00690256" w:rsidRPr="00B81BB9">
        <w:t xml:space="preserve"> code</w:t>
      </w:r>
      <w:r w:rsidRPr="00B81BB9">
        <w:t xml:space="preserve"> to </w:t>
      </w:r>
      <w:r w:rsidR="00F26918" w:rsidRPr="00B81BB9">
        <w:t>retr</w:t>
      </w:r>
      <w:r w:rsidR="00B81BB9" w:rsidRPr="00B81BB9">
        <w:t>ieve the UTC timestamp</w:t>
      </w:r>
      <w:r w:rsidR="00690256" w:rsidRPr="00B81BB9">
        <w:t>:</w:t>
      </w:r>
    </w:p>
    <w:p w14:paraId="38BDE33B" w14:textId="2C94589B"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let bytes = new </w:t>
      </w:r>
      <w:proofErr w:type="spellStart"/>
      <w:proofErr w:type="gramStart"/>
      <w:r w:rsidRPr="00B81BB9">
        <w:rPr>
          <w:rFonts w:ascii="Arial" w:hAnsi="Arial" w:cs="Arial"/>
          <w:sz w:val="22"/>
        </w:rPr>
        <w:t>DataView</w:t>
      </w:r>
      <w:proofErr w:type="spellEnd"/>
      <w:r w:rsidRPr="00B81BB9">
        <w:rPr>
          <w:rFonts w:ascii="Arial" w:hAnsi="Arial" w:cs="Arial"/>
          <w:sz w:val="22"/>
        </w:rPr>
        <w:t>(</w:t>
      </w:r>
      <w:proofErr w:type="spellStart"/>
      <w:r w:rsidRPr="00B81BB9">
        <w:rPr>
          <w:rFonts w:ascii="Arial" w:hAnsi="Arial" w:cs="Arial"/>
          <w:sz w:val="22"/>
        </w:rPr>
        <w:t>pkt.buffer</w:t>
      </w:r>
      <w:proofErr w:type="spellEnd"/>
      <w:proofErr w:type="gramEnd"/>
      <w:r w:rsidRPr="00B81BB9">
        <w:rPr>
          <w:rFonts w:ascii="Arial" w:hAnsi="Arial" w:cs="Arial"/>
          <w:sz w:val="22"/>
        </w:rPr>
        <w:t xml:space="preserve">, </w:t>
      </w:r>
      <w:proofErr w:type="spellStart"/>
      <w:proofErr w:type="gramStart"/>
      <w:r w:rsidRPr="00B81BB9">
        <w:rPr>
          <w:rFonts w:ascii="Arial" w:hAnsi="Arial" w:cs="Arial"/>
          <w:sz w:val="22"/>
        </w:rPr>
        <w:t>pkt.byteOffset</w:t>
      </w:r>
      <w:proofErr w:type="spellEnd"/>
      <w:proofErr w:type="gramEnd"/>
      <w:r w:rsidRPr="00B81BB9">
        <w:rPr>
          <w:rFonts w:ascii="Arial" w:hAnsi="Arial" w:cs="Arial"/>
          <w:sz w:val="22"/>
        </w:rPr>
        <w:t xml:space="preserve">, </w:t>
      </w:r>
      <w:proofErr w:type="spellStart"/>
      <w:proofErr w:type="gramStart"/>
      <w:r w:rsidRPr="00B81BB9">
        <w:rPr>
          <w:rFonts w:ascii="Arial" w:hAnsi="Arial" w:cs="Arial"/>
          <w:sz w:val="22"/>
        </w:rPr>
        <w:t>pkt.byteLength</w:t>
      </w:r>
      <w:proofErr w:type="spellEnd"/>
      <w:r w:rsidRPr="00B81BB9">
        <w:rPr>
          <w:rFonts w:ascii="Arial" w:hAnsi="Arial" w:cs="Arial"/>
          <w:sz w:val="22"/>
        </w:rPr>
        <w:t>);</w:t>
      </w:r>
      <w:proofErr w:type="gramEnd"/>
    </w:p>
    <w:p w14:paraId="67C3329C"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this.version</w:t>
      </w:r>
      <w:proofErr w:type="spellEnd"/>
      <w:proofErr w:type="gramEnd"/>
      <w:r w:rsidRPr="00B81BB9">
        <w:rPr>
          <w:rFonts w:ascii="Arial" w:hAnsi="Arial" w:cs="Arial"/>
          <w:sz w:val="22"/>
        </w:rPr>
        <w:t xml:space="preserve">   = </w:t>
      </w:r>
      <w:proofErr w:type="gramStart"/>
      <w:r w:rsidRPr="00B81BB9">
        <w:rPr>
          <w:rFonts w:ascii="Arial" w:hAnsi="Arial" w:cs="Arial"/>
          <w:sz w:val="22"/>
        </w:rPr>
        <w:t>bytes.getUint</w:t>
      </w:r>
      <w:proofErr w:type="gramEnd"/>
      <w:r w:rsidRPr="00B81BB9">
        <w:rPr>
          <w:rFonts w:ascii="Arial" w:hAnsi="Arial" w:cs="Arial"/>
          <w:sz w:val="22"/>
        </w:rPr>
        <w:t xml:space="preserve">8(0) &gt;&gt;&gt; </w:t>
      </w:r>
      <w:proofErr w:type="gramStart"/>
      <w:r w:rsidRPr="00B81BB9">
        <w:rPr>
          <w:rFonts w:ascii="Arial" w:hAnsi="Arial" w:cs="Arial"/>
          <w:sz w:val="22"/>
        </w:rPr>
        <w:t>6;</w:t>
      </w:r>
      <w:proofErr w:type="gramEnd"/>
    </w:p>
    <w:p w14:paraId="46798541"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this.padding</w:t>
      </w:r>
      <w:proofErr w:type="spellEnd"/>
      <w:proofErr w:type="gramEnd"/>
      <w:r w:rsidRPr="00B81BB9">
        <w:rPr>
          <w:rFonts w:ascii="Arial" w:hAnsi="Arial" w:cs="Arial"/>
          <w:sz w:val="22"/>
        </w:rPr>
        <w:t xml:space="preserve">   = (</w:t>
      </w:r>
      <w:proofErr w:type="gramStart"/>
      <w:r w:rsidRPr="00B81BB9">
        <w:rPr>
          <w:rFonts w:ascii="Arial" w:hAnsi="Arial" w:cs="Arial"/>
          <w:sz w:val="22"/>
        </w:rPr>
        <w:t>bytes.getUint</w:t>
      </w:r>
      <w:proofErr w:type="gramEnd"/>
      <w:r w:rsidRPr="00B81BB9">
        <w:rPr>
          <w:rFonts w:ascii="Arial" w:hAnsi="Arial" w:cs="Arial"/>
          <w:sz w:val="22"/>
        </w:rPr>
        <w:t xml:space="preserve">8(0) &amp; 0x20) &gt;&gt;&gt; </w:t>
      </w:r>
      <w:proofErr w:type="gramStart"/>
      <w:r w:rsidRPr="00B81BB9">
        <w:rPr>
          <w:rFonts w:ascii="Arial" w:hAnsi="Arial" w:cs="Arial"/>
          <w:sz w:val="22"/>
        </w:rPr>
        <w:t>5;</w:t>
      </w:r>
      <w:proofErr w:type="gramEnd"/>
    </w:p>
    <w:p w14:paraId="3EF9EEBF"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lastRenderedPageBreak/>
        <w:t xml:space="preserve">        </w:t>
      </w:r>
      <w:proofErr w:type="spellStart"/>
      <w:r w:rsidRPr="00B81BB9">
        <w:rPr>
          <w:rFonts w:ascii="Arial" w:hAnsi="Arial" w:cs="Arial"/>
          <w:sz w:val="22"/>
        </w:rPr>
        <w:t>this.has_extension</w:t>
      </w:r>
      <w:proofErr w:type="spellEnd"/>
      <w:r w:rsidRPr="00B81BB9">
        <w:rPr>
          <w:rFonts w:ascii="Arial" w:hAnsi="Arial" w:cs="Arial"/>
          <w:sz w:val="22"/>
        </w:rPr>
        <w:t xml:space="preserve"> = (</w:t>
      </w:r>
      <w:proofErr w:type="gramStart"/>
      <w:r w:rsidRPr="00B81BB9">
        <w:rPr>
          <w:rFonts w:ascii="Arial" w:hAnsi="Arial" w:cs="Arial"/>
          <w:sz w:val="22"/>
        </w:rPr>
        <w:t>bytes.getUint</w:t>
      </w:r>
      <w:proofErr w:type="gramEnd"/>
      <w:r w:rsidRPr="00B81BB9">
        <w:rPr>
          <w:rFonts w:ascii="Arial" w:hAnsi="Arial" w:cs="Arial"/>
          <w:sz w:val="22"/>
        </w:rPr>
        <w:t xml:space="preserve">8(0) &amp; 0x10) &gt;&gt;&gt; </w:t>
      </w:r>
      <w:proofErr w:type="gramStart"/>
      <w:r w:rsidRPr="00B81BB9">
        <w:rPr>
          <w:rFonts w:ascii="Arial" w:hAnsi="Arial" w:cs="Arial"/>
          <w:sz w:val="22"/>
        </w:rPr>
        <w:t>4;</w:t>
      </w:r>
      <w:proofErr w:type="gramEnd"/>
    </w:p>
    <w:p w14:paraId="1548F0F4"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this.csrc</w:t>
      </w:r>
      <w:proofErr w:type="spellEnd"/>
      <w:proofErr w:type="gramEnd"/>
      <w:r w:rsidRPr="00B81BB9">
        <w:rPr>
          <w:rFonts w:ascii="Arial" w:hAnsi="Arial" w:cs="Arial"/>
          <w:sz w:val="22"/>
        </w:rPr>
        <w:t xml:space="preserve">      = </w:t>
      </w:r>
      <w:proofErr w:type="gramStart"/>
      <w:r w:rsidRPr="00B81BB9">
        <w:rPr>
          <w:rFonts w:ascii="Arial" w:hAnsi="Arial" w:cs="Arial"/>
          <w:sz w:val="22"/>
        </w:rPr>
        <w:t>bytes.getUint</w:t>
      </w:r>
      <w:proofErr w:type="gramEnd"/>
      <w:r w:rsidRPr="00B81BB9">
        <w:rPr>
          <w:rFonts w:ascii="Arial" w:hAnsi="Arial" w:cs="Arial"/>
          <w:sz w:val="22"/>
        </w:rPr>
        <w:t xml:space="preserve">8(0) &amp; </w:t>
      </w:r>
      <w:proofErr w:type="gramStart"/>
      <w:r w:rsidRPr="00B81BB9">
        <w:rPr>
          <w:rFonts w:ascii="Arial" w:hAnsi="Arial" w:cs="Arial"/>
          <w:sz w:val="22"/>
        </w:rPr>
        <w:t>0x0F;</w:t>
      </w:r>
      <w:proofErr w:type="gramEnd"/>
    </w:p>
    <w:p w14:paraId="2A5072C5"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this.marker</w:t>
      </w:r>
      <w:proofErr w:type="spellEnd"/>
      <w:proofErr w:type="gramEnd"/>
      <w:r w:rsidRPr="00B81BB9">
        <w:rPr>
          <w:rFonts w:ascii="Arial" w:hAnsi="Arial" w:cs="Arial"/>
          <w:sz w:val="22"/>
        </w:rPr>
        <w:t xml:space="preserve">    = </w:t>
      </w:r>
      <w:proofErr w:type="gramStart"/>
      <w:r w:rsidRPr="00B81BB9">
        <w:rPr>
          <w:rFonts w:ascii="Arial" w:hAnsi="Arial" w:cs="Arial"/>
          <w:sz w:val="22"/>
        </w:rPr>
        <w:t>bytes.getUint</w:t>
      </w:r>
      <w:proofErr w:type="gramEnd"/>
      <w:r w:rsidRPr="00B81BB9">
        <w:rPr>
          <w:rFonts w:ascii="Arial" w:hAnsi="Arial" w:cs="Arial"/>
          <w:sz w:val="22"/>
        </w:rPr>
        <w:t xml:space="preserve">8(1) &gt;&gt;&gt; </w:t>
      </w:r>
      <w:proofErr w:type="gramStart"/>
      <w:r w:rsidRPr="00B81BB9">
        <w:rPr>
          <w:rFonts w:ascii="Arial" w:hAnsi="Arial" w:cs="Arial"/>
          <w:sz w:val="22"/>
        </w:rPr>
        <w:t>7;</w:t>
      </w:r>
      <w:proofErr w:type="gramEnd"/>
    </w:p>
    <w:p w14:paraId="6B4FB6E5"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this.pt        = </w:t>
      </w:r>
      <w:proofErr w:type="gramStart"/>
      <w:r w:rsidRPr="00B81BB9">
        <w:rPr>
          <w:rFonts w:ascii="Arial" w:hAnsi="Arial" w:cs="Arial"/>
          <w:sz w:val="22"/>
        </w:rPr>
        <w:t>bytes.getUint</w:t>
      </w:r>
      <w:proofErr w:type="gramEnd"/>
      <w:r w:rsidRPr="00B81BB9">
        <w:rPr>
          <w:rFonts w:ascii="Arial" w:hAnsi="Arial" w:cs="Arial"/>
          <w:sz w:val="22"/>
        </w:rPr>
        <w:t xml:space="preserve">8(1) &amp; </w:t>
      </w:r>
      <w:proofErr w:type="gramStart"/>
      <w:r w:rsidRPr="00B81BB9">
        <w:rPr>
          <w:rFonts w:ascii="Arial" w:hAnsi="Arial" w:cs="Arial"/>
          <w:sz w:val="22"/>
        </w:rPr>
        <w:t>0x7F;</w:t>
      </w:r>
      <w:proofErr w:type="gramEnd"/>
    </w:p>
    <w:p w14:paraId="6C286C65"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this.sequence</w:t>
      </w:r>
      <w:proofErr w:type="spellEnd"/>
      <w:proofErr w:type="gramEnd"/>
      <w:r w:rsidRPr="00B81BB9">
        <w:rPr>
          <w:rFonts w:ascii="Arial" w:hAnsi="Arial" w:cs="Arial"/>
          <w:sz w:val="22"/>
        </w:rPr>
        <w:t xml:space="preserve">  = </w:t>
      </w:r>
      <w:proofErr w:type="gramStart"/>
      <w:r w:rsidRPr="00B81BB9">
        <w:rPr>
          <w:rFonts w:ascii="Arial" w:hAnsi="Arial" w:cs="Arial"/>
          <w:sz w:val="22"/>
        </w:rPr>
        <w:t>bytes.getUint</w:t>
      </w:r>
      <w:proofErr w:type="gramEnd"/>
      <w:r w:rsidRPr="00B81BB9">
        <w:rPr>
          <w:rFonts w:ascii="Arial" w:hAnsi="Arial" w:cs="Arial"/>
          <w:sz w:val="22"/>
        </w:rPr>
        <w:t>16(2</w:t>
      </w:r>
      <w:proofErr w:type="gramStart"/>
      <w:r w:rsidRPr="00B81BB9">
        <w:rPr>
          <w:rFonts w:ascii="Arial" w:hAnsi="Arial" w:cs="Arial"/>
          <w:sz w:val="22"/>
        </w:rPr>
        <w:t>) ;</w:t>
      </w:r>
      <w:proofErr w:type="gramEnd"/>
    </w:p>
    <w:p w14:paraId="65D34C9C"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this.timestamp</w:t>
      </w:r>
      <w:proofErr w:type="spellEnd"/>
      <w:proofErr w:type="gramEnd"/>
      <w:r w:rsidRPr="00B81BB9">
        <w:rPr>
          <w:rFonts w:ascii="Arial" w:hAnsi="Arial" w:cs="Arial"/>
          <w:sz w:val="22"/>
        </w:rPr>
        <w:t xml:space="preserve"> = </w:t>
      </w:r>
      <w:proofErr w:type="gramStart"/>
      <w:r w:rsidRPr="00B81BB9">
        <w:rPr>
          <w:rFonts w:ascii="Arial" w:hAnsi="Arial" w:cs="Arial"/>
          <w:sz w:val="22"/>
        </w:rPr>
        <w:t>bytes.getUint</w:t>
      </w:r>
      <w:proofErr w:type="gramEnd"/>
      <w:r w:rsidRPr="00B81BB9">
        <w:rPr>
          <w:rFonts w:ascii="Arial" w:hAnsi="Arial" w:cs="Arial"/>
          <w:sz w:val="22"/>
        </w:rPr>
        <w:t>32(4</w:t>
      </w:r>
      <w:proofErr w:type="gramStart"/>
      <w:r w:rsidRPr="00B81BB9">
        <w:rPr>
          <w:rFonts w:ascii="Arial" w:hAnsi="Arial" w:cs="Arial"/>
          <w:sz w:val="22"/>
        </w:rPr>
        <w:t>);</w:t>
      </w:r>
      <w:proofErr w:type="gramEnd"/>
    </w:p>
    <w:p w14:paraId="762EE87E"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this.ssrc</w:t>
      </w:r>
      <w:proofErr w:type="spellEnd"/>
      <w:proofErr w:type="gramEnd"/>
      <w:r w:rsidRPr="00B81BB9">
        <w:rPr>
          <w:rFonts w:ascii="Arial" w:hAnsi="Arial" w:cs="Arial"/>
          <w:sz w:val="22"/>
        </w:rPr>
        <w:t xml:space="preserve">      = </w:t>
      </w:r>
      <w:proofErr w:type="gramStart"/>
      <w:r w:rsidRPr="00B81BB9">
        <w:rPr>
          <w:rFonts w:ascii="Arial" w:hAnsi="Arial" w:cs="Arial"/>
          <w:sz w:val="22"/>
        </w:rPr>
        <w:t>bytes.getUint</w:t>
      </w:r>
      <w:proofErr w:type="gramEnd"/>
      <w:r w:rsidRPr="00B81BB9">
        <w:rPr>
          <w:rFonts w:ascii="Arial" w:hAnsi="Arial" w:cs="Arial"/>
          <w:sz w:val="22"/>
        </w:rPr>
        <w:t>32(8</w:t>
      </w:r>
      <w:proofErr w:type="gramStart"/>
      <w:r w:rsidRPr="00B81BB9">
        <w:rPr>
          <w:rFonts w:ascii="Arial" w:hAnsi="Arial" w:cs="Arial"/>
          <w:sz w:val="22"/>
        </w:rPr>
        <w:t>);</w:t>
      </w:r>
      <w:proofErr w:type="gramEnd"/>
    </w:p>
    <w:p w14:paraId="009A123A"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this.csrcs</w:t>
      </w:r>
      <w:proofErr w:type="spellEnd"/>
      <w:proofErr w:type="gramEnd"/>
      <w:r w:rsidRPr="00B81BB9">
        <w:rPr>
          <w:rFonts w:ascii="Arial" w:hAnsi="Arial" w:cs="Arial"/>
          <w:sz w:val="22"/>
        </w:rPr>
        <w:t xml:space="preserve">     = [</w:t>
      </w:r>
      <w:proofErr w:type="gramStart"/>
      <w:r w:rsidRPr="00B81BB9">
        <w:rPr>
          <w:rFonts w:ascii="Arial" w:hAnsi="Arial" w:cs="Arial"/>
          <w:sz w:val="22"/>
        </w:rPr>
        <w:t>];</w:t>
      </w:r>
      <w:proofErr w:type="gramEnd"/>
    </w:p>
    <w:p w14:paraId="31B9F6A4"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r w:rsidRPr="00B81BB9">
        <w:rPr>
          <w:rFonts w:ascii="Arial" w:hAnsi="Arial" w:cs="Arial"/>
          <w:sz w:val="22"/>
        </w:rPr>
        <w:t>this.ts_cycle</w:t>
      </w:r>
      <w:proofErr w:type="spellEnd"/>
      <w:r w:rsidRPr="00B81BB9">
        <w:rPr>
          <w:rFonts w:ascii="Arial" w:hAnsi="Arial" w:cs="Arial"/>
          <w:sz w:val="22"/>
        </w:rPr>
        <w:t xml:space="preserve"> = </w:t>
      </w:r>
      <w:proofErr w:type="gramStart"/>
      <w:r w:rsidRPr="00B81BB9">
        <w:rPr>
          <w:rFonts w:ascii="Arial" w:hAnsi="Arial" w:cs="Arial"/>
          <w:sz w:val="22"/>
        </w:rPr>
        <w:t>false;</w:t>
      </w:r>
      <w:proofErr w:type="gramEnd"/>
    </w:p>
    <w:p w14:paraId="4637B491"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this.gopTimestamp</w:t>
      </w:r>
      <w:proofErr w:type="spellEnd"/>
      <w:proofErr w:type="gramEnd"/>
      <w:r w:rsidRPr="00B81BB9">
        <w:rPr>
          <w:rFonts w:ascii="Arial" w:hAnsi="Arial" w:cs="Arial"/>
          <w:sz w:val="22"/>
        </w:rPr>
        <w:t xml:space="preserve"> = </w:t>
      </w:r>
      <w:proofErr w:type="gramStart"/>
      <w:r w:rsidRPr="00B81BB9">
        <w:rPr>
          <w:rFonts w:ascii="Arial" w:hAnsi="Arial" w:cs="Arial"/>
          <w:sz w:val="22"/>
        </w:rPr>
        <w:t>0;</w:t>
      </w:r>
      <w:proofErr w:type="gramEnd"/>
    </w:p>
    <w:p w14:paraId="6216EC7D" w14:textId="77777777" w:rsidR="00690256" w:rsidRPr="00B81BB9" w:rsidRDefault="00690256" w:rsidP="00CC2CE8">
      <w:pPr>
        <w:shd w:val="clear" w:color="auto" w:fill="BFBFBF" w:themeFill="background1" w:themeFillShade="BF"/>
        <w:jc w:val="left"/>
        <w:rPr>
          <w:rFonts w:ascii="Arial" w:hAnsi="Arial" w:cs="Arial"/>
          <w:sz w:val="22"/>
        </w:rPr>
      </w:pPr>
    </w:p>
    <w:p w14:paraId="247B566C"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let </w:t>
      </w:r>
      <w:proofErr w:type="spellStart"/>
      <w:r w:rsidRPr="00B81BB9">
        <w:rPr>
          <w:rFonts w:ascii="Arial" w:hAnsi="Arial" w:cs="Arial"/>
          <w:sz w:val="22"/>
        </w:rPr>
        <w:t>pktIndex</w:t>
      </w:r>
      <w:proofErr w:type="spellEnd"/>
      <w:r w:rsidRPr="00B81BB9">
        <w:rPr>
          <w:rFonts w:ascii="Arial" w:hAnsi="Arial" w:cs="Arial"/>
          <w:sz w:val="22"/>
        </w:rPr>
        <w:t>=</w:t>
      </w:r>
      <w:proofErr w:type="gramStart"/>
      <w:r w:rsidRPr="00B81BB9">
        <w:rPr>
          <w:rFonts w:ascii="Arial" w:hAnsi="Arial" w:cs="Arial"/>
          <w:sz w:val="22"/>
        </w:rPr>
        <w:t>12;</w:t>
      </w:r>
      <w:proofErr w:type="gramEnd"/>
    </w:p>
    <w:p w14:paraId="2AAF2D00"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if (</w:t>
      </w:r>
      <w:proofErr w:type="spellStart"/>
      <w:proofErr w:type="gramStart"/>
      <w:r w:rsidRPr="00B81BB9">
        <w:rPr>
          <w:rFonts w:ascii="Arial" w:hAnsi="Arial" w:cs="Arial"/>
          <w:sz w:val="22"/>
        </w:rPr>
        <w:t>this.csrc</w:t>
      </w:r>
      <w:proofErr w:type="spellEnd"/>
      <w:proofErr w:type="gramEnd"/>
      <w:r w:rsidRPr="00B81BB9">
        <w:rPr>
          <w:rFonts w:ascii="Arial" w:hAnsi="Arial" w:cs="Arial"/>
          <w:sz w:val="22"/>
        </w:rPr>
        <w:t>&gt;</w:t>
      </w:r>
      <w:proofErr w:type="gramStart"/>
      <w:r w:rsidRPr="00B81BB9">
        <w:rPr>
          <w:rFonts w:ascii="Arial" w:hAnsi="Arial" w:cs="Arial"/>
          <w:sz w:val="22"/>
        </w:rPr>
        <w:t>0) {</w:t>
      </w:r>
      <w:proofErr w:type="gramEnd"/>
    </w:p>
    <w:p w14:paraId="1D5E2295"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this.csrcs</w:t>
      </w:r>
      <w:proofErr w:type="gramEnd"/>
      <w:r w:rsidRPr="00B81BB9">
        <w:rPr>
          <w:rFonts w:ascii="Arial" w:hAnsi="Arial" w:cs="Arial"/>
          <w:sz w:val="22"/>
        </w:rPr>
        <w:t>.push</w:t>
      </w:r>
      <w:proofErr w:type="spellEnd"/>
      <w:r w:rsidRPr="00B81BB9">
        <w:rPr>
          <w:rFonts w:ascii="Arial" w:hAnsi="Arial" w:cs="Arial"/>
          <w:sz w:val="22"/>
        </w:rPr>
        <w:t>(</w:t>
      </w:r>
      <w:proofErr w:type="gramStart"/>
      <w:r w:rsidRPr="00B81BB9">
        <w:rPr>
          <w:rFonts w:ascii="Arial" w:hAnsi="Arial" w:cs="Arial"/>
          <w:sz w:val="22"/>
        </w:rPr>
        <w:t>bytes.getUint</w:t>
      </w:r>
      <w:proofErr w:type="gramEnd"/>
      <w:r w:rsidRPr="00B81BB9">
        <w:rPr>
          <w:rFonts w:ascii="Arial" w:hAnsi="Arial" w:cs="Arial"/>
          <w:sz w:val="22"/>
        </w:rPr>
        <w:t>32(</w:t>
      </w:r>
      <w:proofErr w:type="spellStart"/>
      <w:r w:rsidRPr="00B81BB9">
        <w:rPr>
          <w:rFonts w:ascii="Arial" w:hAnsi="Arial" w:cs="Arial"/>
          <w:sz w:val="22"/>
        </w:rPr>
        <w:t>pktIndex</w:t>
      </w:r>
      <w:proofErr w:type="spellEnd"/>
      <w:r w:rsidRPr="00B81BB9">
        <w:rPr>
          <w:rFonts w:ascii="Arial" w:hAnsi="Arial" w:cs="Arial"/>
          <w:sz w:val="22"/>
        </w:rPr>
        <w:t>)</w:t>
      </w:r>
      <w:proofErr w:type="gramStart"/>
      <w:r w:rsidRPr="00B81BB9">
        <w:rPr>
          <w:rFonts w:ascii="Arial" w:hAnsi="Arial" w:cs="Arial"/>
          <w:sz w:val="22"/>
        </w:rPr>
        <w:t>);</w:t>
      </w:r>
      <w:proofErr w:type="gramEnd"/>
    </w:p>
    <w:p w14:paraId="3F616FD7"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r w:rsidRPr="00B81BB9">
        <w:rPr>
          <w:rFonts w:ascii="Arial" w:hAnsi="Arial" w:cs="Arial"/>
          <w:sz w:val="22"/>
        </w:rPr>
        <w:t>pktIndex</w:t>
      </w:r>
      <w:proofErr w:type="spellEnd"/>
      <w:r w:rsidRPr="00B81BB9">
        <w:rPr>
          <w:rFonts w:ascii="Arial" w:hAnsi="Arial" w:cs="Arial"/>
          <w:sz w:val="22"/>
        </w:rPr>
        <w:t>+=</w:t>
      </w:r>
      <w:proofErr w:type="gramStart"/>
      <w:r w:rsidRPr="00B81BB9">
        <w:rPr>
          <w:rFonts w:ascii="Arial" w:hAnsi="Arial" w:cs="Arial"/>
          <w:sz w:val="22"/>
        </w:rPr>
        <w:t>4;</w:t>
      </w:r>
      <w:proofErr w:type="gramEnd"/>
    </w:p>
    <w:p w14:paraId="180C7069"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
    <w:p w14:paraId="304135CD"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if (</w:t>
      </w:r>
      <w:proofErr w:type="spellStart"/>
      <w:r w:rsidRPr="00B81BB9">
        <w:rPr>
          <w:rFonts w:ascii="Arial" w:hAnsi="Arial" w:cs="Arial"/>
          <w:sz w:val="22"/>
        </w:rPr>
        <w:t>this.has_extension</w:t>
      </w:r>
      <w:proofErr w:type="spellEnd"/>
      <w:r w:rsidRPr="00B81BB9">
        <w:rPr>
          <w:rFonts w:ascii="Arial" w:hAnsi="Arial" w:cs="Arial"/>
          <w:sz w:val="22"/>
        </w:rPr>
        <w:t>==</w:t>
      </w:r>
      <w:proofErr w:type="gramStart"/>
      <w:r w:rsidRPr="00B81BB9">
        <w:rPr>
          <w:rFonts w:ascii="Arial" w:hAnsi="Arial" w:cs="Arial"/>
          <w:sz w:val="22"/>
        </w:rPr>
        <w:t>1) {</w:t>
      </w:r>
      <w:proofErr w:type="gramEnd"/>
    </w:p>
    <w:p w14:paraId="50B9C227"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this.extension</w:t>
      </w:r>
      <w:proofErr w:type="spellEnd"/>
      <w:proofErr w:type="gramEnd"/>
      <w:r w:rsidRPr="00B81BB9">
        <w:rPr>
          <w:rFonts w:ascii="Arial" w:hAnsi="Arial" w:cs="Arial"/>
          <w:sz w:val="22"/>
        </w:rPr>
        <w:t xml:space="preserve"> = </w:t>
      </w:r>
      <w:proofErr w:type="gramStart"/>
      <w:r w:rsidRPr="00B81BB9">
        <w:rPr>
          <w:rFonts w:ascii="Arial" w:hAnsi="Arial" w:cs="Arial"/>
          <w:sz w:val="22"/>
        </w:rPr>
        <w:t>bytes.getUint</w:t>
      </w:r>
      <w:proofErr w:type="gramEnd"/>
      <w:r w:rsidRPr="00B81BB9">
        <w:rPr>
          <w:rFonts w:ascii="Arial" w:hAnsi="Arial" w:cs="Arial"/>
          <w:sz w:val="22"/>
        </w:rPr>
        <w:t>16(</w:t>
      </w:r>
      <w:proofErr w:type="spellStart"/>
      <w:r w:rsidRPr="00B81BB9">
        <w:rPr>
          <w:rFonts w:ascii="Arial" w:hAnsi="Arial" w:cs="Arial"/>
          <w:sz w:val="22"/>
        </w:rPr>
        <w:t>pktIndex</w:t>
      </w:r>
      <w:proofErr w:type="spellEnd"/>
      <w:proofErr w:type="gramStart"/>
      <w:r w:rsidRPr="00B81BB9">
        <w:rPr>
          <w:rFonts w:ascii="Arial" w:hAnsi="Arial" w:cs="Arial"/>
          <w:sz w:val="22"/>
        </w:rPr>
        <w:t>);</w:t>
      </w:r>
      <w:proofErr w:type="gramEnd"/>
    </w:p>
    <w:p w14:paraId="015A335B"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r w:rsidRPr="00B81BB9">
        <w:rPr>
          <w:rFonts w:ascii="Arial" w:hAnsi="Arial" w:cs="Arial"/>
          <w:sz w:val="22"/>
        </w:rPr>
        <w:t>this.ehl</w:t>
      </w:r>
      <w:proofErr w:type="spellEnd"/>
      <w:r w:rsidRPr="00B81BB9">
        <w:rPr>
          <w:rFonts w:ascii="Arial" w:hAnsi="Arial" w:cs="Arial"/>
          <w:sz w:val="22"/>
        </w:rPr>
        <w:t xml:space="preserve"> = </w:t>
      </w:r>
      <w:proofErr w:type="gramStart"/>
      <w:r w:rsidRPr="00B81BB9">
        <w:rPr>
          <w:rFonts w:ascii="Arial" w:hAnsi="Arial" w:cs="Arial"/>
          <w:sz w:val="22"/>
        </w:rPr>
        <w:t>bytes.getUint</w:t>
      </w:r>
      <w:proofErr w:type="gramEnd"/>
      <w:r w:rsidRPr="00B81BB9">
        <w:rPr>
          <w:rFonts w:ascii="Arial" w:hAnsi="Arial" w:cs="Arial"/>
          <w:sz w:val="22"/>
        </w:rPr>
        <w:t>16(pktIndex+2</w:t>
      </w:r>
      <w:proofErr w:type="gramStart"/>
      <w:r w:rsidRPr="00B81BB9">
        <w:rPr>
          <w:rFonts w:ascii="Arial" w:hAnsi="Arial" w:cs="Arial"/>
          <w:sz w:val="22"/>
        </w:rPr>
        <w:t>);</w:t>
      </w:r>
      <w:proofErr w:type="gramEnd"/>
    </w:p>
    <w:p w14:paraId="7C70CDB9"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r w:rsidRPr="00B81BB9">
        <w:rPr>
          <w:rFonts w:ascii="Arial" w:hAnsi="Arial" w:cs="Arial"/>
          <w:sz w:val="22"/>
        </w:rPr>
        <w:t>pktIndex</w:t>
      </w:r>
      <w:proofErr w:type="spellEnd"/>
      <w:r w:rsidRPr="00B81BB9">
        <w:rPr>
          <w:rFonts w:ascii="Arial" w:hAnsi="Arial" w:cs="Arial"/>
          <w:sz w:val="22"/>
        </w:rPr>
        <w:t xml:space="preserve"> += </w:t>
      </w:r>
      <w:proofErr w:type="gramStart"/>
      <w:r w:rsidRPr="00B81BB9">
        <w:rPr>
          <w:rFonts w:ascii="Arial" w:hAnsi="Arial" w:cs="Arial"/>
          <w:sz w:val="22"/>
        </w:rPr>
        <w:t>4;</w:t>
      </w:r>
      <w:proofErr w:type="gramEnd"/>
    </w:p>
    <w:p w14:paraId="0E911DBC" w14:textId="00FAD4DB"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 Check for </w:t>
      </w:r>
      <w:r w:rsidR="00B03D72">
        <w:rPr>
          <w:rFonts w:ascii="Arial" w:hAnsi="Arial" w:cs="Arial"/>
          <w:sz w:val="22"/>
        </w:rPr>
        <w:t xml:space="preserve">UTC </w:t>
      </w:r>
      <w:r w:rsidRPr="00B81BB9">
        <w:rPr>
          <w:rFonts w:ascii="Arial" w:hAnsi="Arial" w:cs="Arial"/>
          <w:sz w:val="22"/>
        </w:rPr>
        <w:t>timestamp extension magic number</w:t>
      </w:r>
    </w:p>
    <w:p w14:paraId="702E671F"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if (</w:t>
      </w:r>
      <w:proofErr w:type="spellStart"/>
      <w:proofErr w:type="gramStart"/>
      <w:r w:rsidRPr="00B81BB9">
        <w:rPr>
          <w:rFonts w:ascii="Arial" w:hAnsi="Arial" w:cs="Arial"/>
          <w:sz w:val="22"/>
        </w:rPr>
        <w:t>this.extension</w:t>
      </w:r>
      <w:proofErr w:type="spellEnd"/>
      <w:proofErr w:type="gramEnd"/>
      <w:r w:rsidRPr="00B81BB9">
        <w:rPr>
          <w:rFonts w:ascii="Arial" w:hAnsi="Arial" w:cs="Arial"/>
          <w:sz w:val="22"/>
        </w:rPr>
        <w:t xml:space="preserve"> == </w:t>
      </w:r>
      <w:proofErr w:type="gramStart"/>
      <w:r w:rsidRPr="00B81BB9">
        <w:rPr>
          <w:rFonts w:ascii="Arial" w:hAnsi="Arial" w:cs="Arial"/>
          <w:sz w:val="22"/>
        </w:rPr>
        <w:t>0x0d39) {</w:t>
      </w:r>
      <w:proofErr w:type="gramEnd"/>
    </w:p>
    <w:p w14:paraId="3F370872"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this.gopTimestamp</w:t>
      </w:r>
      <w:proofErr w:type="spellEnd"/>
      <w:proofErr w:type="gramEnd"/>
      <w:r w:rsidRPr="00B81BB9">
        <w:rPr>
          <w:rFonts w:ascii="Arial" w:hAnsi="Arial" w:cs="Arial"/>
          <w:sz w:val="22"/>
        </w:rPr>
        <w:t xml:space="preserve"> = new Uint8</w:t>
      </w:r>
      <w:proofErr w:type="gramStart"/>
      <w:r w:rsidRPr="00B81BB9">
        <w:rPr>
          <w:rFonts w:ascii="Arial" w:hAnsi="Arial" w:cs="Arial"/>
          <w:sz w:val="22"/>
        </w:rPr>
        <w:t>Array(</w:t>
      </w:r>
      <w:proofErr w:type="gramEnd"/>
      <w:r w:rsidRPr="00B81BB9">
        <w:rPr>
          <w:rFonts w:ascii="Arial" w:hAnsi="Arial" w:cs="Arial"/>
          <w:sz w:val="22"/>
        </w:rPr>
        <w:t>[</w:t>
      </w:r>
    </w:p>
    <w:p w14:paraId="3D4BE4BE"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gramStart"/>
      <w:r w:rsidRPr="00B81BB9">
        <w:rPr>
          <w:rFonts w:ascii="Arial" w:hAnsi="Arial" w:cs="Arial"/>
          <w:sz w:val="22"/>
        </w:rPr>
        <w:t>bytes.getUint</w:t>
      </w:r>
      <w:proofErr w:type="gramEnd"/>
      <w:r w:rsidRPr="00B81BB9">
        <w:rPr>
          <w:rFonts w:ascii="Arial" w:hAnsi="Arial" w:cs="Arial"/>
          <w:sz w:val="22"/>
        </w:rPr>
        <w:t>8(</w:t>
      </w:r>
      <w:proofErr w:type="spellStart"/>
      <w:r w:rsidRPr="00B81BB9">
        <w:rPr>
          <w:rFonts w:ascii="Arial" w:hAnsi="Arial" w:cs="Arial"/>
          <w:sz w:val="22"/>
        </w:rPr>
        <w:t>pktIndex</w:t>
      </w:r>
      <w:proofErr w:type="spellEnd"/>
      <w:r w:rsidRPr="00B81BB9">
        <w:rPr>
          <w:rFonts w:ascii="Arial" w:hAnsi="Arial" w:cs="Arial"/>
          <w:sz w:val="22"/>
        </w:rPr>
        <w:t>),</w:t>
      </w:r>
    </w:p>
    <w:p w14:paraId="23931302"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gramStart"/>
      <w:r w:rsidRPr="00B81BB9">
        <w:rPr>
          <w:rFonts w:ascii="Arial" w:hAnsi="Arial" w:cs="Arial"/>
          <w:sz w:val="22"/>
        </w:rPr>
        <w:t>bytes.getUint</w:t>
      </w:r>
      <w:proofErr w:type="gramEnd"/>
      <w:r w:rsidRPr="00B81BB9">
        <w:rPr>
          <w:rFonts w:ascii="Arial" w:hAnsi="Arial" w:cs="Arial"/>
          <w:sz w:val="22"/>
        </w:rPr>
        <w:t>8(pktIndex+1),</w:t>
      </w:r>
    </w:p>
    <w:p w14:paraId="5C4D003A"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gramStart"/>
      <w:r w:rsidRPr="00B81BB9">
        <w:rPr>
          <w:rFonts w:ascii="Arial" w:hAnsi="Arial" w:cs="Arial"/>
          <w:sz w:val="22"/>
        </w:rPr>
        <w:t>bytes.getUint</w:t>
      </w:r>
      <w:proofErr w:type="gramEnd"/>
      <w:r w:rsidRPr="00B81BB9">
        <w:rPr>
          <w:rFonts w:ascii="Arial" w:hAnsi="Arial" w:cs="Arial"/>
          <w:sz w:val="22"/>
        </w:rPr>
        <w:t>8(pktIndex+2),</w:t>
      </w:r>
    </w:p>
    <w:p w14:paraId="110E9C5F"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gramStart"/>
      <w:r w:rsidRPr="00B81BB9">
        <w:rPr>
          <w:rFonts w:ascii="Arial" w:hAnsi="Arial" w:cs="Arial"/>
          <w:sz w:val="22"/>
        </w:rPr>
        <w:t>bytes.getUint</w:t>
      </w:r>
      <w:proofErr w:type="gramEnd"/>
      <w:r w:rsidRPr="00B81BB9">
        <w:rPr>
          <w:rFonts w:ascii="Arial" w:hAnsi="Arial" w:cs="Arial"/>
          <w:sz w:val="22"/>
        </w:rPr>
        <w:t>8(pktIndex+3),</w:t>
      </w:r>
    </w:p>
    <w:p w14:paraId="7891A02E"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gramStart"/>
      <w:r w:rsidRPr="00B81BB9">
        <w:rPr>
          <w:rFonts w:ascii="Arial" w:hAnsi="Arial" w:cs="Arial"/>
          <w:sz w:val="22"/>
        </w:rPr>
        <w:t>bytes.getUint</w:t>
      </w:r>
      <w:proofErr w:type="gramEnd"/>
      <w:r w:rsidRPr="00B81BB9">
        <w:rPr>
          <w:rFonts w:ascii="Arial" w:hAnsi="Arial" w:cs="Arial"/>
          <w:sz w:val="22"/>
        </w:rPr>
        <w:t>8(pktIndex+4),</w:t>
      </w:r>
    </w:p>
    <w:p w14:paraId="05BB0358"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gramStart"/>
      <w:r w:rsidRPr="00B81BB9">
        <w:rPr>
          <w:rFonts w:ascii="Arial" w:hAnsi="Arial" w:cs="Arial"/>
          <w:sz w:val="22"/>
        </w:rPr>
        <w:t>bytes.getUint</w:t>
      </w:r>
      <w:proofErr w:type="gramEnd"/>
      <w:r w:rsidRPr="00B81BB9">
        <w:rPr>
          <w:rFonts w:ascii="Arial" w:hAnsi="Arial" w:cs="Arial"/>
          <w:sz w:val="22"/>
        </w:rPr>
        <w:t>8(pktIndex+5),</w:t>
      </w:r>
    </w:p>
    <w:p w14:paraId="727BF98B"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gramStart"/>
      <w:r w:rsidRPr="00B81BB9">
        <w:rPr>
          <w:rFonts w:ascii="Arial" w:hAnsi="Arial" w:cs="Arial"/>
          <w:sz w:val="22"/>
        </w:rPr>
        <w:t>bytes.getUint</w:t>
      </w:r>
      <w:proofErr w:type="gramEnd"/>
      <w:r w:rsidRPr="00B81BB9">
        <w:rPr>
          <w:rFonts w:ascii="Arial" w:hAnsi="Arial" w:cs="Arial"/>
          <w:sz w:val="22"/>
        </w:rPr>
        <w:t>8(pktIndex+6),</w:t>
      </w:r>
    </w:p>
    <w:p w14:paraId="19213AA4"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gramStart"/>
      <w:r w:rsidRPr="00B81BB9">
        <w:rPr>
          <w:rFonts w:ascii="Arial" w:hAnsi="Arial" w:cs="Arial"/>
          <w:sz w:val="22"/>
        </w:rPr>
        <w:t>bytes.getUint</w:t>
      </w:r>
      <w:proofErr w:type="gramEnd"/>
      <w:r w:rsidRPr="00B81BB9">
        <w:rPr>
          <w:rFonts w:ascii="Arial" w:hAnsi="Arial" w:cs="Arial"/>
          <w:sz w:val="22"/>
        </w:rPr>
        <w:t>8(pktIndex+7)</w:t>
      </w:r>
    </w:p>
    <w:p w14:paraId="2AD363D8"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
    <w:p w14:paraId="0AAA2D23"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r w:rsidRPr="00B81BB9">
        <w:rPr>
          <w:rFonts w:ascii="Arial" w:hAnsi="Arial" w:cs="Arial"/>
          <w:sz w:val="22"/>
        </w:rPr>
        <w:t>pktIndex</w:t>
      </w:r>
      <w:proofErr w:type="spellEnd"/>
      <w:r w:rsidRPr="00B81BB9">
        <w:rPr>
          <w:rFonts w:ascii="Arial" w:hAnsi="Arial" w:cs="Arial"/>
          <w:sz w:val="22"/>
        </w:rPr>
        <w:t xml:space="preserve"> += </w:t>
      </w:r>
      <w:proofErr w:type="gramStart"/>
      <w:r w:rsidRPr="00B81BB9">
        <w:rPr>
          <w:rFonts w:ascii="Arial" w:hAnsi="Arial" w:cs="Arial"/>
          <w:sz w:val="22"/>
        </w:rPr>
        <w:t>8;</w:t>
      </w:r>
      <w:proofErr w:type="gramEnd"/>
    </w:p>
    <w:p w14:paraId="3D925F1F"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 else {</w:t>
      </w:r>
    </w:p>
    <w:p w14:paraId="33580613"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proofErr w:type="gramStart"/>
      <w:r w:rsidRPr="00B81BB9">
        <w:rPr>
          <w:rFonts w:ascii="Arial" w:hAnsi="Arial" w:cs="Arial"/>
          <w:sz w:val="22"/>
        </w:rPr>
        <w:t>this.header</w:t>
      </w:r>
      <w:proofErr w:type="gramEnd"/>
      <w:r w:rsidRPr="00B81BB9">
        <w:rPr>
          <w:rFonts w:ascii="Arial" w:hAnsi="Arial" w:cs="Arial"/>
          <w:sz w:val="22"/>
        </w:rPr>
        <w:t>_data</w:t>
      </w:r>
      <w:proofErr w:type="spellEnd"/>
      <w:r w:rsidRPr="00B81BB9">
        <w:rPr>
          <w:rFonts w:ascii="Arial" w:hAnsi="Arial" w:cs="Arial"/>
          <w:sz w:val="22"/>
        </w:rPr>
        <w:t xml:space="preserve"> = </w:t>
      </w:r>
      <w:proofErr w:type="spellStart"/>
      <w:proofErr w:type="gramStart"/>
      <w:r w:rsidRPr="00B81BB9">
        <w:rPr>
          <w:rFonts w:ascii="Arial" w:hAnsi="Arial" w:cs="Arial"/>
          <w:sz w:val="22"/>
        </w:rPr>
        <w:t>pkt.slice</w:t>
      </w:r>
      <w:proofErr w:type="spellEnd"/>
      <w:proofErr w:type="gramEnd"/>
      <w:r w:rsidRPr="00B81BB9">
        <w:rPr>
          <w:rFonts w:ascii="Arial" w:hAnsi="Arial" w:cs="Arial"/>
          <w:sz w:val="22"/>
        </w:rPr>
        <w:t>(</w:t>
      </w:r>
      <w:proofErr w:type="spellStart"/>
      <w:r w:rsidRPr="00B81BB9">
        <w:rPr>
          <w:rFonts w:ascii="Arial" w:hAnsi="Arial" w:cs="Arial"/>
          <w:sz w:val="22"/>
        </w:rPr>
        <w:t>pktIndex</w:t>
      </w:r>
      <w:proofErr w:type="spellEnd"/>
      <w:r w:rsidRPr="00B81BB9">
        <w:rPr>
          <w:rFonts w:ascii="Arial" w:hAnsi="Arial" w:cs="Arial"/>
          <w:sz w:val="22"/>
        </w:rPr>
        <w:t xml:space="preserve">, </w:t>
      </w:r>
      <w:proofErr w:type="spellStart"/>
      <w:r w:rsidRPr="00B81BB9">
        <w:rPr>
          <w:rFonts w:ascii="Arial" w:hAnsi="Arial" w:cs="Arial"/>
          <w:sz w:val="22"/>
        </w:rPr>
        <w:t>this.ehl</w:t>
      </w:r>
      <w:proofErr w:type="spellEnd"/>
      <w:r w:rsidRPr="00B81BB9">
        <w:rPr>
          <w:rFonts w:ascii="Arial" w:hAnsi="Arial" w:cs="Arial"/>
          <w:sz w:val="22"/>
        </w:rPr>
        <w:t xml:space="preserve"> * 4</w:t>
      </w:r>
      <w:proofErr w:type="gramStart"/>
      <w:r w:rsidRPr="00B81BB9">
        <w:rPr>
          <w:rFonts w:ascii="Arial" w:hAnsi="Arial" w:cs="Arial"/>
          <w:sz w:val="22"/>
        </w:rPr>
        <w:t>);</w:t>
      </w:r>
      <w:proofErr w:type="gramEnd"/>
    </w:p>
    <w:p w14:paraId="52EDCA43"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roofErr w:type="spellStart"/>
      <w:r w:rsidRPr="00B81BB9">
        <w:rPr>
          <w:rFonts w:ascii="Arial" w:hAnsi="Arial" w:cs="Arial"/>
          <w:sz w:val="22"/>
        </w:rPr>
        <w:t>pktIndex</w:t>
      </w:r>
      <w:proofErr w:type="spellEnd"/>
      <w:r w:rsidRPr="00B81BB9">
        <w:rPr>
          <w:rFonts w:ascii="Arial" w:hAnsi="Arial" w:cs="Arial"/>
          <w:sz w:val="22"/>
        </w:rPr>
        <w:t xml:space="preserve"> += (</w:t>
      </w:r>
      <w:proofErr w:type="spellStart"/>
      <w:r w:rsidRPr="00B81BB9">
        <w:rPr>
          <w:rFonts w:ascii="Arial" w:hAnsi="Arial" w:cs="Arial"/>
          <w:sz w:val="22"/>
        </w:rPr>
        <w:t>this.ehl</w:t>
      </w:r>
      <w:proofErr w:type="spellEnd"/>
      <w:r w:rsidRPr="00B81BB9">
        <w:rPr>
          <w:rFonts w:ascii="Arial" w:hAnsi="Arial" w:cs="Arial"/>
          <w:sz w:val="22"/>
        </w:rPr>
        <w:t xml:space="preserve"> * 4</w:t>
      </w:r>
      <w:proofErr w:type="gramStart"/>
      <w:r w:rsidRPr="00B81BB9">
        <w:rPr>
          <w:rFonts w:ascii="Arial" w:hAnsi="Arial" w:cs="Arial"/>
          <w:sz w:val="22"/>
        </w:rPr>
        <w:t>);</w:t>
      </w:r>
      <w:proofErr w:type="gramEnd"/>
    </w:p>
    <w:p w14:paraId="0775517F"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
    <w:p w14:paraId="3AC430DB" w14:textId="77777777" w:rsidR="00690256" w:rsidRPr="00B81BB9" w:rsidRDefault="00690256" w:rsidP="00CC2CE8">
      <w:pPr>
        <w:shd w:val="clear" w:color="auto" w:fill="BFBFBF" w:themeFill="background1" w:themeFillShade="BF"/>
        <w:jc w:val="left"/>
        <w:rPr>
          <w:rFonts w:ascii="Arial" w:hAnsi="Arial" w:cs="Arial"/>
          <w:sz w:val="22"/>
        </w:rPr>
      </w:pPr>
      <w:r w:rsidRPr="00B81BB9">
        <w:rPr>
          <w:rFonts w:ascii="Arial" w:hAnsi="Arial" w:cs="Arial"/>
          <w:sz w:val="22"/>
        </w:rPr>
        <w:t xml:space="preserve">        }</w:t>
      </w:r>
    </w:p>
    <w:p w14:paraId="5A58E7E3" w14:textId="17C70FDD" w:rsidR="00BD31D1" w:rsidRDefault="00BD31D1" w:rsidP="005F3718">
      <w:pPr>
        <w:pStyle w:val="ncs-body"/>
      </w:pPr>
    </w:p>
    <w:p w14:paraId="0452198F" w14:textId="1AE10624" w:rsidR="00F36738" w:rsidRPr="00000ABF" w:rsidRDefault="00824BCB" w:rsidP="00CC2CE8">
      <w:pPr>
        <w:pStyle w:val="ncs-h3"/>
        <w:jc w:val="left"/>
        <w:rPr>
          <w:rFonts w:eastAsiaTheme="minorEastAsia"/>
          <w:b/>
          <w:lang w:eastAsia="zh-CN"/>
        </w:rPr>
      </w:pPr>
      <w:bookmarkStart w:id="427" w:name="_Toc212542690"/>
      <w:bookmarkStart w:id="428" w:name="_Toc216180166"/>
      <w:r w:rsidRPr="00000ABF">
        <w:rPr>
          <w:rFonts w:eastAsia="Arial"/>
          <w:b/>
        </w:rPr>
        <w:t xml:space="preserve">WebRTC </w:t>
      </w:r>
      <w:r w:rsidR="00F36738" w:rsidRPr="00000ABF">
        <w:rPr>
          <w:rFonts w:eastAsia="Arial"/>
          <w:b/>
        </w:rPr>
        <w:t>Data Messages</w:t>
      </w:r>
      <w:bookmarkEnd w:id="427"/>
      <w:bookmarkEnd w:id="428"/>
    </w:p>
    <w:p w14:paraId="5CAB27AA" w14:textId="77777777" w:rsidR="00F36738" w:rsidRPr="00000ABF" w:rsidRDefault="00F36738" w:rsidP="00CC2CE8">
      <w:pPr>
        <w:pStyle w:val="ncs-h4"/>
        <w:jc w:val="left"/>
        <w:rPr>
          <w:rFonts w:eastAsia="Arial"/>
          <w:b/>
        </w:rPr>
      </w:pPr>
      <w:bookmarkStart w:id="429" w:name="_Toc212542691"/>
      <w:bookmarkStart w:id="430" w:name="_Toc216180167"/>
      <w:r w:rsidRPr="00000ABF">
        <w:rPr>
          <w:rFonts w:eastAsia="Arial"/>
          <w:b/>
        </w:rPr>
        <w:t>Play</w:t>
      </w:r>
      <w:bookmarkEnd w:id="429"/>
      <w:bookmarkEnd w:id="430"/>
    </w:p>
    <w:p w14:paraId="2D1D7EC0" w14:textId="77777777" w:rsidR="00F36738" w:rsidRPr="005900CA" w:rsidRDefault="00F36738" w:rsidP="00CC2CE8">
      <w:pPr>
        <w:jc w:val="left"/>
        <w:rPr>
          <w:sz w:val="22"/>
        </w:rPr>
      </w:pPr>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648"/>
        <w:gridCol w:w="1388"/>
        <w:gridCol w:w="2463"/>
        <w:gridCol w:w="3536"/>
      </w:tblGrid>
      <w:tr w:rsidR="00F36738" w:rsidRPr="005900CA" w14:paraId="406D0A76" w14:textId="77777777">
        <w:trPr>
          <w:trHeight w:val="300"/>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5F9444FE" w14:textId="77777777" w:rsidR="00F36738" w:rsidRPr="005900CA" w:rsidRDefault="00F36738" w:rsidP="00CC2CE8">
            <w:pPr>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Field Name</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5627BBC8" w14:textId="77777777" w:rsidR="00F36738" w:rsidRPr="005900CA" w:rsidRDefault="00F36738"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Type</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4D5BDCFE" w14:textId="77777777" w:rsidR="00F36738" w:rsidRPr="005900CA" w:rsidRDefault="00F36738"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Allowed Values</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5839E758" w14:textId="77777777" w:rsidR="00F36738" w:rsidRPr="005900CA" w:rsidRDefault="00F36738" w:rsidP="00CC2CE8">
            <w:pPr>
              <w:ind w:left="1"/>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Description</w:t>
            </w:r>
          </w:p>
        </w:tc>
      </w:tr>
      <w:tr w:rsidR="00F36738" w:rsidRPr="005900CA" w14:paraId="3526249B" w14:textId="77777777">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237357F" w14:textId="77777777" w:rsidR="00F36738" w:rsidRPr="005900CA" w:rsidRDefault="00F36738" w:rsidP="00CC2CE8">
            <w:pPr>
              <w:pStyle w:val="Text"/>
              <w:spacing w:before="60" w:after="60" w:line="259" w:lineRule="auto"/>
              <w:jc w:val="left"/>
              <w:rPr>
                <w:sz w:val="22"/>
                <w:szCs w:val="22"/>
              </w:rPr>
            </w:pPr>
            <w:r w:rsidRPr="005900CA">
              <w:rPr>
                <w:rStyle w:val="normaltextrun"/>
                <w:sz w:val="22"/>
                <w:szCs w:val="22"/>
              </w:rPr>
              <w:lastRenderedPageBreak/>
              <w:t>type</w:t>
            </w:r>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B0C20CE" w14:textId="0BF932F0" w:rsidR="00F36738" w:rsidRDefault="00F36738" w:rsidP="00CC2CE8">
            <w:pPr>
              <w:pStyle w:val="Text"/>
              <w:spacing w:before="60" w:after="60"/>
              <w:jc w:val="left"/>
              <w:rPr>
                <w:rFonts w:eastAsia="Arial" w:cs="Arial"/>
                <w:color w:val="000000" w:themeColor="text1"/>
                <w:sz w:val="22"/>
                <w:szCs w:val="22"/>
                <w:lang w:val="en-US"/>
              </w:rPr>
            </w:pPr>
            <w:proofErr w:type="gramStart"/>
            <w:r w:rsidRPr="005900CA">
              <w:rPr>
                <w:rStyle w:val="normaltextrun"/>
                <w:sz w:val="22"/>
                <w:szCs w:val="22"/>
              </w:rPr>
              <w:t>String</w:t>
            </w:r>
            <w:r w:rsidR="0037539D">
              <w:rPr>
                <w:rStyle w:val="eop"/>
              </w:rPr>
              <w:t>(</w:t>
            </w:r>
            <w:proofErr w:type="gramEnd"/>
            <w:r w:rsidR="0037539D">
              <w:rPr>
                <w:rStyle w:val="eop"/>
              </w:rPr>
              <w:t>1</w:t>
            </w:r>
            <w:r w:rsidR="00BF0167">
              <w:rPr>
                <w:rStyle w:val="eop"/>
              </w:rPr>
              <w:t>5</w:t>
            </w:r>
            <w:r w:rsidR="0037539D">
              <w:rPr>
                <w:rStyle w:val="eop"/>
              </w:rPr>
              <w:t>)</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B53463E" w14:textId="2C534699" w:rsidR="00F36738" w:rsidRDefault="00325202">
            <w:pPr>
              <w:pStyle w:val="Text"/>
              <w:spacing w:before="0"/>
              <w:jc w:val="left"/>
              <w:rPr>
                <w:rFonts w:eastAsia="Arial" w:cs="Arial"/>
                <w:color w:val="000000" w:themeColor="text1"/>
                <w:sz w:val="22"/>
                <w:szCs w:val="22"/>
                <w:lang w:val="en-US"/>
              </w:rPr>
            </w:pPr>
            <w:r>
              <w:rPr>
                <w:rFonts w:eastAsia="Arial" w:cs="Arial"/>
                <w:color w:val="000000" w:themeColor="text1"/>
                <w:sz w:val="22"/>
                <w:szCs w:val="22"/>
                <w:lang w:val="en-US"/>
              </w:rPr>
              <w:t>PLAY</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4BA9655" w14:textId="216D9DD0" w:rsidR="00F36738" w:rsidRDefault="00F36738" w:rsidP="00CC2CE8">
            <w:pPr>
              <w:pStyle w:val="Text"/>
              <w:spacing w:before="60" w:after="60"/>
              <w:jc w:val="left"/>
              <w:rPr>
                <w:rFonts w:eastAsia="Arial" w:cs="Arial"/>
                <w:color w:val="000000" w:themeColor="text1"/>
                <w:sz w:val="22"/>
                <w:szCs w:val="22"/>
                <w:lang w:val="en-US"/>
              </w:rPr>
            </w:pPr>
            <w:r w:rsidRPr="005900CA">
              <w:rPr>
                <w:color w:val="000000" w:themeColor="text1"/>
                <w:sz w:val="22"/>
                <w:szCs w:val="22"/>
              </w:rPr>
              <w:t>“</w:t>
            </w:r>
            <w:r w:rsidR="00327DE3">
              <w:rPr>
                <w:rFonts w:eastAsiaTheme="minorEastAsia" w:hint="eastAsia"/>
                <w:color w:val="000000" w:themeColor="text1"/>
                <w:sz w:val="22"/>
                <w:szCs w:val="22"/>
                <w:lang w:eastAsia="zh-CN"/>
              </w:rPr>
              <w:t>P</w:t>
            </w:r>
            <w:r w:rsidR="00327DE3">
              <w:rPr>
                <w:rFonts w:eastAsiaTheme="minorEastAsia" w:hint="eastAsia"/>
                <w:color w:val="000000" w:themeColor="text1"/>
                <w:lang w:eastAsia="zh-CN"/>
              </w:rPr>
              <w:t>LAY</w:t>
            </w:r>
            <w:r w:rsidRPr="005900CA">
              <w:rPr>
                <w:color w:val="000000" w:themeColor="text1"/>
                <w:sz w:val="22"/>
                <w:szCs w:val="22"/>
              </w:rPr>
              <w:t>”</w:t>
            </w:r>
          </w:p>
        </w:tc>
      </w:tr>
      <w:tr w:rsidR="00F36738" w:rsidRPr="005900CA" w14:paraId="513482E2" w14:textId="77777777">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3570D2D" w14:textId="77777777" w:rsidR="00F36738" w:rsidRPr="005900CA" w:rsidRDefault="00F36738" w:rsidP="00CC2CE8">
            <w:pPr>
              <w:pStyle w:val="Text"/>
              <w:spacing w:before="60" w:after="60" w:line="259" w:lineRule="auto"/>
              <w:jc w:val="left"/>
              <w:rPr>
                <w:rFonts w:eastAsia="Arial" w:cs="Arial"/>
                <w:color w:val="000000" w:themeColor="text1"/>
                <w:sz w:val="22"/>
                <w:szCs w:val="22"/>
                <w:lang w:val="en-US"/>
              </w:rPr>
            </w:pPr>
            <w:proofErr w:type="spellStart"/>
            <w:r w:rsidRPr="005900CA">
              <w:rPr>
                <w:rStyle w:val="normaltextrun"/>
                <w:sz w:val="22"/>
                <w:szCs w:val="22"/>
              </w:rPr>
              <w:t>seq</w:t>
            </w:r>
            <w:proofErr w:type="spellEnd"/>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DA13A0A" w14:textId="71E75FC5" w:rsidR="00F36738" w:rsidRPr="005900CA" w:rsidRDefault="00115F5B" w:rsidP="00CC2CE8">
            <w:pPr>
              <w:pStyle w:val="Text"/>
              <w:spacing w:before="60" w:after="60"/>
              <w:jc w:val="left"/>
              <w:rPr>
                <w:rFonts w:eastAsia="Arial" w:cs="Arial"/>
                <w:color w:val="000000" w:themeColor="text1"/>
                <w:sz w:val="22"/>
                <w:szCs w:val="22"/>
                <w:lang w:val="en-US"/>
              </w:rPr>
            </w:pPr>
            <w:r>
              <w:rPr>
                <w:rStyle w:val="normaltextrun"/>
                <w:rFonts w:eastAsiaTheme="minorEastAsia" w:hint="eastAsia"/>
                <w:sz w:val="22"/>
                <w:szCs w:val="22"/>
                <w:lang w:eastAsia="zh-CN"/>
              </w:rPr>
              <w:t>Ui</w:t>
            </w:r>
            <w:r w:rsidR="00F36738" w:rsidRPr="005900CA">
              <w:rPr>
                <w:rStyle w:val="normaltextrun"/>
                <w:sz w:val="22"/>
                <w:szCs w:val="22"/>
              </w:rPr>
              <w:t>nt</w:t>
            </w:r>
            <w:r w:rsidR="00983105">
              <w:rPr>
                <w:rStyle w:val="eop"/>
              </w:rPr>
              <w:t>32</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D3C3811" w14:textId="3A33392A" w:rsidR="00F36738" w:rsidRPr="005900CA" w:rsidRDefault="006275D0">
            <w:pPr>
              <w:pStyle w:val="Text"/>
              <w:spacing w:before="0"/>
              <w:jc w:val="left"/>
              <w:rPr>
                <w:rFonts w:eastAsia="Arial" w:cs="Arial"/>
                <w:color w:val="000000" w:themeColor="text1"/>
                <w:sz w:val="22"/>
                <w:szCs w:val="22"/>
                <w:lang w:val="en-US"/>
              </w:rPr>
            </w:pPr>
            <w:r>
              <w:rPr>
                <w:rFonts w:eastAsiaTheme="minorEastAsia" w:cs="Arial" w:hint="eastAsia"/>
                <w:color w:val="000000"/>
                <w:sz w:val="22"/>
                <w:lang w:val="en-US" w:eastAsia="zh-CN"/>
              </w:rPr>
              <w:t>1</w:t>
            </w:r>
            <w:r w:rsidR="00BF64BC" w:rsidRPr="00E8410C">
              <w:rPr>
                <w:rFonts w:cs="Arial" w:hint="eastAsia"/>
                <w:color w:val="000000"/>
                <w:sz w:val="22"/>
                <w:lang w:val="en-US"/>
              </w:rPr>
              <w:t xml:space="preserve"> - MAX_</w:t>
            </w:r>
            <w:r w:rsidR="00983105">
              <w:rPr>
                <w:rFonts w:eastAsiaTheme="minorEastAsia" w:cs="Arial"/>
                <w:color w:val="000000"/>
                <w:lang w:eastAsia="zh-CN"/>
              </w:rPr>
              <w:t>UINT32</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A3FEB5A" w14:textId="77777777" w:rsidR="00F36738" w:rsidRPr="005900CA" w:rsidRDefault="00F36738" w:rsidP="00CC2CE8">
            <w:pPr>
              <w:pStyle w:val="Text"/>
              <w:spacing w:before="60" w:after="60"/>
              <w:jc w:val="left"/>
              <w:rPr>
                <w:rFonts w:eastAsia="Arial" w:cs="Arial"/>
                <w:color w:val="000000" w:themeColor="text1"/>
                <w:sz w:val="22"/>
                <w:szCs w:val="22"/>
                <w:lang w:val="en-US"/>
              </w:rPr>
            </w:pPr>
            <w:r w:rsidRPr="005900CA">
              <w:rPr>
                <w:rStyle w:val="normaltextrun"/>
                <w:sz w:val="22"/>
                <w:szCs w:val="22"/>
              </w:rPr>
              <w:t>Unique ID per request, associated response will have the same seq.</w:t>
            </w:r>
            <w:r w:rsidRPr="005900CA">
              <w:rPr>
                <w:rStyle w:val="eop"/>
                <w:sz w:val="22"/>
                <w:szCs w:val="22"/>
              </w:rPr>
              <w:t> </w:t>
            </w:r>
          </w:p>
        </w:tc>
      </w:tr>
      <w:tr w:rsidR="00F36738" w:rsidRPr="005900CA" w14:paraId="375ADD27" w14:textId="77777777">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68DF1DD" w14:textId="77777777" w:rsidR="00F36738" w:rsidRPr="005900CA" w:rsidRDefault="00F36738" w:rsidP="00CC2CE8">
            <w:pPr>
              <w:pStyle w:val="Text"/>
              <w:spacing w:before="60" w:after="60" w:line="259" w:lineRule="auto"/>
              <w:jc w:val="left"/>
              <w:rPr>
                <w:rFonts w:eastAsia="Arial" w:cs="Arial"/>
                <w:color w:val="000000" w:themeColor="text1"/>
                <w:sz w:val="22"/>
                <w:szCs w:val="22"/>
                <w:lang w:val="en-US"/>
              </w:rPr>
            </w:pPr>
            <w:r w:rsidRPr="005900CA">
              <w:rPr>
                <w:rStyle w:val="normaltextrun"/>
                <w:sz w:val="22"/>
                <w:szCs w:val="22"/>
              </w:rPr>
              <w:t>body</w:t>
            </w:r>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E849C59" w14:textId="7203E450" w:rsidR="00F36738" w:rsidRPr="00792226" w:rsidRDefault="0084659E" w:rsidP="00CC2CE8">
            <w:pPr>
              <w:pStyle w:val="Text"/>
              <w:spacing w:before="60" w:after="60"/>
              <w:jc w:val="left"/>
              <w:rPr>
                <w:rFonts w:eastAsiaTheme="minorEastAsia" w:cs="Arial"/>
                <w:color w:val="000000" w:themeColor="text1"/>
                <w:sz w:val="22"/>
                <w:szCs w:val="22"/>
                <w:lang w:val="en-US" w:eastAsia="zh-CN"/>
              </w:rPr>
            </w:pPr>
            <w:proofErr w:type="spellStart"/>
            <w:r w:rsidRPr="0084659E">
              <w:rPr>
                <w:rStyle w:val="normaltextrun"/>
                <w:b/>
                <w:bCs/>
                <w:sz w:val="22"/>
                <w:szCs w:val="22"/>
              </w:rPr>
              <w:t>B</w:t>
            </w:r>
            <w:r w:rsidRPr="0084659E">
              <w:rPr>
                <w:rStyle w:val="normaltextrun"/>
                <w:b/>
                <w:bCs/>
              </w:rPr>
              <w:t>odyOfPlay</w:t>
            </w:r>
            <w:proofErr w:type="spellEnd"/>
            <w:r>
              <w:rPr>
                <w:rStyle w:val="normaltextrun"/>
              </w:rPr>
              <w:t xml:space="preserve"> </w:t>
            </w:r>
            <w:r w:rsidR="00F36738" w:rsidRPr="005900CA">
              <w:rPr>
                <w:rStyle w:val="normaltextrun"/>
                <w:sz w:val="22"/>
                <w:szCs w:val="22"/>
              </w:rPr>
              <w:t>Object</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06F0634" w14:textId="77777777" w:rsidR="00F36738" w:rsidRPr="005900CA" w:rsidRDefault="00F36738">
            <w:pPr>
              <w:pStyle w:val="Text"/>
              <w:spacing w:before="0"/>
              <w:jc w:val="left"/>
              <w:rPr>
                <w:rFonts w:eastAsia="Arial" w:cs="Arial"/>
                <w:color w:val="000000" w:themeColor="text1"/>
                <w:sz w:val="22"/>
                <w:szCs w:val="22"/>
                <w:lang w:val="en-US"/>
              </w:rPr>
            </w:pP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ECC86C3" w14:textId="393DDED8" w:rsidR="00F36738" w:rsidRPr="005900CA" w:rsidRDefault="00F36738" w:rsidP="00C610A3">
            <w:pPr>
              <w:pStyle w:val="paragraph"/>
              <w:spacing w:before="0" w:beforeAutospacing="0" w:after="0" w:afterAutospacing="0"/>
              <w:textAlignment w:val="baseline"/>
              <w:rPr>
                <w:rFonts w:eastAsia="Arial" w:cs="Arial"/>
                <w:color w:val="000000" w:themeColor="text1"/>
                <w:sz w:val="22"/>
                <w:szCs w:val="22"/>
                <w:lang w:val="en-US"/>
              </w:rPr>
            </w:pPr>
            <w:r w:rsidRPr="005900CA">
              <w:rPr>
                <w:rStyle w:val="normaltextrun"/>
                <w:sz w:val="22"/>
                <w:szCs w:val="22"/>
              </w:rPr>
              <w:t>Specify th</w:t>
            </w:r>
            <w:r w:rsidRPr="63F0363F">
              <w:rPr>
                <w:rStyle w:val="normaltextrun"/>
                <w:rFonts w:ascii="Arial" w:eastAsia="Arial" w:hAnsi="Arial" w:cs="Arial"/>
                <w:sz w:val="22"/>
                <w:szCs w:val="22"/>
              </w:rPr>
              <w:t xml:space="preserve">e relevant parameters, it is </w:t>
            </w:r>
            <w:r w:rsidR="00C610A3">
              <w:rPr>
                <w:rStyle w:val="normaltextrun"/>
                <w:rFonts w:ascii="Arial" w:eastAsia="Arial" w:hAnsi="Arial" w:cs="Arial"/>
                <w:sz w:val="22"/>
                <w:szCs w:val="22"/>
              </w:rPr>
              <w:t xml:space="preserve">used for playback, but </w:t>
            </w:r>
            <w:r w:rsidRPr="63F0363F">
              <w:rPr>
                <w:rStyle w:val="normaltextrun"/>
                <w:rFonts w:ascii="Arial" w:eastAsia="Arial" w:hAnsi="Arial" w:cs="Arial"/>
                <w:sz w:val="22"/>
                <w:szCs w:val="22"/>
              </w:rPr>
              <w:t>optional for live view</w:t>
            </w:r>
            <w:r w:rsidR="00C610A3">
              <w:rPr>
                <w:rStyle w:val="normaltextrun"/>
                <w:rFonts w:ascii="Arial" w:eastAsia="Arial" w:hAnsi="Arial" w:cs="Arial"/>
                <w:sz w:val="22"/>
                <w:szCs w:val="22"/>
              </w:rPr>
              <w:t>.</w:t>
            </w:r>
          </w:p>
        </w:tc>
      </w:tr>
    </w:tbl>
    <w:p w14:paraId="11B07E3B" w14:textId="77777777" w:rsidR="0084659E" w:rsidRDefault="0084659E" w:rsidP="0084659E">
      <w:pPr>
        <w:pStyle w:val="Body"/>
        <w:spacing w:after="240"/>
        <w:jc w:val="left"/>
        <w:rPr>
          <w:rFonts w:eastAsiaTheme="minorEastAsia"/>
          <w:szCs w:val="22"/>
          <w:lang w:val="en-US" w:eastAsia="zh-CN"/>
        </w:rPr>
      </w:pPr>
    </w:p>
    <w:p w14:paraId="3AE758C7" w14:textId="0B7A4207" w:rsidR="0084659E" w:rsidRPr="00EA1101" w:rsidRDefault="0084659E" w:rsidP="0084659E">
      <w:pPr>
        <w:spacing w:line="360" w:lineRule="auto"/>
        <w:jc w:val="left"/>
        <w:rPr>
          <w:rFonts w:ascii="Arial" w:eastAsia="Arial" w:hAnsi="Arial" w:cs="Arial"/>
          <w:color w:val="000000" w:themeColor="text1"/>
          <w:sz w:val="22"/>
          <w:lang w:val="en-SG"/>
        </w:rPr>
      </w:pPr>
      <w:r w:rsidRPr="00561346">
        <w:rPr>
          <w:rFonts w:ascii="Arial" w:eastAsia="Arial" w:hAnsi="Arial" w:cs="Arial"/>
          <w:color w:val="000000" w:themeColor="text1"/>
          <w:sz w:val="22"/>
          <w:lang w:val="en-SG"/>
        </w:rPr>
        <w:t xml:space="preserve">Data Object definition for </w:t>
      </w:r>
      <w:proofErr w:type="spellStart"/>
      <w:r>
        <w:rPr>
          <w:rFonts w:ascii="Arial" w:hAnsi="Arial" w:cs="Arial"/>
          <w:b/>
          <w:bCs/>
          <w:color w:val="000000" w:themeColor="text1"/>
          <w:sz w:val="22"/>
          <w:lang w:val="en-SG"/>
        </w:rPr>
        <w:t>BodyOfPlay</w:t>
      </w:r>
      <w:proofErr w:type="spellEnd"/>
      <w:r>
        <w:rPr>
          <w:rFonts w:ascii="Arial" w:hAnsi="Arial" w:cs="Arial"/>
          <w:color w:val="000000" w:themeColor="text1"/>
          <w:sz w:val="22"/>
          <w:lang w:val="en-SG"/>
        </w:rPr>
        <w:t>.</w:t>
      </w:r>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648"/>
        <w:gridCol w:w="1388"/>
        <w:gridCol w:w="2463"/>
        <w:gridCol w:w="3536"/>
      </w:tblGrid>
      <w:tr w:rsidR="0084659E" w:rsidRPr="005900CA" w14:paraId="41FF4D4B" w14:textId="77777777">
        <w:trPr>
          <w:trHeight w:val="300"/>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7D688AC0" w14:textId="77777777" w:rsidR="0084659E" w:rsidRPr="005900CA" w:rsidRDefault="0084659E">
            <w:pPr>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Field Name</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2E9FF3CB" w14:textId="77777777" w:rsidR="0084659E" w:rsidRPr="005900CA" w:rsidRDefault="0084659E">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Type</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495878F4" w14:textId="77777777" w:rsidR="0084659E" w:rsidRPr="005900CA" w:rsidRDefault="0084659E">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Allowed Values</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62250A0C" w14:textId="77777777" w:rsidR="0084659E" w:rsidRPr="005900CA" w:rsidRDefault="0084659E">
            <w:pPr>
              <w:ind w:left="1"/>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Description</w:t>
            </w:r>
          </w:p>
        </w:tc>
      </w:tr>
      <w:tr w:rsidR="0084659E" w:rsidRPr="005900CA" w14:paraId="5E84ABE6" w14:textId="77777777">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F95E1AF" w14:textId="09506DD6" w:rsidR="0084659E" w:rsidRPr="005900CA" w:rsidRDefault="0084659E">
            <w:pPr>
              <w:pStyle w:val="Text"/>
              <w:spacing w:before="60" w:after="60" w:line="259" w:lineRule="auto"/>
              <w:jc w:val="left"/>
              <w:rPr>
                <w:rFonts w:eastAsia="Arial" w:cs="Arial"/>
                <w:color w:val="000000" w:themeColor="text1"/>
                <w:sz w:val="22"/>
                <w:szCs w:val="22"/>
                <w:lang w:val="en-US"/>
              </w:rPr>
            </w:pPr>
            <w:r>
              <w:rPr>
                <w:rStyle w:val="normaltextrun"/>
                <w:rFonts w:eastAsiaTheme="minorEastAsia" w:hint="eastAsia"/>
                <w:sz w:val="22"/>
                <w:szCs w:val="22"/>
                <w:lang w:eastAsia="zh-CN"/>
              </w:rPr>
              <w:t>seek</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3FFB091" w14:textId="77777777" w:rsidR="0084659E" w:rsidRPr="005900CA" w:rsidRDefault="0084659E">
            <w:pPr>
              <w:pStyle w:val="Text"/>
              <w:spacing w:before="60" w:after="60"/>
              <w:jc w:val="left"/>
              <w:rPr>
                <w:rFonts w:eastAsia="Arial" w:cs="Arial"/>
                <w:color w:val="000000" w:themeColor="text1"/>
                <w:sz w:val="22"/>
                <w:szCs w:val="22"/>
                <w:lang w:val="en-US"/>
              </w:rPr>
            </w:pPr>
            <w:r w:rsidRPr="005900CA">
              <w:rPr>
                <w:rStyle w:val="normaltextrun"/>
                <w:sz w:val="22"/>
                <w:szCs w:val="22"/>
              </w:rPr>
              <w:t>Int64</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1AABF77F" w14:textId="73EBBD29" w:rsidR="0084659E" w:rsidRPr="00374216" w:rsidRDefault="0084659E" w:rsidP="001459DB">
            <w:pPr>
              <w:pStyle w:val="Text"/>
              <w:spacing w:before="0"/>
              <w:jc w:val="left"/>
              <w:rPr>
                <w:rFonts w:eastAsiaTheme="minorEastAsia" w:cs="Arial"/>
                <w:color w:val="000000"/>
                <w:sz w:val="22"/>
                <w:lang w:val="en-US" w:eastAsia="zh-CN"/>
              </w:rPr>
            </w:pPr>
            <w:r w:rsidRPr="00E8410C">
              <w:rPr>
                <w:rFonts w:eastAsiaTheme="minorEastAsia" w:cs="Arial" w:hint="eastAsia"/>
                <w:color w:val="000000"/>
                <w:sz w:val="22"/>
                <w:lang w:val="en-US"/>
              </w:rPr>
              <w:t>M</w:t>
            </w:r>
            <w:r w:rsidR="001459DB">
              <w:rPr>
                <w:rFonts w:eastAsiaTheme="minorEastAsia" w:cs="Arial"/>
                <w:color w:val="000000"/>
                <w:sz w:val="22"/>
                <w:lang w:val="en-US"/>
              </w:rPr>
              <w:t>IN</w:t>
            </w:r>
            <w:r w:rsidRPr="00E8410C">
              <w:rPr>
                <w:rFonts w:eastAsiaTheme="minorEastAsia" w:cs="Arial" w:hint="eastAsia"/>
                <w:color w:val="000000"/>
                <w:sz w:val="22"/>
                <w:lang w:val="en-US"/>
              </w:rPr>
              <w:t>_INT64</w:t>
            </w:r>
            <w:r>
              <w:rPr>
                <w:rFonts w:eastAsiaTheme="minorEastAsia" w:cs="Arial" w:hint="eastAsia"/>
                <w:color w:val="000000"/>
                <w:sz w:val="22"/>
                <w:lang w:val="en-US" w:eastAsia="zh-CN"/>
              </w:rPr>
              <w:t xml:space="preserve"> </w:t>
            </w:r>
            <w:r w:rsidR="001459DB" w:rsidRPr="00E8410C">
              <w:rPr>
                <w:rFonts w:eastAsiaTheme="minorEastAsia" w:cs="Arial"/>
                <w:color w:val="000000"/>
                <w:sz w:val="22"/>
                <w:lang w:val="en-US"/>
              </w:rPr>
              <w:t xml:space="preserve">- </w:t>
            </w:r>
            <w:r w:rsidRPr="00E8410C">
              <w:rPr>
                <w:rFonts w:eastAsiaTheme="minorEastAsia" w:cs="Arial" w:hint="eastAsia"/>
                <w:color w:val="000000"/>
                <w:sz w:val="22"/>
                <w:lang w:val="en-US"/>
              </w:rPr>
              <w:t>MAX_INT64</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2428F6A" w14:textId="4BD1FA93" w:rsidR="0084659E" w:rsidRPr="005900CA" w:rsidRDefault="0084659E">
            <w:pPr>
              <w:pStyle w:val="ncs-body"/>
              <w:rPr>
                <w:rFonts w:eastAsia="Arial"/>
                <w:color w:val="000000" w:themeColor="text1"/>
                <w:lang w:val="en-US"/>
              </w:rPr>
            </w:pPr>
            <w:r w:rsidRPr="00BF474F">
              <w:rPr>
                <w:lang w:val="en-US"/>
              </w:rPr>
              <w:t xml:space="preserve">Specify the time offset from the </w:t>
            </w:r>
            <w:r w:rsidR="007C7EFF">
              <w:rPr>
                <w:lang w:val="en-US"/>
              </w:rPr>
              <w:t>current position of the</w:t>
            </w:r>
            <w:r>
              <w:rPr>
                <w:rFonts w:eastAsiaTheme="minorEastAsia" w:hint="eastAsia"/>
                <w:lang w:val="en-US" w:eastAsia="zh-CN"/>
              </w:rPr>
              <w:t xml:space="preserve"> playback</w:t>
            </w:r>
            <w:r w:rsidR="002232CB">
              <w:rPr>
                <w:rFonts w:eastAsiaTheme="minorEastAsia"/>
                <w:lang w:val="en-US" w:eastAsia="zh-CN"/>
              </w:rPr>
              <w:t xml:space="preserve"> progress</w:t>
            </w:r>
            <w:r>
              <w:rPr>
                <w:rFonts w:eastAsiaTheme="minorEastAsia" w:hint="eastAsia"/>
                <w:lang w:val="en-US" w:eastAsia="zh-CN"/>
              </w:rPr>
              <w:t xml:space="preserve">, in </w:t>
            </w:r>
            <w:r w:rsidRPr="006E261C">
              <w:rPr>
                <w:rFonts w:eastAsiaTheme="minorEastAsia"/>
                <w:lang w:val="en-US" w:eastAsia="zh-CN"/>
              </w:rPr>
              <w:t>millisecond</w:t>
            </w:r>
            <w:r>
              <w:rPr>
                <w:rFonts w:eastAsiaTheme="minorEastAsia" w:hint="eastAsia"/>
                <w:lang w:val="en-US" w:eastAsia="zh-CN"/>
              </w:rPr>
              <w:t>.</w:t>
            </w:r>
          </w:p>
        </w:tc>
      </w:tr>
      <w:tr w:rsidR="0084659E" w:rsidRPr="005900CA" w14:paraId="1CC5D0C8" w14:textId="77777777">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2C380F4" w14:textId="172438CF" w:rsidR="0084659E" w:rsidRPr="005900CA" w:rsidRDefault="0084659E">
            <w:pPr>
              <w:pStyle w:val="Text"/>
              <w:spacing w:before="60" w:after="60" w:line="259" w:lineRule="auto"/>
              <w:jc w:val="left"/>
              <w:rPr>
                <w:rFonts w:eastAsia="Arial" w:cs="Arial"/>
                <w:color w:val="000000" w:themeColor="text1"/>
                <w:sz w:val="22"/>
                <w:szCs w:val="22"/>
                <w:lang w:val="en-US"/>
              </w:rPr>
            </w:pPr>
            <w:r w:rsidRPr="005900CA">
              <w:rPr>
                <w:rStyle w:val="normaltextrun"/>
                <w:sz w:val="22"/>
                <w:szCs w:val="22"/>
              </w:rPr>
              <w:t>scale</w:t>
            </w:r>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136E7C8" w14:textId="77777777" w:rsidR="0084659E" w:rsidRPr="005900CA" w:rsidRDefault="0084659E">
            <w:pPr>
              <w:pStyle w:val="Text"/>
              <w:spacing w:before="60" w:after="60"/>
              <w:jc w:val="left"/>
              <w:rPr>
                <w:rFonts w:eastAsia="Arial" w:cs="Arial"/>
                <w:color w:val="000000" w:themeColor="text1"/>
                <w:sz w:val="22"/>
                <w:szCs w:val="22"/>
                <w:lang w:val="en-US"/>
              </w:rPr>
            </w:pPr>
            <w:r w:rsidRPr="005900CA">
              <w:rPr>
                <w:rStyle w:val="normaltextrun"/>
                <w:sz w:val="22"/>
                <w:szCs w:val="22"/>
              </w:rPr>
              <w:t>Float</w:t>
            </w:r>
            <w:r w:rsidRPr="005900CA">
              <w:rPr>
                <w:rStyle w:val="eop"/>
                <w:sz w:val="22"/>
                <w:szCs w:val="22"/>
              </w:rPr>
              <w:t> </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0823505D" w14:textId="77777777" w:rsidR="0084659E" w:rsidRPr="001A6110" w:rsidRDefault="001A6110" w:rsidP="001A6110">
            <w:pPr>
              <w:pStyle w:val="Text"/>
              <w:numPr>
                <w:ilvl w:val="0"/>
                <w:numId w:val="22"/>
              </w:numPr>
              <w:spacing w:before="0"/>
              <w:jc w:val="left"/>
              <w:rPr>
                <w:rFonts w:eastAsia="Arial" w:cs="Arial"/>
                <w:color w:val="000000" w:themeColor="text1"/>
                <w:sz w:val="22"/>
                <w:szCs w:val="22"/>
                <w:lang w:val="en-US"/>
              </w:rPr>
            </w:pPr>
            <w:r>
              <w:rPr>
                <w:rFonts w:eastAsia="Arial" w:cs="Arial"/>
                <w:color w:val="000000" w:themeColor="text1"/>
              </w:rPr>
              <w:t>0.5</w:t>
            </w:r>
          </w:p>
          <w:p w14:paraId="472530A7" w14:textId="77777777" w:rsidR="001A6110" w:rsidRPr="001A6110" w:rsidRDefault="001A6110" w:rsidP="001A6110">
            <w:pPr>
              <w:pStyle w:val="Text"/>
              <w:numPr>
                <w:ilvl w:val="0"/>
                <w:numId w:val="22"/>
              </w:numPr>
              <w:spacing w:before="0"/>
              <w:jc w:val="left"/>
              <w:rPr>
                <w:rFonts w:eastAsia="Arial" w:cs="Arial"/>
                <w:color w:val="000000" w:themeColor="text1"/>
                <w:sz w:val="22"/>
                <w:szCs w:val="22"/>
                <w:lang w:val="en-US"/>
              </w:rPr>
            </w:pPr>
            <w:r>
              <w:rPr>
                <w:rFonts w:eastAsia="Arial" w:cs="Arial"/>
                <w:color w:val="000000" w:themeColor="text1"/>
              </w:rPr>
              <w:t>1</w:t>
            </w:r>
          </w:p>
          <w:p w14:paraId="1ADB7FE9" w14:textId="77777777" w:rsidR="001A6110" w:rsidRPr="001A6110" w:rsidRDefault="001A6110" w:rsidP="001A6110">
            <w:pPr>
              <w:pStyle w:val="Text"/>
              <w:numPr>
                <w:ilvl w:val="0"/>
                <w:numId w:val="22"/>
              </w:numPr>
              <w:spacing w:before="0"/>
              <w:jc w:val="left"/>
              <w:rPr>
                <w:rFonts w:eastAsia="Arial" w:cs="Arial"/>
                <w:color w:val="000000" w:themeColor="text1"/>
                <w:sz w:val="22"/>
                <w:szCs w:val="22"/>
                <w:lang w:val="en-US"/>
              </w:rPr>
            </w:pPr>
            <w:r>
              <w:rPr>
                <w:rFonts w:eastAsia="Arial" w:cs="Arial"/>
                <w:color w:val="000000" w:themeColor="text1"/>
              </w:rPr>
              <w:t>2</w:t>
            </w:r>
          </w:p>
          <w:p w14:paraId="68218993" w14:textId="77777777" w:rsidR="001A6110" w:rsidRPr="001A6110" w:rsidRDefault="001A6110" w:rsidP="001A6110">
            <w:pPr>
              <w:pStyle w:val="Text"/>
              <w:numPr>
                <w:ilvl w:val="0"/>
                <w:numId w:val="22"/>
              </w:numPr>
              <w:spacing w:before="0"/>
              <w:jc w:val="left"/>
              <w:rPr>
                <w:rFonts w:eastAsia="Arial" w:cs="Arial"/>
                <w:color w:val="000000" w:themeColor="text1"/>
                <w:sz w:val="22"/>
                <w:szCs w:val="22"/>
                <w:lang w:val="en-US"/>
              </w:rPr>
            </w:pPr>
            <w:r>
              <w:rPr>
                <w:rFonts w:eastAsia="Arial" w:cs="Arial"/>
                <w:color w:val="000000" w:themeColor="text1"/>
              </w:rPr>
              <w:t>4</w:t>
            </w:r>
          </w:p>
          <w:p w14:paraId="2B817AC6" w14:textId="77777777" w:rsidR="001A6110" w:rsidRPr="001A6110" w:rsidRDefault="001A6110" w:rsidP="001A6110">
            <w:pPr>
              <w:pStyle w:val="Text"/>
              <w:numPr>
                <w:ilvl w:val="0"/>
                <w:numId w:val="22"/>
              </w:numPr>
              <w:spacing w:before="0"/>
              <w:jc w:val="left"/>
              <w:rPr>
                <w:rFonts w:eastAsia="Arial" w:cs="Arial"/>
                <w:color w:val="000000" w:themeColor="text1"/>
                <w:sz w:val="22"/>
                <w:szCs w:val="22"/>
                <w:lang w:val="en-US"/>
              </w:rPr>
            </w:pPr>
            <w:r>
              <w:rPr>
                <w:rFonts w:eastAsia="Arial" w:cs="Arial"/>
                <w:color w:val="000000" w:themeColor="text1"/>
              </w:rPr>
              <w:t>8</w:t>
            </w:r>
          </w:p>
          <w:p w14:paraId="7266C702" w14:textId="1750C521" w:rsidR="001A6110" w:rsidRPr="005900CA" w:rsidRDefault="001A6110" w:rsidP="001A6110">
            <w:pPr>
              <w:pStyle w:val="Text"/>
              <w:numPr>
                <w:ilvl w:val="0"/>
                <w:numId w:val="22"/>
              </w:numPr>
              <w:spacing w:before="0"/>
              <w:jc w:val="left"/>
              <w:rPr>
                <w:rFonts w:eastAsia="Arial" w:cs="Arial"/>
                <w:color w:val="000000" w:themeColor="text1"/>
                <w:sz w:val="22"/>
                <w:szCs w:val="22"/>
                <w:lang w:val="en-US"/>
              </w:rPr>
            </w:pPr>
            <w:r>
              <w:rPr>
                <w:rFonts w:eastAsia="Arial" w:cs="Arial"/>
                <w:color w:val="000000" w:themeColor="text1"/>
              </w:rPr>
              <w:t>16</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415A0C8" w14:textId="6A28D761" w:rsidR="0084659E" w:rsidRPr="001A6110" w:rsidRDefault="0084659E" w:rsidP="001A6110">
            <w:pPr>
              <w:pStyle w:val="paragraph"/>
              <w:spacing w:before="0" w:beforeAutospacing="0" w:after="0" w:afterAutospacing="0"/>
              <w:textAlignment w:val="baseline"/>
              <w:rPr>
                <w:rFonts w:ascii="Arial" w:eastAsia="Arial" w:hAnsi="Arial" w:cs="Arial"/>
                <w:sz w:val="22"/>
                <w:szCs w:val="22"/>
              </w:rPr>
            </w:pPr>
            <w:r w:rsidRPr="47ADF1A9">
              <w:rPr>
                <w:rStyle w:val="normaltextrun"/>
                <w:rFonts w:ascii="Arial" w:eastAsia="Arial" w:hAnsi="Arial" w:cs="Arial"/>
                <w:sz w:val="22"/>
                <w:szCs w:val="22"/>
              </w:rPr>
              <w:t>Specify the scale factor for playback</w:t>
            </w:r>
            <w:r w:rsidR="001A6110">
              <w:rPr>
                <w:rStyle w:val="normaltextrun"/>
                <w:rFonts w:ascii="Arial" w:eastAsia="Arial" w:hAnsi="Arial" w:cs="Arial"/>
                <w:sz w:val="22"/>
                <w:szCs w:val="22"/>
              </w:rPr>
              <w:t>.</w:t>
            </w:r>
          </w:p>
        </w:tc>
      </w:tr>
    </w:tbl>
    <w:p w14:paraId="3A114AFA" w14:textId="77777777" w:rsidR="00F36738" w:rsidRPr="0084659E" w:rsidRDefault="00F36738" w:rsidP="00CC2CE8">
      <w:pPr>
        <w:pStyle w:val="Body"/>
        <w:jc w:val="left"/>
        <w:rPr>
          <w:rFonts w:eastAsiaTheme="minorEastAsia"/>
          <w:lang w:val="en-SG" w:eastAsia="zh-CN"/>
        </w:rPr>
      </w:pPr>
    </w:p>
    <w:p w14:paraId="00C1518F" w14:textId="77777777" w:rsidR="0084659E" w:rsidRDefault="0084659E" w:rsidP="00CC2CE8">
      <w:pPr>
        <w:pStyle w:val="Body"/>
        <w:jc w:val="left"/>
        <w:rPr>
          <w:rFonts w:eastAsiaTheme="minorEastAsia"/>
          <w:lang w:eastAsia="zh-CN"/>
        </w:rPr>
      </w:pPr>
    </w:p>
    <w:p w14:paraId="4476215A" w14:textId="77777777" w:rsidR="00F36738" w:rsidRPr="00000ABF" w:rsidRDefault="00F36738" w:rsidP="00CC2CE8">
      <w:pPr>
        <w:pStyle w:val="ncs-h4"/>
        <w:jc w:val="left"/>
        <w:rPr>
          <w:rFonts w:eastAsia="Arial"/>
          <w:b/>
        </w:rPr>
      </w:pPr>
      <w:bookmarkStart w:id="431" w:name="_Toc212542692"/>
      <w:bookmarkStart w:id="432" w:name="_Toc216180168"/>
      <w:r w:rsidRPr="00000ABF">
        <w:rPr>
          <w:rFonts w:eastAsia="Arial"/>
          <w:b/>
        </w:rPr>
        <w:t>Pause</w:t>
      </w:r>
      <w:bookmarkEnd w:id="431"/>
      <w:bookmarkEnd w:id="432"/>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648"/>
        <w:gridCol w:w="1388"/>
        <w:gridCol w:w="2463"/>
        <w:gridCol w:w="3536"/>
      </w:tblGrid>
      <w:tr w:rsidR="00F36738" w:rsidRPr="005900CA" w14:paraId="13071060" w14:textId="77777777">
        <w:trPr>
          <w:trHeight w:val="300"/>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02EA4CF2" w14:textId="77777777" w:rsidR="00F36738" w:rsidRPr="005900CA" w:rsidRDefault="00F36738" w:rsidP="00CC2CE8">
            <w:pPr>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Field Name</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71968BD2" w14:textId="77777777" w:rsidR="00F36738" w:rsidRPr="005900CA" w:rsidRDefault="00F36738"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Type</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377EE211" w14:textId="77777777" w:rsidR="00F36738" w:rsidRPr="005900CA" w:rsidRDefault="00F36738"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Allowed Values</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19B36A70" w14:textId="77777777" w:rsidR="00F36738" w:rsidRPr="005900CA" w:rsidRDefault="00F36738" w:rsidP="00CC2CE8">
            <w:pPr>
              <w:ind w:left="1"/>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Description</w:t>
            </w:r>
          </w:p>
        </w:tc>
      </w:tr>
      <w:tr w:rsidR="00F36738" w:rsidRPr="005900CA" w14:paraId="41199C27" w14:textId="77777777">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10BE382" w14:textId="77777777" w:rsidR="00F36738" w:rsidRPr="005900CA" w:rsidRDefault="00F36738" w:rsidP="00CC2CE8">
            <w:pPr>
              <w:pStyle w:val="Text"/>
              <w:spacing w:before="60" w:after="60" w:line="259" w:lineRule="auto"/>
              <w:jc w:val="left"/>
              <w:rPr>
                <w:sz w:val="22"/>
                <w:szCs w:val="22"/>
              </w:rPr>
            </w:pPr>
            <w:r w:rsidRPr="005900CA">
              <w:rPr>
                <w:rStyle w:val="normaltextrun"/>
                <w:sz w:val="22"/>
                <w:szCs w:val="22"/>
              </w:rPr>
              <w:t>type</w:t>
            </w:r>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023A149" w14:textId="64B80513" w:rsidR="00F36738" w:rsidRDefault="00F36738" w:rsidP="00CC2CE8">
            <w:pPr>
              <w:pStyle w:val="Text"/>
              <w:spacing w:before="60" w:after="60"/>
              <w:jc w:val="left"/>
              <w:rPr>
                <w:rFonts w:eastAsia="Arial" w:cs="Arial"/>
                <w:color w:val="000000" w:themeColor="text1"/>
                <w:sz w:val="22"/>
                <w:szCs w:val="22"/>
                <w:lang w:val="en-US"/>
              </w:rPr>
            </w:pPr>
            <w:proofErr w:type="gramStart"/>
            <w:r w:rsidRPr="005900CA">
              <w:rPr>
                <w:rStyle w:val="normaltextrun"/>
                <w:sz w:val="22"/>
                <w:szCs w:val="22"/>
              </w:rPr>
              <w:t>String</w:t>
            </w:r>
            <w:r w:rsidR="008D05D7">
              <w:rPr>
                <w:rStyle w:val="eop"/>
              </w:rPr>
              <w:t>(</w:t>
            </w:r>
            <w:proofErr w:type="gramEnd"/>
            <w:r w:rsidR="008D05D7">
              <w:rPr>
                <w:rStyle w:val="eop"/>
              </w:rPr>
              <w:t>15)</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1EF23B1" w14:textId="7622F544" w:rsidR="00F36738" w:rsidRDefault="00325202">
            <w:pPr>
              <w:pStyle w:val="Text"/>
              <w:spacing w:before="0"/>
              <w:jc w:val="left"/>
              <w:rPr>
                <w:rFonts w:eastAsia="Arial" w:cs="Arial"/>
                <w:color w:val="000000" w:themeColor="text1"/>
                <w:sz w:val="22"/>
                <w:szCs w:val="22"/>
                <w:lang w:val="en-US"/>
              </w:rPr>
            </w:pPr>
            <w:r>
              <w:rPr>
                <w:rFonts w:eastAsia="Arial" w:cs="Arial"/>
                <w:color w:val="000000" w:themeColor="text1"/>
                <w:sz w:val="22"/>
                <w:szCs w:val="22"/>
                <w:lang w:val="en-US"/>
              </w:rPr>
              <w:t>PAUSE</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E3923A8" w14:textId="77777777" w:rsidR="00F36738" w:rsidRDefault="00F36738" w:rsidP="00CC2CE8">
            <w:pPr>
              <w:pStyle w:val="Text"/>
              <w:spacing w:before="60" w:after="60"/>
              <w:jc w:val="left"/>
              <w:rPr>
                <w:rFonts w:eastAsia="Arial" w:cs="Arial"/>
                <w:color w:val="000000" w:themeColor="text1"/>
                <w:sz w:val="22"/>
                <w:szCs w:val="22"/>
                <w:lang w:val="en-US"/>
              </w:rPr>
            </w:pPr>
            <w:r w:rsidRPr="005900CA">
              <w:rPr>
                <w:rStyle w:val="normaltextrun"/>
                <w:sz w:val="22"/>
                <w:szCs w:val="22"/>
              </w:rPr>
              <w:t>“PAUSE”</w:t>
            </w:r>
            <w:r w:rsidRPr="005900CA">
              <w:rPr>
                <w:rStyle w:val="eop"/>
                <w:sz w:val="22"/>
                <w:szCs w:val="22"/>
              </w:rPr>
              <w:t> </w:t>
            </w:r>
          </w:p>
        </w:tc>
      </w:tr>
      <w:tr w:rsidR="00F36738" w:rsidRPr="005900CA" w14:paraId="7270E48E" w14:textId="77777777" w:rsidTr="004F7D0E">
        <w:trPr>
          <w:trHeight w:val="35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E885FE2" w14:textId="77777777" w:rsidR="00F36738" w:rsidRPr="005900CA" w:rsidRDefault="00F36738" w:rsidP="00CC2CE8">
            <w:pPr>
              <w:pStyle w:val="Text"/>
              <w:spacing w:before="60" w:after="60" w:line="259" w:lineRule="auto"/>
              <w:jc w:val="left"/>
              <w:rPr>
                <w:rFonts w:eastAsia="Arial" w:cs="Arial"/>
                <w:color w:val="000000" w:themeColor="text1"/>
                <w:sz w:val="22"/>
                <w:szCs w:val="22"/>
                <w:lang w:val="en-US"/>
              </w:rPr>
            </w:pPr>
            <w:proofErr w:type="spellStart"/>
            <w:r w:rsidRPr="005900CA">
              <w:rPr>
                <w:rStyle w:val="normaltextrun"/>
                <w:sz w:val="22"/>
                <w:szCs w:val="22"/>
              </w:rPr>
              <w:t>seq</w:t>
            </w:r>
            <w:proofErr w:type="spellEnd"/>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0D3212B" w14:textId="24D2025E" w:rsidR="00F36738" w:rsidRPr="005900CA" w:rsidRDefault="00F46C09" w:rsidP="00CC2CE8">
            <w:pPr>
              <w:pStyle w:val="Text"/>
              <w:spacing w:before="60" w:after="60"/>
              <w:jc w:val="left"/>
              <w:rPr>
                <w:rFonts w:eastAsia="Arial" w:cs="Arial"/>
                <w:color w:val="000000" w:themeColor="text1"/>
                <w:sz w:val="22"/>
                <w:szCs w:val="22"/>
                <w:lang w:val="en-US"/>
              </w:rPr>
            </w:pPr>
            <w:r>
              <w:rPr>
                <w:rStyle w:val="normaltextrun"/>
                <w:rFonts w:eastAsiaTheme="minorEastAsia" w:hint="eastAsia"/>
                <w:sz w:val="22"/>
                <w:szCs w:val="22"/>
                <w:lang w:eastAsia="zh-CN"/>
              </w:rPr>
              <w:t>U</w:t>
            </w:r>
            <w:r w:rsidR="00F36738" w:rsidRPr="005900CA">
              <w:rPr>
                <w:rStyle w:val="normaltextrun"/>
                <w:sz w:val="22"/>
                <w:szCs w:val="22"/>
              </w:rPr>
              <w:t>nt</w:t>
            </w:r>
            <w:r w:rsidR="00927ED8">
              <w:rPr>
                <w:rStyle w:val="eop"/>
                <w:sz w:val="22"/>
                <w:szCs w:val="22"/>
              </w:rPr>
              <w:t>32</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EAC2DB6" w14:textId="28F4D6BD" w:rsidR="00F36738" w:rsidRPr="005900CA" w:rsidRDefault="0032221D">
            <w:pPr>
              <w:pStyle w:val="Text"/>
              <w:spacing w:before="0"/>
              <w:jc w:val="left"/>
              <w:rPr>
                <w:rFonts w:eastAsia="Arial" w:cs="Arial"/>
                <w:color w:val="000000" w:themeColor="text1"/>
                <w:sz w:val="22"/>
                <w:szCs w:val="22"/>
                <w:lang w:val="en-US"/>
              </w:rPr>
            </w:pPr>
            <w:r>
              <w:rPr>
                <w:rFonts w:eastAsia="Arial" w:cs="Arial"/>
                <w:color w:val="000000" w:themeColor="text1"/>
                <w:sz w:val="22"/>
                <w:szCs w:val="22"/>
                <w:lang w:val="en-US"/>
              </w:rPr>
              <w:t>1 – MAX_UINT32</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E6276B6" w14:textId="77777777" w:rsidR="00F36738" w:rsidRPr="005900CA" w:rsidRDefault="00F36738" w:rsidP="00CC2CE8">
            <w:pPr>
              <w:pStyle w:val="Text"/>
              <w:spacing w:before="60" w:after="60"/>
              <w:jc w:val="left"/>
              <w:rPr>
                <w:rFonts w:eastAsia="Arial" w:cs="Arial"/>
                <w:color w:val="000000" w:themeColor="text1"/>
                <w:sz w:val="22"/>
                <w:szCs w:val="22"/>
                <w:lang w:val="en-US"/>
              </w:rPr>
            </w:pPr>
            <w:r w:rsidRPr="005900CA">
              <w:rPr>
                <w:rStyle w:val="normaltextrun"/>
                <w:sz w:val="22"/>
                <w:szCs w:val="22"/>
              </w:rPr>
              <w:t>Unique ID per request, associated response will have the same seq.</w:t>
            </w:r>
            <w:r w:rsidRPr="005900CA">
              <w:rPr>
                <w:rStyle w:val="eop"/>
                <w:sz w:val="22"/>
                <w:szCs w:val="22"/>
              </w:rPr>
              <w:t> </w:t>
            </w:r>
          </w:p>
        </w:tc>
      </w:tr>
    </w:tbl>
    <w:p w14:paraId="34478777" w14:textId="1F4EDBCA" w:rsidR="63E4A891" w:rsidRDefault="63E4A891" w:rsidP="63E4A891">
      <w:pPr>
        <w:spacing w:after="240"/>
      </w:pPr>
    </w:p>
    <w:p w14:paraId="26096D51" w14:textId="12BF771B" w:rsidR="00DF6D7F" w:rsidRPr="00000ABF" w:rsidRDefault="00DF6D7F" w:rsidP="00DF6D7F">
      <w:pPr>
        <w:pStyle w:val="ncs-h4"/>
        <w:jc w:val="left"/>
        <w:rPr>
          <w:rFonts w:eastAsia="Arial"/>
          <w:b/>
        </w:rPr>
      </w:pPr>
      <w:bookmarkStart w:id="433" w:name="_Toc212542693"/>
      <w:bookmarkStart w:id="434" w:name="_Toc216180169"/>
      <w:proofErr w:type="spellStart"/>
      <w:r w:rsidRPr="00000ABF">
        <w:rPr>
          <w:rFonts w:eastAsiaTheme="minorEastAsia" w:hint="eastAsia"/>
          <w:b/>
          <w:lang w:eastAsia="zh-CN"/>
        </w:rPr>
        <w:t>KeepAlive</w:t>
      </w:r>
      <w:bookmarkEnd w:id="433"/>
      <w:bookmarkEnd w:id="434"/>
      <w:proofErr w:type="spellEnd"/>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648"/>
        <w:gridCol w:w="1388"/>
        <w:gridCol w:w="2463"/>
        <w:gridCol w:w="3536"/>
      </w:tblGrid>
      <w:tr w:rsidR="00DF6D7F" w:rsidRPr="005900CA" w14:paraId="52586371" w14:textId="77777777">
        <w:trPr>
          <w:trHeight w:val="300"/>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52B383D5" w14:textId="77777777" w:rsidR="00DF6D7F" w:rsidRPr="005900CA" w:rsidRDefault="00DF6D7F">
            <w:pPr>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Field Name</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4BD56030" w14:textId="77777777" w:rsidR="00DF6D7F" w:rsidRPr="005900CA" w:rsidRDefault="00DF6D7F">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Type</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53D7FB29" w14:textId="77777777" w:rsidR="00DF6D7F" w:rsidRPr="005900CA" w:rsidRDefault="00DF6D7F">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Allowed Values</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1FCB390D" w14:textId="77777777" w:rsidR="00DF6D7F" w:rsidRPr="005900CA" w:rsidRDefault="00DF6D7F">
            <w:pPr>
              <w:ind w:left="1"/>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Description</w:t>
            </w:r>
          </w:p>
        </w:tc>
      </w:tr>
      <w:tr w:rsidR="00DF6D7F" w:rsidRPr="005900CA" w14:paraId="07BC9702" w14:textId="77777777">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3EBB6FA" w14:textId="77777777" w:rsidR="00DF6D7F" w:rsidRPr="005900CA" w:rsidRDefault="00DF6D7F">
            <w:pPr>
              <w:pStyle w:val="Text"/>
              <w:spacing w:before="60" w:after="60" w:line="259" w:lineRule="auto"/>
              <w:jc w:val="left"/>
              <w:rPr>
                <w:sz w:val="22"/>
                <w:szCs w:val="22"/>
              </w:rPr>
            </w:pPr>
            <w:r w:rsidRPr="005900CA">
              <w:rPr>
                <w:rStyle w:val="normaltextrun"/>
                <w:sz w:val="22"/>
                <w:szCs w:val="22"/>
              </w:rPr>
              <w:t>type</w:t>
            </w:r>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4D74EE4" w14:textId="64E743A9" w:rsidR="00DF6D7F" w:rsidRDefault="00DF6D7F">
            <w:pPr>
              <w:pStyle w:val="Text"/>
              <w:spacing w:before="60" w:after="60"/>
              <w:jc w:val="left"/>
              <w:rPr>
                <w:rFonts w:eastAsia="Arial" w:cs="Arial"/>
                <w:color w:val="000000" w:themeColor="text1"/>
                <w:sz w:val="22"/>
                <w:szCs w:val="22"/>
                <w:lang w:val="en-US"/>
              </w:rPr>
            </w:pPr>
            <w:proofErr w:type="gramStart"/>
            <w:r w:rsidRPr="005900CA">
              <w:rPr>
                <w:rStyle w:val="normaltextrun"/>
                <w:sz w:val="22"/>
                <w:szCs w:val="22"/>
              </w:rPr>
              <w:t>String</w:t>
            </w:r>
            <w:r w:rsidR="008D05D7">
              <w:rPr>
                <w:rStyle w:val="eop"/>
              </w:rPr>
              <w:t>(</w:t>
            </w:r>
            <w:proofErr w:type="gramEnd"/>
            <w:r w:rsidR="008D05D7">
              <w:rPr>
                <w:rStyle w:val="eop"/>
              </w:rPr>
              <w:t>15)</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2FA51E6" w14:textId="62C6A3B8" w:rsidR="00DF6D7F" w:rsidRDefault="00325202">
            <w:pPr>
              <w:pStyle w:val="Text"/>
              <w:spacing w:before="0"/>
              <w:jc w:val="left"/>
              <w:rPr>
                <w:rFonts w:eastAsia="Arial" w:cs="Arial"/>
                <w:color w:val="000000" w:themeColor="text1"/>
                <w:sz w:val="22"/>
                <w:szCs w:val="22"/>
                <w:lang w:val="en-US"/>
              </w:rPr>
            </w:pPr>
            <w:r>
              <w:rPr>
                <w:rFonts w:eastAsia="Arial" w:cs="Arial"/>
                <w:color w:val="000000" w:themeColor="text1"/>
                <w:sz w:val="22"/>
                <w:szCs w:val="22"/>
                <w:lang w:val="en-US"/>
              </w:rPr>
              <w:t>KEEP_ALIVE</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824D2EE" w14:textId="7729C018" w:rsidR="00DF6D7F" w:rsidRDefault="00DF6D7F">
            <w:pPr>
              <w:pStyle w:val="Text"/>
              <w:spacing w:before="60" w:after="60"/>
              <w:jc w:val="left"/>
              <w:rPr>
                <w:rFonts w:eastAsia="Arial" w:cs="Arial"/>
                <w:color w:val="000000" w:themeColor="text1"/>
                <w:sz w:val="22"/>
                <w:szCs w:val="22"/>
                <w:lang w:val="en-US"/>
              </w:rPr>
            </w:pPr>
            <w:r w:rsidRPr="005900CA">
              <w:rPr>
                <w:rStyle w:val="normaltextrun"/>
                <w:sz w:val="22"/>
                <w:szCs w:val="22"/>
              </w:rPr>
              <w:t>“</w:t>
            </w:r>
            <w:r w:rsidR="00327DE3">
              <w:rPr>
                <w:rStyle w:val="normaltextrun"/>
                <w:rFonts w:eastAsiaTheme="minorEastAsia" w:hint="eastAsia"/>
                <w:sz w:val="22"/>
                <w:szCs w:val="22"/>
                <w:lang w:eastAsia="zh-CN"/>
              </w:rPr>
              <w:t>K</w:t>
            </w:r>
            <w:r w:rsidR="00327DE3">
              <w:rPr>
                <w:rStyle w:val="normaltextrun"/>
                <w:rFonts w:eastAsiaTheme="minorEastAsia" w:hint="eastAsia"/>
                <w:sz w:val="22"/>
                <w:lang w:eastAsia="zh-CN"/>
              </w:rPr>
              <w:t>EEP_ALIVE</w:t>
            </w:r>
            <w:r w:rsidRPr="005900CA">
              <w:rPr>
                <w:rStyle w:val="normaltextrun"/>
                <w:sz w:val="22"/>
                <w:szCs w:val="22"/>
              </w:rPr>
              <w:t>”</w:t>
            </w:r>
            <w:r w:rsidRPr="005900CA">
              <w:rPr>
                <w:rStyle w:val="eop"/>
                <w:sz w:val="22"/>
                <w:szCs w:val="22"/>
              </w:rPr>
              <w:t> </w:t>
            </w:r>
          </w:p>
        </w:tc>
      </w:tr>
      <w:tr w:rsidR="00DF6D7F" w:rsidRPr="005900CA" w14:paraId="3D309D56" w14:textId="77777777">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8F9D116" w14:textId="77777777" w:rsidR="00DF6D7F" w:rsidRPr="005900CA" w:rsidRDefault="00DF6D7F">
            <w:pPr>
              <w:pStyle w:val="Text"/>
              <w:spacing w:before="60" w:after="60" w:line="259" w:lineRule="auto"/>
              <w:jc w:val="left"/>
              <w:rPr>
                <w:rFonts w:eastAsia="Arial" w:cs="Arial"/>
                <w:color w:val="000000" w:themeColor="text1"/>
                <w:sz w:val="22"/>
                <w:szCs w:val="22"/>
                <w:lang w:val="en-US"/>
              </w:rPr>
            </w:pPr>
            <w:proofErr w:type="spellStart"/>
            <w:r w:rsidRPr="005900CA">
              <w:rPr>
                <w:rStyle w:val="normaltextrun"/>
                <w:sz w:val="22"/>
                <w:szCs w:val="22"/>
              </w:rPr>
              <w:t>seq</w:t>
            </w:r>
            <w:proofErr w:type="spellEnd"/>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2D71D05" w14:textId="1E613D77" w:rsidR="00DF6D7F" w:rsidRPr="005900CA" w:rsidRDefault="008A1441">
            <w:pPr>
              <w:pStyle w:val="Text"/>
              <w:spacing w:before="60" w:after="60"/>
              <w:jc w:val="left"/>
              <w:rPr>
                <w:rFonts w:eastAsia="Arial" w:cs="Arial"/>
                <w:color w:val="000000" w:themeColor="text1"/>
                <w:sz w:val="22"/>
                <w:szCs w:val="22"/>
                <w:lang w:val="en-US"/>
              </w:rPr>
            </w:pPr>
            <w:r>
              <w:rPr>
                <w:rStyle w:val="normaltextrun"/>
                <w:rFonts w:eastAsiaTheme="minorEastAsia" w:hint="eastAsia"/>
                <w:sz w:val="22"/>
                <w:szCs w:val="22"/>
                <w:lang w:eastAsia="zh-CN"/>
              </w:rPr>
              <w:t>U</w:t>
            </w:r>
            <w:r w:rsidR="00DF6D7F" w:rsidRPr="005900CA">
              <w:rPr>
                <w:rStyle w:val="normaltextrun"/>
                <w:sz w:val="22"/>
                <w:szCs w:val="22"/>
              </w:rPr>
              <w:t>nt</w:t>
            </w:r>
            <w:r w:rsidR="00927ED8">
              <w:rPr>
                <w:rStyle w:val="eop"/>
              </w:rPr>
              <w:t>32</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1813577" w14:textId="2B3852DE" w:rsidR="00DF6D7F" w:rsidRPr="005900CA" w:rsidRDefault="0027543C">
            <w:pPr>
              <w:pStyle w:val="Text"/>
              <w:spacing w:before="0"/>
              <w:jc w:val="left"/>
              <w:rPr>
                <w:rFonts w:eastAsia="Arial" w:cs="Arial"/>
                <w:color w:val="000000" w:themeColor="text1"/>
                <w:sz w:val="22"/>
                <w:szCs w:val="22"/>
                <w:lang w:val="en-US"/>
              </w:rPr>
            </w:pPr>
            <w:r>
              <w:rPr>
                <w:rFonts w:eastAsia="Arial" w:cs="Arial"/>
                <w:color w:val="000000" w:themeColor="text1"/>
                <w:sz w:val="22"/>
                <w:szCs w:val="22"/>
                <w:lang w:val="en-US"/>
              </w:rPr>
              <w:t xml:space="preserve">1 </w:t>
            </w:r>
            <w:r w:rsidR="006E64D8">
              <w:rPr>
                <w:rFonts w:eastAsia="Arial" w:cs="Arial"/>
                <w:color w:val="000000" w:themeColor="text1"/>
                <w:sz w:val="22"/>
                <w:szCs w:val="22"/>
                <w:lang w:val="en-US"/>
              </w:rPr>
              <w:t>–</w:t>
            </w:r>
            <w:r>
              <w:rPr>
                <w:rFonts w:eastAsia="Arial" w:cs="Arial"/>
                <w:color w:val="000000" w:themeColor="text1"/>
                <w:sz w:val="22"/>
                <w:szCs w:val="22"/>
                <w:lang w:val="en-US"/>
              </w:rPr>
              <w:t xml:space="preserve"> </w:t>
            </w:r>
            <w:r w:rsidR="006E64D8">
              <w:rPr>
                <w:rFonts w:eastAsia="Arial" w:cs="Arial"/>
                <w:color w:val="000000" w:themeColor="text1"/>
                <w:sz w:val="22"/>
                <w:szCs w:val="22"/>
                <w:lang w:val="en-US"/>
              </w:rPr>
              <w:t>MAX_UINT32</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4ECD83D" w14:textId="77777777" w:rsidR="00DF6D7F" w:rsidRPr="005900CA" w:rsidRDefault="00DF6D7F">
            <w:pPr>
              <w:pStyle w:val="Text"/>
              <w:spacing w:before="60" w:after="60"/>
              <w:jc w:val="left"/>
              <w:rPr>
                <w:rFonts w:eastAsia="Arial" w:cs="Arial"/>
                <w:color w:val="000000" w:themeColor="text1"/>
                <w:sz w:val="22"/>
                <w:szCs w:val="22"/>
                <w:lang w:val="en-US"/>
              </w:rPr>
            </w:pPr>
            <w:r w:rsidRPr="005900CA">
              <w:rPr>
                <w:rStyle w:val="normaltextrun"/>
                <w:sz w:val="22"/>
                <w:szCs w:val="22"/>
              </w:rPr>
              <w:t>Unique ID per request, associated response will have the same seq.</w:t>
            </w:r>
            <w:r w:rsidRPr="005900CA">
              <w:rPr>
                <w:rStyle w:val="eop"/>
                <w:sz w:val="22"/>
                <w:szCs w:val="22"/>
              </w:rPr>
              <w:t> </w:t>
            </w:r>
          </w:p>
        </w:tc>
      </w:tr>
    </w:tbl>
    <w:p w14:paraId="6923CA8E" w14:textId="38458B85" w:rsidR="007D10F4" w:rsidRPr="00DF6D7F" w:rsidRDefault="007D10F4" w:rsidP="001C29EB">
      <w:pPr>
        <w:pStyle w:val="ncs-body"/>
        <w:spacing w:after="240"/>
        <w:jc w:val="left"/>
        <w:rPr>
          <w:rFonts w:eastAsiaTheme="minorEastAsia"/>
          <w:lang w:eastAsia="zh-CN"/>
        </w:rPr>
      </w:pPr>
    </w:p>
    <w:p w14:paraId="57969A60" w14:textId="77777777" w:rsidR="00F36738" w:rsidRPr="00C508BC" w:rsidRDefault="00F36738" w:rsidP="00CC2CE8">
      <w:pPr>
        <w:pStyle w:val="ncs-h4"/>
        <w:jc w:val="left"/>
        <w:rPr>
          <w:rFonts w:eastAsia="Arial"/>
          <w:b/>
        </w:rPr>
      </w:pPr>
      <w:bookmarkStart w:id="435" w:name="_Toc212542694"/>
      <w:bookmarkStart w:id="436" w:name="_Toc216180170"/>
      <w:r w:rsidRPr="00C508BC">
        <w:rPr>
          <w:rFonts w:eastAsia="Arial"/>
          <w:b/>
        </w:rPr>
        <w:t>Response</w:t>
      </w:r>
      <w:bookmarkEnd w:id="435"/>
      <w:bookmarkEnd w:id="436"/>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648"/>
        <w:gridCol w:w="1388"/>
        <w:gridCol w:w="2463"/>
        <w:gridCol w:w="3536"/>
      </w:tblGrid>
      <w:tr w:rsidR="00F36738" w:rsidRPr="005900CA" w14:paraId="3C58BAD9" w14:textId="77777777" w:rsidTr="63E4A891">
        <w:trPr>
          <w:trHeight w:val="300"/>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47AD4498" w14:textId="77777777" w:rsidR="00F36738" w:rsidRPr="005900CA" w:rsidRDefault="00F36738" w:rsidP="00CC2CE8">
            <w:pPr>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Field Name</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5D2D4E63" w14:textId="77777777" w:rsidR="00F36738" w:rsidRPr="005900CA" w:rsidRDefault="00F36738"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Type</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2E251DA2" w14:textId="77777777" w:rsidR="00F36738" w:rsidRPr="005900CA" w:rsidRDefault="00F36738"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Allowed Values</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60EE9861" w14:textId="77777777" w:rsidR="00F36738" w:rsidRPr="005900CA" w:rsidRDefault="00F36738" w:rsidP="00CC2CE8">
            <w:pPr>
              <w:ind w:left="1"/>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Description</w:t>
            </w:r>
          </w:p>
        </w:tc>
      </w:tr>
      <w:tr w:rsidR="00F36738" w:rsidRPr="005900CA" w14:paraId="323D06ED" w14:textId="77777777" w:rsidTr="63E4A891">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304E91B" w14:textId="77777777" w:rsidR="00F36738" w:rsidRPr="005900CA" w:rsidRDefault="00F36738" w:rsidP="00CC2CE8">
            <w:pPr>
              <w:pStyle w:val="Text"/>
              <w:spacing w:before="60" w:after="60" w:line="259" w:lineRule="auto"/>
              <w:jc w:val="left"/>
              <w:rPr>
                <w:sz w:val="22"/>
                <w:szCs w:val="22"/>
              </w:rPr>
            </w:pPr>
            <w:r w:rsidRPr="005900CA">
              <w:rPr>
                <w:rStyle w:val="normaltextrun"/>
                <w:sz w:val="22"/>
                <w:szCs w:val="22"/>
              </w:rPr>
              <w:t>type</w:t>
            </w:r>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E6F7537" w14:textId="3F03F33A" w:rsidR="00F36738" w:rsidRDefault="00F36738" w:rsidP="00CC2CE8">
            <w:pPr>
              <w:pStyle w:val="Text"/>
              <w:spacing w:before="60" w:after="60"/>
              <w:jc w:val="left"/>
              <w:rPr>
                <w:rFonts w:eastAsia="Arial" w:cs="Arial"/>
                <w:color w:val="000000" w:themeColor="text1"/>
                <w:sz w:val="22"/>
                <w:szCs w:val="22"/>
                <w:lang w:val="en-US"/>
              </w:rPr>
            </w:pPr>
            <w:proofErr w:type="gramStart"/>
            <w:r w:rsidRPr="005900CA">
              <w:rPr>
                <w:rStyle w:val="normaltextrun"/>
                <w:sz w:val="22"/>
                <w:szCs w:val="22"/>
              </w:rPr>
              <w:t>String</w:t>
            </w:r>
            <w:r w:rsidR="008D05D7">
              <w:rPr>
                <w:rStyle w:val="eop"/>
              </w:rPr>
              <w:t>(</w:t>
            </w:r>
            <w:proofErr w:type="gramEnd"/>
            <w:r w:rsidR="008D05D7">
              <w:rPr>
                <w:rStyle w:val="eop"/>
              </w:rPr>
              <w:t>15)</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4F0B8F6" w14:textId="5289FB0E" w:rsidR="00F36738" w:rsidRDefault="00325202">
            <w:pPr>
              <w:pStyle w:val="Text"/>
              <w:spacing w:before="0"/>
              <w:jc w:val="left"/>
              <w:rPr>
                <w:rFonts w:eastAsia="Arial" w:cs="Arial"/>
                <w:color w:val="000000" w:themeColor="text1"/>
                <w:sz w:val="22"/>
                <w:szCs w:val="22"/>
                <w:lang w:val="en-US"/>
              </w:rPr>
            </w:pPr>
            <w:r>
              <w:rPr>
                <w:rFonts w:eastAsia="Arial" w:cs="Arial"/>
                <w:color w:val="000000" w:themeColor="text1"/>
                <w:sz w:val="22"/>
                <w:szCs w:val="22"/>
                <w:lang w:val="en-US"/>
              </w:rPr>
              <w:t>RESPONSE</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1F4AA7B" w14:textId="77777777" w:rsidR="00F36738" w:rsidRDefault="00F36738" w:rsidP="00CC2CE8">
            <w:pPr>
              <w:pStyle w:val="Text"/>
              <w:spacing w:before="60" w:after="60"/>
              <w:jc w:val="left"/>
              <w:rPr>
                <w:rFonts w:eastAsia="Arial" w:cs="Arial"/>
                <w:color w:val="000000" w:themeColor="text1"/>
                <w:sz w:val="22"/>
                <w:szCs w:val="22"/>
                <w:lang w:val="en-US"/>
              </w:rPr>
            </w:pPr>
            <w:r w:rsidRPr="005900CA">
              <w:rPr>
                <w:rStyle w:val="normaltextrun"/>
                <w:sz w:val="22"/>
                <w:szCs w:val="22"/>
              </w:rPr>
              <w:t>“RESPONSE”</w:t>
            </w:r>
            <w:r w:rsidRPr="005900CA">
              <w:rPr>
                <w:rStyle w:val="eop"/>
                <w:sz w:val="22"/>
                <w:szCs w:val="22"/>
              </w:rPr>
              <w:t> </w:t>
            </w:r>
          </w:p>
        </w:tc>
      </w:tr>
      <w:tr w:rsidR="00F36738" w:rsidRPr="005900CA" w14:paraId="4D808F8D" w14:textId="77777777" w:rsidTr="63E4A891">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A3F8E8F" w14:textId="77777777" w:rsidR="00F36738" w:rsidRPr="005900CA" w:rsidRDefault="00F36738" w:rsidP="00CC2CE8">
            <w:pPr>
              <w:pStyle w:val="Text"/>
              <w:spacing w:before="60" w:after="60" w:line="259" w:lineRule="auto"/>
              <w:jc w:val="left"/>
              <w:rPr>
                <w:rFonts w:eastAsia="Arial" w:cs="Arial"/>
                <w:color w:val="000000" w:themeColor="text1"/>
                <w:sz w:val="22"/>
                <w:szCs w:val="22"/>
                <w:lang w:val="en-US"/>
              </w:rPr>
            </w:pPr>
            <w:proofErr w:type="spellStart"/>
            <w:r w:rsidRPr="005900CA">
              <w:rPr>
                <w:rStyle w:val="normaltextrun"/>
                <w:sz w:val="22"/>
                <w:szCs w:val="22"/>
              </w:rPr>
              <w:t>seq</w:t>
            </w:r>
            <w:proofErr w:type="spellEnd"/>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34CE356" w14:textId="348BF782" w:rsidR="00F36738" w:rsidRPr="005900CA" w:rsidRDefault="00B70961" w:rsidP="00CC2CE8">
            <w:pPr>
              <w:pStyle w:val="Text"/>
              <w:spacing w:before="60" w:after="60"/>
              <w:jc w:val="left"/>
              <w:rPr>
                <w:rFonts w:eastAsia="Arial" w:cs="Arial"/>
                <w:color w:val="000000" w:themeColor="text1"/>
                <w:sz w:val="22"/>
                <w:szCs w:val="22"/>
                <w:lang w:val="en-US"/>
              </w:rPr>
            </w:pPr>
            <w:r>
              <w:rPr>
                <w:rStyle w:val="normaltextrun"/>
                <w:sz w:val="22"/>
                <w:szCs w:val="22"/>
              </w:rPr>
              <w:t>U</w:t>
            </w:r>
            <w:r>
              <w:rPr>
                <w:rStyle w:val="normaltextrun"/>
              </w:rPr>
              <w:t>i</w:t>
            </w:r>
            <w:r w:rsidR="00F36738" w:rsidRPr="005900CA">
              <w:rPr>
                <w:rStyle w:val="normaltextrun"/>
                <w:sz w:val="22"/>
                <w:szCs w:val="22"/>
              </w:rPr>
              <w:t>nt</w:t>
            </w:r>
            <w:r w:rsidR="00825F9A">
              <w:rPr>
                <w:rStyle w:val="normaltextrun"/>
                <w:sz w:val="22"/>
                <w:szCs w:val="22"/>
              </w:rPr>
              <w:t>3</w:t>
            </w:r>
            <w:r w:rsidR="00825F9A">
              <w:rPr>
                <w:rStyle w:val="normaltextrun"/>
              </w:rPr>
              <w:t>2</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7BA167C" w14:textId="26048637" w:rsidR="00F36738" w:rsidRPr="005900CA" w:rsidRDefault="00825F9A">
            <w:pPr>
              <w:pStyle w:val="Text"/>
              <w:spacing w:before="0"/>
              <w:jc w:val="left"/>
              <w:rPr>
                <w:rFonts w:eastAsia="Arial" w:cs="Arial"/>
                <w:color w:val="000000" w:themeColor="text1"/>
                <w:sz w:val="22"/>
                <w:szCs w:val="22"/>
                <w:lang w:val="en-US"/>
              </w:rPr>
            </w:pPr>
            <w:r>
              <w:rPr>
                <w:rFonts w:eastAsia="Arial" w:cs="Arial"/>
                <w:color w:val="000000" w:themeColor="text1"/>
                <w:sz w:val="22"/>
                <w:szCs w:val="22"/>
                <w:lang w:val="en-US"/>
              </w:rPr>
              <w:t>1 – MAX_UINT32</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8FD6E63" w14:textId="77777777" w:rsidR="00F36738" w:rsidRPr="005900CA" w:rsidRDefault="00F36738" w:rsidP="00CC2CE8">
            <w:pPr>
              <w:pStyle w:val="Text"/>
              <w:spacing w:before="60" w:after="60"/>
              <w:jc w:val="left"/>
              <w:rPr>
                <w:rFonts w:eastAsia="Arial" w:cs="Arial"/>
                <w:color w:val="000000" w:themeColor="text1"/>
                <w:sz w:val="22"/>
                <w:szCs w:val="22"/>
                <w:lang w:val="en-US"/>
              </w:rPr>
            </w:pPr>
            <w:r w:rsidRPr="005900CA">
              <w:rPr>
                <w:rStyle w:val="normaltextrun"/>
                <w:sz w:val="22"/>
                <w:szCs w:val="22"/>
              </w:rPr>
              <w:t>Unique ID per request, associated response will have the same seq.</w:t>
            </w:r>
            <w:r w:rsidRPr="005900CA">
              <w:rPr>
                <w:rStyle w:val="eop"/>
                <w:sz w:val="22"/>
                <w:szCs w:val="22"/>
              </w:rPr>
              <w:t> </w:t>
            </w:r>
          </w:p>
        </w:tc>
      </w:tr>
      <w:tr w:rsidR="00F36738" w:rsidRPr="005900CA" w14:paraId="189BFD60" w14:textId="77777777" w:rsidTr="63E4A891">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80FE7EB" w14:textId="77777777" w:rsidR="00F36738" w:rsidRPr="005900CA" w:rsidRDefault="00F36738" w:rsidP="00CC2CE8">
            <w:pPr>
              <w:pStyle w:val="Text"/>
              <w:spacing w:before="60" w:after="60" w:line="259" w:lineRule="auto"/>
              <w:jc w:val="left"/>
              <w:rPr>
                <w:rStyle w:val="normaltextrun"/>
                <w:sz w:val="22"/>
                <w:szCs w:val="22"/>
              </w:rPr>
            </w:pPr>
            <w:r w:rsidRPr="005900CA">
              <w:rPr>
                <w:rStyle w:val="normaltextrun"/>
                <w:sz w:val="22"/>
                <w:szCs w:val="22"/>
              </w:rPr>
              <w:t>code</w:t>
            </w:r>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540F816" w14:textId="2133F57D" w:rsidR="00F36738" w:rsidRPr="005900CA" w:rsidRDefault="00B70961" w:rsidP="00CC2CE8">
            <w:pPr>
              <w:pStyle w:val="Text"/>
              <w:spacing w:before="60" w:after="60"/>
              <w:jc w:val="left"/>
              <w:rPr>
                <w:rStyle w:val="normaltextrun"/>
                <w:sz w:val="22"/>
                <w:szCs w:val="22"/>
              </w:rPr>
            </w:pPr>
            <w:r>
              <w:rPr>
                <w:rStyle w:val="normaltextrun"/>
                <w:sz w:val="22"/>
                <w:szCs w:val="22"/>
              </w:rPr>
              <w:t>Ui</w:t>
            </w:r>
            <w:r w:rsidR="00F36738" w:rsidRPr="005900CA">
              <w:rPr>
                <w:rStyle w:val="normaltextrun"/>
                <w:sz w:val="22"/>
                <w:szCs w:val="22"/>
              </w:rPr>
              <w:t>nt</w:t>
            </w:r>
            <w:r w:rsidR="00825F9A">
              <w:rPr>
                <w:rStyle w:val="eop"/>
              </w:rPr>
              <w:t>32</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87A5C67" w14:textId="159D0280" w:rsidR="00F36738" w:rsidRPr="00315DF0" w:rsidRDefault="00223CBB">
            <w:pPr>
              <w:pStyle w:val="Text"/>
              <w:spacing w:before="0"/>
              <w:jc w:val="left"/>
              <w:rPr>
                <w:rFonts w:eastAsiaTheme="minorEastAsia" w:cs="Arial"/>
                <w:color w:val="000000" w:themeColor="text1"/>
                <w:sz w:val="22"/>
                <w:szCs w:val="22"/>
                <w:lang w:val="en-US" w:eastAsia="zh-CN"/>
              </w:rPr>
            </w:pPr>
            <w:r>
              <w:rPr>
                <w:rFonts w:eastAsiaTheme="minorEastAsia" w:cs="Arial" w:hint="eastAsia"/>
                <w:color w:val="000000" w:themeColor="text1"/>
                <w:sz w:val="22"/>
                <w:szCs w:val="22"/>
                <w:lang w:val="en-US" w:eastAsia="zh-CN"/>
              </w:rPr>
              <w:t>0 or 1</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937B15C" w14:textId="77777777" w:rsidR="00F36738" w:rsidRPr="005900CA" w:rsidRDefault="00F36738" w:rsidP="00CC2CE8">
            <w:pPr>
              <w:pStyle w:val="Text"/>
              <w:spacing w:before="60" w:after="60"/>
              <w:jc w:val="left"/>
              <w:rPr>
                <w:rStyle w:val="normaltextrun"/>
                <w:sz w:val="22"/>
                <w:szCs w:val="22"/>
              </w:rPr>
            </w:pPr>
            <w:r w:rsidRPr="005900CA">
              <w:rPr>
                <w:rStyle w:val="normaltextrun"/>
                <w:sz w:val="22"/>
                <w:szCs w:val="22"/>
              </w:rPr>
              <w:t>If 0, it means request success, otherwise failed</w:t>
            </w:r>
            <w:r w:rsidRPr="005900CA">
              <w:rPr>
                <w:rStyle w:val="eop"/>
                <w:sz w:val="22"/>
                <w:szCs w:val="22"/>
              </w:rPr>
              <w:t> </w:t>
            </w:r>
          </w:p>
        </w:tc>
      </w:tr>
      <w:tr w:rsidR="00F36738" w:rsidRPr="005900CA" w14:paraId="789C53A8" w14:textId="77777777" w:rsidTr="63E4A891">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3541561" w14:textId="77777777" w:rsidR="00F36738" w:rsidRPr="005900CA" w:rsidRDefault="00F36738" w:rsidP="00CC2CE8">
            <w:pPr>
              <w:pStyle w:val="Text"/>
              <w:spacing w:before="60" w:after="60" w:line="259" w:lineRule="auto"/>
              <w:jc w:val="left"/>
              <w:rPr>
                <w:rStyle w:val="normaltextrun"/>
                <w:sz w:val="22"/>
                <w:szCs w:val="22"/>
              </w:rPr>
            </w:pPr>
            <w:r w:rsidRPr="005900CA">
              <w:rPr>
                <w:rStyle w:val="normaltextrun"/>
                <w:sz w:val="22"/>
                <w:szCs w:val="22"/>
              </w:rPr>
              <w:t>message</w:t>
            </w:r>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BC50B59" w14:textId="77777777" w:rsidR="00F36738" w:rsidRPr="005900CA" w:rsidRDefault="00F36738" w:rsidP="00CC2CE8">
            <w:pPr>
              <w:pStyle w:val="Text"/>
              <w:spacing w:before="60" w:after="60"/>
              <w:jc w:val="left"/>
              <w:rPr>
                <w:rStyle w:val="normaltextrun"/>
                <w:sz w:val="22"/>
                <w:szCs w:val="22"/>
              </w:rPr>
            </w:pPr>
            <w:r w:rsidRPr="005900CA">
              <w:rPr>
                <w:rStyle w:val="normaltextrun"/>
                <w:sz w:val="22"/>
                <w:szCs w:val="22"/>
              </w:rPr>
              <w:t>String</w:t>
            </w:r>
            <w:r w:rsidRPr="005900CA">
              <w:rPr>
                <w:rStyle w:val="eop"/>
                <w:sz w:val="22"/>
                <w:szCs w:val="22"/>
              </w:rPr>
              <w:t> </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54EF479E" w14:textId="017F630E" w:rsidR="00BB733E" w:rsidRDefault="00BB733E" w:rsidP="00BB733E">
            <w:pPr>
              <w:pStyle w:val="Text"/>
              <w:numPr>
                <w:ilvl w:val="0"/>
                <w:numId w:val="22"/>
              </w:numPr>
              <w:spacing w:before="0"/>
              <w:jc w:val="left"/>
              <w:rPr>
                <w:rFonts w:eastAsiaTheme="minorEastAsia" w:cs="Arial"/>
                <w:color w:val="000000" w:themeColor="text1"/>
                <w:sz w:val="22"/>
                <w:szCs w:val="22"/>
                <w:lang w:val="en-US" w:eastAsia="zh-CN"/>
              </w:rPr>
            </w:pPr>
            <w:r>
              <w:rPr>
                <w:rFonts w:eastAsiaTheme="minorEastAsia" w:cs="Arial"/>
                <w:color w:val="000000" w:themeColor="text1"/>
                <w:sz w:val="22"/>
                <w:szCs w:val="22"/>
                <w:lang w:val="en-US" w:eastAsia="zh-CN"/>
              </w:rPr>
              <w:t>s</w:t>
            </w:r>
            <w:r w:rsidR="008A1441">
              <w:rPr>
                <w:rFonts w:eastAsiaTheme="minorEastAsia" w:cs="Arial" w:hint="eastAsia"/>
                <w:color w:val="000000" w:themeColor="text1"/>
                <w:sz w:val="22"/>
                <w:szCs w:val="22"/>
                <w:lang w:val="en-US" w:eastAsia="zh-CN"/>
              </w:rPr>
              <w:t>uccess</w:t>
            </w:r>
          </w:p>
          <w:p w14:paraId="11511865" w14:textId="11892223" w:rsidR="00F36738" w:rsidRPr="00BD580B" w:rsidRDefault="00BB733E" w:rsidP="00BB733E">
            <w:pPr>
              <w:pStyle w:val="Text"/>
              <w:numPr>
                <w:ilvl w:val="0"/>
                <w:numId w:val="22"/>
              </w:numPr>
              <w:spacing w:before="0"/>
              <w:jc w:val="left"/>
              <w:rPr>
                <w:rFonts w:eastAsiaTheme="minorEastAsia" w:cs="Arial"/>
                <w:color w:val="000000" w:themeColor="text1"/>
                <w:sz w:val="22"/>
                <w:szCs w:val="22"/>
                <w:lang w:val="en-US" w:eastAsia="zh-CN"/>
              </w:rPr>
            </w:pPr>
            <w:r>
              <w:rPr>
                <w:rFonts w:eastAsiaTheme="minorEastAsia" w:cs="Arial"/>
                <w:color w:val="000000" w:themeColor="text1"/>
                <w:sz w:val="22"/>
                <w:szCs w:val="22"/>
                <w:lang w:val="en-US" w:eastAsia="zh-CN"/>
              </w:rPr>
              <w:t>f</w:t>
            </w:r>
            <w:r w:rsidR="00876B12">
              <w:rPr>
                <w:rFonts w:eastAsiaTheme="minorEastAsia" w:cs="Arial"/>
                <w:color w:val="000000" w:themeColor="text1"/>
                <w:sz w:val="22"/>
                <w:szCs w:val="22"/>
                <w:lang w:val="en-US" w:eastAsia="zh-CN"/>
              </w:rPr>
              <w:t>ailure</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CE79817" w14:textId="48408EC7" w:rsidR="00DC61CC" w:rsidRDefault="00F054EE" w:rsidP="00A2030F">
            <w:pPr>
              <w:pStyle w:val="Text"/>
              <w:spacing w:before="60" w:after="60"/>
              <w:jc w:val="left"/>
              <w:rPr>
                <w:rStyle w:val="normaltextrun"/>
                <w:rFonts w:eastAsiaTheme="minorEastAsia"/>
                <w:sz w:val="22"/>
                <w:szCs w:val="22"/>
                <w:lang w:eastAsia="zh-CN"/>
              </w:rPr>
            </w:pPr>
            <w:r>
              <w:rPr>
                <w:rStyle w:val="normaltextrun"/>
                <w:sz w:val="22"/>
                <w:szCs w:val="22"/>
              </w:rPr>
              <w:t>E</w:t>
            </w:r>
            <w:r w:rsidR="00F36738" w:rsidRPr="005900CA">
              <w:rPr>
                <w:rStyle w:val="normaltextrun"/>
                <w:sz w:val="22"/>
                <w:szCs w:val="22"/>
              </w:rPr>
              <w:t>rror message</w:t>
            </w:r>
            <w:r w:rsidR="001A7841">
              <w:rPr>
                <w:rStyle w:val="normaltextrun"/>
                <w:sz w:val="22"/>
                <w:szCs w:val="22"/>
              </w:rPr>
              <w:t>s related to code</w:t>
            </w:r>
            <w:r>
              <w:rPr>
                <w:rStyle w:val="normaltextrun"/>
                <w:sz w:val="22"/>
                <w:szCs w:val="22"/>
              </w:rPr>
              <w:t>:</w:t>
            </w:r>
          </w:p>
          <w:p w14:paraId="297D3DAD" w14:textId="423BBDDA" w:rsidR="00DC61CC" w:rsidRDefault="00DC61CC" w:rsidP="00A2030F">
            <w:pPr>
              <w:pStyle w:val="Text"/>
              <w:spacing w:before="60" w:after="60"/>
              <w:jc w:val="left"/>
              <w:rPr>
                <w:rStyle w:val="normaltextrun"/>
                <w:rFonts w:eastAsiaTheme="minorEastAsia"/>
                <w:sz w:val="22"/>
                <w:szCs w:val="22"/>
                <w:lang w:eastAsia="zh-CN"/>
              </w:rPr>
            </w:pPr>
            <w:r>
              <w:rPr>
                <w:rStyle w:val="normaltextrun"/>
                <w:rFonts w:eastAsiaTheme="minorEastAsia" w:hint="eastAsia"/>
                <w:sz w:val="22"/>
                <w:szCs w:val="22"/>
                <w:lang w:eastAsia="zh-CN"/>
              </w:rPr>
              <w:t xml:space="preserve">0: </w:t>
            </w:r>
            <w:r w:rsidR="00696651">
              <w:rPr>
                <w:rStyle w:val="normaltextrun"/>
                <w:rFonts w:eastAsiaTheme="minorEastAsia"/>
                <w:sz w:val="22"/>
                <w:szCs w:val="22"/>
                <w:lang w:eastAsia="zh-CN"/>
              </w:rPr>
              <w:t>s</w:t>
            </w:r>
            <w:r>
              <w:rPr>
                <w:rStyle w:val="normaltextrun"/>
                <w:rFonts w:eastAsiaTheme="minorEastAsia" w:hint="eastAsia"/>
                <w:sz w:val="22"/>
                <w:szCs w:val="22"/>
                <w:lang w:eastAsia="zh-CN"/>
              </w:rPr>
              <w:t>uccess</w:t>
            </w:r>
          </w:p>
          <w:p w14:paraId="6F21A3F8" w14:textId="6A83A5CF" w:rsidR="00F36738" w:rsidRPr="00D405F9" w:rsidRDefault="35B8995A" w:rsidP="63E4A891">
            <w:pPr>
              <w:pStyle w:val="Text"/>
              <w:spacing w:before="60" w:after="60"/>
              <w:jc w:val="left"/>
              <w:rPr>
                <w:rStyle w:val="normaltextrun"/>
                <w:rFonts w:eastAsiaTheme="minorEastAsia"/>
                <w:sz w:val="22"/>
                <w:szCs w:val="22"/>
                <w:lang w:eastAsia="zh-CN"/>
              </w:rPr>
            </w:pPr>
            <w:r w:rsidRPr="63E4A891">
              <w:rPr>
                <w:rStyle w:val="normaltextrun"/>
                <w:rFonts w:eastAsiaTheme="minorEastAsia"/>
                <w:sz w:val="22"/>
                <w:szCs w:val="22"/>
                <w:lang w:eastAsia="zh-CN"/>
              </w:rPr>
              <w:t xml:space="preserve">1: </w:t>
            </w:r>
            <w:r w:rsidR="638BC59A" w:rsidRPr="63E4A891">
              <w:rPr>
                <w:rStyle w:val="normaltextrun"/>
                <w:rFonts w:eastAsiaTheme="minorEastAsia"/>
                <w:sz w:val="22"/>
                <w:szCs w:val="22"/>
                <w:lang w:eastAsia="zh-CN"/>
              </w:rPr>
              <w:t>f</w:t>
            </w:r>
            <w:r w:rsidR="6CAEDDBB" w:rsidRPr="63E4A891">
              <w:rPr>
                <w:rStyle w:val="normaltextrun"/>
                <w:rFonts w:eastAsiaTheme="minorEastAsia"/>
                <w:sz w:val="22"/>
                <w:szCs w:val="22"/>
                <w:lang w:eastAsia="zh-CN"/>
              </w:rPr>
              <w:t>ailure</w:t>
            </w:r>
          </w:p>
        </w:tc>
      </w:tr>
    </w:tbl>
    <w:p w14:paraId="4F3D757A" w14:textId="7167FE20" w:rsidR="63E4A891" w:rsidRDefault="63E4A891">
      <w:pPr>
        <w:pStyle w:val="ncs-body"/>
        <w:rPr>
          <w:ins w:id="437" w:author="Clarence Tan (NCS)" w:date="2025-11-18T08:25:00Z" w16du:dateUtc="2025-11-18T08:25:49Z"/>
          <w:rFonts w:eastAsiaTheme="minorEastAsia"/>
        </w:rPr>
        <w:pPrChange w:id="438" w:author="Clarence Tan (NCS)" w:date="2025-11-18T08:25:00Z">
          <w:pPr>
            <w:pStyle w:val="ncs-h4"/>
            <w:spacing w:before="240"/>
            <w:jc w:val="left"/>
          </w:pPr>
        </w:pPrChange>
      </w:pPr>
    </w:p>
    <w:p w14:paraId="7F4BC27E" w14:textId="7DAFF8B2" w:rsidR="00FC595A" w:rsidRPr="007D2157" w:rsidRDefault="00FC595A" w:rsidP="001C29EB">
      <w:pPr>
        <w:pStyle w:val="ncs-h4"/>
        <w:spacing w:before="240"/>
        <w:jc w:val="left"/>
        <w:rPr>
          <w:rFonts w:eastAsiaTheme="minorEastAsia"/>
          <w:b/>
          <w:lang w:eastAsia="zh-CN"/>
        </w:rPr>
      </w:pPr>
      <w:bookmarkStart w:id="439" w:name="_Ref209626047"/>
      <w:bookmarkStart w:id="440" w:name="_Toc212542695"/>
      <w:bookmarkStart w:id="441" w:name="_Toc216180171"/>
      <w:r w:rsidRPr="00C508BC">
        <w:rPr>
          <w:rFonts w:eastAsiaTheme="minorEastAsia" w:hint="eastAsia"/>
          <w:b/>
          <w:lang w:eastAsia="zh-CN"/>
        </w:rPr>
        <w:t>VA</w:t>
      </w:r>
      <w:r w:rsidR="00450D17">
        <w:rPr>
          <w:rFonts w:eastAsiaTheme="minorEastAsia"/>
          <w:b/>
          <w:lang w:eastAsia="zh-CN"/>
        </w:rPr>
        <w:t xml:space="preserve"> </w:t>
      </w:r>
      <w:r w:rsidR="003471DD" w:rsidRPr="00C508BC">
        <w:rPr>
          <w:rFonts w:eastAsiaTheme="minorEastAsia" w:hint="eastAsia"/>
          <w:b/>
          <w:lang w:eastAsia="zh-CN"/>
        </w:rPr>
        <w:t>Event</w:t>
      </w:r>
      <w:bookmarkEnd w:id="439"/>
      <w:r w:rsidR="00450D17">
        <w:rPr>
          <w:rFonts w:eastAsiaTheme="minorEastAsia"/>
          <w:b/>
          <w:lang w:eastAsia="zh-CN"/>
        </w:rPr>
        <w:t xml:space="preserve"> Message</w:t>
      </w:r>
      <w:bookmarkEnd w:id="440"/>
      <w:bookmarkEnd w:id="441"/>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640"/>
        <w:gridCol w:w="1770"/>
        <w:gridCol w:w="2327"/>
        <w:gridCol w:w="3298"/>
      </w:tblGrid>
      <w:tr w:rsidR="0084659E" w:rsidRPr="005900CA" w14:paraId="2235064E" w14:textId="77777777" w:rsidTr="63E4A891">
        <w:trPr>
          <w:trHeight w:val="300"/>
        </w:trPr>
        <w:tc>
          <w:tcPr>
            <w:tcW w:w="1733"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3C77B232" w14:textId="77777777" w:rsidR="00FC595A" w:rsidRPr="005900CA" w:rsidRDefault="00FC595A">
            <w:pPr>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Field Name</w:t>
            </w:r>
          </w:p>
        </w:tc>
        <w:tc>
          <w:tcPr>
            <w:tcW w:w="1380"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56FBF963" w14:textId="77777777" w:rsidR="00FC595A" w:rsidRPr="005900CA" w:rsidRDefault="00FC595A">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Type</w:t>
            </w:r>
          </w:p>
        </w:tc>
        <w:tc>
          <w:tcPr>
            <w:tcW w:w="2434"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1B9B20E9" w14:textId="77777777" w:rsidR="00FC595A" w:rsidRPr="005900CA" w:rsidRDefault="00FC595A">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Allowed Values</w:t>
            </w:r>
          </w:p>
        </w:tc>
        <w:tc>
          <w:tcPr>
            <w:tcW w:w="348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294A4B3C" w14:textId="77777777" w:rsidR="00FC595A" w:rsidRPr="005900CA" w:rsidRDefault="00FC595A">
            <w:pPr>
              <w:ind w:left="1"/>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Description</w:t>
            </w:r>
          </w:p>
        </w:tc>
      </w:tr>
      <w:tr w:rsidR="0084659E" w:rsidRPr="005900CA" w14:paraId="23D6A461" w14:textId="77777777" w:rsidTr="63E4A891">
        <w:trPr>
          <w:trHeight w:val="302"/>
        </w:trPr>
        <w:tc>
          <w:tcPr>
            <w:tcW w:w="173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73F9914" w14:textId="77777777" w:rsidR="00FC595A" w:rsidRPr="005900CA" w:rsidRDefault="00FC595A">
            <w:pPr>
              <w:pStyle w:val="Text"/>
              <w:spacing w:before="60" w:after="60" w:line="259" w:lineRule="auto"/>
              <w:jc w:val="left"/>
              <w:rPr>
                <w:sz w:val="22"/>
                <w:szCs w:val="22"/>
              </w:rPr>
            </w:pPr>
            <w:r w:rsidRPr="005900CA">
              <w:rPr>
                <w:rStyle w:val="normaltextrun"/>
                <w:sz w:val="22"/>
                <w:szCs w:val="22"/>
              </w:rPr>
              <w:t>type</w:t>
            </w:r>
            <w:r w:rsidRPr="005900CA">
              <w:rPr>
                <w:rStyle w:val="eop"/>
                <w:sz w:val="22"/>
                <w:szCs w:val="22"/>
              </w:rPr>
              <w:t> </w:t>
            </w:r>
          </w:p>
        </w:tc>
        <w:tc>
          <w:tcPr>
            <w:tcW w:w="138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DE07DB1" w14:textId="77777777" w:rsidR="00FC595A" w:rsidRDefault="00FC595A">
            <w:pPr>
              <w:pStyle w:val="Text"/>
              <w:spacing w:before="60" w:after="60"/>
              <w:jc w:val="left"/>
              <w:rPr>
                <w:rFonts w:eastAsia="Arial" w:cs="Arial"/>
                <w:color w:val="000000" w:themeColor="text1"/>
                <w:sz w:val="22"/>
                <w:szCs w:val="22"/>
                <w:lang w:val="en-US"/>
              </w:rPr>
            </w:pPr>
            <w:proofErr w:type="gramStart"/>
            <w:r w:rsidRPr="005900CA">
              <w:rPr>
                <w:rStyle w:val="normaltextrun"/>
                <w:sz w:val="22"/>
                <w:szCs w:val="22"/>
              </w:rPr>
              <w:t>String</w:t>
            </w:r>
            <w:r>
              <w:rPr>
                <w:rStyle w:val="eop"/>
              </w:rPr>
              <w:t>(</w:t>
            </w:r>
            <w:proofErr w:type="gramEnd"/>
            <w:r>
              <w:rPr>
                <w:rStyle w:val="eop"/>
              </w:rPr>
              <w:t>15)</w:t>
            </w:r>
          </w:p>
        </w:tc>
        <w:tc>
          <w:tcPr>
            <w:tcW w:w="2434"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842B894" w14:textId="5D5AD93F" w:rsidR="00FC595A" w:rsidRPr="00FF27D3" w:rsidRDefault="00AC30A4">
            <w:pPr>
              <w:pStyle w:val="Text"/>
              <w:spacing w:before="0"/>
              <w:jc w:val="left"/>
              <w:rPr>
                <w:rFonts w:eastAsiaTheme="minorEastAsia" w:cs="Arial"/>
                <w:color w:val="000000" w:themeColor="text1"/>
                <w:sz w:val="22"/>
                <w:szCs w:val="22"/>
                <w:lang w:val="en-US" w:eastAsia="zh-CN"/>
              </w:rPr>
            </w:pPr>
            <w:r>
              <w:rPr>
                <w:rFonts w:eastAsiaTheme="minorEastAsia" w:cs="Arial" w:hint="eastAsia"/>
                <w:color w:val="000000" w:themeColor="text1"/>
                <w:sz w:val="22"/>
                <w:szCs w:val="22"/>
                <w:lang w:val="en-US" w:eastAsia="zh-CN"/>
              </w:rPr>
              <w:t>VA_EVENT</w:t>
            </w:r>
          </w:p>
        </w:tc>
        <w:tc>
          <w:tcPr>
            <w:tcW w:w="34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2AFF855" w14:textId="326B50A5" w:rsidR="00FC595A" w:rsidRDefault="00FC595A">
            <w:pPr>
              <w:pStyle w:val="Text"/>
              <w:spacing w:before="60" w:after="60"/>
              <w:jc w:val="left"/>
              <w:rPr>
                <w:rFonts w:eastAsia="Arial" w:cs="Arial"/>
                <w:color w:val="000000" w:themeColor="text1"/>
                <w:sz w:val="22"/>
                <w:szCs w:val="22"/>
                <w:lang w:val="en-US"/>
              </w:rPr>
            </w:pPr>
            <w:r w:rsidRPr="005900CA">
              <w:rPr>
                <w:rStyle w:val="normaltextrun"/>
                <w:sz w:val="22"/>
                <w:szCs w:val="22"/>
              </w:rPr>
              <w:t>“</w:t>
            </w:r>
            <w:r w:rsidR="00AC30A4">
              <w:rPr>
                <w:rStyle w:val="normaltextrun"/>
                <w:rFonts w:eastAsiaTheme="minorEastAsia" w:hint="eastAsia"/>
                <w:sz w:val="22"/>
                <w:szCs w:val="22"/>
                <w:lang w:eastAsia="zh-CN"/>
              </w:rPr>
              <w:t>VA</w:t>
            </w:r>
            <w:r w:rsidR="00AC30A4">
              <w:rPr>
                <w:rStyle w:val="normaltextrun"/>
                <w:rFonts w:eastAsiaTheme="minorEastAsia" w:hint="eastAsia"/>
                <w:sz w:val="22"/>
                <w:lang w:eastAsia="zh-CN"/>
              </w:rPr>
              <w:t>_EVENT</w:t>
            </w:r>
            <w:r w:rsidRPr="005900CA">
              <w:rPr>
                <w:rStyle w:val="normaltextrun"/>
                <w:sz w:val="22"/>
                <w:szCs w:val="22"/>
              </w:rPr>
              <w:t>”</w:t>
            </w:r>
            <w:r w:rsidRPr="005900CA">
              <w:rPr>
                <w:rStyle w:val="eop"/>
                <w:sz w:val="22"/>
                <w:szCs w:val="22"/>
              </w:rPr>
              <w:t> </w:t>
            </w:r>
          </w:p>
        </w:tc>
      </w:tr>
      <w:tr w:rsidR="0084659E" w:rsidRPr="005900CA" w14:paraId="13A40E06" w14:textId="77777777" w:rsidTr="63E4A891">
        <w:trPr>
          <w:trHeight w:val="302"/>
        </w:trPr>
        <w:tc>
          <w:tcPr>
            <w:tcW w:w="173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C6CEC5C" w14:textId="0C9891E8" w:rsidR="00FC595A" w:rsidRPr="005A0DDC" w:rsidRDefault="00E07124">
            <w:pPr>
              <w:pStyle w:val="Text"/>
              <w:spacing w:before="60" w:after="60" w:line="259" w:lineRule="auto"/>
              <w:jc w:val="left"/>
              <w:rPr>
                <w:rFonts w:eastAsiaTheme="minorEastAsia" w:cs="Arial"/>
                <w:color w:val="000000" w:themeColor="text1"/>
                <w:sz w:val="22"/>
                <w:szCs w:val="22"/>
                <w:lang w:val="en-US" w:eastAsia="zh-CN"/>
              </w:rPr>
            </w:pPr>
            <w:r>
              <w:rPr>
                <w:rFonts w:eastAsiaTheme="minorEastAsia" w:cs="Arial" w:hint="eastAsia"/>
                <w:color w:val="000000" w:themeColor="text1"/>
                <w:sz w:val="22"/>
                <w:szCs w:val="22"/>
                <w:lang w:val="en-US" w:eastAsia="zh-CN"/>
              </w:rPr>
              <w:t>body</w:t>
            </w:r>
          </w:p>
        </w:tc>
        <w:tc>
          <w:tcPr>
            <w:tcW w:w="138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9B47E6E" w14:textId="092C153A" w:rsidR="00FC595A" w:rsidRPr="005A0DDC" w:rsidRDefault="0084659E" w:rsidP="0084659E">
            <w:pPr>
              <w:pStyle w:val="ncs-body"/>
              <w:rPr>
                <w:rFonts w:eastAsiaTheme="minorEastAsia"/>
                <w:color w:val="000000" w:themeColor="text1"/>
                <w:szCs w:val="22"/>
                <w:lang w:val="en-US" w:eastAsia="zh-CN"/>
              </w:rPr>
            </w:pPr>
            <w:proofErr w:type="spellStart"/>
            <w:r w:rsidRPr="0084659E">
              <w:rPr>
                <w:rStyle w:val="ncs-bodyChar"/>
                <w:rFonts w:eastAsiaTheme="minorEastAsia"/>
              </w:rPr>
              <w:t>BodyOf</w:t>
            </w:r>
            <w:r w:rsidR="0083052F" w:rsidRPr="0084659E">
              <w:rPr>
                <w:rStyle w:val="ncs-bodyChar"/>
                <w:rFonts w:eastAsiaTheme="minorEastAsia"/>
              </w:rPr>
              <w:t>VAEvent</w:t>
            </w:r>
            <w:proofErr w:type="spellEnd"/>
            <w:r w:rsidR="00A072B3">
              <w:rPr>
                <w:rStyle w:val="normaltextrun"/>
                <w:rFonts w:eastAsiaTheme="minorEastAsia"/>
                <w:lang w:eastAsia="zh-CN"/>
              </w:rPr>
              <w:t xml:space="preserve"> O</w:t>
            </w:r>
            <w:r w:rsidR="00A16DB5">
              <w:rPr>
                <w:rStyle w:val="normaltextrun"/>
                <w:rFonts w:eastAsiaTheme="minorEastAsia" w:hint="eastAsia"/>
                <w:lang w:eastAsia="zh-CN"/>
              </w:rPr>
              <w:t>bject</w:t>
            </w:r>
          </w:p>
        </w:tc>
        <w:tc>
          <w:tcPr>
            <w:tcW w:w="2434"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1C63294A" w14:textId="57DBB5A5" w:rsidR="00FC595A" w:rsidRPr="005900CA" w:rsidRDefault="00FC595A">
            <w:pPr>
              <w:pStyle w:val="Text"/>
              <w:spacing w:before="0"/>
              <w:jc w:val="left"/>
              <w:rPr>
                <w:rFonts w:eastAsia="Arial" w:cs="Arial"/>
                <w:color w:val="000000" w:themeColor="text1"/>
                <w:sz w:val="22"/>
                <w:szCs w:val="22"/>
                <w:lang w:val="en-US"/>
              </w:rPr>
            </w:pPr>
          </w:p>
        </w:tc>
        <w:tc>
          <w:tcPr>
            <w:tcW w:w="34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333C1F1" w14:textId="5CD5CC75" w:rsidR="00FC595A" w:rsidRPr="00F826AF" w:rsidRDefault="006C050A" w:rsidP="00F826AF">
            <w:pPr>
              <w:pStyle w:val="paragraph"/>
              <w:spacing w:before="0" w:beforeAutospacing="0" w:after="0" w:afterAutospacing="0"/>
              <w:textAlignment w:val="baseline"/>
              <w:rPr>
                <w:rFonts w:ascii="Arial" w:eastAsiaTheme="minorEastAsia" w:hAnsi="Arial" w:cs="Arial"/>
                <w:sz w:val="22"/>
                <w:szCs w:val="22"/>
              </w:rPr>
            </w:pPr>
            <w:r w:rsidRPr="005900CA">
              <w:rPr>
                <w:rStyle w:val="normaltextrun"/>
                <w:sz w:val="22"/>
                <w:szCs w:val="22"/>
              </w:rPr>
              <w:t>Specify th</w:t>
            </w:r>
            <w:r w:rsidRPr="63F0363F">
              <w:rPr>
                <w:rStyle w:val="normaltextrun"/>
                <w:rFonts w:ascii="Arial" w:eastAsia="Arial" w:hAnsi="Arial" w:cs="Arial"/>
                <w:sz w:val="22"/>
                <w:szCs w:val="22"/>
              </w:rPr>
              <w:t>e</w:t>
            </w:r>
            <w:r>
              <w:rPr>
                <w:rStyle w:val="normaltextrun"/>
                <w:rFonts w:ascii="Arial" w:eastAsiaTheme="minorEastAsia" w:hAnsi="Arial" w:cs="Arial" w:hint="eastAsia"/>
                <w:sz w:val="22"/>
                <w:szCs w:val="22"/>
              </w:rPr>
              <w:t xml:space="preserve"> V</w:t>
            </w:r>
            <w:r>
              <w:rPr>
                <w:rStyle w:val="normaltextrun"/>
                <w:rFonts w:eastAsiaTheme="minorEastAsia" w:hint="eastAsia"/>
              </w:rPr>
              <w:t>A</w:t>
            </w:r>
            <w:r>
              <w:rPr>
                <w:rStyle w:val="normaltextrun"/>
                <w:rFonts w:ascii="Arial" w:eastAsiaTheme="minorEastAsia" w:hAnsi="Arial" w:cs="Arial" w:hint="eastAsia"/>
                <w:sz w:val="22"/>
                <w:szCs w:val="22"/>
              </w:rPr>
              <w:t xml:space="preserve"> Events</w:t>
            </w:r>
            <w:r w:rsidR="0011516A">
              <w:rPr>
                <w:rStyle w:val="normaltextrun"/>
                <w:rFonts w:ascii="Arial" w:eastAsiaTheme="minorEastAsia" w:hAnsi="Arial" w:cs="Arial"/>
                <w:sz w:val="22"/>
                <w:szCs w:val="22"/>
              </w:rPr>
              <w:t>.</w:t>
            </w:r>
          </w:p>
        </w:tc>
      </w:tr>
    </w:tbl>
    <w:p w14:paraId="1655B598" w14:textId="33949CB8" w:rsidR="63E4A891" w:rsidRDefault="63E4A891" w:rsidP="63E4A891">
      <w:pPr>
        <w:pStyle w:val="Body"/>
        <w:spacing w:after="240"/>
        <w:jc w:val="left"/>
        <w:rPr>
          <w:rFonts w:eastAsiaTheme="minorEastAsia"/>
          <w:lang w:val="en-US" w:eastAsia="zh-CN"/>
        </w:rPr>
      </w:pPr>
    </w:p>
    <w:p w14:paraId="74C78311" w14:textId="517ACD23" w:rsidR="00A072B3" w:rsidRPr="00EA1101" w:rsidRDefault="00A072B3" w:rsidP="00A072B3">
      <w:pPr>
        <w:spacing w:line="360" w:lineRule="auto"/>
        <w:jc w:val="left"/>
        <w:rPr>
          <w:rFonts w:ascii="Arial" w:eastAsia="Arial" w:hAnsi="Arial" w:cs="Arial"/>
          <w:color w:val="000000" w:themeColor="text1"/>
          <w:sz w:val="22"/>
          <w:lang w:val="en-SG"/>
        </w:rPr>
      </w:pPr>
      <w:r w:rsidRPr="00561346">
        <w:rPr>
          <w:rFonts w:ascii="Arial" w:eastAsia="Arial" w:hAnsi="Arial" w:cs="Arial"/>
          <w:color w:val="000000" w:themeColor="text1"/>
          <w:sz w:val="22"/>
          <w:lang w:val="en-SG"/>
        </w:rPr>
        <w:t xml:space="preserve">Data Object definition for </w:t>
      </w:r>
      <w:proofErr w:type="spellStart"/>
      <w:r w:rsidR="0084659E" w:rsidRPr="0084659E">
        <w:rPr>
          <w:rFonts w:ascii="Arial" w:hAnsi="Arial" w:cs="Arial"/>
          <w:b/>
          <w:bCs/>
          <w:color w:val="000000" w:themeColor="text1"/>
          <w:sz w:val="22"/>
          <w:lang w:val="en-SG"/>
        </w:rPr>
        <w:t>BodyOfVAEvent</w:t>
      </w:r>
      <w:proofErr w:type="spellEnd"/>
      <w:r>
        <w:rPr>
          <w:rFonts w:ascii="Arial" w:hAnsi="Arial" w:cs="Arial"/>
          <w:color w:val="000000" w:themeColor="text1"/>
          <w:sz w:val="22"/>
          <w:lang w:val="en-SG"/>
        </w:rPr>
        <w:t>.</w:t>
      </w:r>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733"/>
        <w:gridCol w:w="1380"/>
        <w:gridCol w:w="2434"/>
        <w:gridCol w:w="3488"/>
      </w:tblGrid>
      <w:tr w:rsidR="003F09EF" w:rsidRPr="005900CA" w14:paraId="3A9FB31E" w14:textId="77777777" w:rsidTr="003F09EF">
        <w:trPr>
          <w:trHeight w:val="300"/>
        </w:trPr>
        <w:tc>
          <w:tcPr>
            <w:tcW w:w="1733"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25A9E6E6" w14:textId="77777777" w:rsidR="003F09EF" w:rsidRPr="005900CA" w:rsidRDefault="003F09EF">
            <w:pPr>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Field Name</w:t>
            </w:r>
          </w:p>
        </w:tc>
        <w:tc>
          <w:tcPr>
            <w:tcW w:w="1380"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020BDDC0" w14:textId="77777777" w:rsidR="003F09EF" w:rsidRPr="005900CA" w:rsidRDefault="003F09EF">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Type</w:t>
            </w:r>
          </w:p>
        </w:tc>
        <w:tc>
          <w:tcPr>
            <w:tcW w:w="2434"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1C46BA36" w14:textId="77777777" w:rsidR="003F09EF" w:rsidRPr="005900CA" w:rsidRDefault="003F09EF">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Allowed Values</w:t>
            </w:r>
          </w:p>
        </w:tc>
        <w:tc>
          <w:tcPr>
            <w:tcW w:w="348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60626A95" w14:textId="77777777" w:rsidR="003F09EF" w:rsidRPr="005900CA" w:rsidRDefault="003F09EF">
            <w:pPr>
              <w:ind w:left="1"/>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Description</w:t>
            </w:r>
          </w:p>
        </w:tc>
      </w:tr>
      <w:tr w:rsidR="003F09EF" w:rsidRPr="005900CA" w14:paraId="2CED9C93" w14:textId="77777777" w:rsidTr="003F09EF">
        <w:trPr>
          <w:trHeight w:val="302"/>
        </w:trPr>
        <w:tc>
          <w:tcPr>
            <w:tcW w:w="173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581953F" w14:textId="537F0CAC" w:rsidR="003F09EF" w:rsidRPr="001F3384" w:rsidRDefault="003F09EF">
            <w:pPr>
              <w:pStyle w:val="Text"/>
              <w:spacing w:before="60" w:after="60" w:line="259" w:lineRule="auto"/>
              <w:jc w:val="left"/>
              <w:rPr>
                <w:rStyle w:val="normaltextrun"/>
                <w:rFonts w:eastAsiaTheme="minorEastAsia"/>
                <w:sz w:val="22"/>
                <w:szCs w:val="22"/>
                <w:lang w:eastAsia="zh-CN"/>
              </w:rPr>
            </w:pPr>
            <w:r>
              <w:rPr>
                <w:rStyle w:val="normaltextrun"/>
                <w:rFonts w:eastAsiaTheme="minorEastAsia" w:hint="eastAsia"/>
                <w:sz w:val="22"/>
                <w:szCs w:val="22"/>
                <w:lang w:eastAsia="zh-CN"/>
              </w:rPr>
              <w:t>timestamp</w:t>
            </w:r>
          </w:p>
        </w:tc>
        <w:tc>
          <w:tcPr>
            <w:tcW w:w="138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7477FCF" w14:textId="77777777" w:rsidR="003F09EF" w:rsidRPr="001F3384" w:rsidRDefault="003F09EF">
            <w:pPr>
              <w:pStyle w:val="Text"/>
              <w:spacing w:before="60" w:after="60"/>
              <w:jc w:val="left"/>
              <w:rPr>
                <w:rStyle w:val="normaltextrun"/>
                <w:rFonts w:eastAsiaTheme="minorEastAsia"/>
                <w:sz w:val="22"/>
                <w:szCs w:val="22"/>
                <w:lang w:eastAsia="zh-CN"/>
              </w:rPr>
            </w:pPr>
            <w:r>
              <w:rPr>
                <w:rStyle w:val="normaltextrun"/>
                <w:rFonts w:eastAsiaTheme="minorEastAsia"/>
                <w:lang w:eastAsia="zh-CN"/>
              </w:rPr>
              <w:t>I</w:t>
            </w:r>
            <w:r>
              <w:rPr>
                <w:rStyle w:val="normaltextrun"/>
                <w:rFonts w:eastAsiaTheme="minorEastAsia" w:hint="eastAsia"/>
                <w:lang w:eastAsia="zh-CN"/>
              </w:rPr>
              <w:t>nt64</w:t>
            </w:r>
          </w:p>
        </w:tc>
        <w:tc>
          <w:tcPr>
            <w:tcW w:w="2434"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CFEED95" w14:textId="77777777" w:rsidR="003F09EF" w:rsidRPr="009256B1" w:rsidRDefault="003F09EF">
            <w:pPr>
              <w:pStyle w:val="Text"/>
              <w:spacing w:before="0"/>
              <w:jc w:val="left"/>
              <w:rPr>
                <w:rFonts w:eastAsiaTheme="minorEastAsia" w:cs="Arial"/>
                <w:color w:val="000000" w:themeColor="text1"/>
                <w:sz w:val="22"/>
                <w:szCs w:val="22"/>
                <w:lang w:val="en-US" w:eastAsia="zh-CN"/>
              </w:rPr>
            </w:pPr>
            <w:r>
              <w:rPr>
                <w:rFonts w:eastAsiaTheme="minorEastAsia" w:cs="Arial" w:hint="eastAsia"/>
                <w:color w:val="000000" w:themeColor="text1"/>
                <w:sz w:val="22"/>
                <w:szCs w:val="22"/>
                <w:lang w:val="en-US" w:eastAsia="zh-CN"/>
              </w:rPr>
              <w:t>0</w:t>
            </w:r>
            <w:r>
              <w:rPr>
                <w:rFonts w:eastAsiaTheme="minorEastAsia" w:cs="Arial" w:hint="eastAsia"/>
                <w:color w:val="000000" w:themeColor="text1"/>
                <w:sz w:val="22"/>
                <w:lang w:eastAsia="zh-CN"/>
              </w:rPr>
              <w:t xml:space="preserve"> </w:t>
            </w:r>
            <w:r>
              <w:rPr>
                <w:rFonts w:eastAsiaTheme="minorEastAsia" w:cs="Arial"/>
                <w:color w:val="000000" w:themeColor="text1"/>
                <w:sz w:val="22"/>
                <w:lang w:eastAsia="zh-CN"/>
              </w:rPr>
              <w:t>–</w:t>
            </w:r>
            <w:r>
              <w:rPr>
                <w:rFonts w:eastAsiaTheme="minorEastAsia" w:cs="Arial" w:hint="eastAsia"/>
                <w:color w:val="000000" w:themeColor="text1"/>
                <w:sz w:val="22"/>
                <w:lang w:eastAsia="zh-CN"/>
              </w:rPr>
              <w:t xml:space="preserve"> MAX_INT64</w:t>
            </w:r>
          </w:p>
        </w:tc>
        <w:tc>
          <w:tcPr>
            <w:tcW w:w="34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AED4E9C" w14:textId="77777777" w:rsidR="003F09EF" w:rsidRPr="005900CA" w:rsidRDefault="003F09EF">
            <w:pPr>
              <w:pStyle w:val="Text"/>
              <w:spacing w:before="60" w:after="60"/>
              <w:jc w:val="left"/>
              <w:rPr>
                <w:rStyle w:val="normaltextrun"/>
                <w:sz w:val="22"/>
                <w:szCs w:val="22"/>
              </w:rPr>
            </w:pPr>
            <w:r w:rsidRPr="005900CA">
              <w:rPr>
                <w:rStyle w:val="normaltextrun"/>
                <w:sz w:val="22"/>
                <w:szCs w:val="22"/>
              </w:rPr>
              <w:t>Specify the UTC time</w:t>
            </w:r>
            <w:r w:rsidRPr="005900CA">
              <w:rPr>
                <w:rStyle w:val="normaltextrun"/>
                <w:rFonts w:eastAsiaTheme="minorEastAsia"/>
                <w:sz w:val="22"/>
                <w:szCs w:val="22"/>
              </w:rPr>
              <w:t xml:space="preserve"> </w:t>
            </w:r>
            <w:r>
              <w:rPr>
                <w:rStyle w:val="normaltextrun"/>
                <w:rFonts w:eastAsiaTheme="minorEastAsia" w:hint="eastAsia"/>
                <w:sz w:val="22"/>
                <w:szCs w:val="22"/>
                <w:lang w:eastAsia="zh-CN"/>
              </w:rPr>
              <w:t>of message sent</w:t>
            </w:r>
          </w:p>
        </w:tc>
      </w:tr>
      <w:tr w:rsidR="003F09EF" w:rsidRPr="005900CA" w14:paraId="6FC50637" w14:textId="77777777" w:rsidTr="003F09EF">
        <w:trPr>
          <w:trHeight w:val="302"/>
        </w:trPr>
        <w:tc>
          <w:tcPr>
            <w:tcW w:w="173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29C8E71" w14:textId="27ECB4F8" w:rsidR="003F09EF" w:rsidRPr="001F3384" w:rsidRDefault="003F09EF">
            <w:pPr>
              <w:pStyle w:val="Text"/>
              <w:spacing w:before="60" w:after="60" w:line="259" w:lineRule="auto"/>
              <w:jc w:val="left"/>
              <w:rPr>
                <w:rStyle w:val="normaltextrun"/>
                <w:rFonts w:eastAsiaTheme="minorEastAsia"/>
                <w:sz w:val="22"/>
                <w:szCs w:val="22"/>
                <w:lang w:eastAsia="zh-CN"/>
              </w:rPr>
            </w:pPr>
            <w:r>
              <w:rPr>
                <w:rStyle w:val="normaltextrun"/>
                <w:rFonts w:eastAsiaTheme="minorEastAsia" w:hint="eastAsia"/>
                <w:sz w:val="22"/>
                <w:szCs w:val="22"/>
                <w:lang w:eastAsia="zh-CN"/>
              </w:rPr>
              <w:t>data</w:t>
            </w:r>
          </w:p>
        </w:tc>
        <w:tc>
          <w:tcPr>
            <w:tcW w:w="1380"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B115320" w14:textId="3BFD3822" w:rsidR="003F09EF" w:rsidRPr="00E5694D" w:rsidRDefault="00CE6AE1">
            <w:pPr>
              <w:pStyle w:val="Text"/>
              <w:spacing w:before="60" w:after="60"/>
              <w:jc w:val="left"/>
              <w:rPr>
                <w:rStyle w:val="normaltextrun"/>
                <w:rFonts w:eastAsiaTheme="minorEastAsia"/>
                <w:sz w:val="22"/>
                <w:szCs w:val="22"/>
                <w:lang w:eastAsia="zh-CN"/>
              </w:rPr>
            </w:pPr>
            <w:r>
              <w:rPr>
                <w:rStyle w:val="normaltextrun"/>
                <w:rFonts w:eastAsiaTheme="minorEastAsia"/>
                <w:lang w:eastAsia="zh-CN"/>
              </w:rPr>
              <w:t>A</w:t>
            </w:r>
            <w:r w:rsidR="003F09EF">
              <w:rPr>
                <w:rStyle w:val="normaltextrun"/>
                <w:rFonts w:eastAsiaTheme="minorEastAsia" w:hint="eastAsia"/>
                <w:lang w:eastAsia="zh-CN"/>
              </w:rPr>
              <w:t>rray</w:t>
            </w:r>
            <w:r>
              <w:rPr>
                <w:rStyle w:val="normaltextrun"/>
                <w:rFonts w:eastAsiaTheme="minorEastAsia"/>
                <w:lang w:eastAsia="zh-CN"/>
              </w:rPr>
              <w:t xml:space="preserve"> of </w:t>
            </w:r>
            <w:r w:rsidR="00F746F1" w:rsidRPr="0011516A">
              <w:rPr>
                <w:rStyle w:val="normaltextrun"/>
                <w:rFonts w:eastAsiaTheme="minorEastAsia"/>
                <w:b/>
                <w:bCs/>
                <w:lang w:eastAsia="zh-CN"/>
              </w:rPr>
              <w:t>Event</w:t>
            </w:r>
            <w:r w:rsidR="00F746F1">
              <w:rPr>
                <w:rStyle w:val="normaltextrun"/>
                <w:rFonts w:eastAsiaTheme="minorEastAsia"/>
                <w:lang w:eastAsia="zh-CN"/>
              </w:rPr>
              <w:t xml:space="preserve"> Object</w:t>
            </w:r>
          </w:p>
        </w:tc>
        <w:tc>
          <w:tcPr>
            <w:tcW w:w="2434"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2AED6CE" w14:textId="7AEBE323" w:rsidR="003F09EF" w:rsidRPr="009256B1" w:rsidRDefault="0011516A">
            <w:pPr>
              <w:pStyle w:val="Text"/>
              <w:spacing w:before="0"/>
              <w:jc w:val="left"/>
              <w:rPr>
                <w:rFonts w:eastAsiaTheme="minorEastAsia" w:cs="Arial"/>
                <w:color w:val="000000" w:themeColor="text1"/>
                <w:sz w:val="22"/>
                <w:szCs w:val="22"/>
                <w:lang w:val="en-US" w:eastAsia="zh-CN"/>
              </w:rPr>
            </w:pPr>
            <w:r>
              <w:rPr>
                <w:rFonts w:eastAsiaTheme="minorEastAsia" w:cs="Arial"/>
                <w:color w:val="000000" w:themeColor="text1"/>
                <w:sz w:val="22"/>
                <w:szCs w:val="22"/>
                <w:lang w:val="en-US" w:eastAsia="zh-CN"/>
              </w:rPr>
              <w:t>F</w:t>
            </w:r>
            <w:r>
              <w:rPr>
                <w:rFonts w:eastAsiaTheme="minorEastAsia" w:cs="Arial"/>
                <w:color w:val="000000" w:themeColor="text1"/>
              </w:rPr>
              <w:t xml:space="preserve">or </w:t>
            </w:r>
            <w:r w:rsidRPr="0011516A">
              <w:rPr>
                <w:rFonts w:eastAsiaTheme="minorEastAsia" w:cs="Arial"/>
                <w:b/>
                <w:bCs/>
                <w:color w:val="000000" w:themeColor="text1"/>
              </w:rPr>
              <w:t>Event</w:t>
            </w:r>
            <w:r>
              <w:rPr>
                <w:rFonts w:eastAsiaTheme="minorEastAsia" w:cs="Arial"/>
                <w:color w:val="000000" w:themeColor="text1"/>
              </w:rPr>
              <w:t xml:space="preserve"> Object, refer to </w:t>
            </w:r>
            <w:r w:rsidRPr="001839CA">
              <w:rPr>
                <w:rFonts w:eastAsiaTheme="minorEastAsia" w:cs="Arial"/>
                <w:color w:val="000000" w:themeColor="text1"/>
                <w:lang w:val="en-US"/>
              </w:rPr>
              <w:t xml:space="preserve">VA Event </w:t>
            </w:r>
            <w:r>
              <w:rPr>
                <w:rFonts w:eastAsiaTheme="minorEastAsia" w:cs="Arial" w:hint="eastAsia"/>
                <w:color w:val="000000" w:themeColor="text1"/>
                <w:lang w:val="en-US"/>
              </w:rPr>
              <w:t xml:space="preserve">IRS in </w:t>
            </w:r>
            <w:r>
              <w:rPr>
                <w:rFonts w:eastAsiaTheme="minorEastAsia" w:cs="Arial"/>
                <w:color w:val="000000" w:themeColor="text1"/>
                <w:lang w:val="en-US"/>
              </w:rPr>
              <w:fldChar w:fldCharType="begin"/>
            </w:r>
            <w:r>
              <w:rPr>
                <w:rFonts w:eastAsiaTheme="minorEastAsia" w:cs="Arial"/>
                <w:color w:val="000000" w:themeColor="text1"/>
                <w:lang w:val="en-US"/>
              </w:rPr>
              <w:instrText xml:space="preserve"> </w:instrText>
            </w:r>
            <w:r>
              <w:rPr>
                <w:rFonts w:eastAsiaTheme="minorEastAsia" w:cs="Arial" w:hint="eastAsia"/>
                <w:color w:val="000000" w:themeColor="text1"/>
                <w:lang w:val="en-US"/>
              </w:rPr>
              <w:instrText>REF _Ref209359104 \h</w:instrText>
            </w:r>
            <w:r>
              <w:rPr>
                <w:rFonts w:eastAsiaTheme="minorEastAsia" w:cs="Arial"/>
                <w:color w:val="000000" w:themeColor="text1"/>
                <w:lang w:val="en-US"/>
              </w:rPr>
              <w:instrText xml:space="preserve"> </w:instrText>
            </w:r>
            <w:r>
              <w:rPr>
                <w:rFonts w:eastAsiaTheme="minorEastAsia" w:cs="Arial"/>
                <w:color w:val="000000" w:themeColor="text1"/>
                <w:lang w:val="en-US"/>
              </w:rPr>
            </w:r>
            <w:r>
              <w:rPr>
                <w:rFonts w:eastAsiaTheme="minorEastAsia" w:cs="Arial"/>
                <w:color w:val="000000" w:themeColor="text1"/>
                <w:lang w:val="en-US"/>
              </w:rPr>
              <w:fldChar w:fldCharType="separate"/>
            </w:r>
            <w:r w:rsidR="00542606" w:rsidRPr="009C7BEE">
              <w:rPr>
                <w:b/>
              </w:rPr>
              <w:t xml:space="preserve">Table </w:t>
            </w:r>
            <w:r w:rsidR="00542606">
              <w:rPr>
                <w:b/>
                <w:i/>
                <w:noProof/>
              </w:rPr>
              <w:t>2</w:t>
            </w:r>
            <w:r>
              <w:rPr>
                <w:rFonts w:eastAsiaTheme="minorEastAsia" w:cs="Arial"/>
                <w:color w:val="000000" w:themeColor="text1"/>
                <w:lang w:val="en-US"/>
              </w:rPr>
              <w:fldChar w:fldCharType="end"/>
            </w:r>
            <w:r>
              <w:rPr>
                <w:rFonts w:eastAsiaTheme="minorEastAsia" w:cs="Arial"/>
                <w:color w:val="000000" w:themeColor="text1"/>
                <w:lang w:val="en-US"/>
              </w:rPr>
              <w:t>.</w:t>
            </w:r>
          </w:p>
        </w:tc>
        <w:tc>
          <w:tcPr>
            <w:tcW w:w="34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2873710F" w14:textId="77777777" w:rsidR="003F09EF" w:rsidRPr="009256B1" w:rsidRDefault="003F09EF">
            <w:pPr>
              <w:pStyle w:val="Text"/>
              <w:spacing w:before="60" w:after="60"/>
              <w:jc w:val="left"/>
              <w:rPr>
                <w:rStyle w:val="normaltextrun"/>
                <w:rFonts w:eastAsiaTheme="minorEastAsia"/>
                <w:sz w:val="22"/>
                <w:szCs w:val="22"/>
                <w:lang w:eastAsia="zh-CN"/>
              </w:rPr>
            </w:pPr>
          </w:p>
        </w:tc>
      </w:tr>
    </w:tbl>
    <w:p w14:paraId="227EF4B8" w14:textId="77777777" w:rsidR="003F09EF" w:rsidRPr="00FC595A" w:rsidRDefault="003F09EF" w:rsidP="00507FA8">
      <w:pPr>
        <w:pStyle w:val="Body"/>
        <w:spacing w:after="240"/>
        <w:jc w:val="left"/>
        <w:rPr>
          <w:rFonts w:eastAsiaTheme="minorEastAsia"/>
          <w:szCs w:val="22"/>
          <w:lang w:val="en-US" w:eastAsia="zh-CN"/>
        </w:rPr>
      </w:pPr>
    </w:p>
    <w:p w14:paraId="2A19A564" w14:textId="77777777" w:rsidR="00F36738" w:rsidRPr="007D2157" w:rsidRDefault="00F36738" w:rsidP="00CC2CE8">
      <w:pPr>
        <w:pStyle w:val="ncs-h4"/>
        <w:jc w:val="left"/>
        <w:rPr>
          <w:rFonts w:eastAsia="Arial"/>
          <w:b/>
        </w:rPr>
      </w:pPr>
      <w:bookmarkStart w:id="442" w:name="_Ref209631017"/>
      <w:bookmarkStart w:id="443" w:name="_Toc212542696"/>
      <w:bookmarkStart w:id="444" w:name="_Toc216180172"/>
      <w:r w:rsidRPr="007D2157">
        <w:rPr>
          <w:rFonts w:eastAsia="Arial"/>
          <w:b/>
        </w:rPr>
        <w:lastRenderedPageBreak/>
        <w:t>Error Message</w:t>
      </w:r>
      <w:bookmarkEnd w:id="442"/>
      <w:bookmarkEnd w:id="443"/>
      <w:bookmarkEnd w:id="444"/>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648"/>
        <w:gridCol w:w="1388"/>
        <w:gridCol w:w="2463"/>
        <w:gridCol w:w="3536"/>
      </w:tblGrid>
      <w:tr w:rsidR="00F36738" w:rsidRPr="005900CA" w14:paraId="3920AFB2" w14:textId="77777777">
        <w:trPr>
          <w:trHeight w:val="300"/>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34EAC6F2" w14:textId="77777777" w:rsidR="00F36738" w:rsidRPr="005900CA" w:rsidRDefault="00F36738" w:rsidP="00CC2CE8">
            <w:pPr>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Field Name</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2DDEEEAF" w14:textId="77777777" w:rsidR="00F36738" w:rsidRPr="005900CA" w:rsidRDefault="00F36738"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Type</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5C776EF6" w14:textId="77777777" w:rsidR="00F36738" w:rsidRPr="005900CA" w:rsidRDefault="00F36738" w:rsidP="00CC2CE8">
            <w:pPr>
              <w:jc w:val="left"/>
              <w:rPr>
                <w:rFonts w:ascii="Arial" w:eastAsia="Arial" w:hAnsi="Arial" w:cs="Arial"/>
                <w:b/>
                <w:bCs/>
                <w:color w:val="000000" w:themeColor="text1"/>
                <w:sz w:val="22"/>
                <w:szCs w:val="22"/>
                <w:lang w:val="en-US"/>
              </w:rPr>
            </w:pPr>
            <w:r w:rsidRPr="005900CA">
              <w:rPr>
                <w:rFonts w:ascii="Arial" w:eastAsia="Arial" w:hAnsi="Arial" w:cs="Arial"/>
                <w:b/>
                <w:bCs/>
                <w:color w:val="000000" w:themeColor="text1"/>
                <w:sz w:val="22"/>
                <w:szCs w:val="22"/>
                <w:lang w:val="en-US"/>
              </w:rPr>
              <w:t>Allowed Values</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tcPr>
          <w:p w14:paraId="6CE8C6D4" w14:textId="77777777" w:rsidR="00F36738" w:rsidRPr="005900CA" w:rsidRDefault="00F36738" w:rsidP="00CC2CE8">
            <w:pPr>
              <w:ind w:left="1"/>
              <w:jc w:val="left"/>
              <w:rPr>
                <w:rFonts w:ascii="Arial" w:eastAsia="Arial" w:hAnsi="Arial" w:cs="Arial"/>
                <w:color w:val="000000" w:themeColor="text1"/>
                <w:sz w:val="22"/>
                <w:szCs w:val="22"/>
              </w:rPr>
            </w:pPr>
            <w:r w:rsidRPr="005900CA">
              <w:rPr>
                <w:rFonts w:ascii="Arial" w:eastAsia="Arial" w:hAnsi="Arial" w:cs="Arial"/>
                <w:b/>
                <w:bCs/>
                <w:color w:val="000000" w:themeColor="text1"/>
                <w:sz w:val="22"/>
                <w:szCs w:val="22"/>
                <w:lang w:val="en-US"/>
              </w:rPr>
              <w:t>Description</w:t>
            </w:r>
          </w:p>
        </w:tc>
      </w:tr>
      <w:tr w:rsidR="00F36738" w:rsidRPr="005900CA" w14:paraId="0188B740" w14:textId="77777777">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6012318" w14:textId="77777777" w:rsidR="00F36738" w:rsidRPr="005900CA" w:rsidRDefault="00F36738" w:rsidP="00CC2CE8">
            <w:pPr>
              <w:pStyle w:val="Text"/>
              <w:spacing w:before="60" w:after="60" w:line="259" w:lineRule="auto"/>
              <w:jc w:val="left"/>
              <w:rPr>
                <w:sz w:val="22"/>
                <w:szCs w:val="22"/>
              </w:rPr>
            </w:pPr>
            <w:r w:rsidRPr="005900CA">
              <w:rPr>
                <w:rStyle w:val="normaltextrun"/>
                <w:sz w:val="22"/>
                <w:szCs w:val="22"/>
              </w:rPr>
              <w:t>type</w:t>
            </w:r>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4AC2AFB" w14:textId="12CC31CF" w:rsidR="00F36738" w:rsidRDefault="008D05D7" w:rsidP="00CC2CE8">
            <w:pPr>
              <w:pStyle w:val="Text"/>
              <w:spacing w:before="60" w:after="60"/>
              <w:jc w:val="left"/>
              <w:rPr>
                <w:rFonts w:eastAsia="Arial" w:cs="Arial"/>
                <w:color w:val="000000" w:themeColor="text1"/>
                <w:sz w:val="22"/>
                <w:szCs w:val="22"/>
                <w:lang w:val="en-US"/>
              </w:rPr>
            </w:pPr>
            <w:proofErr w:type="gramStart"/>
            <w:r w:rsidRPr="005900CA">
              <w:rPr>
                <w:rStyle w:val="normaltextrun"/>
                <w:sz w:val="22"/>
                <w:szCs w:val="22"/>
              </w:rPr>
              <w:t>S</w:t>
            </w:r>
            <w:r w:rsidR="00F36738" w:rsidRPr="005900CA">
              <w:rPr>
                <w:rStyle w:val="normaltextrun"/>
                <w:sz w:val="22"/>
                <w:szCs w:val="22"/>
              </w:rPr>
              <w:t>tring</w:t>
            </w:r>
            <w:r>
              <w:rPr>
                <w:rStyle w:val="eop"/>
              </w:rPr>
              <w:t>(</w:t>
            </w:r>
            <w:proofErr w:type="gramEnd"/>
            <w:r>
              <w:rPr>
                <w:rStyle w:val="eop"/>
              </w:rPr>
              <w:t>15)</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BF9C22A" w14:textId="344153DA" w:rsidR="00F36738" w:rsidRDefault="008D05D7">
            <w:pPr>
              <w:pStyle w:val="Text"/>
              <w:spacing w:before="0"/>
              <w:jc w:val="left"/>
              <w:rPr>
                <w:rFonts w:eastAsia="Arial" w:cs="Arial"/>
                <w:color w:val="000000" w:themeColor="text1"/>
                <w:sz w:val="22"/>
                <w:szCs w:val="22"/>
                <w:lang w:val="en-US"/>
              </w:rPr>
            </w:pPr>
            <w:r w:rsidRPr="005900CA">
              <w:rPr>
                <w:rStyle w:val="normaltextrun"/>
                <w:sz w:val="22"/>
                <w:szCs w:val="22"/>
              </w:rPr>
              <w:t>EXCEPTION</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79A9D12" w14:textId="77777777" w:rsidR="00F36738" w:rsidRDefault="00F36738" w:rsidP="00CC2CE8">
            <w:pPr>
              <w:pStyle w:val="Text"/>
              <w:spacing w:before="60" w:after="60"/>
              <w:jc w:val="left"/>
              <w:rPr>
                <w:rFonts w:eastAsia="Arial" w:cs="Arial"/>
                <w:color w:val="000000" w:themeColor="text1"/>
                <w:sz w:val="22"/>
                <w:szCs w:val="22"/>
                <w:lang w:val="en-US"/>
              </w:rPr>
            </w:pPr>
            <w:r w:rsidRPr="005900CA">
              <w:rPr>
                <w:rStyle w:val="normaltextrun"/>
                <w:sz w:val="22"/>
                <w:szCs w:val="22"/>
              </w:rPr>
              <w:t>“EXCEPTION”</w:t>
            </w:r>
            <w:r w:rsidRPr="005900CA">
              <w:rPr>
                <w:rStyle w:val="eop"/>
                <w:sz w:val="22"/>
                <w:szCs w:val="22"/>
              </w:rPr>
              <w:t> </w:t>
            </w:r>
          </w:p>
        </w:tc>
      </w:tr>
      <w:tr w:rsidR="00F36738" w:rsidRPr="005900CA" w14:paraId="70FD07FE" w14:textId="77777777">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4EAC187" w14:textId="77777777" w:rsidR="00F36738" w:rsidRPr="005900CA" w:rsidRDefault="00F36738" w:rsidP="00CC2CE8">
            <w:pPr>
              <w:pStyle w:val="Text"/>
              <w:spacing w:before="60" w:after="60" w:line="259" w:lineRule="auto"/>
              <w:jc w:val="left"/>
              <w:rPr>
                <w:rFonts w:eastAsia="Arial" w:cs="Arial"/>
                <w:color w:val="000000" w:themeColor="text1"/>
                <w:sz w:val="22"/>
                <w:szCs w:val="22"/>
                <w:lang w:val="en-US"/>
              </w:rPr>
            </w:pPr>
            <w:r w:rsidRPr="005900CA">
              <w:rPr>
                <w:rStyle w:val="normaltextrun"/>
                <w:sz w:val="22"/>
                <w:szCs w:val="22"/>
              </w:rPr>
              <w:t>code</w:t>
            </w:r>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6D0F497C" w14:textId="5075C45C" w:rsidR="00F36738" w:rsidRPr="00CC5B7B" w:rsidRDefault="002522DC" w:rsidP="00CC2CE8">
            <w:pPr>
              <w:pStyle w:val="Text"/>
              <w:spacing w:before="60" w:after="60"/>
              <w:jc w:val="left"/>
              <w:rPr>
                <w:rFonts w:eastAsiaTheme="minorEastAsia" w:cs="Arial"/>
                <w:color w:val="000000" w:themeColor="text1"/>
                <w:sz w:val="22"/>
                <w:szCs w:val="22"/>
                <w:lang w:val="en-US" w:eastAsia="zh-CN"/>
              </w:rPr>
            </w:pPr>
            <w:r>
              <w:rPr>
                <w:rStyle w:val="eop"/>
                <w:rFonts w:eastAsiaTheme="minorEastAsia" w:hint="eastAsia"/>
                <w:lang w:eastAsia="zh-CN"/>
              </w:rPr>
              <w:t>Uint32</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7E82FF92" w14:textId="11325C93" w:rsidR="00F36738" w:rsidRPr="00D4005B" w:rsidRDefault="00D4005B">
            <w:pPr>
              <w:pStyle w:val="Text"/>
              <w:spacing w:before="0"/>
              <w:jc w:val="left"/>
              <w:rPr>
                <w:rFonts w:eastAsiaTheme="minorEastAsia" w:cs="Arial"/>
                <w:color w:val="000000" w:themeColor="text1"/>
                <w:sz w:val="22"/>
                <w:szCs w:val="22"/>
                <w:lang w:val="en-US" w:eastAsia="zh-CN"/>
              </w:rPr>
            </w:pPr>
            <w:r>
              <w:rPr>
                <w:rFonts w:eastAsiaTheme="minorEastAsia" w:cs="Arial"/>
                <w:color w:val="000000" w:themeColor="text1"/>
                <w:sz w:val="22"/>
                <w:szCs w:val="22"/>
                <w:lang w:val="en-US" w:eastAsia="zh-CN"/>
              </w:rPr>
              <w:t>R</w:t>
            </w:r>
            <w:r>
              <w:rPr>
                <w:rFonts w:eastAsiaTheme="minorEastAsia" w:cs="Arial" w:hint="eastAsia"/>
                <w:color w:val="000000" w:themeColor="text1"/>
                <w:sz w:val="22"/>
                <w:szCs w:val="22"/>
                <w:lang w:val="en-US" w:eastAsia="zh-CN"/>
              </w:rPr>
              <w:t xml:space="preserve">efer to </w:t>
            </w:r>
            <w:r w:rsidR="003619A2">
              <w:rPr>
                <w:rFonts w:eastAsiaTheme="minorEastAsia" w:cs="Arial" w:hint="eastAsia"/>
                <w:color w:val="000000" w:themeColor="text1"/>
                <w:sz w:val="22"/>
                <w:szCs w:val="22"/>
                <w:lang w:val="en-US" w:eastAsia="zh-CN"/>
              </w:rPr>
              <w:t>Table WebRTC Error Code</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293890A" w14:textId="77777777" w:rsidR="00F36738" w:rsidRPr="005900CA" w:rsidRDefault="00F36738" w:rsidP="00CC2CE8">
            <w:pPr>
              <w:pStyle w:val="Text"/>
              <w:spacing w:before="60" w:after="60"/>
              <w:jc w:val="left"/>
              <w:rPr>
                <w:rFonts w:eastAsia="Arial" w:cs="Arial"/>
                <w:color w:val="000000" w:themeColor="text1"/>
                <w:sz w:val="22"/>
                <w:szCs w:val="22"/>
                <w:lang w:val="en-US"/>
              </w:rPr>
            </w:pPr>
            <w:r w:rsidRPr="005900CA">
              <w:rPr>
                <w:rStyle w:val="normaltextrun"/>
                <w:sz w:val="22"/>
                <w:szCs w:val="22"/>
              </w:rPr>
              <w:t>Specify the error type</w:t>
            </w:r>
            <w:r w:rsidRPr="005900CA">
              <w:rPr>
                <w:rStyle w:val="eop"/>
                <w:sz w:val="22"/>
                <w:szCs w:val="22"/>
              </w:rPr>
              <w:t> </w:t>
            </w:r>
          </w:p>
        </w:tc>
      </w:tr>
      <w:tr w:rsidR="003619A2" w:rsidRPr="005900CA" w14:paraId="694A1D8B" w14:textId="77777777">
        <w:trPr>
          <w:trHeight w:val="302"/>
        </w:trPr>
        <w:tc>
          <w:tcPr>
            <w:tcW w:w="164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628806E" w14:textId="77777777" w:rsidR="003619A2" w:rsidRPr="005900CA" w:rsidRDefault="003619A2" w:rsidP="003619A2">
            <w:pPr>
              <w:pStyle w:val="Text"/>
              <w:spacing w:before="60" w:after="60" w:line="259" w:lineRule="auto"/>
              <w:jc w:val="left"/>
              <w:rPr>
                <w:rStyle w:val="normaltextrun"/>
                <w:sz w:val="22"/>
                <w:szCs w:val="22"/>
              </w:rPr>
            </w:pPr>
            <w:r w:rsidRPr="005900CA">
              <w:rPr>
                <w:rStyle w:val="normaltextrun"/>
                <w:sz w:val="22"/>
                <w:szCs w:val="22"/>
              </w:rPr>
              <w:t>message</w:t>
            </w:r>
            <w:r w:rsidRPr="005900CA">
              <w:rPr>
                <w:rStyle w:val="eop"/>
                <w:sz w:val="22"/>
                <w:szCs w:val="22"/>
              </w:rPr>
              <w:t> </w:t>
            </w:r>
          </w:p>
        </w:tc>
        <w:tc>
          <w:tcPr>
            <w:tcW w:w="1388"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4AD3CEC2" w14:textId="71A9F7D4" w:rsidR="003619A2" w:rsidRPr="005900CA" w:rsidRDefault="002522DC" w:rsidP="003619A2">
            <w:pPr>
              <w:pStyle w:val="Text"/>
              <w:spacing w:before="60" w:after="60"/>
              <w:jc w:val="left"/>
              <w:rPr>
                <w:rStyle w:val="normaltextrun"/>
                <w:sz w:val="22"/>
                <w:szCs w:val="22"/>
              </w:rPr>
            </w:pPr>
            <w:proofErr w:type="gramStart"/>
            <w:r>
              <w:rPr>
                <w:rStyle w:val="normaltextrun"/>
                <w:rFonts w:eastAsiaTheme="minorEastAsia" w:hint="eastAsia"/>
                <w:sz w:val="22"/>
                <w:szCs w:val="22"/>
                <w:lang w:eastAsia="zh-CN"/>
              </w:rPr>
              <w:t>S</w:t>
            </w:r>
            <w:r w:rsidR="003619A2" w:rsidRPr="005900CA">
              <w:rPr>
                <w:rStyle w:val="normaltextrun"/>
                <w:sz w:val="22"/>
                <w:szCs w:val="22"/>
              </w:rPr>
              <w:t>tring</w:t>
            </w:r>
            <w:r>
              <w:rPr>
                <w:rStyle w:val="normaltextrun"/>
                <w:rFonts w:eastAsiaTheme="minorEastAsia" w:hint="eastAsia"/>
                <w:sz w:val="22"/>
                <w:szCs w:val="22"/>
                <w:lang w:eastAsia="zh-CN"/>
              </w:rPr>
              <w:t>(</w:t>
            </w:r>
            <w:proofErr w:type="gramEnd"/>
            <w:r>
              <w:rPr>
                <w:rStyle w:val="normaltextrun"/>
                <w:rFonts w:eastAsiaTheme="minorEastAsia" w:hint="eastAsia"/>
                <w:sz w:val="22"/>
                <w:szCs w:val="22"/>
                <w:lang w:eastAsia="zh-CN"/>
              </w:rPr>
              <w:t>2</w:t>
            </w:r>
            <w:r>
              <w:rPr>
                <w:rStyle w:val="normaltextrun"/>
                <w:rFonts w:eastAsiaTheme="minorEastAsia" w:hint="eastAsia"/>
                <w:sz w:val="22"/>
                <w:lang w:eastAsia="zh-CN"/>
              </w:rPr>
              <w:t>5</w:t>
            </w:r>
            <w:r w:rsidR="00723958">
              <w:rPr>
                <w:rStyle w:val="normaltextrun"/>
                <w:rFonts w:eastAsiaTheme="minorEastAsia" w:hint="eastAsia"/>
                <w:sz w:val="22"/>
                <w:lang w:eastAsia="zh-CN"/>
              </w:rPr>
              <w:t>5</w:t>
            </w:r>
            <w:r>
              <w:rPr>
                <w:rStyle w:val="normaltextrun"/>
                <w:rFonts w:eastAsiaTheme="minorEastAsia" w:hint="eastAsia"/>
                <w:sz w:val="22"/>
                <w:lang w:eastAsia="zh-CN"/>
              </w:rPr>
              <w:t>)</w:t>
            </w:r>
            <w:r w:rsidR="003619A2" w:rsidRPr="005900CA">
              <w:rPr>
                <w:rStyle w:val="eop"/>
                <w:sz w:val="22"/>
                <w:szCs w:val="22"/>
              </w:rPr>
              <w:t> </w:t>
            </w:r>
          </w:p>
        </w:tc>
        <w:tc>
          <w:tcPr>
            <w:tcW w:w="2463"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3AAFB74D" w14:textId="04BA06CD" w:rsidR="003619A2" w:rsidRPr="005900CA" w:rsidRDefault="003619A2" w:rsidP="003619A2">
            <w:pPr>
              <w:pStyle w:val="Text"/>
              <w:spacing w:before="0"/>
              <w:jc w:val="left"/>
              <w:rPr>
                <w:rFonts w:eastAsia="Arial" w:cs="Arial"/>
                <w:color w:val="000000" w:themeColor="text1"/>
                <w:sz w:val="22"/>
                <w:szCs w:val="22"/>
                <w:lang w:val="en-US"/>
              </w:rPr>
            </w:pPr>
            <w:r>
              <w:rPr>
                <w:rFonts w:eastAsiaTheme="minorEastAsia" w:cs="Arial"/>
                <w:color w:val="000000" w:themeColor="text1"/>
                <w:sz w:val="22"/>
                <w:szCs w:val="22"/>
                <w:lang w:val="en-US" w:eastAsia="zh-CN"/>
              </w:rPr>
              <w:t>R</w:t>
            </w:r>
            <w:r>
              <w:rPr>
                <w:rFonts w:eastAsiaTheme="minorEastAsia" w:cs="Arial" w:hint="eastAsia"/>
                <w:color w:val="000000" w:themeColor="text1"/>
                <w:sz w:val="22"/>
                <w:szCs w:val="22"/>
                <w:lang w:val="en-US" w:eastAsia="zh-CN"/>
              </w:rPr>
              <w:t>efer to Table WebRTC Error Code</w:t>
            </w:r>
          </w:p>
        </w:tc>
        <w:tc>
          <w:tcPr>
            <w:tcW w:w="3536" w:type="dxa"/>
            <w:tcBorders>
              <w:top w:val="single" w:sz="6" w:space="0" w:color="auto"/>
              <w:left w:val="single" w:sz="6" w:space="0" w:color="auto"/>
              <w:bottom w:val="single" w:sz="6" w:space="0" w:color="auto"/>
              <w:right w:val="single" w:sz="6" w:space="0" w:color="auto"/>
            </w:tcBorders>
            <w:tcMar>
              <w:top w:w="45" w:type="dxa"/>
              <w:left w:w="105" w:type="dxa"/>
              <w:right w:w="75" w:type="dxa"/>
            </w:tcMar>
            <w:vAlign w:val="center"/>
          </w:tcPr>
          <w:p w14:paraId="0217E21D" w14:textId="77777777" w:rsidR="003619A2" w:rsidRPr="005900CA" w:rsidRDefault="003619A2" w:rsidP="003619A2">
            <w:pPr>
              <w:pStyle w:val="Text"/>
              <w:spacing w:before="60" w:after="60"/>
              <w:jc w:val="left"/>
              <w:rPr>
                <w:rStyle w:val="normaltextrun"/>
                <w:sz w:val="22"/>
                <w:szCs w:val="22"/>
              </w:rPr>
            </w:pPr>
            <w:r w:rsidRPr="005900CA">
              <w:rPr>
                <w:rStyle w:val="normaltextrun"/>
                <w:sz w:val="22"/>
                <w:szCs w:val="22"/>
              </w:rPr>
              <w:t>Specify the error message</w:t>
            </w:r>
            <w:r w:rsidRPr="005900CA">
              <w:rPr>
                <w:rStyle w:val="eop"/>
                <w:sz w:val="22"/>
                <w:szCs w:val="22"/>
              </w:rPr>
              <w:t> </w:t>
            </w:r>
          </w:p>
        </w:tc>
      </w:tr>
    </w:tbl>
    <w:p w14:paraId="598C5033" w14:textId="77777777" w:rsidR="009D5D2A" w:rsidRPr="009D5D2A" w:rsidRDefault="009D5D2A" w:rsidP="009D5D2A">
      <w:pPr>
        <w:pStyle w:val="ncs-body"/>
        <w:rPr>
          <w:rFonts w:eastAsiaTheme="minorEastAsia"/>
          <w:lang w:val="en-GB" w:eastAsia="zh-CN"/>
        </w:rPr>
      </w:pPr>
    </w:p>
    <w:tbl>
      <w:tblPr>
        <w:tblStyle w:val="TableGrid"/>
        <w:tblW w:w="0" w:type="auto"/>
        <w:jc w:val="center"/>
        <w:tblInd w:w="0" w:type="dxa"/>
        <w:tblLayout w:type="fixed"/>
        <w:tblLook w:val="06A0" w:firstRow="1" w:lastRow="0" w:firstColumn="1" w:lastColumn="0" w:noHBand="1" w:noVBand="1"/>
      </w:tblPr>
      <w:tblGrid>
        <w:gridCol w:w="1639"/>
        <w:gridCol w:w="2458"/>
        <w:gridCol w:w="2458"/>
      </w:tblGrid>
      <w:tr w:rsidR="00A6160C" w14:paraId="3E480705"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60757C2E" w14:textId="77777777" w:rsidR="00A6160C" w:rsidRPr="00BD31D1" w:rsidRDefault="00A6160C">
            <w:pPr>
              <w:jc w:val="left"/>
              <w:rPr>
                <w:rFonts w:eastAsiaTheme="minorEastAsia"/>
              </w:rPr>
            </w:pPr>
            <w:r>
              <w:rPr>
                <w:rFonts w:ascii="Arial" w:eastAsiaTheme="minorEastAsia" w:hAnsi="Arial" w:cs="Arial" w:hint="eastAsia"/>
                <w:b/>
                <w:bCs/>
                <w:color w:val="000000" w:themeColor="text1"/>
                <w:sz w:val="22"/>
                <w:szCs w:val="22"/>
              </w:rPr>
              <w:t>Code</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tcPr>
          <w:p w14:paraId="1629CA41" w14:textId="77777777" w:rsidR="00A6160C" w:rsidRDefault="00A6160C">
            <w:pPr>
              <w:ind w:left="1"/>
              <w:jc w:val="left"/>
            </w:pPr>
            <w:r>
              <w:rPr>
                <w:rFonts w:ascii="Arial" w:eastAsiaTheme="minorEastAsia" w:hAnsi="Arial" w:cs="Arial" w:hint="eastAsia"/>
                <w:b/>
                <w:bCs/>
                <w:color w:val="000000" w:themeColor="text1"/>
                <w:sz w:val="22"/>
                <w:szCs w:val="22"/>
              </w:rPr>
              <w:t>Message</w:t>
            </w:r>
          </w:p>
        </w:tc>
        <w:tc>
          <w:tcPr>
            <w:tcW w:w="2458" w:type="dxa"/>
            <w:tcBorders>
              <w:top w:val="single" w:sz="8" w:space="0" w:color="auto"/>
              <w:left w:val="single" w:sz="8" w:space="0" w:color="auto"/>
              <w:bottom w:val="single" w:sz="8" w:space="0" w:color="auto"/>
              <w:right w:val="single" w:sz="8" w:space="0" w:color="auto"/>
            </w:tcBorders>
          </w:tcPr>
          <w:p w14:paraId="5C40D569" w14:textId="77777777" w:rsidR="00A6160C" w:rsidRPr="003826DD" w:rsidRDefault="00A6160C">
            <w:pPr>
              <w:ind w:left="1"/>
              <w:jc w:val="left"/>
              <w:rPr>
                <w:rFonts w:ascii="Arial" w:eastAsiaTheme="minorEastAsia" w:hAnsi="Arial" w:cs="Arial"/>
                <w:b/>
                <w:color w:val="000000" w:themeColor="text1"/>
                <w:sz w:val="22"/>
              </w:rPr>
            </w:pPr>
            <w:r>
              <w:rPr>
                <w:rFonts w:ascii="Arial" w:eastAsiaTheme="minorEastAsia" w:hAnsi="Arial" w:cs="Arial" w:hint="eastAsia"/>
                <w:b/>
                <w:bCs/>
                <w:color w:val="000000" w:themeColor="text1"/>
                <w:sz w:val="22"/>
              </w:rPr>
              <w:t>Description</w:t>
            </w:r>
          </w:p>
        </w:tc>
      </w:tr>
      <w:tr w:rsidR="00A6160C" w14:paraId="47A27E71"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2E67042C" w14:textId="77777777" w:rsidR="00A6160C" w:rsidRDefault="00A6160C">
            <w:pPr>
              <w:spacing w:before="60" w:after="60"/>
              <w:jc w:val="left"/>
              <w:rPr>
                <w:rFonts w:ascii="Arial" w:hAnsi="Arial" w:cs="Arial"/>
                <w:color w:val="000000" w:themeColor="text1"/>
                <w:sz w:val="22"/>
              </w:rPr>
            </w:pPr>
            <w:r>
              <w:rPr>
                <w:rFonts w:ascii="Arial" w:eastAsiaTheme="minorEastAsia" w:hAnsi="Arial" w:cs="Arial" w:hint="eastAsia"/>
                <w:color w:val="000000" w:themeColor="text1"/>
                <w:sz w:val="22"/>
              </w:rPr>
              <w:t>201</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117D830" w14:textId="77777777" w:rsidR="00A6160C" w:rsidRDefault="00A6160C">
            <w:pPr>
              <w:spacing w:before="60" w:after="60"/>
              <w:jc w:val="left"/>
              <w:rPr>
                <w:rFonts w:ascii="Arial" w:hAnsi="Arial" w:cs="Arial"/>
                <w:color w:val="000000" w:themeColor="text1"/>
                <w:sz w:val="22"/>
                <w:lang w:val="en-GB"/>
              </w:rPr>
            </w:pPr>
            <w:r w:rsidRPr="00352779">
              <w:rPr>
                <w:rFonts w:ascii="Arial" w:hAnsi="Arial" w:cs="Arial"/>
                <w:color w:val="000000" w:themeColor="text1"/>
                <w:sz w:val="22"/>
                <w:lang w:val="en-US"/>
              </w:rPr>
              <w:t>End of Stream</w:t>
            </w:r>
          </w:p>
        </w:tc>
        <w:tc>
          <w:tcPr>
            <w:tcW w:w="2458" w:type="dxa"/>
            <w:tcBorders>
              <w:top w:val="single" w:sz="8" w:space="0" w:color="auto"/>
              <w:left w:val="single" w:sz="8" w:space="0" w:color="auto"/>
              <w:bottom w:val="single" w:sz="8" w:space="0" w:color="auto"/>
              <w:right w:val="single" w:sz="8" w:space="0" w:color="auto"/>
            </w:tcBorders>
          </w:tcPr>
          <w:p w14:paraId="4ACD78DC" w14:textId="77777777" w:rsidR="00A6160C" w:rsidRPr="00710A08" w:rsidRDefault="00A6160C">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Playback is ended</w:t>
            </w:r>
          </w:p>
        </w:tc>
      </w:tr>
      <w:tr w:rsidR="004D415A" w14:paraId="7BA688BC"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E122F2B" w14:textId="036D80C9" w:rsidR="004D415A" w:rsidRPr="00CC5B7B" w:rsidRDefault="004D415A">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400</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2AA85984" w14:textId="6578459E" w:rsidR="004D415A" w:rsidRPr="00CC5B7B" w:rsidRDefault="004D415A">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Bad Request</w:t>
            </w:r>
          </w:p>
        </w:tc>
        <w:tc>
          <w:tcPr>
            <w:tcW w:w="2458" w:type="dxa"/>
            <w:tcBorders>
              <w:top w:val="single" w:sz="8" w:space="0" w:color="auto"/>
              <w:left w:val="single" w:sz="8" w:space="0" w:color="auto"/>
              <w:bottom w:val="single" w:sz="8" w:space="0" w:color="auto"/>
              <w:right w:val="single" w:sz="8" w:space="0" w:color="auto"/>
            </w:tcBorders>
          </w:tcPr>
          <w:p w14:paraId="177EEF14" w14:textId="7BF4992C" w:rsidR="004D415A" w:rsidRPr="00CC5B7B" w:rsidRDefault="004D415A">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Request is invalid</w:t>
            </w:r>
          </w:p>
        </w:tc>
      </w:tr>
      <w:tr w:rsidR="00A6160C" w14:paraId="7BC24DBD"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3FD98BD1" w14:textId="77777777" w:rsidR="00A6160C" w:rsidRPr="00626818" w:rsidRDefault="00A6160C">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404</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7D5B7CE" w14:textId="77777777" w:rsidR="00A6160C" w:rsidRPr="00626818" w:rsidRDefault="00A6160C">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Not Found</w:t>
            </w:r>
          </w:p>
        </w:tc>
        <w:tc>
          <w:tcPr>
            <w:tcW w:w="2458" w:type="dxa"/>
            <w:tcBorders>
              <w:top w:val="single" w:sz="8" w:space="0" w:color="auto"/>
              <w:left w:val="single" w:sz="8" w:space="0" w:color="auto"/>
              <w:bottom w:val="single" w:sz="8" w:space="0" w:color="auto"/>
              <w:right w:val="single" w:sz="8" w:space="0" w:color="auto"/>
            </w:tcBorders>
          </w:tcPr>
          <w:p w14:paraId="7CF91C5E" w14:textId="77777777" w:rsidR="00A6160C" w:rsidRDefault="00A6160C">
            <w:pPr>
              <w:spacing w:before="60" w:after="60"/>
              <w:jc w:val="left"/>
              <w:rPr>
                <w:rFonts w:ascii="Arial" w:hAnsi="Arial" w:cs="Arial"/>
                <w:color w:val="000000" w:themeColor="text1"/>
                <w:sz w:val="22"/>
              </w:rPr>
            </w:pPr>
            <w:r>
              <w:rPr>
                <w:rFonts w:ascii="Arial" w:eastAsiaTheme="minorEastAsia" w:hAnsi="Arial" w:cs="Arial" w:hint="eastAsia"/>
                <w:color w:val="000000" w:themeColor="text1"/>
                <w:sz w:val="22"/>
              </w:rPr>
              <w:t>Setup with error media</w:t>
            </w:r>
          </w:p>
        </w:tc>
      </w:tr>
      <w:tr w:rsidR="00A6160C" w14:paraId="1BF14A5C"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682D34C8" w14:textId="77777777" w:rsidR="00A6160C" w:rsidRPr="00607B4E" w:rsidRDefault="00A6160C">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410</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294ED6DE" w14:textId="77777777" w:rsidR="00A6160C" w:rsidRDefault="00A6160C">
            <w:pPr>
              <w:spacing w:before="60" w:after="60"/>
              <w:jc w:val="left"/>
              <w:rPr>
                <w:rFonts w:ascii="Arial" w:hAnsi="Arial" w:cs="Arial"/>
                <w:color w:val="000000" w:themeColor="text1"/>
                <w:sz w:val="22"/>
              </w:rPr>
            </w:pPr>
            <w:r>
              <w:rPr>
                <w:rFonts w:ascii="Arial" w:eastAsiaTheme="minorEastAsia" w:hAnsi="Arial" w:cs="Arial" w:hint="eastAsia"/>
                <w:color w:val="000000" w:themeColor="text1"/>
                <w:sz w:val="22"/>
              </w:rPr>
              <w:t>Gone</w:t>
            </w:r>
          </w:p>
        </w:tc>
        <w:tc>
          <w:tcPr>
            <w:tcW w:w="2458" w:type="dxa"/>
            <w:tcBorders>
              <w:top w:val="single" w:sz="8" w:space="0" w:color="auto"/>
              <w:left w:val="single" w:sz="8" w:space="0" w:color="auto"/>
              <w:bottom w:val="single" w:sz="8" w:space="0" w:color="auto"/>
              <w:right w:val="single" w:sz="8" w:space="0" w:color="auto"/>
            </w:tcBorders>
          </w:tcPr>
          <w:p w14:paraId="5095BFF0" w14:textId="77777777" w:rsidR="00A6160C" w:rsidRPr="00DB1ABD" w:rsidRDefault="00A6160C">
            <w:pPr>
              <w:spacing w:before="60" w:after="60"/>
              <w:jc w:val="left"/>
              <w:rPr>
                <w:rFonts w:ascii="Arial" w:eastAsiaTheme="minorEastAsia" w:hAnsi="Arial" w:cs="Arial"/>
                <w:color w:val="000000" w:themeColor="text1"/>
                <w:sz w:val="22"/>
              </w:rPr>
            </w:pPr>
            <w:r>
              <w:rPr>
                <w:rFonts w:ascii="Arial" w:eastAsiaTheme="minorEastAsia" w:hAnsi="Arial" w:cs="Arial" w:hint="eastAsia"/>
                <w:color w:val="000000" w:themeColor="text1"/>
                <w:sz w:val="22"/>
              </w:rPr>
              <w:t>Session was be ended</w:t>
            </w:r>
          </w:p>
        </w:tc>
      </w:tr>
    </w:tbl>
    <w:tbl>
      <w:tblPr>
        <w:tblStyle w:val="TableGrid"/>
        <w:tblW w:w="0" w:type="auto"/>
        <w:jc w:val="center"/>
        <w:tblInd w:w="0" w:type="dxa"/>
        <w:tblLook w:val="06A0" w:firstRow="1" w:lastRow="0" w:firstColumn="1" w:lastColumn="0" w:noHBand="1" w:noVBand="1"/>
      </w:tblPr>
      <w:tblGrid>
        <w:gridCol w:w="1639"/>
        <w:gridCol w:w="2458"/>
        <w:gridCol w:w="2458"/>
      </w:tblGrid>
      <w:tr w:rsidR="00A6160C" w14:paraId="5FC94D5F"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12BE5BAE" w14:textId="77777777" w:rsidR="00A6160C" w:rsidRDefault="00A6160C">
            <w:pPr>
              <w:spacing w:before="60" w:after="60"/>
              <w:jc w:val="left"/>
            </w:pPr>
            <w:r w:rsidRPr="5F14925D">
              <w:rPr>
                <w:rFonts w:ascii="Arial" w:eastAsiaTheme="minorEastAsia" w:hAnsi="Arial" w:cs="Arial"/>
                <w:color w:val="000000" w:themeColor="text1"/>
                <w:sz w:val="22"/>
                <w:szCs w:val="22"/>
              </w:rPr>
              <w:t>454</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2BCFD4CA" w14:textId="77777777" w:rsidR="00A6160C" w:rsidRDefault="00A6160C">
            <w:pPr>
              <w:spacing w:before="60" w:after="60"/>
              <w:jc w:val="left"/>
              <w:rPr>
                <w:rFonts w:eastAsiaTheme="minorEastAsia"/>
              </w:rPr>
            </w:pPr>
            <w:r w:rsidRPr="5F14925D">
              <w:rPr>
                <w:rFonts w:ascii="Arial" w:eastAsiaTheme="minorEastAsia" w:hAnsi="Arial" w:cs="Arial"/>
                <w:color w:val="000000" w:themeColor="text1"/>
                <w:sz w:val="22"/>
                <w:szCs w:val="22"/>
                <w:lang w:val="en-GB"/>
              </w:rPr>
              <w:t>Session Not found</w:t>
            </w:r>
          </w:p>
        </w:tc>
        <w:tc>
          <w:tcPr>
            <w:tcW w:w="2458" w:type="dxa"/>
            <w:tcBorders>
              <w:top w:val="single" w:sz="8" w:space="0" w:color="auto"/>
              <w:left w:val="single" w:sz="8" w:space="0" w:color="auto"/>
              <w:bottom w:val="single" w:sz="8" w:space="0" w:color="auto"/>
              <w:right w:val="single" w:sz="8" w:space="0" w:color="auto"/>
            </w:tcBorders>
          </w:tcPr>
          <w:p w14:paraId="5F231429" w14:textId="77777777" w:rsidR="00A6160C" w:rsidRDefault="00A6160C">
            <w:pPr>
              <w:spacing w:before="60" w:after="60"/>
              <w:jc w:val="left"/>
              <w:rPr>
                <w:rFonts w:ascii="Arial" w:eastAsiaTheme="minorEastAsia" w:hAnsi="Arial" w:cs="Arial"/>
                <w:color w:val="000000" w:themeColor="text1"/>
                <w:sz w:val="22"/>
                <w:szCs w:val="22"/>
                <w:lang w:val="en-GB"/>
              </w:rPr>
            </w:pPr>
            <w:r w:rsidRPr="5F14925D">
              <w:rPr>
                <w:rFonts w:ascii="Arial" w:eastAsiaTheme="minorEastAsia" w:hAnsi="Arial" w:cs="Arial"/>
                <w:color w:val="000000" w:themeColor="text1"/>
                <w:sz w:val="22"/>
                <w:szCs w:val="22"/>
                <w:lang w:val="en-GB"/>
              </w:rPr>
              <w:t>Request with invalid session id</w:t>
            </w:r>
          </w:p>
        </w:tc>
      </w:tr>
      <w:tr w:rsidR="00A6160C" w14:paraId="5034E494"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8AA259B" w14:textId="77777777" w:rsidR="00A6160C" w:rsidRDefault="00A6160C">
            <w:pPr>
              <w:spacing w:before="60" w:after="60"/>
              <w:jc w:val="left"/>
              <w:rPr>
                <w:rFonts w:ascii="Arial" w:eastAsiaTheme="minorEastAsia" w:hAnsi="Arial" w:cs="Arial"/>
                <w:color w:val="000000" w:themeColor="text1"/>
                <w:sz w:val="22"/>
                <w:szCs w:val="22"/>
              </w:rPr>
            </w:pPr>
            <w:r w:rsidRPr="5F14925D">
              <w:rPr>
                <w:rFonts w:ascii="Arial" w:eastAsiaTheme="minorEastAsia" w:hAnsi="Arial" w:cs="Arial"/>
                <w:color w:val="000000" w:themeColor="text1"/>
                <w:sz w:val="22"/>
                <w:szCs w:val="22"/>
              </w:rPr>
              <w:t>455</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42717AF5" w14:textId="77777777" w:rsidR="00A6160C" w:rsidRDefault="00A6160C">
            <w:pPr>
              <w:spacing w:before="60" w:after="60"/>
              <w:jc w:val="left"/>
              <w:rPr>
                <w:rFonts w:ascii="Arial" w:hAnsi="Arial" w:cs="Arial"/>
                <w:color w:val="000000" w:themeColor="text1"/>
                <w:sz w:val="22"/>
                <w:szCs w:val="22"/>
                <w:lang w:val="en-GB"/>
              </w:rPr>
            </w:pPr>
            <w:r w:rsidRPr="5F14925D">
              <w:rPr>
                <w:rFonts w:ascii="Arial" w:hAnsi="Arial" w:cs="Arial"/>
                <w:color w:val="000000" w:themeColor="text1"/>
                <w:sz w:val="22"/>
                <w:szCs w:val="22"/>
                <w:lang w:val="en-US"/>
              </w:rPr>
              <w:t>Method Not Valid in This State</w:t>
            </w:r>
          </w:p>
        </w:tc>
        <w:tc>
          <w:tcPr>
            <w:tcW w:w="2458" w:type="dxa"/>
            <w:tcBorders>
              <w:top w:val="single" w:sz="8" w:space="0" w:color="auto"/>
              <w:left w:val="single" w:sz="8" w:space="0" w:color="auto"/>
              <w:bottom w:val="single" w:sz="8" w:space="0" w:color="auto"/>
              <w:right w:val="single" w:sz="8" w:space="0" w:color="auto"/>
            </w:tcBorders>
          </w:tcPr>
          <w:p w14:paraId="1686E611" w14:textId="77777777" w:rsidR="00A6160C" w:rsidRDefault="00A6160C">
            <w:pPr>
              <w:spacing w:before="60" w:after="60"/>
              <w:jc w:val="left"/>
              <w:rPr>
                <w:rFonts w:ascii="Arial" w:hAnsi="Arial" w:cs="Arial"/>
                <w:color w:val="000000" w:themeColor="text1"/>
                <w:sz w:val="22"/>
                <w:szCs w:val="22"/>
              </w:rPr>
            </w:pPr>
            <w:r w:rsidRPr="5F14925D">
              <w:rPr>
                <w:rFonts w:ascii="Arial" w:eastAsiaTheme="minorEastAsia" w:hAnsi="Arial" w:cs="Arial"/>
                <w:color w:val="000000" w:themeColor="text1"/>
                <w:sz w:val="22"/>
                <w:szCs w:val="22"/>
              </w:rPr>
              <w:t>Send request in wrong order</w:t>
            </w:r>
          </w:p>
        </w:tc>
      </w:tr>
      <w:tr w:rsidR="00A6160C" w14:paraId="610D67FF" w14:textId="77777777">
        <w:trPr>
          <w:trHeight w:val="300"/>
          <w:jc w:val="center"/>
        </w:trPr>
        <w:tc>
          <w:tcPr>
            <w:tcW w:w="1639"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5B167857" w14:textId="303D2564" w:rsidR="00A6160C" w:rsidRDefault="00A6160C">
            <w:pPr>
              <w:spacing w:before="60" w:after="60"/>
              <w:jc w:val="left"/>
            </w:pPr>
            <w:r w:rsidRPr="5F14925D">
              <w:rPr>
                <w:rFonts w:ascii="Arial" w:eastAsiaTheme="minorEastAsia" w:hAnsi="Arial" w:cs="Arial"/>
                <w:color w:val="000000" w:themeColor="text1"/>
                <w:sz w:val="22"/>
                <w:szCs w:val="22"/>
              </w:rPr>
              <w:t>501</w:t>
            </w:r>
          </w:p>
        </w:tc>
        <w:tc>
          <w:tcPr>
            <w:tcW w:w="2458" w:type="dxa"/>
            <w:tcBorders>
              <w:top w:val="single" w:sz="8" w:space="0" w:color="auto"/>
              <w:left w:val="single" w:sz="8" w:space="0" w:color="auto"/>
              <w:bottom w:val="single" w:sz="8" w:space="0" w:color="auto"/>
              <w:right w:val="single" w:sz="8" w:space="0" w:color="auto"/>
            </w:tcBorders>
            <w:tcMar>
              <w:top w:w="45" w:type="dxa"/>
              <w:left w:w="105" w:type="dxa"/>
              <w:right w:w="75" w:type="dxa"/>
            </w:tcMar>
            <w:vAlign w:val="center"/>
          </w:tcPr>
          <w:p w14:paraId="0813875D" w14:textId="77777777" w:rsidR="00A6160C" w:rsidRDefault="00A6160C">
            <w:pPr>
              <w:pStyle w:val="BodyText"/>
              <w:jc w:val="left"/>
            </w:pPr>
            <w:r w:rsidRPr="5F14925D">
              <w:rPr>
                <w:rFonts w:eastAsiaTheme="minorEastAsia"/>
                <w:lang w:val="en-US"/>
              </w:rPr>
              <w:t>Not Implemented</w:t>
            </w:r>
          </w:p>
        </w:tc>
        <w:tc>
          <w:tcPr>
            <w:tcW w:w="2458" w:type="dxa"/>
            <w:tcBorders>
              <w:top w:val="single" w:sz="8" w:space="0" w:color="auto"/>
              <w:left w:val="single" w:sz="8" w:space="0" w:color="auto"/>
              <w:bottom w:val="single" w:sz="8" w:space="0" w:color="auto"/>
              <w:right w:val="single" w:sz="8" w:space="0" w:color="auto"/>
            </w:tcBorders>
          </w:tcPr>
          <w:p w14:paraId="703CA185" w14:textId="77777777" w:rsidR="00A6160C" w:rsidRDefault="00A6160C">
            <w:pPr>
              <w:pStyle w:val="BodyText"/>
              <w:keepNext/>
              <w:jc w:val="left"/>
              <w:rPr>
                <w:rFonts w:eastAsiaTheme="minorEastAsia"/>
                <w:lang w:eastAsia="zh-CN"/>
              </w:rPr>
            </w:pPr>
            <w:r w:rsidRPr="5F14925D">
              <w:rPr>
                <w:rFonts w:eastAsiaTheme="minorEastAsia"/>
                <w:lang w:eastAsia="zh-CN"/>
              </w:rPr>
              <w:t>The request not implemented</w:t>
            </w:r>
          </w:p>
        </w:tc>
      </w:tr>
    </w:tbl>
    <w:p w14:paraId="040CB871" w14:textId="6993E9CA" w:rsidR="00A6160C" w:rsidRPr="007D2157" w:rsidRDefault="00A6160C" w:rsidP="009D5D2A">
      <w:pPr>
        <w:pStyle w:val="ncs-cap"/>
        <w:rPr>
          <w:rFonts w:eastAsiaTheme="minorEastAsia"/>
          <w:b/>
          <w:i w:val="0"/>
          <w:lang w:eastAsia="zh-CN"/>
        </w:rPr>
      </w:pPr>
      <w:bookmarkStart w:id="445" w:name="_Toc216180053"/>
      <w:r w:rsidRPr="007D2157">
        <w:rPr>
          <w:b/>
          <w:i w:val="0"/>
        </w:rPr>
        <w:t xml:space="preserve">Table </w:t>
      </w:r>
      <w:r w:rsidR="009B23BB" w:rsidRPr="007D2157">
        <w:rPr>
          <w:b/>
          <w:i w:val="0"/>
        </w:rPr>
        <w:fldChar w:fldCharType="begin"/>
      </w:r>
      <w:r w:rsidR="009B23BB" w:rsidRPr="007D2157">
        <w:rPr>
          <w:b/>
          <w:i w:val="0"/>
        </w:rPr>
        <w:instrText xml:space="preserve"> SEQ Table \* ARABIC </w:instrText>
      </w:r>
      <w:r w:rsidR="009B23BB" w:rsidRPr="007D2157">
        <w:rPr>
          <w:b/>
          <w:i w:val="0"/>
        </w:rPr>
        <w:fldChar w:fldCharType="separate"/>
      </w:r>
      <w:r w:rsidR="00542606">
        <w:rPr>
          <w:b/>
          <w:i w:val="0"/>
          <w:noProof/>
        </w:rPr>
        <w:t>7</w:t>
      </w:r>
      <w:r w:rsidR="009B23BB" w:rsidRPr="007D2157">
        <w:rPr>
          <w:b/>
          <w:i w:val="0"/>
        </w:rPr>
        <w:fldChar w:fldCharType="end"/>
      </w:r>
      <w:r w:rsidRPr="007D2157">
        <w:rPr>
          <w:b/>
          <w:i w:val="0"/>
        </w:rPr>
        <w:t xml:space="preserve"> </w:t>
      </w:r>
      <w:r w:rsidR="00BF3A69" w:rsidRPr="007D2157">
        <w:rPr>
          <w:rFonts w:eastAsiaTheme="minorEastAsia" w:hint="eastAsia"/>
          <w:b/>
          <w:i w:val="0"/>
          <w:lang w:eastAsia="zh-CN"/>
        </w:rPr>
        <w:t>WebRTC</w:t>
      </w:r>
      <w:r w:rsidRPr="007D2157">
        <w:rPr>
          <w:b/>
          <w:i w:val="0"/>
        </w:rPr>
        <w:t xml:space="preserve"> Error Code</w:t>
      </w:r>
      <w:bookmarkEnd w:id="445"/>
    </w:p>
    <w:p w14:paraId="5BAD93ED" w14:textId="77777777" w:rsidR="008B1758" w:rsidRPr="009D5D2A" w:rsidRDefault="008B1758" w:rsidP="008B1758">
      <w:pPr>
        <w:pStyle w:val="ncs-body"/>
        <w:rPr>
          <w:rFonts w:eastAsiaTheme="minorEastAsia"/>
        </w:rPr>
      </w:pPr>
    </w:p>
    <w:p w14:paraId="770C83AA" w14:textId="77777777" w:rsidR="00A6160C" w:rsidRPr="00226105" w:rsidRDefault="00A6160C" w:rsidP="008B1758">
      <w:pPr>
        <w:pStyle w:val="BodyText"/>
        <w:numPr>
          <w:ilvl w:val="0"/>
          <w:numId w:val="71"/>
        </w:numPr>
        <w:jc w:val="left"/>
        <w:rPr>
          <w:rFonts w:eastAsiaTheme="minorEastAsia"/>
          <w:lang w:eastAsia="zh-CN"/>
        </w:rPr>
      </w:pPr>
      <w:r w:rsidRPr="00CA06F2">
        <w:t>When receiv</w:t>
      </w:r>
      <w:r>
        <w:t>ing</w:t>
      </w:r>
      <w:r w:rsidRPr="00CA06F2">
        <w:t xml:space="preserve"> error</w:t>
      </w:r>
      <w:r>
        <w:t xml:space="preserve"> code 454</w:t>
      </w:r>
      <w:r w:rsidRPr="00CA06F2">
        <w:t xml:space="preserve">, it </w:t>
      </w:r>
      <w:r w:rsidRPr="000A225A">
        <w:t xml:space="preserve">means the session has expired, and it </w:t>
      </w:r>
      <w:r w:rsidRPr="00CA06F2">
        <w:t>needs to call the RESTful API again to obtain a new session.</w:t>
      </w:r>
    </w:p>
    <w:p w14:paraId="43EBE04C" w14:textId="51B2D32F" w:rsidR="005B1E3A" w:rsidRPr="00E6059F" w:rsidRDefault="00A6160C" w:rsidP="008B1758">
      <w:pPr>
        <w:pStyle w:val="BodyText"/>
        <w:numPr>
          <w:ilvl w:val="0"/>
          <w:numId w:val="71"/>
        </w:numPr>
        <w:jc w:val="left"/>
        <w:rPr>
          <w:rFonts w:eastAsiaTheme="minorEastAsia"/>
          <w:lang w:eastAsia="zh-CN"/>
        </w:rPr>
      </w:pPr>
      <w:r w:rsidRPr="000A225A">
        <w:t xml:space="preserve">When </w:t>
      </w:r>
      <w:r>
        <w:t xml:space="preserve">receiving error code </w:t>
      </w:r>
      <w:r w:rsidR="004D415A">
        <w:rPr>
          <w:rFonts w:eastAsiaTheme="minorEastAsia" w:hint="eastAsia"/>
          <w:lang w:eastAsia="zh-CN"/>
        </w:rPr>
        <w:t>400</w:t>
      </w:r>
      <w:r w:rsidRPr="000A225A">
        <w:t xml:space="preserve">, it indicates </w:t>
      </w:r>
      <w:proofErr w:type="gramStart"/>
      <w:r w:rsidRPr="000A225A">
        <w:t>an</w:t>
      </w:r>
      <w:proofErr w:type="gramEnd"/>
      <w:r w:rsidRPr="000A225A">
        <w:t xml:space="preserve"> </w:t>
      </w:r>
      <w:r w:rsidR="00012448">
        <w:rPr>
          <w:rFonts w:eastAsiaTheme="minorEastAsia" w:hint="eastAsia"/>
          <w:lang w:eastAsia="zh-CN"/>
        </w:rPr>
        <w:t xml:space="preserve">request </w:t>
      </w:r>
      <w:r w:rsidRPr="000A225A">
        <w:t xml:space="preserve">error (such as a camera stream failure), and C3 </w:t>
      </w:r>
      <w:r w:rsidR="00E6059F" w:rsidRPr="00CA06F2">
        <w:t>needs to call the RESTful API again to obtain a new session</w:t>
      </w:r>
      <w:r w:rsidR="00E6059F">
        <w:rPr>
          <w:rFonts w:eastAsiaTheme="minorEastAsia" w:hint="eastAsia"/>
          <w:lang w:eastAsia="zh-CN"/>
        </w:rPr>
        <w:t>.</w:t>
      </w:r>
    </w:p>
    <w:sectPr w:rsidR="005B1E3A" w:rsidRPr="00E6059F" w:rsidSect="00A07B59">
      <w:headerReference w:type="default" r:id="rId25"/>
      <w:footerReference w:type="default" r:id="rId26"/>
      <w:headerReference w:type="first" r:id="rId27"/>
      <w:footerReference w:type="first" r:id="rId28"/>
      <w:pgSz w:w="11909" w:h="16834" w:code="9"/>
      <w:pgMar w:top="1440" w:right="1379" w:bottom="1350" w:left="1440" w:header="706" w:footer="706" w:gutter="0"/>
      <w:cols w:space="720" w:equalWidth="0">
        <w:col w:w="9051"/>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8C497" w14:textId="77777777" w:rsidR="00386CFB" w:rsidRDefault="00386CFB">
      <w:r>
        <w:separator/>
      </w:r>
    </w:p>
  </w:endnote>
  <w:endnote w:type="continuationSeparator" w:id="0">
    <w:p w14:paraId="131A4231" w14:textId="77777777" w:rsidR="00386CFB" w:rsidRDefault="00386CFB">
      <w:r>
        <w:continuationSeparator/>
      </w:r>
    </w:p>
  </w:endnote>
  <w:endnote w:type="continuationNotice" w:id="1">
    <w:p w14:paraId="0F1F1B04" w14:textId="77777777" w:rsidR="00386CFB" w:rsidRDefault="00386C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single" w:sz="4" w:space="0" w:color="auto"/>
      </w:tblBorders>
      <w:tblLook w:val="04A0" w:firstRow="1" w:lastRow="0" w:firstColumn="1" w:lastColumn="0" w:noHBand="0" w:noVBand="1"/>
    </w:tblPr>
    <w:tblGrid>
      <w:gridCol w:w="3006"/>
      <w:gridCol w:w="3006"/>
      <w:gridCol w:w="3007"/>
    </w:tblGrid>
    <w:tr w:rsidR="00115655" w:rsidRPr="00115655" w14:paraId="4E61F744" w14:textId="77777777">
      <w:tc>
        <w:tcPr>
          <w:tcW w:w="3006" w:type="dxa"/>
          <w:vAlign w:val="center"/>
        </w:tcPr>
        <w:p w14:paraId="268BB92B" w14:textId="77777777" w:rsidR="00115655" w:rsidRPr="00115655" w:rsidRDefault="00115655" w:rsidP="00115655">
          <w:pPr>
            <w:spacing w:before="16"/>
            <w:ind w:left="14"/>
            <w:rPr>
              <w:rFonts w:ascii="Arial" w:eastAsiaTheme="minorEastAsia" w:hAnsi="Arial" w:cs="Arial"/>
              <w:sz w:val="15"/>
            </w:rPr>
          </w:pPr>
          <w:r w:rsidRPr="00115655">
            <w:rPr>
              <w:rFonts w:ascii="Arial" w:hAnsi="Arial" w:cs="Arial"/>
              <w:sz w:val="16"/>
              <w:szCs w:val="22"/>
            </w:rPr>
            <w:t>Contract No: 9024202822/8024200893</w:t>
          </w:r>
        </w:p>
      </w:tc>
      <w:tc>
        <w:tcPr>
          <w:tcW w:w="3006" w:type="dxa"/>
          <w:vAlign w:val="center"/>
        </w:tcPr>
        <w:p w14:paraId="594B75AB" w14:textId="77777777" w:rsidR="00115655" w:rsidRPr="00115655" w:rsidRDefault="00115655" w:rsidP="00115655">
          <w:pPr>
            <w:pStyle w:val="Footer"/>
            <w:spacing w:before="0" w:line="240" w:lineRule="auto"/>
            <w:jc w:val="center"/>
            <w:rPr>
              <w:rFonts w:cs="Arial"/>
              <w:b/>
              <w:bCs/>
            </w:rPr>
          </w:pPr>
          <w:r w:rsidRPr="00115655">
            <w:rPr>
              <w:rFonts w:cs="Arial"/>
              <w:b/>
              <w:bCs/>
              <w:sz w:val="16"/>
              <w:szCs w:val="16"/>
            </w:rPr>
            <w:t>OFFICIAL [CLOSED]</w:t>
          </w:r>
        </w:p>
      </w:tc>
      <w:tc>
        <w:tcPr>
          <w:tcW w:w="3007" w:type="dxa"/>
          <w:vAlign w:val="center"/>
        </w:tcPr>
        <w:p w14:paraId="3EEE132A" w14:textId="77777777" w:rsidR="00115655" w:rsidRPr="00115655" w:rsidRDefault="00115655" w:rsidP="00115655">
          <w:pPr>
            <w:pStyle w:val="Footer"/>
            <w:spacing w:before="0" w:line="240" w:lineRule="auto"/>
            <w:jc w:val="right"/>
            <w:rPr>
              <w:rFonts w:cs="Arial"/>
            </w:rPr>
          </w:pPr>
          <w:r w:rsidRPr="00115655">
            <w:rPr>
              <w:rFonts w:cs="Arial"/>
              <w:sz w:val="16"/>
              <w:szCs w:val="16"/>
            </w:rPr>
            <w:t xml:space="preserve">Page </w:t>
          </w:r>
          <w:r w:rsidRPr="00115655">
            <w:rPr>
              <w:rFonts w:cs="Arial"/>
              <w:sz w:val="16"/>
              <w:szCs w:val="16"/>
            </w:rPr>
            <w:fldChar w:fldCharType="begin"/>
          </w:r>
          <w:r w:rsidRPr="00115655">
            <w:rPr>
              <w:rFonts w:cs="Arial"/>
              <w:sz w:val="16"/>
              <w:szCs w:val="16"/>
            </w:rPr>
            <w:instrText xml:space="preserve"> PAGE  \* Arabic  \* MERGEFORMAT </w:instrText>
          </w:r>
          <w:r w:rsidRPr="00115655">
            <w:rPr>
              <w:rFonts w:cs="Arial"/>
              <w:sz w:val="16"/>
              <w:szCs w:val="16"/>
            </w:rPr>
            <w:fldChar w:fldCharType="separate"/>
          </w:r>
          <w:r w:rsidRPr="00115655">
            <w:rPr>
              <w:rFonts w:cs="Arial"/>
              <w:sz w:val="16"/>
              <w:szCs w:val="16"/>
            </w:rPr>
            <w:t>4</w:t>
          </w:r>
          <w:r w:rsidRPr="00115655">
            <w:rPr>
              <w:rFonts w:cs="Arial"/>
              <w:sz w:val="16"/>
              <w:szCs w:val="16"/>
            </w:rPr>
            <w:fldChar w:fldCharType="end"/>
          </w:r>
          <w:r w:rsidRPr="00115655">
            <w:rPr>
              <w:rFonts w:cs="Arial"/>
              <w:sz w:val="16"/>
              <w:szCs w:val="16"/>
            </w:rPr>
            <w:t xml:space="preserve"> of </w:t>
          </w:r>
          <w:r w:rsidRPr="00115655">
            <w:rPr>
              <w:rFonts w:cs="Arial"/>
              <w:sz w:val="16"/>
              <w:szCs w:val="16"/>
            </w:rPr>
            <w:fldChar w:fldCharType="begin"/>
          </w:r>
          <w:r w:rsidRPr="00115655">
            <w:rPr>
              <w:rFonts w:cs="Arial"/>
              <w:sz w:val="16"/>
              <w:szCs w:val="16"/>
            </w:rPr>
            <w:instrText xml:space="preserve"> NUMPAGES  \* Arabic  \* MERGEFORMAT </w:instrText>
          </w:r>
          <w:r w:rsidRPr="00115655">
            <w:rPr>
              <w:rFonts w:cs="Arial"/>
              <w:sz w:val="16"/>
              <w:szCs w:val="16"/>
            </w:rPr>
            <w:fldChar w:fldCharType="separate"/>
          </w:r>
          <w:r w:rsidRPr="00115655">
            <w:rPr>
              <w:rFonts w:cs="Arial"/>
              <w:sz w:val="16"/>
              <w:szCs w:val="16"/>
            </w:rPr>
            <w:t>9</w:t>
          </w:r>
          <w:r w:rsidRPr="00115655">
            <w:rPr>
              <w:rFonts w:cs="Arial"/>
              <w:sz w:val="16"/>
              <w:szCs w:val="16"/>
            </w:rPr>
            <w:fldChar w:fldCharType="end"/>
          </w:r>
        </w:p>
      </w:tc>
    </w:tr>
    <w:tr w:rsidR="00115655" w:rsidRPr="00115655" w14:paraId="06EE83E7" w14:textId="77777777">
      <w:tc>
        <w:tcPr>
          <w:tcW w:w="9019" w:type="dxa"/>
          <w:gridSpan w:val="3"/>
          <w:vAlign w:val="center"/>
        </w:tcPr>
        <w:p w14:paraId="1F57D0B5" w14:textId="77777777" w:rsidR="00115655" w:rsidRPr="00115655" w:rsidRDefault="00115655" w:rsidP="00115655">
          <w:pPr>
            <w:pStyle w:val="Footer"/>
            <w:spacing w:line="240" w:lineRule="auto"/>
            <w:jc w:val="left"/>
            <w:rPr>
              <w:rFonts w:cs="Arial"/>
              <w:sz w:val="12"/>
              <w:szCs w:val="12"/>
            </w:rPr>
          </w:pPr>
        </w:p>
      </w:tc>
    </w:tr>
    <w:tr w:rsidR="00115655" w:rsidRPr="00115655" w14:paraId="46345D87" w14:textId="77777777">
      <w:tc>
        <w:tcPr>
          <w:tcW w:w="9019" w:type="dxa"/>
          <w:gridSpan w:val="3"/>
          <w:vAlign w:val="center"/>
        </w:tcPr>
        <w:p w14:paraId="0746E7B9" w14:textId="2D018C48" w:rsidR="00115655" w:rsidRPr="00115655" w:rsidRDefault="00115655" w:rsidP="00115655">
          <w:pPr>
            <w:pStyle w:val="Footer"/>
            <w:spacing w:before="0" w:line="240" w:lineRule="auto"/>
            <w:jc w:val="left"/>
            <w:rPr>
              <w:rFonts w:cs="Arial"/>
              <w:sz w:val="16"/>
              <w:szCs w:val="16"/>
            </w:rPr>
          </w:pPr>
          <w:r w:rsidRPr="00115655">
            <w:rPr>
              <w:rFonts w:cs="Arial"/>
              <w:sz w:val="12"/>
              <w:szCs w:val="12"/>
            </w:rPr>
            <w:t xml:space="preserve">© NCS Pte. Ltd. </w:t>
          </w:r>
          <w:r w:rsidR="00B579C0" w:rsidRPr="00115655">
            <w:rPr>
              <w:rFonts w:cs="Arial"/>
              <w:sz w:val="12"/>
              <w:szCs w:val="12"/>
            </w:rPr>
            <w:t>202</w:t>
          </w:r>
          <w:r w:rsidR="00B579C0">
            <w:rPr>
              <w:rFonts w:cs="Arial"/>
              <w:sz w:val="12"/>
              <w:szCs w:val="12"/>
            </w:rPr>
            <w:t>5</w:t>
          </w:r>
          <w:r w:rsidRPr="00115655">
            <w:rPr>
              <w:rFonts w:cs="Arial"/>
              <w:sz w:val="12"/>
              <w:szCs w:val="12"/>
            </w:rPr>
            <w:t>. All Rights Reserved. The content of this presentation is proprietary and confidential information of NCS Pte. Ltd. It is not intended to be distributed without the written consent of NCS Pte. Ltd.</w:t>
          </w:r>
        </w:p>
      </w:tc>
    </w:tr>
  </w:tbl>
  <w:p w14:paraId="57687275" w14:textId="77777777" w:rsidR="00A07B59" w:rsidRPr="00354846" w:rsidRDefault="00A07B59" w:rsidP="00115655">
    <w:pPr>
      <w:pStyle w:val="Footer"/>
      <w:rPr>
        <w:rStyle w:val="PageNumbe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single" w:sz="4" w:space="0" w:color="auto"/>
      </w:tblBorders>
      <w:tblLook w:val="04A0" w:firstRow="1" w:lastRow="0" w:firstColumn="1" w:lastColumn="0" w:noHBand="0" w:noVBand="1"/>
    </w:tblPr>
    <w:tblGrid>
      <w:gridCol w:w="3006"/>
      <w:gridCol w:w="3006"/>
      <w:gridCol w:w="3007"/>
    </w:tblGrid>
    <w:tr w:rsidR="00C04D2B" w:rsidRPr="00115655" w14:paraId="53DE5B77" w14:textId="77777777">
      <w:tc>
        <w:tcPr>
          <w:tcW w:w="3006" w:type="dxa"/>
          <w:vAlign w:val="center"/>
        </w:tcPr>
        <w:p w14:paraId="7F5103B3" w14:textId="77777777" w:rsidR="00C04D2B" w:rsidRPr="00115655" w:rsidRDefault="00C04D2B" w:rsidP="00C04D2B">
          <w:pPr>
            <w:spacing w:before="16"/>
            <w:ind w:left="14"/>
            <w:rPr>
              <w:rFonts w:ascii="Arial" w:eastAsiaTheme="minorEastAsia" w:hAnsi="Arial" w:cs="Arial"/>
              <w:sz w:val="15"/>
            </w:rPr>
          </w:pPr>
          <w:r w:rsidRPr="00115655">
            <w:rPr>
              <w:rFonts w:ascii="Arial" w:hAnsi="Arial" w:cs="Arial"/>
              <w:sz w:val="16"/>
              <w:szCs w:val="22"/>
            </w:rPr>
            <w:t>Contract No: 9024202822/8024200893</w:t>
          </w:r>
        </w:p>
      </w:tc>
      <w:tc>
        <w:tcPr>
          <w:tcW w:w="3006" w:type="dxa"/>
          <w:vAlign w:val="center"/>
        </w:tcPr>
        <w:p w14:paraId="6207EC1A" w14:textId="77777777" w:rsidR="00C04D2B" w:rsidRPr="00115655" w:rsidRDefault="00C04D2B" w:rsidP="00C04D2B">
          <w:pPr>
            <w:pStyle w:val="Footer"/>
            <w:spacing w:before="0" w:line="240" w:lineRule="auto"/>
            <w:jc w:val="center"/>
            <w:rPr>
              <w:rFonts w:cs="Arial"/>
              <w:b/>
              <w:bCs/>
            </w:rPr>
          </w:pPr>
          <w:r w:rsidRPr="00115655">
            <w:rPr>
              <w:rFonts w:cs="Arial"/>
              <w:b/>
              <w:bCs/>
              <w:sz w:val="16"/>
              <w:szCs w:val="16"/>
            </w:rPr>
            <w:t>OFFICIAL [CLOSED]</w:t>
          </w:r>
        </w:p>
      </w:tc>
      <w:tc>
        <w:tcPr>
          <w:tcW w:w="3007" w:type="dxa"/>
          <w:vAlign w:val="center"/>
        </w:tcPr>
        <w:p w14:paraId="64F987DF" w14:textId="77777777" w:rsidR="00C04D2B" w:rsidRPr="00115655" w:rsidRDefault="00C04D2B" w:rsidP="00C04D2B">
          <w:pPr>
            <w:pStyle w:val="Footer"/>
            <w:spacing w:before="0" w:line="240" w:lineRule="auto"/>
            <w:jc w:val="right"/>
            <w:rPr>
              <w:rFonts w:cs="Arial"/>
            </w:rPr>
          </w:pPr>
          <w:r w:rsidRPr="00115655">
            <w:rPr>
              <w:rFonts w:cs="Arial"/>
              <w:sz w:val="16"/>
              <w:szCs w:val="16"/>
            </w:rPr>
            <w:t xml:space="preserve">Page </w:t>
          </w:r>
          <w:r w:rsidRPr="00115655">
            <w:rPr>
              <w:rFonts w:cs="Arial"/>
              <w:sz w:val="16"/>
              <w:szCs w:val="16"/>
            </w:rPr>
            <w:fldChar w:fldCharType="begin"/>
          </w:r>
          <w:r w:rsidRPr="00115655">
            <w:rPr>
              <w:rFonts w:cs="Arial"/>
              <w:sz w:val="16"/>
              <w:szCs w:val="16"/>
            </w:rPr>
            <w:instrText xml:space="preserve"> PAGE  \* Arabic  \* MERGEFORMAT </w:instrText>
          </w:r>
          <w:r w:rsidRPr="00115655">
            <w:rPr>
              <w:rFonts w:cs="Arial"/>
              <w:sz w:val="16"/>
              <w:szCs w:val="16"/>
            </w:rPr>
            <w:fldChar w:fldCharType="separate"/>
          </w:r>
          <w:r>
            <w:rPr>
              <w:rFonts w:cs="Arial"/>
              <w:sz w:val="16"/>
              <w:szCs w:val="16"/>
            </w:rPr>
            <w:t>2</w:t>
          </w:r>
          <w:r w:rsidRPr="00115655">
            <w:rPr>
              <w:rFonts w:cs="Arial"/>
              <w:sz w:val="16"/>
              <w:szCs w:val="16"/>
            </w:rPr>
            <w:fldChar w:fldCharType="end"/>
          </w:r>
          <w:r w:rsidRPr="00115655">
            <w:rPr>
              <w:rFonts w:cs="Arial"/>
              <w:sz w:val="16"/>
              <w:szCs w:val="16"/>
            </w:rPr>
            <w:t xml:space="preserve"> of </w:t>
          </w:r>
          <w:r w:rsidRPr="00115655">
            <w:rPr>
              <w:rFonts w:cs="Arial"/>
              <w:sz w:val="16"/>
              <w:szCs w:val="16"/>
            </w:rPr>
            <w:fldChar w:fldCharType="begin"/>
          </w:r>
          <w:r w:rsidRPr="00115655">
            <w:rPr>
              <w:rFonts w:cs="Arial"/>
              <w:sz w:val="16"/>
              <w:szCs w:val="16"/>
            </w:rPr>
            <w:instrText xml:space="preserve"> NUMPAGES  \* Arabic  \* MERGEFORMAT </w:instrText>
          </w:r>
          <w:r w:rsidRPr="00115655">
            <w:rPr>
              <w:rFonts w:cs="Arial"/>
              <w:sz w:val="16"/>
              <w:szCs w:val="16"/>
            </w:rPr>
            <w:fldChar w:fldCharType="separate"/>
          </w:r>
          <w:r>
            <w:rPr>
              <w:rFonts w:cs="Arial"/>
              <w:sz w:val="16"/>
              <w:szCs w:val="16"/>
            </w:rPr>
            <w:t>63</w:t>
          </w:r>
          <w:r w:rsidRPr="00115655">
            <w:rPr>
              <w:rFonts w:cs="Arial"/>
              <w:sz w:val="16"/>
              <w:szCs w:val="16"/>
            </w:rPr>
            <w:fldChar w:fldCharType="end"/>
          </w:r>
        </w:p>
      </w:tc>
    </w:tr>
    <w:tr w:rsidR="00C04D2B" w:rsidRPr="00115655" w14:paraId="6A9D4E17" w14:textId="77777777">
      <w:tc>
        <w:tcPr>
          <w:tcW w:w="9019" w:type="dxa"/>
          <w:gridSpan w:val="3"/>
          <w:vAlign w:val="center"/>
        </w:tcPr>
        <w:p w14:paraId="1467BBD3" w14:textId="77777777" w:rsidR="00C04D2B" w:rsidRPr="00115655" w:rsidRDefault="00C04D2B" w:rsidP="00C04D2B">
          <w:pPr>
            <w:pStyle w:val="Footer"/>
            <w:spacing w:line="240" w:lineRule="auto"/>
            <w:jc w:val="left"/>
            <w:rPr>
              <w:rFonts w:cs="Arial"/>
              <w:sz w:val="12"/>
              <w:szCs w:val="12"/>
            </w:rPr>
          </w:pPr>
        </w:p>
      </w:tc>
    </w:tr>
    <w:tr w:rsidR="00C04D2B" w:rsidRPr="00115655" w14:paraId="66969BDE" w14:textId="77777777">
      <w:tc>
        <w:tcPr>
          <w:tcW w:w="9019" w:type="dxa"/>
          <w:gridSpan w:val="3"/>
          <w:vAlign w:val="center"/>
        </w:tcPr>
        <w:p w14:paraId="2FC9AA4A" w14:textId="0B9CC8B3" w:rsidR="00C04D2B" w:rsidRPr="00115655" w:rsidRDefault="00C04D2B" w:rsidP="00C04D2B">
          <w:pPr>
            <w:pStyle w:val="Footer"/>
            <w:spacing w:before="0" w:line="240" w:lineRule="auto"/>
            <w:jc w:val="left"/>
            <w:rPr>
              <w:rFonts w:cs="Arial"/>
              <w:sz w:val="16"/>
              <w:szCs w:val="16"/>
            </w:rPr>
          </w:pPr>
          <w:r w:rsidRPr="00115655">
            <w:rPr>
              <w:rFonts w:cs="Arial"/>
              <w:sz w:val="12"/>
              <w:szCs w:val="12"/>
            </w:rPr>
            <w:t xml:space="preserve">© NCS Pte. Ltd. </w:t>
          </w:r>
          <w:r w:rsidR="00B579C0" w:rsidRPr="00115655">
            <w:rPr>
              <w:rFonts w:cs="Arial"/>
              <w:sz w:val="12"/>
              <w:szCs w:val="12"/>
            </w:rPr>
            <w:t>202</w:t>
          </w:r>
          <w:r w:rsidR="00B579C0">
            <w:rPr>
              <w:rFonts w:cs="Arial"/>
              <w:sz w:val="12"/>
              <w:szCs w:val="12"/>
            </w:rPr>
            <w:t>5</w:t>
          </w:r>
          <w:r w:rsidRPr="00115655">
            <w:rPr>
              <w:rFonts w:cs="Arial"/>
              <w:sz w:val="12"/>
              <w:szCs w:val="12"/>
            </w:rPr>
            <w:t>. All Rights Reserved. The content of this presentation is proprietary and confidential information of NCS Pte. Ltd. It is not intended to be distributed without the written consent of NCS Pte. Ltd.</w:t>
          </w:r>
        </w:p>
      </w:tc>
    </w:tr>
  </w:tbl>
  <w:p w14:paraId="57687286" w14:textId="2790F699" w:rsidR="00A07B59" w:rsidRPr="00C04D2B" w:rsidRDefault="00A07B59" w:rsidP="00C04D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C0113" w14:textId="77777777" w:rsidR="00386CFB" w:rsidRDefault="00386CFB">
      <w:r>
        <w:separator/>
      </w:r>
    </w:p>
  </w:footnote>
  <w:footnote w:type="continuationSeparator" w:id="0">
    <w:p w14:paraId="7AECF38C" w14:textId="77777777" w:rsidR="00386CFB" w:rsidRDefault="00386CFB">
      <w:r>
        <w:continuationSeparator/>
      </w:r>
    </w:p>
  </w:footnote>
  <w:footnote w:type="continuationNotice" w:id="1">
    <w:p w14:paraId="42ED080B" w14:textId="77777777" w:rsidR="00386CFB" w:rsidRDefault="00386C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55" w:type="dxa"/>
      <w:jc w:val="center"/>
      <w:tblBorders>
        <w:bottom w:val="single" w:sz="4" w:space="0" w:color="auto"/>
      </w:tblBorders>
      <w:tblLayout w:type="fixed"/>
      <w:tblLook w:val="0000" w:firstRow="0" w:lastRow="0" w:firstColumn="0" w:lastColumn="0" w:noHBand="0" w:noVBand="0"/>
    </w:tblPr>
    <w:tblGrid>
      <w:gridCol w:w="3681"/>
      <w:gridCol w:w="4059"/>
      <w:gridCol w:w="2415"/>
    </w:tblGrid>
    <w:tr w:rsidR="00E87B5F" w14:paraId="22E24036" w14:textId="77777777">
      <w:trPr>
        <w:trHeight w:val="1167"/>
        <w:jc w:val="center"/>
      </w:trPr>
      <w:tc>
        <w:tcPr>
          <w:tcW w:w="3681" w:type="dxa"/>
        </w:tcPr>
        <w:p w14:paraId="039DEEC6" w14:textId="77777777" w:rsidR="00E87B5F" w:rsidRDefault="00E87B5F" w:rsidP="00E87B5F">
          <w:pPr>
            <w:pStyle w:val="Header"/>
            <w:spacing w:line="240" w:lineRule="auto"/>
          </w:pPr>
          <w:r>
            <w:rPr>
              <w:noProof/>
            </w:rPr>
            <w:drawing>
              <wp:inline distT="0" distB="0" distL="0" distR="0" wp14:anchorId="39EE4C7B" wp14:editId="05F8CD39">
                <wp:extent cx="2124075" cy="836930"/>
                <wp:effectExtent l="0" t="0" r="0" b="0"/>
                <wp:docPr id="1020333361" name="Picture 1020333361"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24075" cy="836930"/>
                        </a:xfrm>
                        <a:prstGeom prst="rect">
                          <a:avLst/>
                        </a:prstGeom>
                      </pic:spPr>
                    </pic:pic>
                  </a:graphicData>
                </a:graphic>
              </wp:inline>
            </w:drawing>
          </w:r>
        </w:p>
      </w:tc>
      <w:tc>
        <w:tcPr>
          <w:tcW w:w="4059" w:type="dxa"/>
          <w:vAlign w:val="center"/>
        </w:tcPr>
        <w:p w14:paraId="5CDDDCAC" w14:textId="77777777" w:rsidR="00E87B5F" w:rsidRPr="009A1AA1" w:rsidRDefault="00E87B5F" w:rsidP="00E87B5F">
          <w:pPr>
            <w:adjustRightInd w:val="0"/>
            <w:ind w:left="-302" w:firstLine="302"/>
            <w:jc w:val="left"/>
            <w:rPr>
              <w:rFonts w:ascii="Arial" w:hAnsi="Arial" w:cs="Arial"/>
              <w:b/>
              <w:color w:val="000080"/>
              <w:sz w:val="16"/>
            </w:rPr>
          </w:pPr>
          <w:r w:rsidRPr="009A1AA1">
            <w:rPr>
              <w:rFonts w:ascii="Arial" w:hAnsi="Arial" w:cs="Arial"/>
              <w:b/>
              <w:color w:val="000080"/>
              <w:sz w:val="16"/>
            </w:rPr>
            <w:t>NCS Pte Ltd</w:t>
          </w:r>
        </w:p>
        <w:p w14:paraId="46679BE9" w14:textId="77777777" w:rsidR="00E87B5F" w:rsidRPr="009A1AA1" w:rsidRDefault="00E87B5F" w:rsidP="00E87B5F">
          <w:pPr>
            <w:adjustRightInd w:val="0"/>
            <w:ind w:left="-302" w:firstLine="302"/>
            <w:jc w:val="left"/>
            <w:rPr>
              <w:rFonts w:ascii="Arial" w:hAnsi="Arial" w:cs="Arial"/>
              <w:b/>
              <w:color w:val="000080"/>
              <w:sz w:val="16"/>
            </w:rPr>
          </w:pPr>
          <w:r w:rsidRPr="009A1AA1">
            <w:rPr>
              <w:rFonts w:ascii="Arial" w:hAnsi="Arial" w:cs="Arial"/>
              <w:color w:val="000080"/>
              <w:sz w:val="16"/>
              <w:szCs w:val="16"/>
            </w:rPr>
            <w:t>(Reg. No. 199603123G)</w:t>
          </w:r>
        </w:p>
        <w:p w14:paraId="0FD502ED" w14:textId="77777777" w:rsidR="00E87B5F" w:rsidRPr="009A1AA1" w:rsidRDefault="00E87B5F" w:rsidP="00E87B5F">
          <w:pPr>
            <w:adjustRightInd w:val="0"/>
            <w:ind w:left="-302" w:firstLine="302"/>
            <w:jc w:val="left"/>
            <w:rPr>
              <w:rFonts w:ascii="Arial" w:hAnsi="Arial" w:cs="Arial"/>
              <w:color w:val="008080"/>
              <w:sz w:val="16"/>
            </w:rPr>
          </w:pPr>
          <w:r w:rsidRPr="009A1AA1">
            <w:rPr>
              <w:rFonts w:ascii="Arial" w:hAnsi="Arial" w:cs="Arial"/>
              <w:color w:val="008080"/>
              <w:sz w:val="16"/>
            </w:rPr>
            <w:t>5 Ang Mo Kio Street 62, NCS Hub, Singapore 569141</w:t>
          </w:r>
        </w:p>
        <w:p w14:paraId="79DE0A4C" w14:textId="77777777" w:rsidR="00E87B5F" w:rsidRPr="00783B9A" w:rsidRDefault="00E87B5F" w:rsidP="00E87B5F">
          <w:pPr>
            <w:pStyle w:val="Header"/>
            <w:spacing w:line="240" w:lineRule="auto"/>
            <w:ind w:left="-302" w:firstLine="302"/>
            <w:jc w:val="left"/>
            <w:rPr>
              <w:b/>
            </w:rPr>
          </w:pPr>
          <w:r w:rsidRPr="001923E9">
            <w:rPr>
              <w:color w:val="008080"/>
              <w:sz w:val="16"/>
            </w:rPr>
            <w:t>T +65 6556 8000 F +65 6556 7000 | ncs.co</w:t>
          </w:r>
        </w:p>
      </w:tc>
      <w:tc>
        <w:tcPr>
          <w:tcW w:w="2415" w:type="dxa"/>
        </w:tcPr>
        <w:p w14:paraId="563DFB65" w14:textId="77777777" w:rsidR="00E87B5F" w:rsidRDefault="00E87B5F" w:rsidP="00E87B5F">
          <w:pPr>
            <w:pStyle w:val="Header"/>
            <w:spacing w:line="240" w:lineRule="auto"/>
            <w:ind w:right="220"/>
            <w:jc w:val="right"/>
            <w:rPr>
              <w:sz w:val="16"/>
            </w:rPr>
          </w:pPr>
          <w:r w:rsidRPr="00783B9A">
            <w:rPr>
              <w:noProof/>
              <w:color w:val="1F497D"/>
              <w:lang w:eastAsia="en-SG"/>
            </w:rPr>
            <w:drawing>
              <wp:inline distT="0" distB="0" distL="0" distR="0" wp14:anchorId="34E5C293" wp14:editId="6D664416">
                <wp:extent cx="666750" cy="771525"/>
                <wp:effectExtent l="0" t="0" r="0" b="9525"/>
                <wp:docPr id="321637117" name="Picture 321637117" descr="cid:image001.jpg@01CAE870.19F07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AE870.19F072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750" cy="771525"/>
                        </a:xfrm>
                        <a:prstGeom prst="rect">
                          <a:avLst/>
                        </a:prstGeom>
                        <a:noFill/>
                        <a:ln>
                          <a:noFill/>
                        </a:ln>
                      </pic:spPr>
                    </pic:pic>
                  </a:graphicData>
                </a:graphic>
              </wp:inline>
            </w:drawing>
          </w:r>
        </w:p>
      </w:tc>
    </w:tr>
  </w:tbl>
  <w:p w14:paraId="5768726D" w14:textId="77777777" w:rsidR="00A07B59" w:rsidRPr="00E87B5F" w:rsidRDefault="00A07B59" w:rsidP="00E87B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55" w:type="dxa"/>
      <w:jc w:val="center"/>
      <w:tblBorders>
        <w:bottom w:val="single" w:sz="4" w:space="0" w:color="auto"/>
      </w:tblBorders>
      <w:tblLayout w:type="fixed"/>
      <w:tblLook w:val="0000" w:firstRow="0" w:lastRow="0" w:firstColumn="0" w:lastColumn="0" w:noHBand="0" w:noVBand="0"/>
    </w:tblPr>
    <w:tblGrid>
      <w:gridCol w:w="3681"/>
      <w:gridCol w:w="4059"/>
      <w:gridCol w:w="2415"/>
    </w:tblGrid>
    <w:tr w:rsidR="00C04D2B" w14:paraId="2E10DE3D" w14:textId="77777777">
      <w:trPr>
        <w:trHeight w:val="1167"/>
        <w:jc w:val="center"/>
      </w:trPr>
      <w:tc>
        <w:tcPr>
          <w:tcW w:w="3681" w:type="dxa"/>
        </w:tcPr>
        <w:p w14:paraId="4AA20501" w14:textId="77777777" w:rsidR="00C04D2B" w:rsidRDefault="00C04D2B" w:rsidP="00C04D2B">
          <w:pPr>
            <w:pStyle w:val="Header"/>
            <w:spacing w:line="240" w:lineRule="auto"/>
          </w:pPr>
          <w:r>
            <w:rPr>
              <w:noProof/>
            </w:rPr>
            <w:drawing>
              <wp:inline distT="0" distB="0" distL="0" distR="0" wp14:anchorId="75ABF3A3" wp14:editId="60AEA4AE">
                <wp:extent cx="2124075" cy="836930"/>
                <wp:effectExtent l="0" t="0" r="0" b="0"/>
                <wp:docPr id="1893081522" name="Picture 1893081522"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24075" cy="836930"/>
                        </a:xfrm>
                        <a:prstGeom prst="rect">
                          <a:avLst/>
                        </a:prstGeom>
                      </pic:spPr>
                    </pic:pic>
                  </a:graphicData>
                </a:graphic>
              </wp:inline>
            </w:drawing>
          </w:r>
        </w:p>
      </w:tc>
      <w:tc>
        <w:tcPr>
          <w:tcW w:w="4059" w:type="dxa"/>
          <w:vAlign w:val="center"/>
        </w:tcPr>
        <w:p w14:paraId="44A6C451" w14:textId="77777777" w:rsidR="00C04D2B" w:rsidRPr="009A1AA1" w:rsidRDefault="00C04D2B" w:rsidP="00C04D2B">
          <w:pPr>
            <w:adjustRightInd w:val="0"/>
            <w:ind w:left="-302" w:firstLine="302"/>
            <w:jc w:val="left"/>
            <w:rPr>
              <w:rFonts w:ascii="Arial" w:hAnsi="Arial" w:cs="Arial"/>
              <w:b/>
              <w:color w:val="000080"/>
              <w:sz w:val="16"/>
            </w:rPr>
          </w:pPr>
          <w:r w:rsidRPr="009A1AA1">
            <w:rPr>
              <w:rFonts w:ascii="Arial" w:hAnsi="Arial" w:cs="Arial"/>
              <w:b/>
              <w:color w:val="000080"/>
              <w:sz w:val="16"/>
            </w:rPr>
            <w:t>NCS Pte Ltd</w:t>
          </w:r>
        </w:p>
        <w:p w14:paraId="4CC61FCE" w14:textId="77777777" w:rsidR="00C04D2B" w:rsidRPr="009A1AA1" w:rsidRDefault="00C04D2B" w:rsidP="00C04D2B">
          <w:pPr>
            <w:adjustRightInd w:val="0"/>
            <w:ind w:left="-302" w:firstLine="302"/>
            <w:jc w:val="left"/>
            <w:rPr>
              <w:rFonts w:ascii="Arial" w:hAnsi="Arial" w:cs="Arial"/>
              <w:b/>
              <w:color w:val="000080"/>
              <w:sz w:val="16"/>
            </w:rPr>
          </w:pPr>
          <w:r w:rsidRPr="009A1AA1">
            <w:rPr>
              <w:rFonts w:ascii="Arial" w:hAnsi="Arial" w:cs="Arial"/>
              <w:color w:val="000080"/>
              <w:sz w:val="16"/>
              <w:szCs w:val="16"/>
            </w:rPr>
            <w:t>(Reg. No. 199603123G)</w:t>
          </w:r>
        </w:p>
        <w:p w14:paraId="67BF0D81" w14:textId="77777777" w:rsidR="00C04D2B" w:rsidRPr="009A1AA1" w:rsidRDefault="00C04D2B" w:rsidP="00C04D2B">
          <w:pPr>
            <w:adjustRightInd w:val="0"/>
            <w:ind w:left="-302" w:firstLine="302"/>
            <w:jc w:val="left"/>
            <w:rPr>
              <w:rFonts w:ascii="Arial" w:hAnsi="Arial" w:cs="Arial"/>
              <w:color w:val="008080"/>
              <w:sz w:val="16"/>
            </w:rPr>
          </w:pPr>
          <w:r w:rsidRPr="009A1AA1">
            <w:rPr>
              <w:rFonts w:ascii="Arial" w:hAnsi="Arial" w:cs="Arial"/>
              <w:color w:val="008080"/>
              <w:sz w:val="16"/>
            </w:rPr>
            <w:t>5 Ang Mo Kio Street 62, NCS Hub, Singapore 569141</w:t>
          </w:r>
        </w:p>
        <w:p w14:paraId="27760EBE" w14:textId="77777777" w:rsidR="00C04D2B" w:rsidRPr="00783B9A" w:rsidRDefault="00C04D2B" w:rsidP="00C04D2B">
          <w:pPr>
            <w:pStyle w:val="Header"/>
            <w:spacing w:line="240" w:lineRule="auto"/>
            <w:ind w:left="-302" w:firstLine="302"/>
            <w:jc w:val="left"/>
            <w:rPr>
              <w:b/>
            </w:rPr>
          </w:pPr>
          <w:r w:rsidRPr="001923E9">
            <w:rPr>
              <w:color w:val="008080"/>
              <w:sz w:val="16"/>
            </w:rPr>
            <w:t>T +65 6556 8000 F +65 6556 7000 | ncs.co</w:t>
          </w:r>
        </w:p>
      </w:tc>
      <w:tc>
        <w:tcPr>
          <w:tcW w:w="2415" w:type="dxa"/>
        </w:tcPr>
        <w:p w14:paraId="772052AE" w14:textId="77777777" w:rsidR="00C04D2B" w:rsidRDefault="00C04D2B" w:rsidP="00C04D2B">
          <w:pPr>
            <w:pStyle w:val="Header"/>
            <w:spacing w:line="240" w:lineRule="auto"/>
            <w:ind w:right="220"/>
            <w:jc w:val="right"/>
            <w:rPr>
              <w:sz w:val="16"/>
            </w:rPr>
          </w:pPr>
          <w:r w:rsidRPr="00783B9A">
            <w:rPr>
              <w:noProof/>
              <w:color w:val="1F497D"/>
              <w:lang w:eastAsia="en-SG"/>
            </w:rPr>
            <w:drawing>
              <wp:inline distT="0" distB="0" distL="0" distR="0" wp14:anchorId="26F099C7" wp14:editId="774836B7">
                <wp:extent cx="666750" cy="771525"/>
                <wp:effectExtent l="0" t="0" r="0" b="9525"/>
                <wp:docPr id="1396087523" name="Picture 1396087523" descr="cid:image001.jpg@01CAE870.19F07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AE870.19F072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750" cy="771525"/>
                        </a:xfrm>
                        <a:prstGeom prst="rect">
                          <a:avLst/>
                        </a:prstGeom>
                        <a:noFill/>
                        <a:ln>
                          <a:noFill/>
                        </a:ln>
                      </pic:spPr>
                    </pic:pic>
                  </a:graphicData>
                </a:graphic>
              </wp:inline>
            </w:drawing>
          </w:r>
        </w:p>
      </w:tc>
    </w:tr>
  </w:tbl>
  <w:p w14:paraId="5768727F" w14:textId="77777777" w:rsidR="00A07B59" w:rsidRPr="00C04D2B" w:rsidRDefault="00A07B59" w:rsidP="00C04D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E42"/>
    <w:multiLevelType w:val="multilevel"/>
    <w:tmpl w:val="EB3C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154CC"/>
    <w:multiLevelType w:val="hybridMultilevel"/>
    <w:tmpl w:val="5016B352"/>
    <w:lvl w:ilvl="0" w:tplc="FFFFFFFF">
      <w:start w:val="1"/>
      <w:numFmt w:val="lowerLetter"/>
      <w:lvlText w:val="%1)"/>
      <w:lvlJc w:val="left"/>
      <w:pPr>
        <w:ind w:left="360" w:hanging="360"/>
      </w:pPr>
      <w:rPr>
        <w:rFonts w:eastAsia="Aria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2A00AF"/>
    <w:multiLevelType w:val="hybridMultilevel"/>
    <w:tmpl w:val="FFAC1F4A"/>
    <w:lvl w:ilvl="0" w:tplc="8A5A4352">
      <w:start w:val="1"/>
      <w:numFmt w:val="lowerLetter"/>
      <w:lvlText w:val="%1)"/>
      <w:lvlJc w:val="left"/>
      <w:pPr>
        <w:ind w:left="720" w:hanging="360"/>
      </w:pPr>
      <w:rPr>
        <w:rFonts w:eastAsia="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7B4050"/>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4310399"/>
    <w:multiLevelType w:val="hybridMultilevel"/>
    <w:tmpl w:val="D42895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4F259A2"/>
    <w:multiLevelType w:val="hybridMultilevel"/>
    <w:tmpl w:val="5016B352"/>
    <w:lvl w:ilvl="0" w:tplc="FFFFFFFF">
      <w:start w:val="1"/>
      <w:numFmt w:val="lowerLetter"/>
      <w:lvlText w:val="%1)"/>
      <w:lvlJc w:val="left"/>
      <w:pPr>
        <w:ind w:left="360" w:hanging="360"/>
      </w:pPr>
      <w:rPr>
        <w:rFonts w:eastAsia="Aria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5C80030"/>
    <w:multiLevelType w:val="multilevel"/>
    <w:tmpl w:val="53067CBE"/>
    <w:styleLink w:val="StyleStyleBulletedSymbolsymbolLeft05Hanging05O"/>
    <w:lvl w:ilvl="0">
      <w:start w:val="1"/>
      <w:numFmt w:val="bullet"/>
      <w:lvlText w:val=""/>
      <w:lvlJc w:val="left"/>
      <w:pPr>
        <w:tabs>
          <w:tab w:val="num" w:pos="1440"/>
        </w:tabs>
        <w:ind w:left="720" w:hanging="720"/>
      </w:pPr>
      <w:rPr>
        <w:rFonts w:ascii="Symbol" w:hAnsi="Symbol"/>
        <w:sz w:val="22"/>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068600D4"/>
    <w:multiLevelType w:val="multilevel"/>
    <w:tmpl w:val="091A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8A044B"/>
    <w:multiLevelType w:val="hybridMultilevel"/>
    <w:tmpl w:val="CAE2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1E22DE"/>
    <w:multiLevelType w:val="hybridMultilevel"/>
    <w:tmpl w:val="9F029A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A9A656B"/>
    <w:multiLevelType w:val="hybridMultilevel"/>
    <w:tmpl w:val="AC781234"/>
    <w:lvl w:ilvl="0" w:tplc="5948A38C">
      <w:start w:val="5"/>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10610"/>
    <w:multiLevelType w:val="hybridMultilevel"/>
    <w:tmpl w:val="A5C02E9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BD3651B"/>
    <w:multiLevelType w:val="hybridMultilevel"/>
    <w:tmpl w:val="FFFFFFFF"/>
    <w:lvl w:ilvl="0" w:tplc="82EC3054">
      <w:start w:val="1"/>
      <w:numFmt w:val="bullet"/>
      <w:lvlText w:val=""/>
      <w:lvlJc w:val="left"/>
      <w:pPr>
        <w:ind w:left="720" w:hanging="360"/>
      </w:pPr>
      <w:rPr>
        <w:rFonts w:ascii="Symbol" w:hAnsi="Symbol" w:hint="default"/>
      </w:rPr>
    </w:lvl>
    <w:lvl w:ilvl="1" w:tplc="7FEABE90">
      <w:start w:val="1"/>
      <w:numFmt w:val="bullet"/>
      <w:lvlText w:val="o"/>
      <w:lvlJc w:val="left"/>
      <w:pPr>
        <w:ind w:left="1440" w:hanging="360"/>
      </w:pPr>
      <w:rPr>
        <w:rFonts w:ascii="Courier New" w:hAnsi="Courier New" w:hint="default"/>
      </w:rPr>
    </w:lvl>
    <w:lvl w:ilvl="2" w:tplc="55D8C082">
      <w:start w:val="1"/>
      <w:numFmt w:val="bullet"/>
      <w:lvlText w:val=""/>
      <w:lvlJc w:val="left"/>
      <w:pPr>
        <w:ind w:left="2160" w:hanging="360"/>
      </w:pPr>
      <w:rPr>
        <w:rFonts w:ascii="Wingdings" w:hAnsi="Wingdings" w:hint="default"/>
      </w:rPr>
    </w:lvl>
    <w:lvl w:ilvl="3" w:tplc="C9C8808A">
      <w:start w:val="1"/>
      <w:numFmt w:val="bullet"/>
      <w:lvlText w:val=""/>
      <w:lvlJc w:val="left"/>
      <w:pPr>
        <w:ind w:left="2880" w:hanging="360"/>
      </w:pPr>
      <w:rPr>
        <w:rFonts w:ascii="Symbol" w:hAnsi="Symbol" w:hint="default"/>
      </w:rPr>
    </w:lvl>
    <w:lvl w:ilvl="4" w:tplc="D0E8D41E">
      <w:start w:val="1"/>
      <w:numFmt w:val="bullet"/>
      <w:lvlText w:val="o"/>
      <w:lvlJc w:val="left"/>
      <w:pPr>
        <w:ind w:left="3600" w:hanging="360"/>
      </w:pPr>
      <w:rPr>
        <w:rFonts w:ascii="Courier New" w:hAnsi="Courier New" w:hint="default"/>
      </w:rPr>
    </w:lvl>
    <w:lvl w:ilvl="5" w:tplc="2146F946">
      <w:start w:val="1"/>
      <w:numFmt w:val="bullet"/>
      <w:lvlText w:val=""/>
      <w:lvlJc w:val="left"/>
      <w:pPr>
        <w:ind w:left="4320" w:hanging="360"/>
      </w:pPr>
      <w:rPr>
        <w:rFonts w:ascii="Wingdings" w:hAnsi="Wingdings" w:hint="default"/>
      </w:rPr>
    </w:lvl>
    <w:lvl w:ilvl="6" w:tplc="B7C0C560">
      <w:start w:val="1"/>
      <w:numFmt w:val="bullet"/>
      <w:lvlText w:val=""/>
      <w:lvlJc w:val="left"/>
      <w:pPr>
        <w:ind w:left="5040" w:hanging="360"/>
      </w:pPr>
      <w:rPr>
        <w:rFonts w:ascii="Symbol" w:hAnsi="Symbol" w:hint="default"/>
      </w:rPr>
    </w:lvl>
    <w:lvl w:ilvl="7" w:tplc="956A96F8">
      <w:start w:val="1"/>
      <w:numFmt w:val="bullet"/>
      <w:lvlText w:val="o"/>
      <w:lvlJc w:val="left"/>
      <w:pPr>
        <w:ind w:left="5760" w:hanging="360"/>
      </w:pPr>
      <w:rPr>
        <w:rFonts w:ascii="Courier New" w:hAnsi="Courier New" w:hint="default"/>
      </w:rPr>
    </w:lvl>
    <w:lvl w:ilvl="8" w:tplc="3E187FE4">
      <w:start w:val="1"/>
      <w:numFmt w:val="bullet"/>
      <w:lvlText w:val=""/>
      <w:lvlJc w:val="left"/>
      <w:pPr>
        <w:ind w:left="6480" w:hanging="360"/>
      </w:pPr>
      <w:rPr>
        <w:rFonts w:ascii="Wingdings" w:hAnsi="Wingdings" w:hint="default"/>
      </w:rPr>
    </w:lvl>
  </w:abstractNum>
  <w:abstractNum w:abstractNumId="13" w15:restartNumberingAfterBreak="0">
    <w:nsid w:val="0E447FB4"/>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E754C5F"/>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EDB2900"/>
    <w:multiLevelType w:val="hybridMultilevel"/>
    <w:tmpl w:val="1698331E"/>
    <w:lvl w:ilvl="0" w:tplc="6B308656">
      <w:start w:val="1"/>
      <w:numFmt w:val="bullet"/>
      <w:pStyle w:val="SubItemList"/>
      <w:lvlText w:val="−"/>
      <w:lvlJc w:val="left"/>
      <w:pPr>
        <w:tabs>
          <w:tab w:val="num" w:pos="850"/>
        </w:tabs>
        <w:ind w:left="850" w:hanging="425"/>
      </w:pPr>
      <w:rPr>
        <w:rFonts w:ascii="Times New Roman" w:hAnsi="Times New Roman" w:cs="Times New Roman" w:hint="default"/>
        <w:sz w:val="16"/>
        <w:szCs w:val="16"/>
      </w:rPr>
    </w:lvl>
    <w:lvl w:ilvl="1" w:tplc="6B308657">
      <w:start w:val="1"/>
      <w:numFmt w:val="ganada"/>
      <w:pStyle w:val="ThirdLevelItemList"/>
      <w:lvlText w:val=""/>
      <w:lvlJc w:val="left"/>
      <w:pPr>
        <w:tabs>
          <w:tab w:val="num" w:pos="1275"/>
        </w:tabs>
        <w:ind w:left="1275" w:hanging="425"/>
      </w:pPr>
      <w:rPr>
        <w:rFonts w:ascii="Wingdings" w:hAnsi="Wingdings" w:cs="Wingdings" w:hint="default"/>
        <w:sz w:val="16"/>
        <w:szCs w:val="16"/>
      </w:rPr>
    </w:lvl>
    <w:lvl w:ilvl="2" w:tplc="6B308658">
      <w:start w:val="1"/>
      <w:numFmt w:val="bullet"/>
      <w:pStyle w:val="FourthLevelItemList"/>
      <w:lvlText w:val="□"/>
      <w:lvlJc w:val="left"/>
      <w:pPr>
        <w:tabs>
          <w:tab w:val="num" w:pos="1700"/>
        </w:tabs>
        <w:ind w:left="1700" w:hanging="425"/>
      </w:pPr>
      <w:rPr>
        <w:rFonts w:ascii="Wingdings" w:hAnsi="Wingdings" w:cs="Wingdings" w:hint="default"/>
        <w:sz w:val="16"/>
        <w:szCs w:val="16"/>
      </w:rPr>
    </w:lvl>
    <w:lvl w:ilvl="3" w:tplc="04090001">
      <w:start w:val="1"/>
      <w:numFmt w:val="bullet"/>
      <w:lvlText w:val=""/>
      <w:lvlJc w:val="left"/>
      <w:pPr>
        <w:tabs>
          <w:tab w:val="num" w:pos="-21"/>
        </w:tabs>
        <w:ind w:left="-21" w:hanging="420"/>
      </w:pPr>
      <w:rPr>
        <w:rFonts w:ascii="Wingdings" w:hAnsi="Wingdings" w:cs="Wingdings" w:hint="default"/>
      </w:rPr>
    </w:lvl>
    <w:lvl w:ilvl="4" w:tplc="04090003">
      <w:start w:val="1"/>
      <w:numFmt w:val="bullet"/>
      <w:lvlText w:val=""/>
      <w:lvlJc w:val="left"/>
      <w:pPr>
        <w:tabs>
          <w:tab w:val="num" w:pos="399"/>
        </w:tabs>
        <w:ind w:left="399" w:hanging="420"/>
      </w:pPr>
      <w:rPr>
        <w:rFonts w:ascii="Wingdings" w:hAnsi="Wingdings" w:cs="Wingdings" w:hint="default"/>
      </w:rPr>
    </w:lvl>
    <w:lvl w:ilvl="5" w:tplc="04090005">
      <w:start w:val="1"/>
      <w:numFmt w:val="bullet"/>
      <w:lvlText w:val=""/>
      <w:lvlJc w:val="left"/>
      <w:pPr>
        <w:tabs>
          <w:tab w:val="num" w:pos="819"/>
        </w:tabs>
        <w:ind w:left="819" w:hanging="420"/>
      </w:pPr>
      <w:rPr>
        <w:rFonts w:ascii="Wingdings" w:hAnsi="Wingdings" w:cs="Wingdings" w:hint="default"/>
      </w:rPr>
    </w:lvl>
    <w:lvl w:ilvl="6" w:tplc="04090001">
      <w:start w:val="1"/>
      <w:numFmt w:val="bullet"/>
      <w:lvlText w:val=""/>
      <w:lvlJc w:val="left"/>
      <w:pPr>
        <w:tabs>
          <w:tab w:val="num" w:pos="1239"/>
        </w:tabs>
        <w:ind w:left="1239" w:hanging="420"/>
      </w:pPr>
      <w:rPr>
        <w:rFonts w:ascii="Wingdings" w:hAnsi="Wingdings" w:cs="Wingdings" w:hint="default"/>
      </w:rPr>
    </w:lvl>
    <w:lvl w:ilvl="7" w:tplc="04090003">
      <w:start w:val="1"/>
      <w:numFmt w:val="bullet"/>
      <w:lvlText w:val=""/>
      <w:lvlJc w:val="left"/>
      <w:pPr>
        <w:tabs>
          <w:tab w:val="num" w:pos="1659"/>
        </w:tabs>
        <w:ind w:left="1659" w:hanging="420"/>
      </w:pPr>
      <w:rPr>
        <w:rFonts w:ascii="Wingdings" w:hAnsi="Wingdings" w:cs="Wingdings" w:hint="default"/>
      </w:rPr>
    </w:lvl>
    <w:lvl w:ilvl="8" w:tplc="04090005">
      <w:start w:val="1"/>
      <w:numFmt w:val="bullet"/>
      <w:lvlText w:val=""/>
      <w:lvlJc w:val="left"/>
      <w:pPr>
        <w:tabs>
          <w:tab w:val="num" w:pos="2079"/>
        </w:tabs>
        <w:ind w:left="2079" w:hanging="420"/>
      </w:pPr>
      <w:rPr>
        <w:rFonts w:ascii="Wingdings" w:hAnsi="Wingdings" w:cs="Wingdings" w:hint="default"/>
      </w:rPr>
    </w:lvl>
  </w:abstractNum>
  <w:abstractNum w:abstractNumId="16" w15:restartNumberingAfterBreak="0">
    <w:nsid w:val="0F2708A8"/>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0F5F6FE2"/>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10E71295"/>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15E7E5A"/>
    <w:multiLevelType w:val="hybridMultilevel"/>
    <w:tmpl w:val="5016B352"/>
    <w:lvl w:ilvl="0" w:tplc="FFFFFFFF">
      <w:start w:val="1"/>
      <w:numFmt w:val="lowerLetter"/>
      <w:lvlText w:val="%1)"/>
      <w:lvlJc w:val="left"/>
      <w:pPr>
        <w:ind w:left="720" w:hanging="360"/>
      </w:pPr>
      <w:rPr>
        <w:rFonts w:eastAsia="Aria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3CA59B6"/>
    <w:multiLevelType w:val="hybridMultilevel"/>
    <w:tmpl w:val="00364F24"/>
    <w:lvl w:ilvl="0" w:tplc="8E56255E">
      <w:start w:val="2"/>
      <w:numFmt w:val="bullet"/>
      <w:pStyle w:val="InfoBluebullet2"/>
      <w:lvlText w:val="-"/>
      <w:lvlJc w:val="left"/>
      <w:pPr>
        <w:ind w:left="720" w:hanging="360"/>
      </w:pPr>
      <w:rPr>
        <w:rFonts w:ascii="Arial" w:eastAsia="SimSun" w:hAnsi="Aria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447B0D"/>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63776B0"/>
    <w:multiLevelType w:val="hybridMultilevel"/>
    <w:tmpl w:val="5016B352"/>
    <w:lvl w:ilvl="0" w:tplc="FFFFFFFF">
      <w:start w:val="1"/>
      <w:numFmt w:val="lowerLetter"/>
      <w:lvlText w:val="%1)"/>
      <w:lvlJc w:val="left"/>
      <w:pPr>
        <w:ind w:left="360" w:hanging="360"/>
      </w:pPr>
      <w:rPr>
        <w:rFonts w:eastAsia="Aria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183B3F7D"/>
    <w:multiLevelType w:val="hybridMultilevel"/>
    <w:tmpl w:val="B5262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331D73"/>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1BD869A4"/>
    <w:multiLevelType w:val="multilevel"/>
    <w:tmpl w:val="028C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C12173"/>
    <w:multiLevelType w:val="hybridMultilevel"/>
    <w:tmpl w:val="2520AA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E64055"/>
    <w:multiLevelType w:val="multilevel"/>
    <w:tmpl w:val="9060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9BE6FE"/>
    <w:multiLevelType w:val="hybridMultilevel"/>
    <w:tmpl w:val="FFFFFFFF"/>
    <w:lvl w:ilvl="0" w:tplc="C0805E70">
      <w:start w:val="1"/>
      <w:numFmt w:val="bullet"/>
      <w:lvlText w:val=""/>
      <w:lvlJc w:val="left"/>
      <w:pPr>
        <w:ind w:left="720" w:hanging="360"/>
      </w:pPr>
      <w:rPr>
        <w:rFonts w:ascii="Symbol" w:hAnsi="Symbol" w:hint="default"/>
      </w:rPr>
    </w:lvl>
    <w:lvl w:ilvl="1" w:tplc="64E2985A">
      <w:start w:val="1"/>
      <w:numFmt w:val="bullet"/>
      <w:lvlText w:val="o"/>
      <w:lvlJc w:val="left"/>
      <w:pPr>
        <w:ind w:left="1440" w:hanging="360"/>
      </w:pPr>
      <w:rPr>
        <w:rFonts w:ascii="Courier New" w:hAnsi="Courier New" w:hint="default"/>
      </w:rPr>
    </w:lvl>
    <w:lvl w:ilvl="2" w:tplc="3E584626">
      <w:start w:val="1"/>
      <w:numFmt w:val="bullet"/>
      <w:lvlText w:val=""/>
      <w:lvlJc w:val="left"/>
      <w:pPr>
        <w:ind w:left="2160" w:hanging="360"/>
      </w:pPr>
      <w:rPr>
        <w:rFonts w:ascii="Wingdings" w:hAnsi="Wingdings" w:hint="default"/>
      </w:rPr>
    </w:lvl>
    <w:lvl w:ilvl="3" w:tplc="AF782DF4">
      <w:start w:val="1"/>
      <w:numFmt w:val="bullet"/>
      <w:lvlText w:val=""/>
      <w:lvlJc w:val="left"/>
      <w:pPr>
        <w:ind w:left="2880" w:hanging="360"/>
      </w:pPr>
      <w:rPr>
        <w:rFonts w:ascii="Symbol" w:hAnsi="Symbol" w:hint="default"/>
      </w:rPr>
    </w:lvl>
    <w:lvl w:ilvl="4" w:tplc="4AAE566E">
      <w:start w:val="1"/>
      <w:numFmt w:val="bullet"/>
      <w:lvlText w:val="o"/>
      <w:lvlJc w:val="left"/>
      <w:pPr>
        <w:ind w:left="3600" w:hanging="360"/>
      </w:pPr>
      <w:rPr>
        <w:rFonts w:ascii="Courier New" w:hAnsi="Courier New" w:hint="default"/>
      </w:rPr>
    </w:lvl>
    <w:lvl w:ilvl="5" w:tplc="12685B6A">
      <w:start w:val="1"/>
      <w:numFmt w:val="bullet"/>
      <w:lvlText w:val=""/>
      <w:lvlJc w:val="left"/>
      <w:pPr>
        <w:ind w:left="4320" w:hanging="360"/>
      </w:pPr>
      <w:rPr>
        <w:rFonts w:ascii="Wingdings" w:hAnsi="Wingdings" w:hint="default"/>
      </w:rPr>
    </w:lvl>
    <w:lvl w:ilvl="6" w:tplc="588C8968">
      <w:start w:val="1"/>
      <w:numFmt w:val="bullet"/>
      <w:lvlText w:val=""/>
      <w:lvlJc w:val="left"/>
      <w:pPr>
        <w:ind w:left="5040" w:hanging="360"/>
      </w:pPr>
      <w:rPr>
        <w:rFonts w:ascii="Symbol" w:hAnsi="Symbol" w:hint="default"/>
      </w:rPr>
    </w:lvl>
    <w:lvl w:ilvl="7" w:tplc="EBACDACC">
      <w:start w:val="1"/>
      <w:numFmt w:val="bullet"/>
      <w:lvlText w:val="o"/>
      <w:lvlJc w:val="left"/>
      <w:pPr>
        <w:ind w:left="5760" w:hanging="360"/>
      </w:pPr>
      <w:rPr>
        <w:rFonts w:ascii="Courier New" w:hAnsi="Courier New" w:hint="default"/>
      </w:rPr>
    </w:lvl>
    <w:lvl w:ilvl="8" w:tplc="4D6A4062">
      <w:start w:val="1"/>
      <w:numFmt w:val="bullet"/>
      <w:lvlText w:val=""/>
      <w:lvlJc w:val="left"/>
      <w:pPr>
        <w:ind w:left="6480" w:hanging="360"/>
      </w:pPr>
      <w:rPr>
        <w:rFonts w:ascii="Wingdings" w:hAnsi="Wingdings" w:hint="default"/>
      </w:rPr>
    </w:lvl>
  </w:abstractNum>
  <w:abstractNum w:abstractNumId="29" w15:restartNumberingAfterBreak="0">
    <w:nsid w:val="22914674"/>
    <w:multiLevelType w:val="hybridMultilevel"/>
    <w:tmpl w:val="9D647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CE6619"/>
    <w:multiLevelType w:val="hybridMultilevel"/>
    <w:tmpl w:val="428EA80C"/>
    <w:lvl w:ilvl="0" w:tplc="5B204652">
      <w:start w:val="4"/>
      <w:numFmt w:val="bullet"/>
      <w:lvlText w:val=""/>
      <w:lvlJc w:val="left"/>
      <w:pPr>
        <w:ind w:left="1080" w:hanging="360"/>
      </w:pPr>
      <w:rPr>
        <w:rFonts w:ascii="Wingdings" w:eastAsiaTheme="minorEastAsia" w:hAnsi="Wingdings" w:cs="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1" w15:restartNumberingAfterBreak="0">
    <w:nsid w:val="258D4EF9"/>
    <w:multiLevelType w:val="hybridMultilevel"/>
    <w:tmpl w:val="5016B352"/>
    <w:lvl w:ilvl="0" w:tplc="FFFFFFFF">
      <w:start w:val="1"/>
      <w:numFmt w:val="lowerLetter"/>
      <w:lvlText w:val="%1)"/>
      <w:lvlJc w:val="left"/>
      <w:pPr>
        <w:ind w:left="720" w:hanging="360"/>
      </w:pPr>
      <w:rPr>
        <w:rFonts w:eastAsia="Aria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6C4696B"/>
    <w:multiLevelType w:val="hybridMultilevel"/>
    <w:tmpl w:val="8E1C627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91D74EA"/>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294621F2"/>
    <w:multiLevelType w:val="hybridMultilevel"/>
    <w:tmpl w:val="CCF8F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E54B65"/>
    <w:multiLevelType w:val="hybridMultilevel"/>
    <w:tmpl w:val="9F029A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2B0A5E96"/>
    <w:multiLevelType w:val="hybridMultilevel"/>
    <w:tmpl w:val="0AFEF996"/>
    <w:lvl w:ilvl="0" w:tplc="A3206C38">
      <w:start w:val="1"/>
      <w:numFmt w:val="lowerLetter"/>
      <w:lvlText w:val="%1)"/>
      <w:lvlJc w:val="left"/>
      <w:pPr>
        <w:ind w:left="360" w:hanging="360"/>
      </w:pPr>
      <w:rPr>
        <w:rFonts w:eastAsia="Arial" w:hint="default"/>
        <w:lang w:val="en-SG"/>
      </w:rPr>
    </w:lvl>
    <w:lvl w:ilvl="1" w:tplc="FFFFFFFF">
      <w:start w:val="1"/>
      <w:numFmt w:val="bullet"/>
      <w:lvlText w:val="o"/>
      <w:lvlJc w:val="left"/>
      <w:pPr>
        <w:ind w:left="1080" w:hanging="360"/>
      </w:pPr>
      <w:rPr>
        <w:rFonts w:ascii="Courier New" w:hAnsi="Courier New" w:cs="Courier New"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2B0D498D"/>
    <w:multiLevelType w:val="hybridMultilevel"/>
    <w:tmpl w:val="0F8CDFB2"/>
    <w:lvl w:ilvl="0" w:tplc="76A40F22">
      <w:start w:val="1"/>
      <w:numFmt w:val="bullet"/>
      <w:lvlText w:val=""/>
      <w:lvlJc w:val="left"/>
      <w:pPr>
        <w:ind w:left="800" w:hanging="440"/>
      </w:pPr>
      <w:rPr>
        <w:rFonts w:ascii="Symbol" w:hAnsi="Symbol"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8" w15:restartNumberingAfterBreak="0">
    <w:nsid w:val="2B494F59"/>
    <w:multiLevelType w:val="hybridMultilevel"/>
    <w:tmpl w:val="2520AA8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2BA93FE8"/>
    <w:multiLevelType w:val="multilevel"/>
    <w:tmpl w:val="8C5AE54E"/>
    <w:lvl w:ilvl="0">
      <w:start w:val="1"/>
      <w:numFmt w:val="decimal"/>
      <w:lvlText w:val="%1."/>
      <w:lvlJc w:val="left"/>
      <w:pPr>
        <w:tabs>
          <w:tab w:val="num" w:pos="720"/>
        </w:tabs>
        <w:ind w:left="720" w:hanging="720"/>
      </w:pPr>
      <w:rPr>
        <w:rFonts w:ascii="Arial" w:hAnsi="Arial" w:cs="Arial" w:hint="default"/>
        <w:b/>
        <w:i w:val="0"/>
        <w:spacing w:val="0"/>
        <w:w w:val="100"/>
        <w:position w:val="0"/>
        <w:sz w:val="22"/>
        <w:szCs w:val="22"/>
      </w:rPr>
    </w:lvl>
    <w:lvl w:ilvl="1">
      <w:start w:val="1"/>
      <w:numFmt w:val="decimal"/>
      <w:lvlText w:val="%1.%2"/>
      <w:lvlJc w:val="left"/>
      <w:pPr>
        <w:tabs>
          <w:tab w:val="num" w:pos="720"/>
        </w:tabs>
        <w:ind w:left="720" w:hanging="720"/>
      </w:pPr>
      <w:rPr>
        <w:rFonts w:ascii="Arial" w:hAnsi="Arial" w:cs="Arial" w:hint="default"/>
        <w:b/>
        <w:i w:val="0"/>
        <w:sz w:val="22"/>
      </w:rPr>
    </w:lvl>
    <w:lvl w:ilvl="2">
      <w:start w:val="1"/>
      <w:numFmt w:val="decimal"/>
      <w:lvlText w:val="%1.%2.%3"/>
      <w:lvlJc w:val="left"/>
      <w:pPr>
        <w:tabs>
          <w:tab w:val="num" w:pos="720"/>
        </w:tabs>
        <w:ind w:left="720" w:hanging="720"/>
      </w:pPr>
      <w:rPr>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720"/>
        </w:tabs>
        <w:ind w:left="720" w:hanging="720"/>
      </w:pPr>
      <w:rPr>
        <w:rFonts w:ascii="Arial" w:hAnsi="Arial" w:cs="Arial" w:hint="default"/>
        <w:b/>
        <w:i w:val="0"/>
        <w:sz w:val="22"/>
      </w:rPr>
    </w:lvl>
    <w:lvl w:ilvl="4">
      <w:start w:val="1"/>
      <w:numFmt w:val="decimal"/>
      <w:pStyle w:val="Heading5"/>
      <w:lvlText w:val="%1.%2.%3.%4.%5"/>
      <w:lvlJc w:val="left"/>
      <w:pPr>
        <w:tabs>
          <w:tab w:val="num" w:pos="1080"/>
        </w:tabs>
        <w:ind w:left="720" w:hanging="720"/>
      </w:pPr>
      <w:rPr>
        <w:rFonts w:ascii="Times New Roman" w:hAnsi="Times New Roman" w:cs="Times New Roman" w:hint="default"/>
        <w:b/>
        <w:i w:val="0"/>
        <w:sz w:val="22"/>
      </w:rPr>
    </w:lvl>
    <w:lvl w:ilvl="5">
      <w:start w:val="1"/>
      <w:numFmt w:val="decimal"/>
      <w:pStyle w:val="Heading6"/>
      <w:lvlText w:val="%1.%2.%3.%4.%5.%6"/>
      <w:lvlJc w:val="left"/>
      <w:pPr>
        <w:tabs>
          <w:tab w:val="num" w:pos="1080"/>
        </w:tabs>
        <w:ind w:left="720" w:hanging="720"/>
      </w:pPr>
      <w:rPr>
        <w:rFonts w:ascii="Times New Roman" w:hAnsi="Times New Roman" w:hint="default"/>
        <w:b/>
        <w:i w:val="0"/>
        <w:sz w:val="22"/>
      </w:rPr>
    </w:lvl>
    <w:lvl w:ilvl="6">
      <w:start w:val="1"/>
      <w:numFmt w:val="decimal"/>
      <w:lvlText w:val="%1.%2.%3.%4.%5.%6.%7"/>
      <w:lvlJc w:val="left"/>
      <w:pPr>
        <w:tabs>
          <w:tab w:val="num" w:pos="1440"/>
        </w:tabs>
        <w:ind w:left="720" w:hanging="720"/>
      </w:pPr>
      <w:rPr>
        <w:rFonts w:ascii="Times New Roman" w:hAnsi="Times New Roman" w:hint="default"/>
        <w:b/>
        <w:i w:val="0"/>
        <w:sz w:val="22"/>
      </w:rPr>
    </w:lvl>
    <w:lvl w:ilvl="7">
      <w:start w:val="1"/>
      <w:numFmt w:val="decimal"/>
      <w:lvlText w:val="%1.%2.%3.%4.%5.%6.%7.%8"/>
      <w:lvlJc w:val="left"/>
      <w:pPr>
        <w:tabs>
          <w:tab w:val="num" w:pos="1440"/>
        </w:tabs>
        <w:ind w:left="720" w:hanging="720"/>
      </w:pPr>
      <w:rPr>
        <w:rFonts w:ascii="Times New Roman" w:hAnsi="Times New Roman" w:hint="default"/>
        <w:b/>
        <w:i w:val="0"/>
        <w:sz w:val="22"/>
      </w:rPr>
    </w:lvl>
    <w:lvl w:ilvl="8">
      <w:start w:val="1"/>
      <w:numFmt w:val="decimal"/>
      <w:lvlText w:val="%1.%2.%3.%4.%5.%6.%7.%8.%9"/>
      <w:lvlJc w:val="left"/>
      <w:pPr>
        <w:tabs>
          <w:tab w:val="num" w:pos="1800"/>
        </w:tabs>
        <w:ind w:left="720" w:hanging="720"/>
      </w:pPr>
      <w:rPr>
        <w:rFonts w:ascii="Times New Roman" w:hAnsi="Times New Roman" w:hint="default"/>
        <w:b/>
        <w:i w:val="0"/>
        <w:sz w:val="22"/>
      </w:rPr>
    </w:lvl>
  </w:abstractNum>
  <w:abstractNum w:abstractNumId="40" w15:restartNumberingAfterBreak="0">
    <w:nsid w:val="2D641454"/>
    <w:multiLevelType w:val="hybridMultilevel"/>
    <w:tmpl w:val="2D36D9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2EE66E5D"/>
    <w:multiLevelType w:val="hybridMultilevel"/>
    <w:tmpl w:val="163AF8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32687AEB"/>
    <w:multiLevelType w:val="hybridMultilevel"/>
    <w:tmpl w:val="5016B352"/>
    <w:lvl w:ilvl="0" w:tplc="FFFFFFFF">
      <w:start w:val="1"/>
      <w:numFmt w:val="lowerLetter"/>
      <w:lvlText w:val="%1)"/>
      <w:lvlJc w:val="left"/>
      <w:pPr>
        <w:ind w:left="360" w:hanging="360"/>
      </w:pPr>
      <w:rPr>
        <w:rFonts w:eastAsia="Aria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346827E5"/>
    <w:multiLevelType w:val="multilevel"/>
    <w:tmpl w:val="BB089EA6"/>
    <w:lvl w:ilvl="0">
      <w:start w:val="1"/>
      <w:numFmt w:val="lowerLetter"/>
      <w:pStyle w:val="ListLevel1a"/>
      <w:lvlText w:val="(%1)"/>
      <w:lvlJc w:val="left"/>
      <w:pPr>
        <w:tabs>
          <w:tab w:val="num" w:pos="992"/>
        </w:tabs>
        <w:ind w:left="992" w:hanging="425"/>
      </w:pPr>
      <w:rPr>
        <w:rFonts w:hint="default"/>
      </w:rPr>
    </w:lvl>
    <w:lvl w:ilvl="1">
      <w:start w:val="1"/>
      <w:numFmt w:val="lowerRoman"/>
      <w:pStyle w:val="ListLevel2i"/>
      <w:lvlText w:val="(%2)"/>
      <w:lvlJc w:val="left"/>
      <w:pPr>
        <w:tabs>
          <w:tab w:val="num" w:pos="1418"/>
        </w:tabs>
        <w:ind w:left="1418" w:hanging="426"/>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382A60B4"/>
    <w:multiLevelType w:val="hybridMultilevel"/>
    <w:tmpl w:val="5FC2EC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3937413B"/>
    <w:multiLevelType w:val="multilevel"/>
    <w:tmpl w:val="5B08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54A354"/>
    <w:multiLevelType w:val="hybridMultilevel"/>
    <w:tmpl w:val="401E1560"/>
    <w:lvl w:ilvl="0" w:tplc="76A40F22">
      <w:start w:val="1"/>
      <w:numFmt w:val="bullet"/>
      <w:lvlText w:val=""/>
      <w:lvlJc w:val="left"/>
      <w:pPr>
        <w:ind w:left="720" w:hanging="360"/>
      </w:pPr>
      <w:rPr>
        <w:rFonts w:ascii="Symbol" w:hAnsi="Symbol" w:hint="default"/>
      </w:rPr>
    </w:lvl>
    <w:lvl w:ilvl="1" w:tplc="F5C4F0E6">
      <w:start w:val="1"/>
      <w:numFmt w:val="bullet"/>
      <w:lvlText w:val="o"/>
      <w:lvlJc w:val="left"/>
      <w:pPr>
        <w:ind w:left="1440" w:hanging="360"/>
      </w:pPr>
      <w:rPr>
        <w:rFonts w:ascii="Courier New" w:hAnsi="Courier New" w:hint="default"/>
      </w:rPr>
    </w:lvl>
    <w:lvl w:ilvl="2" w:tplc="68865D6A">
      <w:start w:val="1"/>
      <w:numFmt w:val="bullet"/>
      <w:lvlText w:val=""/>
      <w:lvlJc w:val="left"/>
      <w:pPr>
        <w:ind w:left="2160" w:hanging="360"/>
      </w:pPr>
      <w:rPr>
        <w:rFonts w:ascii="Wingdings" w:hAnsi="Wingdings" w:hint="default"/>
      </w:rPr>
    </w:lvl>
    <w:lvl w:ilvl="3" w:tplc="FDCC016A">
      <w:start w:val="1"/>
      <w:numFmt w:val="bullet"/>
      <w:lvlText w:val=""/>
      <w:lvlJc w:val="left"/>
      <w:pPr>
        <w:ind w:left="2880" w:hanging="360"/>
      </w:pPr>
      <w:rPr>
        <w:rFonts w:ascii="Symbol" w:hAnsi="Symbol" w:hint="default"/>
      </w:rPr>
    </w:lvl>
    <w:lvl w:ilvl="4" w:tplc="9F3AEC10">
      <w:start w:val="1"/>
      <w:numFmt w:val="bullet"/>
      <w:lvlText w:val="o"/>
      <w:lvlJc w:val="left"/>
      <w:pPr>
        <w:ind w:left="3600" w:hanging="360"/>
      </w:pPr>
      <w:rPr>
        <w:rFonts w:ascii="Courier New" w:hAnsi="Courier New" w:hint="default"/>
      </w:rPr>
    </w:lvl>
    <w:lvl w:ilvl="5" w:tplc="CB40F740">
      <w:start w:val="1"/>
      <w:numFmt w:val="bullet"/>
      <w:lvlText w:val=""/>
      <w:lvlJc w:val="left"/>
      <w:pPr>
        <w:ind w:left="4320" w:hanging="360"/>
      </w:pPr>
      <w:rPr>
        <w:rFonts w:ascii="Wingdings" w:hAnsi="Wingdings" w:hint="default"/>
      </w:rPr>
    </w:lvl>
    <w:lvl w:ilvl="6" w:tplc="0BDC48B0">
      <w:start w:val="1"/>
      <w:numFmt w:val="bullet"/>
      <w:lvlText w:val=""/>
      <w:lvlJc w:val="left"/>
      <w:pPr>
        <w:ind w:left="5040" w:hanging="360"/>
      </w:pPr>
      <w:rPr>
        <w:rFonts w:ascii="Symbol" w:hAnsi="Symbol" w:hint="default"/>
      </w:rPr>
    </w:lvl>
    <w:lvl w:ilvl="7" w:tplc="DF8ED5CA">
      <w:start w:val="1"/>
      <w:numFmt w:val="bullet"/>
      <w:lvlText w:val="o"/>
      <w:lvlJc w:val="left"/>
      <w:pPr>
        <w:ind w:left="5760" w:hanging="360"/>
      </w:pPr>
      <w:rPr>
        <w:rFonts w:ascii="Courier New" w:hAnsi="Courier New" w:hint="default"/>
      </w:rPr>
    </w:lvl>
    <w:lvl w:ilvl="8" w:tplc="66D6A150">
      <w:start w:val="1"/>
      <w:numFmt w:val="bullet"/>
      <w:lvlText w:val=""/>
      <w:lvlJc w:val="left"/>
      <w:pPr>
        <w:ind w:left="6480" w:hanging="360"/>
      </w:pPr>
      <w:rPr>
        <w:rFonts w:ascii="Wingdings" w:hAnsi="Wingdings" w:hint="default"/>
      </w:rPr>
    </w:lvl>
  </w:abstractNum>
  <w:abstractNum w:abstractNumId="47" w15:restartNumberingAfterBreak="0">
    <w:nsid w:val="3C4F682B"/>
    <w:multiLevelType w:val="hybridMultilevel"/>
    <w:tmpl w:val="D3F84928"/>
    <w:lvl w:ilvl="0" w:tplc="C1B4A70A">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CCB697D"/>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3E1A1CA3"/>
    <w:multiLevelType w:val="hybridMultilevel"/>
    <w:tmpl w:val="F6AE205C"/>
    <w:lvl w:ilvl="0" w:tplc="1B2A70C0">
      <w:start w:val="31"/>
      <w:numFmt w:val="bullet"/>
      <w:lvlText w:val=""/>
      <w:lvlJc w:val="left"/>
      <w:pPr>
        <w:ind w:left="360" w:hanging="360"/>
      </w:pPr>
      <w:rPr>
        <w:rFonts w:ascii="Symbol" w:eastAsia="Times New Roman" w:hAnsi="Symbo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20E5CC7"/>
    <w:multiLevelType w:val="hybridMultilevel"/>
    <w:tmpl w:val="15CC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26C7B57"/>
    <w:multiLevelType w:val="multilevel"/>
    <w:tmpl w:val="08E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A735D7"/>
    <w:multiLevelType w:val="singleLevel"/>
    <w:tmpl w:val="09BCC5D0"/>
    <w:lvl w:ilvl="0">
      <w:start w:val="1"/>
      <w:numFmt w:val="bullet"/>
      <w:pStyle w:val="bullet1"/>
      <w:lvlText w:val=""/>
      <w:lvlJc w:val="left"/>
      <w:pPr>
        <w:tabs>
          <w:tab w:val="num" w:pos="360"/>
        </w:tabs>
        <w:ind w:left="360" w:hanging="360"/>
      </w:pPr>
      <w:rPr>
        <w:rFonts w:ascii="Symbol" w:hAnsi="Symbol" w:hint="default"/>
      </w:rPr>
    </w:lvl>
  </w:abstractNum>
  <w:abstractNum w:abstractNumId="53" w15:restartNumberingAfterBreak="0">
    <w:nsid w:val="42CF4755"/>
    <w:multiLevelType w:val="multilevel"/>
    <w:tmpl w:val="3F6EDFA2"/>
    <w:lvl w:ilvl="0">
      <w:start w:val="1"/>
      <w:numFmt w:val="bullet"/>
      <w:pStyle w:val="ItemList"/>
      <w:lvlText w:val=""/>
      <w:lvlJc w:val="left"/>
      <w:pPr>
        <w:tabs>
          <w:tab w:val="num" w:pos="1276"/>
        </w:tabs>
        <w:ind w:left="1276" w:hanging="425"/>
      </w:pPr>
      <w:rPr>
        <w:rFonts w:ascii="Wingdings" w:hAnsi="Wingdings" w:hint="default"/>
        <w:b w:val="0"/>
        <w:bCs w:val="0"/>
        <w:i w:val="0"/>
        <w:iCs w:val="0"/>
        <w:caps w:val="0"/>
        <w:strike w:val="0"/>
        <w:dstrike w:val="0"/>
        <w:vanish w:val="0"/>
        <w:spacing w:val="0"/>
        <w:w w:val="100"/>
        <w:position w:val="2"/>
        <w:sz w:val="16"/>
        <w:szCs w:val="16"/>
        <w:vertAlign w:val="baseline"/>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4" w15:restartNumberingAfterBreak="0">
    <w:nsid w:val="42DC431C"/>
    <w:multiLevelType w:val="multilevel"/>
    <w:tmpl w:val="8CC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3374D68"/>
    <w:multiLevelType w:val="hybridMultilevel"/>
    <w:tmpl w:val="9B6AC4FA"/>
    <w:lvl w:ilvl="0" w:tplc="82EC30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5B91369"/>
    <w:multiLevelType w:val="hybridMultilevel"/>
    <w:tmpl w:val="5016B352"/>
    <w:lvl w:ilvl="0" w:tplc="FFFFFFFF">
      <w:start w:val="1"/>
      <w:numFmt w:val="lowerLetter"/>
      <w:lvlText w:val="%1)"/>
      <w:lvlJc w:val="left"/>
      <w:pPr>
        <w:ind w:left="360" w:hanging="360"/>
      </w:pPr>
      <w:rPr>
        <w:rFonts w:eastAsia="Aria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47ED1CB7"/>
    <w:multiLevelType w:val="hybridMultilevel"/>
    <w:tmpl w:val="5016B352"/>
    <w:lvl w:ilvl="0" w:tplc="FFFFFFFF">
      <w:start w:val="1"/>
      <w:numFmt w:val="lowerLetter"/>
      <w:lvlText w:val="%1)"/>
      <w:lvlJc w:val="left"/>
      <w:pPr>
        <w:ind w:left="360" w:hanging="360"/>
      </w:pPr>
      <w:rPr>
        <w:rFonts w:eastAsia="Aria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4B49780E"/>
    <w:multiLevelType w:val="hybridMultilevel"/>
    <w:tmpl w:val="02968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E473F53"/>
    <w:multiLevelType w:val="hybridMultilevel"/>
    <w:tmpl w:val="7E64360A"/>
    <w:lvl w:ilvl="0" w:tplc="48090001">
      <w:start w:val="1"/>
      <w:numFmt w:val="bullet"/>
      <w:lvlText w:val=""/>
      <w:lvlJc w:val="left"/>
      <w:pPr>
        <w:ind w:left="780" w:hanging="360"/>
      </w:pPr>
      <w:rPr>
        <w:rFonts w:ascii="Symbol" w:hAnsi="Symbol" w:hint="default"/>
      </w:rPr>
    </w:lvl>
    <w:lvl w:ilvl="1" w:tplc="48090003" w:tentative="1">
      <w:start w:val="1"/>
      <w:numFmt w:val="bullet"/>
      <w:lvlText w:val="o"/>
      <w:lvlJc w:val="left"/>
      <w:pPr>
        <w:ind w:left="1500" w:hanging="360"/>
      </w:pPr>
      <w:rPr>
        <w:rFonts w:ascii="Courier New" w:hAnsi="Courier New" w:cs="Courier New" w:hint="default"/>
      </w:rPr>
    </w:lvl>
    <w:lvl w:ilvl="2" w:tplc="48090005" w:tentative="1">
      <w:start w:val="1"/>
      <w:numFmt w:val="bullet"/>
      <w:lvlText w:val=""/>
      <w:lvlJc w:val="left"/>
      <w:pPr>
        <w:ind w:left="2220" w:hanging="360"/>
      </w:pPr>
      <w:rPr>
        <w:rFonts w:ascii="Wingdings" w:hAnsi="Wingdings" w:hint="default"/>
      </w:rPr>
    </w:lvl>
    <w:lvl w:ilvl="3" w:tplc="48090001" w:tentative="1">
      <w:start w:val="1"/>
      <w:numFmt w:val="bullet"/>
      <w:lvlText w:val=""/>
      <w:lvlJc w:val="left"/>
      <w:pPr>
        <w:ind w:left="2940" w:hanging="360"/>
      </w:pPr>
      <w:rPr>
        <w:rFonts w:ascii="Symbol" w:hAnsi="Symbol" w:hint="default"/>
      </w:rPr>
    </w:lvl>
    <w:lvl w:ilvl="4" w:tplc="48090003" w:tentative="1">
      <w:start w:val="1"/>
      <w:numFmt w:val="bullet"/>
      <w:lvlText w:val="o"/>
      <w:lvlJc w:val="left"/>
      <w:pPr>
        <w:ind w:left="3660" w:hanging="360"/>
      </w:pPr>
      <w:rPr>
        <w:rFonts w:ascii="Courier New" w:hAnsi="Courier New" w:cs="Courier New" w:hint="default"/>
      </w:rPr>
    </w:lvl>
    <w:lvl w:ilvl="5" w:tplc="48090005" w:tentative="1">
      <w:start w:val="1"/>
      <w:numFmt w:val="bullet"/>
      <w:lvlText w:val=""/>
      <w:lvlJc w:val="left"/>
      <w:pPr>
        <w:ind w:left="4380" w:hanging="360"/>
      </w:pPr>
      <w:rPr>
        <w:rFonts w:ascii="Wingdings" w:hAnsi="Wingdings" w:hint="default"/>
      </w:rPr>
    </w:lvl>
    <w:lvl w:ilvl="6" w:tplc="48090001" w:tentative="1">
      <w:start w:val="1"/>
      <w:numFmt w:val="bullet"/>
      <w:lvlText w:val=""/>
      <w:lvlJc w:val="left"/>
      <w:pPr>
        <w:ind w:left="5100" w:hanging="360"/>
      </w:pPr>
      <w:rPr>
        <w:rFonts w:ascii="Symbol" w:hAnsi="Symbol" w:hint="default"/>
      </w:rPr>
    </w:lvl>
    <w:lvl w:ilvl="7" w:tplc="48090003" w:tentative="1">
      <w:start w:val="1"/>
      <w:numFmt w:val="bullet"/>
      <w:lvlText w:val="o"/>
      <w:lvlJc w:val="left"/>
      <w:pPr>
        <w:ind w:left="5820" w:hanging="360"/>
      </w:pPr>
      <w:rPr>
        <w:rFonts w:ascii="Courier New" w:hAnsi="Courier New" w:cs="Courier New" w:hint="default"/>
      </w:rPr>
    </w:lvl>
    <w:lvl w:ilvl="8" w:tplc="48090005" w:tentative="1">
      <w:start w:val="1"/>
      <w:numFmt w:val="bullet"/>
      <w:lvlText w:val=""/>
      <w:lvlJc w:val="left"/>
      <w:pPr>
        <w:ind w:left="6540" w:hanging="360"/>
      </w:pPr>
      <w:rPr>
        <w:rFonts w:ascii="Wingdings" w:hAnsi="Wingdings" w:hint="default"/>
      </w:rPr>
    </w:lvl>
  </w:abstractNum>
  <w:abstractNum w:abstractNumId="60" w15:restartNumberingAfterBreak="0">
    <w:nsid w:val="4EDC2045"/>
    <w:multiLevelType w:val="multilevel"/>
    <w:tmpl w:val="8082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704520"/>
    <w:multiLevelType w:val="hybridMultilevel"/>
    <w:tmpl w:val="5016B352"/>
    <w:lvl w:ilvl="0" w:tplc="FFFFFFFF">
      <w:start w:val="1"/>
      <w:numFmt w:val="lowerLetter"/>
      <w:lvlText w:val="%1)"/>
      <w:lvlJc w:val="left"/>
      <w:pPr>
        <w:ind w:left="360" w:hanging="360"/>
      </w:pPr>
      <w:rPr>
        <w:rFonts w:eastAsia="Aria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51531D5C"/>
    <w:multiLevelType w:val="hybridMultilevel"/>
    <w:tmpl w:val="8E1C627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334425A"/>
    <w:multiLevelType w:val="hybridMultilevel"/>
    <w:tmpl w:val="9F029A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53CA43F8"/>
    <w:multiLevelType w:val="multilevel"/>
    <w:tmpl w:val="6F9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3EE137B"/>
    <w:multiLevelType w:val="multilevel"/>
    <w:tmpl w:val="374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56D7AE1"/>
    <w:multiLevelType w:val="hybridMultilevel"/>
    <w:tmpl w:val="9F029A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56F1366A"/>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5773294D"/>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595C61CC"/>
    <w:multiLevelType w:val="multilevel"/>
    <w:tmpl w:val="07B8A06E"/>
    <w:lvl w:ilvl="0">
      <w:start w:val="1"/>
      <w:numFmt w:val="upperLetter"/>
      <w:pStyle w:val="Appendix"/>
      <w:suff w:val="space"/>
      <w:lvlText w:val="Appendix %1 - "/>
      <w:lvlJc w:val="left"/>
      <w:pPr>
        <w:ind w:left="0" w:firstLine="0"/>
      </w:pPr>
      <w:rPr>
        <w:rFonts w:hint="default"/>
      </w:rPr>
    </w:lvl>
    <w:lvl w:ilvl="1">
      <w:start w:val="1"/>
      <w:numFmt w:val="none"/>
      <w:suff w:val="nothing"/>
      <w:lvlText w:val=""/>
      <w:lvlJc w:val="left"/>
      <w:pPr>
        <w:ind w:left="-900" w:firstLine="0"/>
      </w:pPr>
      <w:rPr>
        <w:rFonts w:hint="default"/>
      </w:rPr>
    </w:lvl>
    <w:lvl w:ilvl="2">
      <w:start w:val="1"/>
      <w:numFmt w:val="none"/>
      <w:suff w:val="nothing"/>
      <w:lvlText w:val=""/>
      <w:lvlJc w:val="left"/>
      <w:pPr>
        <w:ind w:left="-900" w:firstLine="0"/>
      </w:pPr>
      <w:rPr>
        <w:rFonts w:hint="default"/>
      </w:rPr>
    </w:lvl>
    <w:lvl w:ilvl="3">
      <w:start w:val="1"/>
      <w:numFmt w:val="none"/>
      <w:suff w:val="nothing"/>
      <w:lvlText w:val=""/>
      <w:lvlJc w:val="left"/>
      <w:pPr>
        <w:ind w:left="-900" w:firstLine="0"/>
      </w:pPr>
      <w:rPr>
        <w:rFonts w:hint="default"/>
      </w:rPr>
    </w:lvl>
    <w:lvl w:ilvl="4">
      <w:start w:val="1"/>
      <w:numFmt w:val="none"/>
      <w:suff w:val="nothing"/>
      <w:lvlText w:val=""/>
      <w:lvlJc w:val="left"/>
      <w:pPr>
        <w:ind w:left="-900" w:firstLine="0"/>
      </w:pPr>
      <w:rPr>
        <w:rFonts w:hint="default"/>
      </w:rPr>
    </w:lvl>
    <w:lvl w:ilvl="5">
      <w:start w:val="1"/>
      <w:numFmt w:val="none"/>
      <w:suff w:val="nothing"/>
      <w:lvlText w:val=""/>
      <w:lvlJc w:val="left"/>
      <w:pPr>
        <w:ind w:left="-900" w:firstLine="0"/>
      </w:pPr>
      <w:rPr>
        <w:rFonts w:hint="default"/>
      </w:rPr>
    </w:lvl>
    <w:lvl w:ilvl="6">
      <w:start w:val="1"/>
      <w:numFmt w:val="none"/>
      <w:suff w:val="nothing"/>
      <w:lvlText w:val=""/>
      <w:lvlJc w:val="left"/>
      <w:pPr>
        <w:ind w:left="-900" w:firstLine="0"/>
      </w:pPr>
      <w:rPr>
        <w:rFonts w:hint="default"/>
      </w:rPr>
    </w:lvl>
    <w:lvl w:ilvl="7">
      <w:start w:val="1"/>
      <w:numFmt w:val="none"/>
      <w:suff w:val="nothing"/>
      <w:lvlText w:val=""/>
      <w:lvlJc w:val="left"/>
      <w:pPr>
        <w:ind w:left="-900" w:firstLine="0"/>
      </w:pPr>
      <w:rPr>
        <w:rFonts w:hint="default"/>
      </w:rPr>
    </w:lvl>
    <w:lvl w:ilvl="8">
      <w:start w:val="1"/>
      <w:numFmt w:val="none"/>
      <w:suff w:val="nothing"/>
      <w:lvlText w:val=""/>
      <w:lvlJc w:val="left"/>
      <w:pPr>
        <w:ind w:left="-900" w:firstLine="0"/>
      </w:pPr>
      <w:rPr>
        <w:rFonts w:hint="default"/>
      </w:rPr>
    </w:lvl>
  </w:abstractNum>
  <w:abstractNum w:abstractNumId="70" w15:restartNumberingAfterBreak="0">
    <w:nsid w:val="59A8538C"/>
    <w:multiLevelType w:val="hybridMultilevel"/>
    <w:tmpl w:val="5016B352"/>
    <w:lvl w:ilvl="0" w:tplc="FFFFFFFF">
      <w:start w:val="1"/>
      <w:numFmt w:val="lowerLetter"/>
      <w:lvlText w:val="%1)"/>
      <w:lvlJc w:val="left"/>
      <w:pPr>
        <w:ind w:left="360" w:hanging="360"/>
      </w:pPr>
      <w:rPr>
        <w:rFonts w:eastAsia="Aria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5A5009BC"/>
    <w:multiLevelType w:val="hybridMultilevel"/>
    <w:tmpl w:val="8E1C627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5AC623DD"/>
    <w:multiLevelType w:val="hybridMultilevel"/>
    <w:tmpl w:val="163AF8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5DE60D38"/>
    <w:multiLevelType w:val="hybridMultilevel"/>
    <w:tmpl w:val="C6C059E4"/>
    <w:lvl w:ilvl="0" w:tplc="FB385386">
      <w:start w:val="3"/>
      <w:numFmt w:val="lowerLetter"/>
      <w:lvlText w:val="%1）"/>
      <w:lvlJc w:val="left"/>
      <w:pPr>
        <w:ind w:left="720" w:hanging="360"/>
      </w:pPr>
      <w:rPr>
        <w:rFonts w:eastAsiaTheme="minorEastAsia"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4" w15:restartNumberingAfterBreak="0">
    <w:nsid w:val="5E4538B4"/>
    <w:multiLevelType w:val="multilevel"/>
    <w:tmpl w:val="E9DAD936"/>
    <w:lvl w:ilvl="0">
      <w:start w:val="1"/>
      <w:numFmt w:val="decimal"/>
      <w:pStyle w:val="Heading1"/>
      <w:lvlText w:val="%1"/>
      <w:lvlJc w:val="left"/>
      <w:pPr>
        <w:ind w:left="574" w:hanging="432"/>
      </w:pPr>
      <w:rPr>
        <w:sz w:val="24"/>
        <w:szCs w:val="24"/>
      </w:rPr>
    </w:lvl>
    <w:lvl w:ilvl="1">
      <w:start w:val="1"/>
      <w:numFmt w:val="decimal"/>
      <w:pStyle w:val="Heading2"/>
      <w:lvlText w:val="%1.%2"/>
      <w:lvlJc w:val="left"/>
      <w:pPr>
        <w:ind w:left="576" w:hanging="576"/>
      </w:pPr>
    </w:lvl>
    <w:lvl w:ilvl="2">
      <w:start w:val="1"/>
      <w:numFmt w:val="decimal"/>
      <w:pStyle w:val="Heading3"/>
      <w:lvlText w:val="%1.%2.%3"/>
      <w:lvlJc w:val="left"/>
      <w:pPr>
        <w:ind w:left="4410" w:hanging="720"/>
      </w:pPr>
    </w:lvl>
    <w:lvl w:ilvl="3">
      <w:start w:val="1"/>
      <w:numFmt w:val="decimal"/>
      <w:pStyle w:val="ncs-h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5" w15:restartNumberingAfterBreak="0">
    <w:nsid w:val="5ECE415E"/>
    <w:multiLevelType w:val="hybridMultilevel"/>
    <w:tmpl w:val="D1AC2B10"/>
    <w:lvl w:ilvl="0" w:tplc="93CC6F00">
      <w:start w:val="1"/>
      <w:numFmt w:val="lowerLetter"/>
      <w:lvlText w:val="%1)"/>
      <w:lvlJc w:val="left"/>
      <w:pPr>
        <w:ind w:left="360" w:hanging="360"/>
      </w:pPr>
      <w:rPr>
        <w:rFonts w:eastAsia="Arial"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5FBB4F38"/>
    <w:multiLevelType w:val="multilevel"/>
    <w:tmpl w:val="AD84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17E6C8D"/>
    <w:multiLevelType w:val="multilevel"/>
    <w:tmpl w:val="69B0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BA749D"/>
    <w:multiLevelType w:val="hybridMultilevel"/>
    <w:tmpl w:val="9F029A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61EC5D4A"/>
    <w:multiLevelType w:val="multilevel"/>
    <w:tmpl w:val="6A9A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285CD9"/>
    <w:multiLevelType w:val="hybridMultilevel"/>
    <w:tmpl w:val="F5D223DC"/>
    <w:lvl w:ilvl="0" w:tplc="F0EE8056">
      <w:start w:val="2"/>
      <w:numFmt w:val="bullet"/>
      <w:pStyle w:val="InfoBluetbl-Bullet1"/>
      <w:lvlText w:val="-"/>
      <w:lvlJc w:val="left"/>
      <w:pPr>
        <w:ind w:left="720" w:hanging="360"/>
      </w:pPr>
      <w:rPr>
        <w:rFonts w:ascii="Arial" w:eastAsia="SimSun" w:hAnsi="Aria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3F16D7B"/>
    <w:multiLevelType w:val="singleLevel"/>
    <w:tmpl w:val="DA2EA92C"/>
    <w:styleLink w:val="Numbered"/>
    <w:lvl w:ilvl="0">
      <w:start w:val="1"/>
      <w:numFmt w:val="decimal"/>
      <w:lvlText w:val="#%1"/>
      <w:lvlJc w:val="left"/>
      <w:pPr>
        <w:tabs>
          <w:tab w:val="num" w:pos="720"/>
        </w:tabs>
        <w:ind w:left="720" w:hanging="720"/>
      </w:pPr>
    </w:lvl>
  </w:abstractNum>
  <w:abstractNum w:abstractNumId="82" w15:restartNumberingAfterBreak="0">
    <w:nsid w:val="65006F82"/>
    <w:multiLevelType w:val="hybridMultilevel"/>
    <w:tmpl w:val="387E897C"/>
    <w:lvl w:ilvl="0" w:tplc="E0CEC3A6">
      <w:start w:val="1"/>
      <w:numFmt w:val="lowerLetter"/>
      <w:pStyle w:val="InfoBluetbl-alpha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7114C55"/>
    <w:multiLevelType w:val="hybridMultilevel"/>
    <w:tmpl w:val="FFFFFFFF"/>
    <w:lvl w:ilvl="0" w:tplc="ABB854CE">
      <w:start w:val="1"/>
      <w:numFmt w:val="bullet"/>
      <w:lvlText w:val=""/>
      <w:lvlJc w:val="left"/>
      <w:pPr>
        <w:ind w:left="720" w:hanging="360"/>
      </w:pPr>
      <w:rPr>
        <w:rFonts w:ascii="Symbol" w:hAnsi="Symbol" w:hint="default"/>
      </w:rPr>
    </w:lvl>
    <w:lvl w:ilvl="1" w:tplc="E35CD9DC">
      <w:start w:val="1"/>
      <w:numFmt w:val="bullet"/>
      <w:lvlText w:val="o"/>
      <w:lvlJc w:val="left"/>
      <w:pPr>
        <w:ind w:left="1440" w:hanging="360"/>
      </w:pPr>
      <w:rPr>
        <w:rFonts w:ascii="Courier New" w:hAnsi="Courier New" w:hint="default"/>
      </w:rPr>
    </w:lvl>
    <w:lvl w:ilvl="2" w:tplc="535438C6">
      <w:start w:val="1"/>
      <w:numFmt w:val="bullet"/>
      <w:lvlText w:val=""/>
      <w:lvlJc w:val="left"/>
      <w:pPr>
        <w:ind w:left="2160" w:hanging="360"/>
      </w:pPr>
      <w:rPr>
        <w:rFonts w:ascii="Wingdings" w:hAnsi="Wingdings" w:hint="default"/>
      </w:rPr>
    </w:lvl>
    <w:lvl w:ilvl="3" w:tplc="6458EBF6">
      <w:start w:val="1"/>
      <w:numFmt w:val="bullet"/>
      <w:lvlText w:val=""/>
      <w:lvlJc w:val="left"/>
      <w:pPr>
        <w:ind w:left="2880" w:hanging="360"/>
      </w:pPr>
      <w:rPr>
        <w:rFonts w:ascii="Symbol" w:hAnsi="Symbol" w:hint="default"/>
      </w:rPr>
    </w:lvl>
    <w:lvl w:ilvl="4" w:tplc="EF1CC968">
      <w:start w:val="1"/>
      <w:numFmt w:val="bullet"/>
      <w:lvlText w:val="o"/>
      <w:lvlJc w:val="left"/>
      <w:pPr>
        <w:ind w:left="3600" w:hanging="360"/>
      </w:pPr>
      <w:rPr>
        <w:rFonts w:ascii="Courier New" w:hAnsi="Courier New" w:hint="default"/>
      </w:rPr>
    </w:lvl>
    <w:lvl w:ilvl="5" w:tplc="57FE0AE0">
      <w:start w:val="1"/>
      <w:numFmt w:val="bullet"/>
      <w:lvlText w:val=""/>
      <w:lvlJc w:val="left"/>
      <w:pPr>
        <w:ind w:left="4320" w:hanging="360"/>
      </w:pPr>
      <w:rPr>
        <w:rFonts w:ascii="Wingdings" w:hAnsi="Wingdings" w:hint="default"/>
      </w:rPr>
    </w:lvl>
    <w:lvl w:ilvl="6" w:tplc="A818176C">
      <w:start w:val="1"/>
      <w:numFmt w:val="bullet"/>
      <w:lvlText w:val=""/>
      <w:lvlJc w:val="left"/>
      <w:pPr>
        <w:ind w:left="5040" w:hanging="360"/>
      </w:pPr>
      <w:rPr>
        <w:rFonts w:ascii="Symbol" w:hAnsi="Symbol" w:hint="default"/>
      </w:rPr>
    </w:lvl>
    <w:lvl w:ilvl="7" w:tplc="EB12A928">
      <w:start w:val="1"/>
      <w:numFmt w:val="bullet"/>
      <w:lvlText w:val="o"/>
      <w:lvlJc w:val="left"/>
      <w:pPr>
        <w:ind w:left="5760" w:hanging="360"/>
      </w:pPr>
      <w:rPr>
        <w:rFonts w:ascii="Courier New" w:hAnsi="Courier New" w:hint="default"/>
      </w:rPr>
    </w:lvl>
    <w:lvl w:ilvl="8" w:tplc="F796CB96">
      <w:start w:val="1"/>
      <w:numFmt w:val="bullet"/>
      <w:lvlText w:val=""/>
      <w:lvlJc w:val="left"/>
      <w:pPr>
        <w:ind w:left="6480" w:hanging="360"/>
      </w:pPr>
      <w:rPr>
        <w:rFonts w:ascii="Wingdings" w:hAnsi="Wingdings" w:hint="default"/>
      </w:rPr>
    </w:lvl>
  </w:abstractNum>
  <w:abstractNum w:abstractNumId="84" w15:restartNumberingAfterBreak="0">
    <w:nsid w:val="678B7F90"/>
    <w:multiLevelType w:val="multilevel"/>
    <w:tmpl w:val="1A8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89E321E"/>
    <w:multiLevelType w:val="hybridMultilevel"/>
    <w:tmpl w:val="51442B4A"/>
    <w:lvl w:ilvl="0" w:tplc="2886FD62">
      <w:start w:val="1"/>
      <w:numFmt w:val="bullet"/>
      <w:pStyle w:val="InfoBlu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C0D0636"/>
    <w:multiLevelType w:val="hybridMultilevel"/>
    <w:tmpl w:val="5016B352"/>
    <w:lvl w:ilvl="0" w:tplc="FFFFFFFF">
      <w:start w:val="1"/>
      <w:numFmt w:val="lowerLetter"/>
      <w:lvlText w:val="%1)"/>
      <w:lvlJc w:val="left"/>
      <w:pPr>
        <w:ind w:left="360" w:hanging="360"/>
      </w:pPr>
      <w:rPr>
        <w:rFonts w:eastAsia="Aria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6C4849B5"/>
    <w:multiLevelType w:val="hybridMultilevel"/>
    <w:tmpl w:val="AFD2A3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6C802AEB"/>
    <w:multiLevelType w:val="multilevel"/>
    <w:tmpl w:val="8092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CED0963"/>
    <w:multiLevelType w:val="multilevel"/>
    <w:tmpl w:val="895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D7D2687"/>
    <w:multiLevelType w:val="hybridMultilevel"/>
    <w:tmpl w:val="5016B352"/>
    <w:lvl w:ilvl="0" w:tplc="FFFFFFFF">
      <w:start w:val="1"/>
      <w:numFmt w:val="lowerLetter"/>
      <w:lvlText w:val="%1)"/>
      <w:lvlJc w:val="left"/>
      <w:pPr>
        <w:ind w:left="360" w:hanging="360"/>
      </w:pPr>
      <w:rPr>
        <w:rFonts w:eastAsia="Aria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70000418"/>
    <w:multiLevelType w:val="hybridMultilevel"/>
    <w:tmpl w:val="636CB8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71F7701B"/>
    <w:multiLevelType w:val="hybridMultilevel"/>
    <w:tmpl w:val="479EEF28"/>
    <w:styleLink w:val="Lettered"/>
    <w:lvl w:ilvl="0" w:tplc="047ED2BC">
      <w:start w:val="1"/>
      <w:numFmt w:val="bullet"/>
      <w:lvlText w:val=""/>
      <w:lvlJc w:val="left"/>
      <w:pPr>
        <w:tabs>
          <w:tab w:val="num" w:pos="720"/>
        </w:tabs>
        <w:ind w:left="1800" w:hanging="108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72AE5E2E"/>
    <w:multiLevelType w:val="hybridMultilevel"/>
    <w:tmpl w:val="10A2783C"/>
    <w:lvl w:ilvl="0" w:tplc="FE2EBA3C">
      <w:start w:val="1"/>
      <w:numFmt w:val="decimal"/>
      <w:pStyle w:val="InfoBluetbl-num1"/>
      <w:lvlText w:val="%1."/>
      <w:lvlJc w:val="left"/>
      <w:pPr>
        <w:ind w:left="37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2D64B5E"/>
    <w:multiLevelType w:val="multilevel"/>
    <w:tmpl w:val="19006B3C"/>
    <w:lvl w:ilvl="0">
      <w:start w:val="1"/>
      <w:numFmt w:val="bullet"/>
      <w:lvlText w:val=""/>
      <w:lvlJc w:val="left"/>
      <w:pPr>
        <w:tabs>
          <w:tab w:val="num" w:pos="480"/>
        </w:tabs>
        <w:ind w:left="480" w:hanging="360"/>
      </w:pPr>
      <w:rPr>
        <w:rFonts w:ascii="Symbol" w:hAnsi="Symbol" w:hint="default"/>
        <w:sz w:val="20"/>
      </w:rPr>
    </w:lvl>
    <w:lvl w:ilvl="1" w:tentative="1">
      <w:start w:val="1"/>
      <w:numFmt w:val="bullet"/>
      <w:lvlText w:val=""/>
      <w:lvlJc w:val="left"/>
      <w:pPr>
        <w:tabs>
          <w:tab w:val="num" w:pos="1200"/>
        </w:tabs>
        <w:ind w:left="1200" w:hanging="360"/>
      </w:pPr>
      <w:rPr>
        <w:rFonts w:ascii="Symbol" w:hAnsi="Symbol" w:hint="default"/>
        <w:sz w:val="20"/>
      </w:rPr>
    </w:lvl>
    <w:lvl w:ilvl="2" w:tentative="1">
      <w:start w:val="1"/>
      <w:numFmt w:val="bullet"/>
      <w:lvlText w:val=""/>
      <w:lvlJc w:val="left"/>
      <w:pPr>
        <w:tabs>
          <w:tab w:val="num" w:pos="1920"/>
        </w:tabs>
        <w:ind w:left="1920" w:hanging="360"/>
      </w:pPr>
      <w:rPr>
        <w:rFonts w:ascii="Symbol" w:hAnsi="Symbol" w:hint="default"/>
        <w:sz w:val="20"/>
      </w:rPr>
    </w:lvl>
    <w:lvl w:ilvl="3" w:tentative="1">
      <w:start w:val="1"/>
      <w:numFmt w:val="bullet"/>
      <w:lvlText w:val=""/>
      <w:lvlJc w:val="left"/>
      <w:pPr>
        <w:tabs>
          <w:tab w:val="num" w:pos="2640"/>
        </w:tabs>
        <w:ind w:left="2640" w:hanging="360"/>
      </w:pPr>
      <w:rPr>
        <w:rFonts w:ascii="Symbol" w:hAnsi="Symbol" w:hint="default"/>
        <w:sz w:val="20"/>
      </w:rPr>
    </w:lvl>
    <w:lvl w:ilvl="4" w:tentative="1">
      <w:start w:val="1"/>
      <w:numFmt w:val="bullet"/>
      <w:lvlText w:val=""/>
      <w:lvlJc w:val="left"/>
      <w:pPr>
        <w:tabs>
          <w:tab w:val="num" w:pos="3360"/>
        </w:tabs>
        <w:ind w:left="3360" w:hanging="360"/>
      </w:pPr>
      <w:rPr>
        <w:rFonts w:ascii="Symbol" w:hAnsi="Symbol" w:hint="default"/>
        <w:sz w:val="20"/>
      </w:rPr>
    </w:lvl>
    <w:lvl w:ilvl="5" w:tentative="1">
      <w:start w:val="1"/>
      <w:numFmt w:val="bullet"/>
      <w:lvlText w:val=""/>
      <w:lvlJc w:val="left"/>
      <w:pPr>
        <w:tabs>
          <w:tab w:val="num" w:pos="4080"/>
        </w:tabs>
        <w:ind w:left="4080" w:hanging="360"/>
      </w:pPr>
      <w:rPr>
        <w:rFonts w:ascii="Symbol" w:hAnsi="Symbol" w:hint="default"/>
        <w:sz w:val="20"/>
      </w:rPr>
    </w:lvl>
    <w:lvl w:ilvl="6" w:tentative="1">
      <w:start w:val="1"/>
      <w:numFmt w:val="bullet"/>
      <w:lvlText w:val=""/>
      <w:lvlJc w:val="left"/>
      <w:pPr>
        <w:tabs>
          <w:tab w:val="num" w:pos="4800"/>
        </w:tabs>
        <w:ind w:left="4800" w:hanging="360"/>
      </w:pPr>
      <w:rPr>
        <w:rFonts w:ascii="Symbol" w:hAnsi="Symbol" w:hint="default"/>
        <w:sz w:val="20"/>
      </w:rPr>
    </w:lvl>
    <w:lvl w:ilvl="7" w:tentative="1">
      <w:start w:val="1"/>
      <w:numFmt w:val="bullet"/>
      <w:lvlText w:val=""/>
      <w:lvlJc w:val="left"/>
      <w:pPr>
        <w:tabs>
          <w:tab w:val="num" w:pos="5520"/>
        </w:tabs>
        <w:ind w:left="5520" w:hanging="360"/>
      </w:pPr>
      <w:rPr>
        <w:rFonts w:ascii="Symbol" w:hAnsi="Symbol" w:hint="default"/>
        <w:sz w:val="20"/>
      </w:rPr>
    </w:lvl>
    <w:lvl w:ilvl="8" w:tentative="1">
      <w:start w:val="1"/>
      <w:numFmt w:val="bullet"/>
      <w:lvlText w:val=""/>
      <w:lvlJc w:val="left"/>
      <w:pPr>
        <w:tabs>
          <w:tab w:val="num" w:pos="6240"/>
        </w:tabs>
        <w:ind w:left="6240" w:hanging="360"/>
      </w:pPr>
      <w:rPr>
        <w:rFonts w:ascii="Symbol" w:hAnsi="Symbol" w:hint="default"/>
        <w:sz w:val="20"/>
      </w:rPr>
    </w:lvl>
  </w:abstractNum>
  <w:abstractNum w:abstractNumId="95" w15:restartNumberingAfterBreak="0">
    <w:nsid w:val="74B10DCD"/>
    <w:multiLevelType w:val="hybridMultilevel"/>
    <w:tmpl w:val="58482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8A23371"/>
    <w:multiLevelType w:val="multilevel"/>
    <w:tmpl w:val="8178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941035F"/>
    <w:multiLevelType w:val="hybridMultilevel"/>
    <w:tmpl w:val="F4AC15B6"/>
    <w:lvl w:ilvl="0" w:tplc="A7145666">
      <w:start w:val="1"/>
      <w:numFmt w:val="lowerLetter"/>
      <w:lvlText w:val="%1)"/>
      <w:lvlJc w:val="left"/>
      <w:pPr>
        <w:ind w:left="360" w:hanging="360"/>
      </w:pPr>
      <w:rPr>
        <w:rFonts w:eastAsia="Arial"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7E0550AD"/>
    <w:multiLevelType w:val="multilevel"/>
    <w:tmpl w:val="27CE90B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EastAsia" w:hAnsi="Arial" w:cs="Arial" w:hint="default"/>
      </w:rPr>
    </w:lvl>
    <w:lvl w:ilvl="2">
      <w:numFmt w:val="decimal"/>
      <w:lvlText w:val="%3"/>
      <w:lvlJc w:val="left"/>
      <w:pPr>
        <w:ind w:left="2160" w:hanging="360"/>
      </w:pPr>
      <w:rPr>
        <w:rFonts w:eastAsiaTheme="minorEastAsia"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EE03B44"/>
    <w:multiLevelType w:val="hybridMultilevel"/>
    <w:tmpl w:val="163AF8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11279153">
    <w:abstractNumId w:val="46"/>
  </w:num>
  <w:num w:numId="2" w16cid:durableId="253248956">
    <w:abstractNumId w:val="28"/>
  </w:num>
  <w:num w:numId="3" w16cid:durableId="173348088">
    <w:abstractNumId w:val="39"/>
  </w:num>
  <w:num w:numId="4" w16cid:durableId="459149719">
    <w:abstractNumId w:val="69"/>
  </w:num>
  <w:num w:numId="5" w16cid:durableId="54856414">
    <w:abstractNumId w:val="81"/>
  </w:num>
  <w:num w:numId="6" w16cid:durableId="135803388">
    <w:abstractNumId w:val="92"/>
  </w:num>
  <w:num w:numId="7" w16cid:durableId="1615552386">
    <w:abstractNumId w:val="6"/>
  </w:num>
  <w:num w:numId="8" w16cid:durableId="833450463">
    <w:abstractNumId w:val="85"/>
  </w:num>
  <w:num w:numId="9" w16cid:durableId="906955262">
    <w:abstractNumId w:val="20"/>
  </w:num>
  <w:num w:numId="10" w16cid:durableId="305939120">
    <w:abstractNumId w:val="80"/>
  </w:num>
  <w:num w:numId="11" w16cid:durableId="581062140">
    <w:abstractNumId w:val="82"/>
  </w:num>
  <w:num w:numId="12" w16cid:durableId="1900164429">
    <w:abstractNumId w:val="93"/>
  </w:num>
  <w:num w:numId="13" w16cid:durableId="2076932500">
    <w:abstractNumId w:val="15"/>
  </w:num>
  <w:num w:numId="14" w16cid:durableId="173940121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2910457">
    <w:abstractNumId w:val="43"/>
  </w:num>
  <w:num w:numId="16" w16cid:durableId="322785536">
    <w:abstractNumId w:val="52"/>
  </w:num>
  <w:num w:numId="17" w16cid:durableId="1139154447">
    <w:abstractNumId w:val="74"/>
  </w:num>
  <w:num w:numId="18" w16cid:durableId="1352418416">
    <w:abstractNumId w:val="4"/>
  </w:num>
  <w:num w:numId="19" w16cid:durableId="285738285">
    <w:abstractNumId w:val="12"/>
  </w:num>
  <w:num w:numId="20" w16cid:durableId="1309938242">
    <w:abstractNumId w:val="83"/>
  </w:num>
  <w:num w:numId="21" w16cid:durableId="801000968">
    <w:abstractNumId w:val="59"/>
  </w:num>
  <w:num w:numId="22" w16cid:durableId="286089570">
    <w:abstractNumId w:val="98"/>
  </w:num>
  <w:num w:numId="23" w16cid:durableId="10647990">
    <w:abstractNumId w:val="26"/>
  </w:num>
  <w:num w:numId="24" w16cid:durableId="1116751404">
    <w:abstractNumId w:val="11"/>
  </w:num>
  <w:num w:numId="25" w16cid:durableId="127210941">
    <w:abstractNumId w:val="32"/>
  </w:num>
  <w:num w:numId="26" w16cid:durableId="156508031">
    <w:abstractNumId w:val="62"/>
  </w:num>
  <w:num w:numId="27" w16cid:durableId="1248225430">
    <w:abstractNumId w:val="9"/>
  </w:num>
  <w:num w:numId="28" w16cid:durableId="97258047">
    <w:abstractNumId w:val="55"/>
  </w:num>
  <w:num w:numId="29" w16cid:durableId="207033959">
    <w:abstractNumId w:val="3"/>
  </w:num>
  <w:num w:numId="30" w16cid:durableId="1658266787">
    <w:abstractNumId w:val="58"/>
  </w:num>
  <w:num w:numId="31" w16cid:durableId="866260081">
    <w:abstractNumId w:val="67"/>
  </w:num>
  <w:num w:numId="32" w16cid:durableId="737094770">
    <w:abstractNumId w:val="48"/>
  </w:num>
  <w:num w:numId="33" w16cid:durableId="1758474173">
    <w:abstractNumId w:val="21"/>
  </w:num>
  <w:num w:numId="34" w16cid:durableId="917641025">
    <w:abstractNumId w:val="63"/>
  </w:num>
  <w:num w:numId="35" w16cid:durableId="2049643722">
    <w:abstractNumId w:val="50"/>
  </w:num>
  <w:num w:numId="36" w16cid:durableId="2034380124">
    <w:abstractNumId w:val="78"/>
  </w:num>
  <w:num w:numId="37" w16cid:durableId="294871685">
    <w:abstractNumId w:val="33"/>
  </w:num>
  <w:num w:numId="38" w16cid:durableId="2042434697">
    <w:abstractNumId w:val="13"/>
  </w:num>
  <w:num w:numId="39" w16cid:durableId="1777627668">
    <w:abstractNumId w:val="66"/>
  </w:num>
  <w:num w:numId="40" w16cid:durableId="1628272337">
    <w:abstractNumId w:val="95"/>
  </w:num>
  <w:num w:numId="41" w16cid:durableId="769160710">
    <w:abstractNumId w:val="35"/>
  </w:num>
  <w:num w:numId="42" w16cid:durableId="1520003433">
    <w:abstractNumId w:val="29"/>
  </w:num>
  <w:num w:numId="43" w16cid:durableId="85276166">
    <w:abstractNumId w:val="24"/>
  </w:num>
  <w:num w:numId="44" w16cid:durableId="1680424636">
    <w:abstractNumId w:val="99"/>
  </w:num>
  <w:num w:numId="45" w16cid:durableId="1585138846">
    <w:abstractNumId w:val="38"/>
  </w:num>
  <w:num w:numId="46" w16cid:durableId="693455198">
    <w:abstractNumId w:val="14"/>
  </w:num>
  <w:num w:numId="47" w16cid:durableId="646014269">
    <w:abstractNumId w:val="71"/>
  </w:num>
  <w:num w:numId="48" w16cid:durableId="884222626">
    <w:abstractNumId w:val="41"/>
  </w:num>
  <w:num w:numId="49" w16cid:durableId="24403026">
    <w:abstractNumId w:val="17"/>
  </w:num>
  <w:num w:numId="50" w16cid:durableId="1721132136">
    <w:abstractNumId w:val="2"/>
  </w:num>
  <w:num w:numId="51" w16cid:durableId="1822843622">
    <w:abstractNumId w:val="31"/>
  </w:num>
  <w:num w:numId="52" w16cid:durableId="1903715633">
    <w:abstractNumId w:val="36"/>
  </w:num>
  <w:num w:numId="53" w16cid:durableId="1341813060">
    <w:abstractNumId w:val="90"/>
  </w:num>
  <w:num w:numId="54" w16cid:durableId="1805999495">
    <w:abstractNumId w:val="42"/>
  </w:num>
  <w:num w:numId="55" w16cid:durableId="1687753060">
    <w:abstractNumId w:val="56"/>
  </w:num>
  <w:num w:numId="56" w16cid:durableId="1742294636">
    <w:abstractNumId w:val="86"/>
  </w:num>
  <w:num w:numId="57" w16cid:durableId="450245962">
    <w:abstractNumId w:val="61"/>
  </w:num>
  <w:num w:numId="58" w16cid:durableId="1535730642">
    <w:abstractNumId w:val="57"/>
  </w:num>
  <w:num w:numId="59" w16cid:durableId="32006153">
    <w:abstractNumId w:val="22"/>
  </w:num>
  <w:num w:numId="60" w16cid:durableId="1365473358">
    <w:abstractNumId w:val="1"/>
  </w:num>
  <w:num w:numId="61" w16cid:durableId="1874265758">
    <w:abstractNumId w:val="70"/>
  </w:num>
  <w:num w:numId="62" w16cid:durableId="313533489">
    <w:abstractNumId w:val="19"/>
  </w:num>
  <w:num w:numId="63" w16cid:durableId="611018649">
    <w:abstractNumId w:val="18"/>
  </w:num>
  <w:num w:numId="64" w16cid:durableId="1525442349">
    <w:abstractNumId w:val="87"/>
  </w:num>
  <w:num w:numId="65" w16cid:durableId="1011370209">
    <w:abstractNumId w:val="68"/>
  </w:num>
  <w:num w:numId="66" w16cid:durableId="1103115560">
    <w:abstractNumId w:val="16"/>
  </w:num>
  <w:num w:numId="67" w16cid:durableId="520122355">
    <w:abstractNumId w:val="73"/>
  </w:num>
  <w:num w:numId="68" w16cid:durableId="1175262496">
    <w:abstractNumId w:val="30"/>
  </w:num>
  <w:num w:numId="69" w16cid:durableId="1231841816">
    <w:abstractNumId w:val="91"/>
  </w:num>
  <w:num w:numId="70" w16cid:durableId="791750836">
    <w:abstractNumId w:val="37"/>
  </w:num>
  <w:num w:numId="71" w16cid:durableId="68769692">
    <w:abstractNumId w:val="72"/>
  </w:num>
  <w:num w:numId="72" w16cid:durableId="1754204610">
    <w:abstractNumId w:val="5"/>
  </w:num>
  <w:num w:numId="73" w16cid:durableId="878666957">
    <w:abstractNumId w:val="51"/>
  </w:num>
  <w:num w:numId="74" w16cid:durableId="650183774">
    <w:abstractNumId w:val="10"/>
  </w:num>
  <w:num w:numId="75" w16cid:durableId="675883490">
    <w:abstractNumId w:val="94"/>
  </w:num>
  <w:num w:numId="76" w16cid:durableId="1546211187">
    <w:abstractNumId w:val="96"/>
  </w:num>
  <w:num w:numId="77" w16cid:durableId="1730033296">
    <w:abstractNumId w:val="60"/>
  </w:num>
  <w:num w:numId="78" w16cid:durableId="9797284">
    <w:abstractNumId w:val="88"/>
  </w:num>
  <w:num w:numId="79" w16cid:durableId="1835147633">
    <w:abstractNumId w:val="64"/>
  </w:num>
  <w:num w:numId="80" w16cid:durableId="462237701">
    <w:abstractNumId w:val="7"/>
  </w:num>
  <w:num w:numId="81" w16cid:durableId="123744287">
    <w:abstractNumId w:val="0"/>
  </w:num>
  <w:num w:numId="82" w16cid:durableId="1078557156">
    <w:abstractNumId w:val="84"/>
  </w:num>
  <w:num w:numId="83" w16cid:durableId="1317799044">
    <w:abstractNumId w:val="27"/>
  </w:num>
  <w:num w:numId="84" w16cid:durableId="1737318369">
    <w:abstractNumId w:val="54"/>
  </w:num>
  <w:num w:numId="85" w16cid:durableId="1488857639">
    <w:abstractNumId w:val="89"/>
  </w:num>
  <w:num w:numId="86" w16cid:durableId="2127312892">
    <w:abstractNumId w:val="76"/>
  </w:num>
  <w:num w:numId="87" w16cid:durableId="1094320236">
    <w:abstractNumId w:val="79"/>
  </w:num>
  <w:num w:numId="88" w16cid:durableId="193732247">
    <w:abstractNumId w:val="25"/>
  </w:num>
  <w:num w:numId="89" w16cid:durableId="1153718036">
    <w:abstractNumId w:val="77"/>
  </w:num>
  <w:num w:numId="90" w16cid:durableId="454368423">
    <w:abstractNumId w:val="65"/>
  </w:num>
  <w:num w:numId="91" w16cid:durableId="1319960847">
    <w:abstractNumId w:val="45"/>
  </w:num>
  <w:num w:numId="92" w16cid:durableId="210970572">
    <w:abstractNumId w:val="8"/>
  </w:num>
  <w:num w:numId="93" w16cid:durableId="675769556">
    <w:abstractNumId w:val="97"/>
  </w:num>
  <w:num w:numId="94" w16cid:durableId="1245727400">
    <w:abstractNumId w:val="75"/>
  </w:num>
  <w:num w:numId="95" w16cid:durableId="1349868285">
    <w:abstractNumId w:val="47"/>
  </w:num>
  <w:num w:numId="96" w16cid:durableId="1831411137">
    <w:abstractNumId w:val="34"/>
  </w:num>
  <w:num w:numId="97" w16cid:durableId="724328521">
    <w:abstractNumId w:val="23"/>
  </w:num>
  <w:num w:numId="98" w16cid:durableId="770858820">
    <w:abstractNumId w:val="49"/>
  </w:num>
  <w:num w:numId="99" w16cid:durableId="1807241195">
    <w:abstractNumId w:val="40"/>
  </w:num>
  <w:num w:numId="100" w16cid:durableId="2139103708">
    <w:abstractNumId w:val="44"/>
  </w:num>
  <w:numIdMacAtCleanup w:val="9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rence Tan (NCS)">
    <w15:presenceInfo w15:providerId="AD" w15:userId="S::clarence.tan@ncs.com.sg::9991f8c8-b8dc-4b84-816b-032d770f4d48"/>
  </w15:person>
  <w15:person w15:author="Zuxian Cai (NCS)">
    <w15:presenceInfo w15:providerId="AD" w15:userId="S::zuxian.cai@ncs.com.sg::c5c68544-95b5-40ae-9cb2-e9bc030d748b"/>
  </w15:person>
  <w15:person w15:author="Tom Shen (NCS)">
    <w15:presenceInfo w15:providerId="AD" w15:userId="S::tom.shen@ncs.com.sg::c3830544-44ab-42b3-b40b-72b6ac3eedeb"/>
  </w15:person>
  <w15:person w15:author="Tan Yee Fan  (NCS)">
    <w15:presenceInfo w15:providerId="None" w15:userId="Tan Yee Fan  (NCS)"/>
  </w15:person>
  <w15:person w15:author="Shaik Basheer (NCS)">
    <w15:presenceInfo w15:providerId="AD" w15:userId="S::shaik.basheer@ncs.com.sg::7ec779d7-c9d4-4500-a7cc-74b6bedb22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28"/>
    <w:rsid w:val="000005EC"/>
    <w:rsid w:val="00000853"/>
    <w:rsid w:val="00000865"/>
    <w:rsid w:val="00000898"/>
    <w:rsid w:val="000008DE"/>
    <w:rsid w:val="00000904"/>
    <w:rsid w:val="00000912"/>
    <w:rsid w:val="00000ABF"/>
    <w:rsid w:val="00000B4E"/>
    <w:rsid w:val="00000E22"/>
    <w:rsid w:val="00000E8B"/>
    <w:rsid w:val="00001055"/>
    <w:rsid w:val="00001058"/>
    <w:rsid w:val="00001495"/>
    <w:rsid w:val="00001636"/>
    <w:rsid w:val="0000180F"/>
    <w:rsid w:val="00001B83"/>
    <w:rsid w:val="00001EE6"/>
    <w:rsid w:val="00001F1A"/>
    <w:rsid w:val="00001FA4"/>
    <w:rsid w:val="00002092"/>
    <w:rsid w:val="000020BE"/>
    <w:rsid w:val="0000212D"/>
    <w:rsid w:val="0000236E"/>
    <w:rsid w:val="00002DB5"/>
    <w:rsid w:val="00002DD7"/>
    <w:rsid w:val="00002F18"/>
    <w:rsid w:val="0000300A"/>
    <w:rsid w:val="00003156"/>
    <w:rsid w:val="00003252"/>
    <w:rsid w:val="00003305"/>
    <w:rsid w:val="0000359A"/>
    <w:rsid w:val="00003A17"/>
    <w:rsid w:val="00003D32"/>
    <w:rsid w:val="00003D5A"/>
    <w:rsid w:val="00003E58"/>
    <w:rsid w:val="0000436B"/>
    <w:rsid w:val="000043D6"/>
    <w:rsid w:val="00004A51"/>
    <w:rsid w:val="00004D34"/>
    <w:rsid w:val="00004DE8"/>
    <w:rsid w:val="00004E9D"/>
    <w:rsid w:val="00005015"/>
    <w:rsid w:val="000053FB"/>
    <w:rsid w:val="000054E4"/>
    <w:rsid w:val="00005524"/>
    <w:rsid w:val="000055D9"/>
    <w:rsid w:val="000056C0"/>
    <w:rsid w:val="00005705"/>
    <w:rsid w:val="000057E1"/>
    <w:rsid w:val="00005841"/>
    <w:rsid w:val="00005926"/>
    <w:rsid w:val="0000599A"/>
    <w:rsid w:val="00005A15"/>
    <w:rsid w:val="00005BC0"/>
    <w:rsid w:val="00005F9A"/>
    <w:rsid w:val="000060D4"/>
    <w:rsid w:val="00006197"/>
    <w:rsid w:val="000063B6"/>
    <w:rsid w:val="00006637"/>
    <w:rsid w:val="000066F9"/>
    <w:rsid w:val="00006831"/>
    <w:rsid w:val="00006AB3"/>
    <w:rsid w:val="00006BB9"/>
    <w:rsid w:val="00006D9A"/>
    <w:rsid w:val="00006E9A"/>
    <w:rsid w:val="00006EBB"/>
    <w:rsid w:val="00006EC0"/>
    <w:rsid w:val="00006EE0"/>
    <w:rsid w:val="00007219"/>
    <w:rsid w:val="000073DA"/>
    <w:rsid w:val="000074F2"/>
    <w:rsid w:val="00007532"/>
    <w:rsid w:val="000075E3"/>
    <w:rsid w:val="000079F8"/>
    <w:rsid w:val="00007B40"/>
    <w:rsid w:val="00007C54"/>
    <w:rsid w:val="00007C57"/>
    <w:rsid w:val="00007CFD"/>
    <w:rsid w:val="00007D13"/>
    <w:rsid w:val="00010246"/>
    <w:rsid w:val="0001036C"/>
    <w:rsid w:val="000104F6"/>
    <w:rsid w:val="000107A5"/>
    <w:rsid w:val="00010B94"/>
    <w:rsid w:val="0001119B"/>
    <w:rsid w:val="00011AC0"/>
    <w:rsid w:val="00011DBE"/>
    <w:rsid w:val="0001202D"/>
    <w:rsid w:val="00012448"/>
    <w:rsid w:val="00012486"/>
    <w:rsid w:val="000124D7"/>
    <w:rsid w:val="000126EA"/>
    <w:rsid w:val="00012966"/>
    <w:rsid w:val="00012DB7"/>
    <w:rsid w:val="00012EFB"/>
    <w:rsid w:val="000133E4"/>
    <w:rsid w:val="00013692"/>
    <w:rsid w:val="00013C46"/>
    <w:rsid w:val="00013D85"/>
    <w:rsid w:val="00013E9A"/>
    <w:rsid w:val="00013FF9"/>
    <w:rsid w:val="00014028"/>
    <w:rsid w:val="00014350"/>
    <w:rsid w:val="00014647"/>
    <w:rsid w:val="0001474B"/>
    <w:rsid w:val="00014765"/>
    <w:rsid w:val="00014B24"/>
    <w:rsid w:val="00014E0C"/>
    <w:rsid w:val="0001505E"/>
    <w:rsid w:val="00015115"/>
    <w:rsid w:val="00015154"/>
    <w:rsid w:val="0001519A"/>
    <w:rsid w:val="00015207"/>
    <w:rsid w:val="0001532F"/>
    <w:rsid w:val="0001566F"/>
    <w:rsid w:val="000158E1"/>
    <w:rsid w:val="000159EC"/>
    <w:rsid w:val="00015A5F"/>
    <w:rsid w:val="00015ADB"/>
    <w:rsid w:val="0001622E"/>
    <w:rsid w:val="0001628C"/>
    <w:rsid w:val="00016384"/>
    <w:rsid w:val="000168FB"/>
    <w:rsid w:val="00016AFB"/>
    <w:rsid w:val="00016D9D"/>
    <w:rsid w:val="00016E14"/>
    <w:rsid w:val="00016F4F"/>
    <w:rsid w:val="00017265"/>
    <w:rsid w:val="0001730B"/>
    <w:rsid w:val="00017493"/>
    <w:rsid w:val="000175E7"/>
    <w:rsid w:val="0001785A"/>
    <w:rsid w:val="00017B52"/>
    <w:rsid w:val="00017DB7"/>
    <w:rsid w:val="00017E61"/>
    <w:rsid w:val="00017E74"/>
    <w:rsid w:val="000201A8"/>
    <w:rsid w:val="000203D4"/>
    <w:rsid w:val="000203DA"/>
    <w:rsid w:val="000208CC"/>
    <w:rsid w:val="0002098C"/>
    <w:rsid w:val="00020A59"/>
    <w:rsid w:val="00020B87"/>
    <w:rsid w:val="00020C67"/>
    <w:rsid w:val="000212B5"/>
    <w:rsid w:val="0002172D"/>
    <w:rsid w:val="00021C44"/>
    <w:rsid w:val="00021CA6"/>
    <w:rsid w:val="00021F3A"/>
    <w:rsid w:val="00021FAB"/>
    <w:rsid w:val="000220C0"/>
    <w:rsid w:val="00022226"/>
    <w:rsid w:val="00022324"/>
    <w:rsid w:val="000224C5"/>
    <w:rsid w:val="000224C7"/>
    <w:rsid w:val="000225B2"/>
    <w:rsid w:val="000225EE"/>
    <w:rsid w:val="000227A1"/>
    <w:rsid w:val="000228A5"/>
    <w:rsid w:val="00022CBA"/>
    <w:rsid w:val="00022DC0"/>
    <w:rsid w:val="00022E09"/>
    <w:rsid w:val="000232BF"/>
    <w:rsid w:val="00023431"/>
    <w:rsid w:val="00023AA6"/>
    <w:rsid w:val="00023E49"/>
    <w:rsid w:val="0002423C"/>
    <w:rsid w:val="0002496D"/>
    <w:rsid w:val="00024C39"/>
    <w:rsid w:val="00024CE6"/>
    <w:rsid w:val="0002520F"/>
    <w:rsid w:val="00025387"/>
    <w:rsid w:val="00025CC8"/>
    <w:rsid w:val="00026048"/>
    <w:rsid w:val="0002611A"/>
    <w:rsid w:val="000267F9"/>
    <w:rsid w:val="00026882"/>
    <w:rsid w:val="00026A45"/>
    <w:rsid w:val="00026ABB"/>
    <w:rsid w:val="00026C24"/>
    <w:rsid w:val="00026CA0"/>
    <w:rsid w:val="00026D59"/>
    <w:rsid w:val="00026D5D"/>
    <w:rsid w:val="0002727A"/>
    <w:rsid w:val="00027B0C"/>
    <w:rsid w:val="00027BD4"/>
    <w:rsid w:val="00027C1F"/>
    <w:rsid w:val="00027C60"/>
    <w:rsid w:val="00027CE1"/>
    <w:rsid w:val="00027D03"/>
    <w:rsid w:val="000300E2"/>
    <w:rsid w:val="000302D3"/>
    <w:rsid w:val="00030334"/>
    <w:rsid w:val="00030355"/>
    <w:rsid w:val="000304FE"/>
    <w:rsid w:val="00030573"/>
    <w:rsid w:val="0003082F"/>
    <w:rsid w:val="000308C8"/>
    <w:rsid w:val="00030C2F"/>
    <w:rsid w:val="00030D38"/>
    <w:rsid w:val="00031136"/>
    <w:rsid w:val="00031497"/>
    <w:rsid w:val="00031566"/>
    <w:rsid w:val="000316D6"/>
    <w:rsid w:val="000317A7"/>
    <w:rsid w:val="00031C1C"/>
    <w:rsid w:val="00031DF4"/>
    <w:rsid w:val="0003220D"/>
    <w:rsid w:val="0003233B"/>
    <w:rsid w:val="0003246E"/>
    <w:rsid w:val="0003285F"/>
    <w:rsid w:val="00032DB9"/>
    <w:rsid w:val="00032FBB"/>
    <w:rsid w:val="00033033"/>
    <w:rsid w:val="0003305C"/>
    <w:rsid w:val="000334D3"/>
    <w:rsid w:val="0003351C"/>
    <w:rsid w:val="00033841"/>
    <w:rsid w:val="00033884"/>
    <w:rsid w:val="000339DC"/>
    <w:rsid w:val="00033E38"/>
    <w:rsid w:val="00033E56"/>
    <w:rsid w:val="0003408F"/>
    <w:rsid w:val="000340C2"/>
    <w:rsid w:val="0003492A"/>
    <w:rsid w:val="00034BC1"/>
    <w:rsid w:val="00034CE8"/>
    <w:rsid w:val="0003508F"/>
    <w:rsid w:val="00035310"/>
    <w:rsid w:val="000353D6"/>
    <w:rsid w:val="0003543E"/>
    <w:rsid w:val="00035639"/>
    <w:rsid w:val="00035912"/>
    <w:rsid w:val="000359FD"/>
    <w:rsid w:val="00035CCC"/>
    <w:rsid w:val="00035D7C"/>
    <w:rsid w:val="00035DC5"/>
    <w:rsid w:val="000360C0"/>
    <w:rsid w:val="00036193"/>
    <w:rsid w:val="000361A1"/>
    <w:rsid w:val="000362B5"/>
    <w:rsid w:val="0003652D"/>
    <w:rsid w:val="00036758"/>
    <w:rsid w:val="0003683F"/>
    <w:rsid w:val="000368CE"/>
    <w:rsid w:val="00036A70"/>
    <w:rsid w:val="00036D83"/>
    <w:rsid w:val="00036E7D"/>
    <w:rsid w:val="0003773E"/>
    <w:rsid w:val="0003779C"/>
    <w:rsid w:val="000377FF"/>
    <w:rsid w:val="00037804"/>
    <w:rsid w:val="000379C0"/>
    <w:rsid w:val="00037A18"/>
    <w:rsid w:val="00037B6B"/>
    <w:rsid w:val="00037BF1"/>
    <w:rsid w:val="00037CE2"/>
    <w:rsid w:val="00037D2B"/>
    <w:rsid w:val="00037DEB"/>
    <w:rsid w:val="000403E4"/>
    <w:rsid w:val="000404F7"/>
    <w:rsid w:val="000408F8"/>
    <w:rsid w:val="00040AC6"/>
    <w:rsid w:val="00040E82"/>
    <w:rsid w:val="00041228"/>
    <w:rsid w:val="00041357"/>
    <w:rsid w:val="0004138B"/>
    <w:rsid w:val="00041678"/>
    <w:rsid w:val="0004171A"/>
    <w:rsid w:val="00041BB3"/>
    <w:rsid w:val="00041E70"/>
    <w:rsid w:val="000421DE"/>
    <w:rsid w:val="00042260"/>
    <w:rsid w:val="00042322"/>
    <w:rsid w:val="000424F0"/>
    <w:rsid w:val="000426E9"/>
    <w:rsid w:val="000429AF"/>
    <w:rsid w:val="00042AB1"/>
    <w:rsid w:val="00043134"/>
    <w:rsid w:val="000431CA"/>
    <w:rsid w:val="000431D8"/>
    <w:rsid w:val="0004386C"/>
    <w:rsid w:val="00043CF2"/>
    <w:rsid w:val="00043D24"/>
    <w:rsid w:val="00043FF3"/>
    <w:rsid w:val="0004421A"/>
    <w:rsid w:val="000446C6"/>
    <w:rsid w:val="00044C40"/>
    <w:rsid w:val="00044D44"/>
    <w:rsid w:val="00045082"/>
    <w:rsid w:val="0004527F"/>
    <w:rsid w:val="000456A0"/>
    <w:rsid w:val="00045884"/>
    <w:rsid w:val="000458F7"/>
    <w:rsid w:val="00045BF3"/>
    <w:rsid w:val="00045F53"/>
    <w:rsid w:val="0004615F"/>
    <w:rsid w:val="00046766"/>
    <w:rsid w:val="000467CC"/>
    <w:rsid w:val="000467ED"/>
    <w:rsid w:val="000468F8"/>
    <w:rsid w:val="00046F53"/>
    <w:rsid w:val="00047479"/>
    <w:rsid w:val="000475E7"/>
    <w:rsid w:val="000478FD"/>
    <w:rsid w:val="000479B4"/>
    <w:rsid w:val="00047FA6"/>
    <w:rsid w:val="0005008C"/>
    <w:rsid w:val="000505E5"/>
    <w:rsid w:val="00050AB4"/>
    <w:rsid w:val="00050B6D"/>
    <w:rsid w:val="00050CC6"/>
    <w:rsid w:val="00050D2E"/>
    <w:rsid w:val="00050F9B"/>
    <w:rsid w:val="00050FAB"/>
    <w:rsid w:val="0005100F"/>
    <w:rsid w:val="00051151"/>
    <w:rsid w:val="00051384"/>
    <w:rsid w:val="00051400"/>
    <w:rsid w:val="000514DC"/>
    <w:rsid w:val="000518C7"/>
    <w:rsid w:val="00051A5A"/>
    <w:rsid w:val="00051FFB"/>
    <w:rsid w:val="0005204F"/>
    <w:rsid w:val="0005208D"/>
    <w:rsid w:val="00052511"/>
    <w:rsid w:val="00052541"/>
    <w:rsid w:val="000525D4"/>
    <w:rsid w:val="00052712"/>
    <w:rsid w:val="00052893"/>
    <w:rsid w:val="000528DB"/>
    <w:rsid w:val="00052C55"/>
    <w:rsid w:val="0005318C"/>
    <w:rsid w:val="0005343C"/>
    <w:rsid w:val="00053564"/>
    <w:rsid w:val="0005356A"/>
    <w:rsid w:val="000538F9"/>
    <w:rsid w:val="00053EDB"/>
    <w:rsid w:val="00053EF7"/>
    <w:rsid w:val="000540EB"/>
    <w:rsid w:val="00054521"/>
    <w:rsid w:val="0005472E"/>
    <w:rsid w:val="000548DC"/>
    <w:rsid w:val="000548ED"/>
    <w:rsid w:val="00054C8A"/>
    <w:rsid w:val="00054D52"/>
    <w:rsid w:val="00054DCE"/>
    <w:rsid w:val="00054EA3"/>
    <w:rsid w:val="00055083"/>
    <w:rsid w:val="0005555A"/>
    <w:rsid w:val="00055769"/>
    <w:rsid w:val="00055E1A"/>
    <w:rsid w:val="00055E4D"/>
    <w:rsid w:val="000560D3"/>
    <w:rsid w:val="0005612F"/>
    <w:rsid w:val="00056180"/>
    <w:rsid w:val="0005662C"/>
    <w:rsid w:val="00056701"/>
    <w:rsid w:val="00056803"/>
    <w:rsid w:val="00056864"/>
    <w:rsid w:val="00056A1A"/>
    <w:rsid w:val="00056B52"/>
    <w:rsid w:val="00056BE5"/>
    <w:rsid w:val="000576E3"/>
    <w:rsid w:val="0006015A"/>
    <w:rsid w:val="00060179"/>
    <w:rsid w:val="000604F0"/>
    <w:rsid w:val="00060796"/>
    <w:rsid w:val="00060862"/>
    <w:rsid w:val="00060C43"/>
    <w:rsid w:val="0006101B"/>
    <w:rsid w:val="000613D5"/>
    <w:rsid w:val="0006141E"/>
    <w:rsid w:val="00061547"/>
    <w:rsid w:val="0006171F"/>
    <w:rsid w:val="00061E65"/>
    <w:rsid w:val="00061EB0"/>
    <w:rsid w:val="00062233"/>
    <w:rsid w:val="000623E8"/>
    <w:rsid w:val="000628B3"/>
    <w:rsid w:val="00062A0F"/>
    <w:rsid w:val="00062BD1"/>
    <w:rsid w:val="00062D21"/>
    <w:rsid w:val="00062DB5"/>
    <w:rsid w:val="00062E9B"/>
    <w:rsid w:val="00062ED9"/>
    <w:rsid w:val="00063280"/>
    <w:rsid w:val="00063375"/>
    <w:rsid w:val="00063BB9"/>
    <w:rsid w:val="00063C0A"/>
    <w:rsid w:val="00063CB5"/>
    <w:rsid w:val="000640BB"/>
    <w:rsid w:val="0006443F"/>
    <w:rsid w:val="00064AA5"/>
    <w:rsid w:val="00064BA8"/>
    <w:rsid w:val="00064C11"/>
    <w:rsid w:val="00064D5C"/>
    <w:rsid w:val="00065070"/>
    <w:rsid w:val="00065160"/>
    <w:rsid w:val="0006517B"/>
    <w:rsid w:val="00065194"/>
    <w:rsid w:val="000651C7"/>
    <w:rsid w:val="0006535D"/>
    <w:rsid w:val="00065826"/>
    <w:rsid w:val="000658EF"/>
    <w:rsid w:val="00065F38"/>
    <w:rsid w:val="0006604C"/>
    <w:rsid w:val="000660AB"/>
    <w:rsid w:val="000663F8"/>
    <w:rsid w:val="0006679F"/>
    <w:rsid w:val="00066A20"/>
    <w:rsid w:val="00066BB2"/>
    <w:rsid w:val="00066BE0"/>
    <w:rsid w:val="00067051"/>
    <w:rsid w:val="0006717C"/>
    <w:rsid w:val="00067290"/>
    <w:rsid w:val="00067350"/>
    <w:rsid w:val="0006744C"/>
    <w:rsid w:val="0006748A"/>
    <w:rsid w:val="0006755C"/>
    <w:rsid w:val="000676C4"/>
    <w:rsid w:val="00067702"/>
    <w:rsid w:val="000677C2"/>
    <w:rsid w:val="000677F5"/>
    <w:rsid w:val="00067831"/>
    <w:rsid w:val="000678B1"/>
    <w:rsid w:val="000678B8"/>
    <w:rsid w:val="00067A8C"/>
    <w:rsid w:val="00067BD2"/>
    <w:rsid w:val="00067FA5"/>
    <w:rsid w:val="00070070"/>
    <w:rsid w:val="00070135"/>
    <w:rsid w:val="00070220"/>
    <w:rsid w:val="0007026E"/>
    <w:rsid w:val="00070A90"/>
    <w:rsid w:val="00070B50"/>
    <w:rsid w:val="00070D38"/>
    <w:rsid w:val="00070E03"/>
    <w:rsid w:val="00070F36"/>
    <w:rsid w:val="00071162"/>
    <w:rsid w:val="000712FC"/>
    <w:rsid w:val="000717E8"/>
    <w:rsid w:val="00071A8D"/>
    <w:rsid w:val="00071B55"/>
    <w:rsid w:val="00071ECD"/>
    <w:rsid w:val="00072208"/>
    <w:rsid w:val="0007294C"/>
    <w:rsid w:val="00072C19"/>
    <w:rsid w:val="00072CF4"/>
    <w:rsid w:val="00072F1D"/>
    <w:rsid w:val="00073198"/>
    <w:rsid w:val="000731C1"/>
    <w:rsid w:val="000732D6"/>
    <w:rsid w:val="0007344F"/>
    <w:rsid w:val="0007355E"/>
    <w:rsid w:val="000737C1"/>
    <w:rsid w:val="0007421F"/>
    <w:rsid w:val="000743F9"/>
    <w:rsid w:val="00074451"/>
    <w:rsid w:val="0007463D"/>
    <w:rsid w:val="00074A38"/>
    <w:rsid w:val="0007513A"/>
    <w:rsid w:val="000752E2"/>
    <w:rsid w:val="00075497"/>
    <w:rsid w:val="00075580"/>
    <w:rsid w:val="00075C2B"/>
    <w:rsid w:val="00075D78"/>
    <w:rsid w:val="00075FFB"/>
    <w:rsid w:val="000765A6"/>
    <w:rsid w:val="000765E4"/>
    <w:rsid w:val="00076657"/>
    <w:rsid w:val="00076735"/>
    <w:rsid w:val="00076778"/>
    <w:rsid w:val="00076B3D"/>
    <w:rsid w:val="00076E55"/>
    <w:rsid w:val="00077068"/>
    <w:rsid w:val="000770C4"/>
    <w:rsid w:val="0007718B"/>
    <w:rsid w:val="000772AB"/>
    <w:rsid w:val="000772B9"/>
    <w:rsid w:val="00077655"/>
    <w:rsid w:val="00077664"/>
    <w:rsid w:val="00077811"/>
    <w:rsid w:val="00077925"/>
    <w:rsid w:val="00077A38"/>
    <w:rsid w:val="00077AA5"/>
    <w:rsid w:val="00077AEE"/>
    <w:rsid w:val="00077C79"/>
    <w:rsid w:val="00077F26"/>
    <w:rsid w:val="00077FE4"/>
    <w:rsid w:val="000803D6"/>
    <w:rsid w:val="000804E8"/>
    <w:rsid w:val="0008089F"/>
    <w:rsid w:val="00080AB4"/>
    <w:rsid w:val="00080BEA"/>
    <w:rsid w:val="00080D1D"/>
    <w:rsid w:val="00080D5E"/>
    <w:rsid w:val="00080F3B"/>
    <w:rsid w:val="00081573"/>
    <w:rsid w:val="0008162A"/>
    <w:rsid w:val="00081828"/>
    <w:rsid w:val="00081A0C"/>
    <w:rsid w:val="00081C21"/>
    <w:rsid w:val="00081CCB"/>
    <w:rsid w:val="00081DB9"/>
    <w:rsid w:val="00081E76"/>
    <w:rsid w:val="00081FA9"/>
    <w:rsid w:val="00081FD9"/>
    <w:rsid w:val="00082017"/>
    <w:rsid w:val="000820E4"/>
    <w:rsid w:val="00082240"/>
    <w:rsid w:val="000825BA"/>
    <w:rsid w:val="000825ED"/>
    <w:rsid w:val="000825FA"/>
    <w:rsid w:val="00082701"/>
    <w:rsid w:val="00082DF7"/>
    <w:rsid w:val="00082E1E"/>
    <w:rsid w:val="0008305A"/>
    <w:rsid w:val="000832BD"/>
    <w:rsid w:val="00083385"/>
    <w:rsid w:val="000833E0"/>
    <w:rsid w:val="00083557"/>
    <w:rsid w:val="0008377F"/>
    <w:rsid w:val="0008384A"/>
    <w:rsid w:val="00083A35"/>
    <w:rsid w:val="00083D24"/>
    <w:rsid w:val="00083F2A"/>
    <w:rsid w:val="00084128"/>
    <w:rsid w:val="0008441E"/>
    <w:rsid w:val="000844D3"/>
    <w:rsid w:val="000845AD"/>
    <w:rsid w:val="0008490D"/>
    <w:rsid w:val="00084973"/>
    <w:rsid w:val="00084C40"/>
    <w:rsid w:val="00084C6A"/>
    <w:rsid w:val="00084D1B"/>
    <w:rsid w:val="00084E80"/>
    <w:rsid w:val="00084FB3"/>
    <w:rsid w:val="0008538E"/>
    <w:rsid w:val="00085673"/>
    <w:rsid w:val="000856DF"/>
    <w:rsid w:val="00085912"/>
    <w:rsid w:val="00085D14"/>
    <w:rsid w:val="00085F6C"/>
    <w:rsid w:val="0008617A"/>
    <w:rsid w:val="000865CE"/>
    <w:rsid w:val="00086715"/>
    <w:rsid w:val="00086CF1"/>
    <w:rsid w:val="00086F9E"/>
    <w:rsid w:val="000871BA"/>
    <w:rsid w:val="00087557"/>
    <w:rsid w:val="0008760A"/>
    <w:rsid w:val="00087773"/>
    <w:rsid w:val="0008786D"/>
    <w:rsid w:val="00087A16"/>
    <w:rsid w:val="0009042E"/>
    <w:rsid w:val="000905FE"/>
    <w:rsid w:val="00090955"/>
    <w:rsid w:val="00090AED"/>
    <w:rsid w:val="00090B63"/>
    <w:rsid w:val="0009138B"/>
    <w:rsid w:val="0009147D"/>
    <w:rsid w:val="00091517"/>
    <w:rsid w:val="0009157B"/>
    <w:rsid w:val="0009186A"/>
    <w:rsid w:val="000918D5"/>
    <w:rsid w:val="00091A2A"/>
    <w:rsid w:val="00091AC5"/>
    <w:rsid w:val="0009244F"/>
    <w:rsid w:val="0009260A"/>
    <w:rsid w:val="0009280B"/>
    <w:rsid w:val="000929DC"/>
    <w:rsid w:val="00092E23"/>
    <w:rsid w:val="0009300A"/>
    <w:rsid w:val="0009322B"/>
    <w:rsid w:val="00093361"/>
    <w:rsid w:val="000933B8"/>
    <w:rsid w:val="000934F1"/>
    <w:rsid w:val="00093B64"/>
    <w:rsid w:val="00093E2F"/>
    <w:rsid w:val="00093F4B"/>
    <w:rsid w:val="0009414B"/>
    <w:rsid w:val="000943C5"/>
    <w:rsid w:val="0009452D"/>
    <w:rsid w:val="00094732"/>
    <w:rsid w:val="000947CF"/>
    <w:rsid w:val="0009490F"/>
    <w:rsid w:val="00094945"/>
    <w:rsid w:val="00094A5B"/>
    <w:rsid w:val="00094AC3"/>
    <w:rsid w:val="00094B92"/>
    <w:rsid w:val="00094CAB"/>
    <w:rsid w:val="00094D9E"/>
    <w:rsid w:val="0009500F"/>
    <w:rsid w:val="000950B6"/>
    <w:rsid w:val="00095228"/>
    <w:rsid w:val="00095808"/>
    <w:rsid w:val="000958EF"/>
    <w:rsid w:val="0009590E"/>
    <w:rsid w:val="00095AE7"/>
    <w:rsid w:val="00095B38"/>
    <w:rsid w:val="00096041"/>
    <w:rsid w:val="00096373"/>
    <w:rsid w:val="000963E8"/>
    <w:rsid w:val="00096435"/>
    <w:rsid w:val="00096F01"/>
    <w:rsid w:val="000971C4"/>
    <w:rsid w:val="00097425"/>
    <w:rsid w:val="0009746B"/>
    <w:rsid w:val="000976E5"/>
    <w:rsid w:val="00097874"/>
    <w:rsid w:val="00097B6E"/>
    <w:rsid w:val="00097D6E"/>
    <w:rsid w:val="000A00F5"/>
    <w:rsid w:val="000A0253"/>
    <w:rsid w:val="000A02DC"/>
    <w:rsid w:val="000A03BD"/>
    <w:rsid w:val="000A0774"/>
    <w:rsid w:val="000A0962"/>
    <w:rsid w:val="000A0CCD"/>
    <w:rsid w:val="000A10AA"/>
    <w:rsid w:val="000A1101"/>
    <w:rsid w:val="000A1214"/>
    <w:rsid w:val="000A1377"/>
    <w:rsid w:val="000A14BB"/>
    <w:rsid w:val="000A152C"/>
    <w:rsid w:val="000A157E"/>
    <w:rsid w:val="000A1720"/>
    <w:rsid w:val="000A173D"/>
    <w:rsid w:val="000A1AA7"/>
    <w:rsid w:val="000A209D"/>
    <w:rsid w:val="000A225A"/>
    <w:rsid w:val="000A2504"/>
    <w:rsid w:val="000A2907"/>
    <w:rsid w:val="000A2CBC"/>
    <w:rsid w:val="000A2D0D"/>
    <w:rsid w:val="000A2D39"/>
    <w:rsid w:val="000A30C7"/>
    <w:rsid w:val="000A34AE"/>
    <w:rsid w:val="000A34DB"/>
    <w:rsid w:val="000A353C"/>
    <w:rsid w:val="000A3B8A"/>
    <w:rsid w:val="000A3DA7"/>
    <w:rsid w:val="000A3F75"/>
    <w:rsid w:val="000A3FFA"/>
    <w:rsid w:val="000A419A"/>
    <w:rsid w:val="000A4598"/>
    <w:rsid w:val="000A4617"/>
    <w:rsid w:val="000A47C0"/>
    <w:rsid w:val="000A493E"/>
    <w:rsid w:val="000A4B55"/>
    <w:rsid w:val="000A506A"/>
    <w:rsid w:val="000A5346"/>
    <w:rsid w:val="000A5972"/>
    <w:rsid w:val="000A5A4D"/>
    <w:rsid w:val="000A5ECD"/>
    <w:rsid w:val="000A618B"/>
    <w:rsid w:val="000A62E7"/>
    <w:rsid w:val="000A66AB"/>
    <w:rsid w:val="000A69D7"/>
    <w:rsid w:val="000A6C42"/>
    <w:rsid w:val="000A6D6F"/>
    <w:rsid w:val="000A6EF9"/>
    <w:rsid w:val="000A6F50"/>
    <w:rsid w:val="000A723C"/>
    <w:rsid w:val="000A7D5E"/>
    <w:rsid w:val="000A7E64"/>
    <w:rsid w:val="000B011D"/>
    <w:rsid w:val="000B01A6"/>
    <w:rsid w:val="000B01A8"/>
    <w:rsid w:val="000B0460"/>
    <w:rsid w:val="000B046D"/>
    <w:rsid w:val="000B0688"/>
    <w:rsid w:val="000B06E4"/>
    <w:rsid w:val="000B0A6C"/>
    <w:rsid w:val="000B0E98"/>
    <w:rsid w:val="000B125D"/>
    <w:rsid w:val="000B1329"/>
    <w:rsid w:val="000B1602"/>
    <w:rsid w:val="000B1AC0"/>
    <w:rsid w:val="000B1C79"/>
    <w:rsid w:val="000B1EBB"/>
    <w:rsid w:val="000B2414"/>
    <w:rsid w:val="000B25D4"/>
    <w:rsid w:val="000B2679"/>
    <w:rsid w:val="000B2995"/>
    <w:rsid w:val="000B2B57"/>
    <w:rsid w:val="000B2E34"/>
    <w:rsid w:val="000B32CB"/>
    <w:rsid w:val="000B363E"/>
    <w:rsid w:val="000B36FC"/>
    <w:rsid w:val="000B3A3E"/>
    <w:rsid w:val="000B3D64"/>
    <w:rsid w:val="000B4327"/>
    <w:rsid w:val="000B44A2"/>
    <w:rsid w:val="000B473B"/>
    <w:rsid w:val="000B49C7"/>
    <w:rsid w:val="000B50A1"/>
    <w:rsid w:val="000B5AD7"/>
    <w:rsid w:val="000B5FD6"/>
    <w:rsid w:val="000B5FED"/>
    <w:rsid w:val="000B649E"/>
    <w:rsid w:val="000B67CB"/>
    <w:rsid w:val="000B6883"/>
    <w:rsid w:val="000B68B9"/>
    <w:rsid w:val="000B69D4"/>
    <w:rsid w:val="000B6BA3"/>
    <w:rsid w:val="000B6EB8"/>
    <w:rsid w:val="000B6EC0"/>
    <w:rsid w:val="000B701A"/>
    <w:rsid w:val="000B73A0"/>
    <w:rsid w:val="000B758D"/>
    <w:rsid w:val="000B7656"/>
    <w:rsid w:val="000B7716"/>
    <w:rsid w:val="000B7B8C"/>
    <w:rsid w:val="000B7DCC"/>
    <w:rsid w:val="000B7F46"/>
    <w:rsid w:val="000C019D"/>
    <w:rsid w:val="000C01A9"/>
    <w:rsid w:val="000C0205"/>
    <w:rsid w:val="000C072B"/>
    <w:rsid w:val="000C0800"/>
    <w:rsid w:val="000C0A9D"/>
    <w:rsid w:val="000C0DE8"/>
    <w:rsid w:val="000C0EAD"/>
    <w:rsid w:val="000C0F14"/>
    <w:rsid w:val="000C10C2"/>
    <w:rsid w:val="000C1480"/>
    <w:rsid w:val="000C1553"/>
    <w:rsid w:val="000C16E9"/>
    <w:rsid w:val="000C1733"/>
    <w:rsid w:val="000C1740"/>
    <w:rsid w:val="000C176D"/>
    <w:rsid w:val="000C1C64"/>
    <w:rsid w:val="000C1CA8"/>
    <w:rsid w:val="000C1D05"/>
    <w:rsid w:val="000C2015"/>
    <w:rsid w:val="000C20B8"/>
    <w:rsid w:val="000C2152"/>
    <w:rsid w:val="000C222F"/>
    <w:rsid w:val="000C28BF"/>
    <w:rsid w:val="000C28C8"/>
    <w:rsid w:val="000C2F8C"/>
    <w:rsid w:val="000C3100"/>
    <w:rsid w:val="000C3455"/>
    <w:rsid w:val="000C365C"/>
    <w:rsid w:val="000C3791"/>
    <w:rsid w:val="000C38C9"/>
    <w:rsid w:val="000C3A83"/>
    <w:rsid w:val="000C3C8C"/>
    <w:rsid w:val="000C3F6B"/>
    <w:rsid w:val="000C4075"/>
    <w:rsid w:val="000C413C"/>
    <w:rsid w:val="000C45E3"/>
    <w:rsid w:val="000C4BCF"/>
    <w:rsid w:val="000C4CE6"/>
    <w:rsid w:val="000C4E11"/>
    <w:rsid w:val="000C4F14"/>
    <w:rsid w:val="000C5186"/>
    <w:rsid w:val="000C530C"/>
    <w:rsid w:val="000C531E"/>
    <w:rsid w:val="000C53B2"/>
    <w:rsid w:val="000C546A"/>
    <w:rsid w:val="000C5A12"/>
    <w:rsid w:val="000C5ABE"/>
    <w:rsid w:val="000C5F8D"/>
    <w:rsid w:val="000C5FB1"/>
    <w:rsid w:val="000C6213"/>
    <w:rsid w:val="000C6360"/>
    <w:rsid w:val="000C67D6"/>
    <w:rsid w:val="000C6A93"/>
    <w:rsid w:val="000C6E76"/>
    <w:rsid w:val="000C7020"/>
    <w:rsid w:val="000C702A"/>
    <w:rsid w:val="000C7188"/>
    <w:rsid w:val="000C75D2"/>
    <w:rsid w:val="000C76E1"/>
    <w:rsid w:val="000C7708"/>
    <w:rsid w:val="000C79C8"/>
    <w:rsid w:val="000C7C96"/>
    <w:rsid w:val="000C7CDF"/>
    <w:rsid w:val="000D0028"/>
    <w:rsid w:val="000D02D3"/>
    <w:rsid w:val="000D036D"/>
    <w:rsid w:val="000D0465"/>
    <w:rsid w:val="000D0481"/>
    <w:rsid w:val="000D051F"/>
    <w:rsid w:val="000D0C64"/>
    <w:rsid w:val="000D0D87"/>
    <w:rsid w:val="000D0DE1"/>
    <w:rsid w:val="000D115E"/>
    <w:rsid w:val="000D13A4"/>
    <w:rsid w:val="000D15F4"/>
    <w:rsid w:val="000D17ED"/>
    <w:rsid w:val="000D1AD9"/>
    <w:rsid w:val="000D1B06"/>
    <w:rsid w:val="000D1C23"/>
    <w:rsid w:val="000D1EEA"/>
    <w:rsid w:val="000D1F7B"/>
    <w:rsid w:val="000D20D2"/>
    <w:rsid w:val="000D216F"/>
    <w:rsid w:val="000D2194"/>
    <w:rsid w:val="000D23E4"/>
    <w:rsid w:val="000D2771"/>
    <w:rsid w:val="000D2C7C"/>
    <w:rsid w:val="000D30F4"/>
    <w:rsid w:val="000D3488"/>
    <w:rsid w:val="000D3641"/>
    <w:rsid w:val="000D39CB"/>
    <w:rsid w:val="000D3B5C"/>
    <w:rsid w:val="000D3B7A"/>
    <w:rsid w:val="000D3C1B"/>
    <w:rsid w:val="000D3CAD"/>
    <w:rsid w:val="000D3CE7"/>
    <w:rsid w:val="000D3D44"/>
    <w:rsid w:val="000D4B28"/>
    <w:rsid w:val="000D4BDD"/>
    <w:rsid w:val="000D4C2B"/>
    <w:rsid w:val="000D4FB8"/>
    <w:rsid w:val="000D52D5"/>
    <w:rsid w:val="000D534F"/>
    <w:rsid w:val="000D54AC"/>
    <w:rsid w:val="000D5978"/>
    <w:rsid w:val="000D5A51"/>
    <w:rsid w:val="000D5B53"/>
    <w:rsid w:val="000D5E3A"/>
    <w:rsid w:val="000D622E"/>
    <w:rsid w:val="000D6978"/>
    <w:rsid w:val="000D6AD8"/>
    <w:rsid w:val="000D72FA"/>
    <w:rsid w:val="000D733C"/>
    <w:rsid w:val="000D7610"/>
    <w:rsid w:val="000D7681"/>
    <w:rsid w:val="000D7866"/>
    <w:rsid w:val="000D79A0"/>
    <w:rsid w:val="000D7A7C"/>
    <w:rsid w:val="000D7FDB"/>
    <w:rsid w:val="000E00FD"/>
    <w:rsid w:val="000E02F5"/>
    <w:rsid w:val="000E03D0"/>
    <w:rsid w:val="000E0401"/>
    <w:rsid w:val="000E06E6"/>
    <w:rsid w:val="000E0AF3"/>
    <w:rsid w:val="000E0D0B"/>
    <w:rsid w:val="000E0DEA"/>
    <w:rsid w:val="000E0F73"/>
    <w:rsid w:val="000E10DB"/>
    <w:rsid w:val="000E10F7"/>
    <w:rsid w:val="000E12E6"/>
    <w:rsid w:val="000E1AC9"/>
    <w:rsid w:val="000E1D4D"/>
    <w:rsid w:val="000E1E59"/>
    <w:rsid w:val="000E20D8"/>
    <w:rsid w:val="000E22E0"/>
    <w:rsid w:val="000E24BA"/>
    <w:rsid w:val="000E24DE"/>
    <w:rsid w:val="000E266C"/>
    <w:rsid w:val="000E266D"/>
    <w:rsid w:val="000E2A2F"/>
    <w:rsid w:val="000E2C4F"/>
    <w:rsid w:val="000E2DE3"/>
    <w:rsid w:val="000E305D"/>
    <w:rsid w:val="000E3094"/>
    <w:rsid w:val="000E30CD"/>
    <w:rsid w:val="000E33D8"/>
    <w:rsid w:val="000E3AE7"/>
    <w:rsid w:val="000E3D2E"/>
    <w:rsid w:val="000E3DFD"/>
    <w:rsid w:val="000E3E59"/>
    <w:rsid w:val="000E4003"/>
    <w:rsid w:val="000E42C4"/>
    <w:rsid w:val="000E431F"/>
    <w:rsid w:val="000E440F"/>
    <w:rsid w:val="000E4746"/>
    <w:rsid w:val="000E480A"/>
    <w:rsid w:val="000E48F0"/>
    <w:rsid w:val="000E49D2"/>
    <w:rsid w:val="000E4BD6"/>
    <w:rsid w:val="000E4C7C"/>
    <w:rsid w:val="000E4D50"/>
    <w:rsid w:val="000E5059"/>
    <w:rsid w:val="000E5159"/>
    <w:rsid w:val="000E59CF"/>
    <w:rsid w:val="000E5AC8"/>
    <w:rsid w:val="000E5F27"/>
    <w:rsid w:val="000E6174"/>
    <w:rsid w:val="000E63B9"/>
    <w:rsid w:val="000E6573"/>
    <w:rsid w:val="000E677D"/>
    <w:rsid w:val="000E6845"/>
    <w:rsid w:val="000E6A27"/>
    <w:rsid w:val="000E6C15"/>
    <w:rsid w:val="000E6C8C"/>
    <w:rsid w:val="000E7085"/>
    <w:rsid w:val="000E7163"/>
    <w:rsid w:val="000E72EF"/>
    <w:rsid w:val="000E73DB"/>
    <w:rsid w:val="000E775B"/>
    <w:rsid w:val="000E7C64"/>
    <w:rsid w:val="000E7CFA"/>
    <w:rsid w:val="000E7FE2"/>
    <w:rsid w:val="000F039A"/>
    <w:rsid w:val="000F0443"/>
    <w:rsid w:val="000F0494"/>
    <w:rsid w:val="000F0CD3"/>
    <w:rsid w:val="000F106E"/>
    <w:rsid w:val="000F131D"/>
    <w:rsid w:val="000F162C"/>
    <w:rsid w:val="000F1647"/>
    <w:rsid w:val="000F17BA"/>
    <w:rsid w:val="000F17D0"/>
    <w:rsid w:val="000F19C2"/>
    <w:rsid w:val="000F1A14"/>
    <w:rsid w:val="000F2047"/>
    <w:rsid w:val="000F225A"/>
    <w:rsid w:val="000F22A5"/>
    <w:rsid w:val="000F24CF"/>
    <w:rsid w:val="000F26B1"/>
    <w:rsid w:val="000F27B2"/>
    <w:rsid w:val="000F27CD"/>
    <w:rsid w:val="000F28AD"/>
    <w:rsid w:val="000F2917"/>
    <w:rsid w:val="000F2AE0"/>
    <w:rsid w:val="000F2BF6"/>
    <w:rsid w:val="000F2C47"/>
    <w:rsid w:val="000F3050"/>
    <w:rsid w:val="000F30F5"/>
    <w:rsid w:val="000F3270"/>
    <w:rsid w:val="000F32F3"/>
    <w:rsid w:val="000F333D"/>
    <w:rsid w:val="000F3418"/>
    <w:rsid w:val="000F37DA"/>
    <w:rsid w:val="000F38FC"/>
    <w:rsid w:val="000F3AEB"/>
    <w:rsid w:val="000F3D18"/>
    <w:rsid w:val="000F3E9F"/>
    <w:rsid w:val="000F40A8"/>
    <w:rsid w:val="000F4436"/>
    <w:rsid w:val="000F4480"/>
    <w:rsid w:val="000F46E7"/>
    <w:rsid w:val="000F470C"/>
    <w:rsid w:val="000F4E97"/>
    <w:rsid w:val="000F4ECC"/>
    <w:rsid w:val="000F5379"/>
    <w:rsid w:val="000F55D0"/>
    <w:rsid w:val="000F56D1"/>
    <w:rsid w:val="000F5744"/>
    <w:rsid w:val="000F5871"/>
    <w:rsid w:val="000F5C0F"/>
    <w:rsid w:val="000F5EAF"/>
    <w:rsid w:val="000F5EF4"/>
    <w:rsid w:val="000F6048"/>
    <w:rsid w:val="000F6138"/>
    <w:rsid w:val="000F6151"/>
    <w:rsid w:val="000F63FD"/>
    <w:rsid w:val="000F66CE"/>
    <w:rsid w:val="000F69AB"/>
    <w:rsid w:val="000F6A53"/>
    <w:rsid w:val="000F6C1D"/>
    <w:rsid w:val="000F6CF2"/>
    <w:rsid w:val="000F6DE4"/>
    <w:rsid w:val="000F6E83"/>
    <w:rsid w:val="000F6F7E"/>
    <w:rsid w:val="000F6FD8"/>
    <w:rsid w:val="000F721F"/>
    <w:rsid w:val="000F7452"/>
    <w:rsid w:val="000F74D2"/>
    <w:rsid w:val="000F7948"/>
    <w:rsid w:val="000F7AED"/>
    <w:rsid w:val="000F7D83"/>
    <w:rsid w:val="000F7ECD"/>
    <w:rsid w:val="000F7FFC"/>
    <w:rsid w:val="00100250"/>
    <w:rsid w:val="001002C8"/>
    <w:rsid w:val="00100490"/>
    <w:rsid w:val="00100ADF"/>
    <w:rsid w:val="00100AFD"/>
    <w:rsid w:val="00100CF9"/>
    <w:rsid w:val="00100E4C"/>
    <w:rsid w:val="00100FAE"/>
    <w:rsid w:val="00101271"/>
    <w:rsid w:val="001016A4"/>
    <w:rsid w:val="00101B99"/>
    <w:rsid w:val="00101CCB"/>
    <w:rsid w:val="00101D87"/>
    <w:rsid w:val="00101EFD"/>
    <w:rsid w:val="001021F7"/>
    <w:rsid w:val="00102262"/>
    <w:rsid w:val="001023E7"/>
    <w:rsid w:val="00102A18"/>
    <w:rsid w:val="00102DA8"/>
    <w:rsid w:val="00103021"/>
    <w:rsid w:val="0010394D"/>
    <w:rsid w:val="00103A22"/>
    <w:rsid w:val="00103EA2"/>
    <w:rsid w:val="00104286"/>
    <w:rsid w:val="001042F9"/>
    <w:rsid w:val="001044BE"/>
    <w:rsid w:val="00104502"/>
    <w:rsid w:val="001045CA"/>
    <w:rsid w:val="00104756"/>
    <w:rsid w:val="00104762"/>
    <w:rsid w:val="001047C4"/>
    <w:rsid w:val="00104C51"/>
    <w:rsid w:val="00104C55"/>
    <w:rsid w:val="0010536F"/>
    <w:rsid w:val="00105613"/>
    <w:rsid w:val="00105618"/>
    <w:rsid w:val="001058B1"/>
    <w:rsid w:val="00105C68"/>
    <w:rsid w:val="00105F5E"/>
    <w:rsid w:val="001060CB"/>
    <w:rsid w:val="00106240"/>
    <w:rsid w:val="0010635E"/>
    <w:rsid w:val="001065C8"/>
    <w:rsid w:val="001065D9"/>
    <w:rsid w:val="00107139"/>
    <w:rsid w:val="00107338"/>
    <w:rsid w:val="001073A9"/>
    <w:rsid w:val="0010747E"/>
    <w:rsid w:val="00107F77"/>
    <w:rsid w:val="00107FD4"/>
    <w:rsid w:val="0011027B"/>
    <w:rsid w:val="00110300"/>
    <w:rsid w:val="00110436"/>
    <w:rsid w:val="001105FB"/>
    <w:rsid w:val="001106FC"/>
    <w:rsid w:val="00110712"/>
    <w:rsid w:val="00110807"/>
    <w:rsid w:val="00110A26"/>
    <w:rsid w:val="00110B0E"/>
    <w:rsid w:val="00110BED"/>
    <w:rsid w:val="00110C5D"/>
    <w:rsid w:val="00110DCE"/>
    <w:rsid w:val="00110E04"/>
    <w:rsid w:val="00110F5E"/>
    <w:rsid w:val="00111428"/>
    <w:rsid w:val="0011154B"/>
    <w:rsid w:val="0011157B"/>
    <w:rsid w:val="001119BD"/>
    <w:rsid w:val="00111A22"/>
    <w:rsid w:val="00111A8F"/>
    <w:rsid w:val="00111D2D"/>
    <w:rsid w:val="00111D6D"/>
    <w:rsid w:val="00111E80"/>
    <w:rsid w:val="00111FDA"/>
    <w:rsid w:val="00112416"/>
    <w:rsid w:val="0011241D"/>
    <w:rsid w:val="00112801"/>
    <w:rsid w:val="001128E7"/>
    <w:rsid w:val="00112C50"/>
    <w:rsid w:val="00112DD9"/>
    <w:rsid w:val="00112F5D"/>
    <w:rsid w:val="00113155"/>
    <w:rsid w:val="001132AB"/>
    <w:rsid w:val="001136D1"/>
    <w:rsid w:val="00113C8C"/>
    <w:rsid w:val="00113F63"/>
    <w:rsid w:val="00113F8C"/>
    <w:rsid w:val="00114071"/>
    <w:rsid w:val="00114230"/>
    <w:rsid w:val="001142AE"/>
    <w:rsid w:val="001143CC"/>
    <w:rsid w:val="001145A2"/>
    <w:rsid w:val="001147F2"/>
    <w:rsid w:val="001148A0"/>
    <w:rsid w:val="00114B5D"/>
    <w:rsid w:val="00114C38"/>
    <w:rsid w:val="00114D5A"/>
    <w:rsid w:val="0011516A"/>
    <w:rsid w:val="00115257"/>
    <w:rsid w:val="001155A0"/>
    <w:rsid w:val="00115655"/>
    <w:rsid w:val="00115753"/>
    <w:rsid w:val="0011583B"/>
    <w:rsid w:val="00115C94"/>
    <w:rsid w:val="00115E7A"/>
    <w:rsid w:val="00115F5B"/>
    <w:rsid w:val="0011632B"/>
    <w:rsid w:val="00116973"/>
    <w:rsid w:val="001169DA"/>
    <w:rsid w:val="00116A80"/>
    <w:rsid w:val="00117044"/>
    <w:rsid w:val="001170AA"/>
    <w:rsid w:val="00117167"/>
    <w:rsid w:val="001171E7"/>
    <w:rsid w:val="00117265"/>
    <w:rsid w:val="00117271"/>
    <w:rsid w:val="00117704"/>
    <w:rsid w:val="0011778E"/>
    <w:rsid w:val="00117828"/>
    <w:rsid w:val="00117883"/>
    <w:rsid w:val="00117D3E"/>
    <w:rsid w:val="00117EF9"/>
    <w:rsid w:val="00117FED"/>
    <w:rsid w:val="0012001A"/>
    <w:rsid w:val="0012017A"/>
    <w:rsid w:val="001201A8"/>
    <w:rsid w:val="001201D2"/>
    <w:rsid w:val="00120262"/>
    <w:rsid w:val="001202AC"/>
    <w:rsid w:val="001203AF"/>
    <w:rsid w:val="00120A51"/>
    <w:rsid w:val="00120A97"/>
    <w:rsid w:val="00120B24"/>
    <w:rsid w:val="00120BAF"/>
    <w:rsid w:val="00120C44"/>
    <w:rsid w:val="001211A6"/>
    <w:rsid w:val="0012133F"/>
    <w:rsid w:val="00121570"/>
    <w:rsid w:val="00121718"/>
    <w:rsid w:val="001219A4"/>
    <w:rsid w:val="001219B1"/>
    <w:rsid w:val="00121F59"/>
    <w:rsid w:val="00121FAB"/>
    <w:rsid w:val="00122995"/>
    <w:rsid w:val="00122CD3"/>
    <w:rsid w:val="00122E01"/>
    <w:rsid w:val="00122FF7"/>
    <w:rsid w:val="00123127"/>
    <w:rsid w:val="00123910"/>
    <w:rsid w:val="0012394B"/>
    <w:rsid w:val="00123971"/>
    <w:rsid w:val="001239EF"/>
    <w:rsid w:val="00123EB6"/>
    <w:rsid w:val="001241CB"/>
    <w:rsid w:val="001241EE"/>
    <w:rsid w:val="001244A7"/>
    <w:rsid w:val="00124502"/>
    <w:rsid w:val="00124623"/>
    <w:rsid w:val="0012463A"/>
    <w:rsid w:val="001247DA"/>
    <w:rsid w:val="001248B9"/>
    <w:rsid w:val="0012491A"/>
    <w:rsid w:val="001249CC"/>
    <w:rsid w:val="00124AFA"/>
    <w:rsid w:val="00124C62"/>
    <w:rsid w:val="00124E66"/>
    <w:rsid w:val="00124F04"/>
    <w:rsid w:val="001250F4"/>
    <w:rsid w:val="0012517C"/>
    <w:rsid w:val="0012549A"/>
    <w:rsid w:val="001254A9"/>
    <w:rsid w:val="001255E4"/>
    <w:rsid w:val="00125794"/>
    <w:rsid w:val="00125C02"/>
    <w:rsid w:val="00125C5D"/>
    <w:rsid w:val="00125D7E"/>
    <w:rsid w:val="00125D9E"/>
    <w:rsid w:val="00126385"/>
    <w:rsid w:val="00126741"/>
    <w:rsid w:val="00126890"/>
    <w:rsid w:val="0012692A"/>
    <w:rsid w:val="00126A38"/>
    <w:rsid w:val="00126A46"/>
    <w:rsid w:val="00126BE0"/>
    <w:rsid w:val="001273AE"/>
    <w:rsid w:val="001273E8"/>
    <w:rsid w:val="001278B9"/>
    <w:rsid w:val="00127D9F"/>
    <w:rsid w:val="00127FCA"/>
    <w:rsid w:val="001304E5"/>
    <w:rsid w:val="001307D1"/>
    <w:rsid w:val="001309E9"/>
    <w:rsid w:val="00130D2B"/>
    <w:rsid w:val="00130DC0"/>
    <w:rsid w:val="00131267"/>
    <w:rsid w:val="001313D4"/>
    <w:rsid w:val="00131433"/>
    <w:rsid w:val="00131AEE"/>
    <w:rsid w:val="00131C22"/>
    <w:rsid w:val="00131F06"/>
    <w:rsid w:val="00131F6A"/>
    <w:rsid w:val="00131FC8"/>
    <w:rsid w:val="0013216D"/>
    <w:rsid w:val="001322D8"/>
    <w:rsid w:val="00132434"/>
    <w:rsid w:val="0013256E"/>
    <w:rsid w:val="0013276D"/>
    <w:rsid w:val="00132B3C"/>
    <w:rsid w:val="00132C1A"/>
    <w:rsid w:val="00133135"/>
    <w:rsid w:val="0013318E"/>
    <w:rsid w:val="001333FA"/>
    <w:rsid w:val="001334C6"/>
    <w:rsid w:val="00133543"/>
    <w:rsid w:val="00133870"/>
    <w:rsid w:val="001338F6"/>
    <w:rsid w:val="001339F2"/>
    <w:rsid w:val="00134027"/>
    <w:rsid w:val="001340EC"/>
    <w:rsid w:val="0013412B"/>
    <w:rsid w:val="0013461A"/>
    <w:rsid w:val="00134982"/>
    <w:rsid w:val="00134E9F"/>
    <w:rsid w:val="001350AF"/>
    <w:rsid w:val="0013563C"/>
    <w:rsid w:val="001357F7"/>
    <w:rsid w:val="00135C18"/>
    <w:rsid w:val="00135C5A"/>
    <w:rsid w:val="00135E85"/>
    <w:rsid w:val="00136064"/>
    <w:rsid w:val="001360B5"/>
    <w:rsid w:val="00136285"/>
    <w:rsid w:val="001365CD"/>
    <w:rsid w:val="00136983"/>
    <w:rsid w:val="0013698B"/>
    <w:rsid w:val="00136A50"/>
    <w:rsid w:val="00136AF8"/>
    <w:rsid w:val="00136DFE"/>
    <w:rsid w:val="00136FA7"/>
    <w:rsid w:val="0013731B"/>
    <w:rsid w:val="0013766C"/>
    <w:rsid w:val="001377F7"/>
    <w:rsid w:val="00137A3F"/>
    <w:rsid w:val="00137AB5"/>
    <w:rsid w:val="00137B18"/>
    <w:rsid w:val="00137C8E"/>
    <w:rsid w:val="00137D83"/>
    <w:rsid w:val="00137F7C"/>
    <w:rsid w:val="00140012"/>
    <w:rsid w:val="00140299"/>
    <w:rsid w:val="001404EB"/>
    <w:rsid w:val="00140579"/>
    <w:rsid w:val="00140635"/>
    <w:rsid w:val="00140636"/>
    <w:rsid w:val="00140898"/>
    <w:rsid w:val="0014091F"/>
    <w:rsid w:val="00140C45"/>
    <w:rsid w:val="00140DC8"/>
    <w:rsid w:val="001410D6"/>
    <w:rsid w:val="0014118A"/>
    <w:rsid w:val="0014120A"/>
    <w:rsid w:val="00141239"/>
    <w:rsid w:val="001416D2"/>
    <w:rsid w:val="00141707"/>
    <w:rsid w:val="00141A32"/>
    <w:rsid w:val="00141CA3"/>
    <w:rsid w:val="0014208F"/>
    <w:rsid w:val="001424C1"/>
    <w:rsid w:val="00142515"/>
    <w:rsid w:val="001425E2"/>
    <w:rsid w:val="0014260B"/>
    <w:rsid w:val="00142720"/>
    <w:rsid w:val="00142BE2"/>
    <w:rsid w:val="00142D9E"/>
    <w:rsid w:val="00142E05"/>
    <w:rsid w:val="00142E5D"/>
    <w:rsid w:val="00142FCE"/>
    <w:rsid w:val="00143001"/>
    <w:rsid w:val="00143434"/>
    <w:rsid w:val="00143641"/>
    <w:rsid w:val="00143716"/>
    <w:rsid w:val="001439E1"/>
    <w:rsid w:val="00143AC0"/>
    <w:rsid w:val="00143C4D"/>
    <w:rsid w:val="00143C7B"/>
    <w:rsid w:val="00143D41"/>
    <w:rsid w:val="00143EA0"/>
    <w:rsid w:val="00144110"/>
    <w:rsid w:val="0014438D"/>
    <w:rsid w:val="001443C4"/>
    <w:rsid w:val="00144581"/>
    <w:rsid w:val="00144B3B"/>
    <w:rsid w:val="00144D3C"/>
    <w:rsid w:val="00144EC5"/>
    <w:rsid w:val="00144F45"/>
    <w:rsid w:val="00144F8F"/>
    <w:rsid w:val="00144FA2"/>
    <w:rsid w:val="00145282"/>
    <w:rsid w:val="00145331"/>
    <w:rsid w:val="001457F3"/>
    <w:rsid w:val="001458CD"/>
    <w:rsid w:val="001459DB"/>
    <w:rsid w:val="00145AE3"/>
    <w:rsid w:val="00145CD9"/>
    <w:rsid w:val="00145DF9"/>
    <w:rsid w:val="00145FC1"/>
    <w:rsid w:val="001460E1"/>
    <w:rsid w:val="0014636F"/>
    <w:rsid w:val="001465EC"/>
    <w:rsid w:val="00146A79"/>
    <w:rsid w:val="00146C60"/>
    <w:rsid w:val="00146DF4"/>
    <w:rsid w:val="00146F76"/>
    <w:rsid w:val="00146FDE"/>
    <w:rsid w:val="00147046"/>
    <w:rsid w:val="001471C6"/>
    <w:rsid w:val="001472A6"/>
    <w:rsid w:val="001473F9"/>
    <w:rsid w:val="00147486"/>
    <w:rsid w:val="001474E1"/>
    <w:rsid w:val="0014757A"/>
    <w:rsid w:val="001476CC"/>
    <w:rsid w:val="00147A0E"/>
    <w:rsid w:val="00147C51"/>
    <w:rsid w:val="00147DFD"/>
    <w:rsid w:val="00147E2A"/>
    <w:rsid w:val="0015013A"/>
    <w:rsid w:val="001502EB"/>
    <w:rsid w:val="0015079F"/>
    <w:rsid w:val="001508E2"/>
    <w:rsid w:val="00150DC5"/>
    <w:rsid w:val="001511A0"/>
    <w:rsid w:val="001512B0"/>
    <w:rsid w:val="001512DD"/>
    <w:rsid w:val="00151837"/>
    <w:rsid w:val="0015197E"/>
    <w:rsid w:val="001519F0"/>
    <w:rsid w:val="00151E48"/>
    <w:rsid w:val="00151F39"/>
    <w:rsid w:val="00152320"/>
    <w:rsid w:val="00152336"/>
    <w:rsid w:val="00152601"/>
    <w:rsid w:val="00152727"/>
    <w:rsid w:val="001527B4"/>
    <w:rsid w:val="00152B4C"/>
    <w:rsid w:val="00152C5B"/>
    <w:rsid w:val="00152C5E"/>
    <w:rsid w:val="0015307C"/>
    <w:rsid w:val="0015331D"/>
    <w:rsid w:val="00153358"/>
    <w:rsid w:val="00153630"/>
    <w:rsid w:val="0015384B"/>
    <w:rsid w:val="001538A3"/>
    <w:rsid w:val="00153CEF"/>
    <w:rsid w:val="00153D17"/>
    <w:rsid w:val="00153D7F"/>
    <w:rsid w:val="00153FCA"/>
    <w:rsid w:val="001543F2"/>
    <w:rsid w:val="00154467"/>
    <w:rsid w:val="001545C8"/>
    <w:rsid w:val="00154902"/>
    <w:rsid w:val="00154BBC"/>
    <w:rsid w:val="00154C68"/>
    <w:rsid w:val="00154F7F"/>
    <w:rsid w:val="0015522B"/>
    <w:rsid w:val="00155356"/>
    <w:rsid w:val="00155628"/>
    <w:rsid w:val="001556CF"/>
    <w:rsid w:val="00155D33"/>
    <w:rsid w:val="00155E5B"/>
    <w:rsid w:val="00155E8C"/>
    <w:rsid w:val="0015610D"/>
    <w:rsid w:val="001563EC"/>
    <w:rsid w:val="0015647C"/>
    <w:rsid w:val="00156720"/>
    <w:rsid w:val="001567E1"/>
    <w:rsid w:val="00156C51"/>
    <w:rsid w:val="00156DDE"/>
    <w:rsid w:val="00156F1B"/>
    <w:rsid w:val="001571F6"/>
    <w:rsid w:val="00157222"/>
    <w:rsid w:val="00157281"/>
    <w:rsid w:val="001572E5"/>
    <w:rsid w:val="0015749E"/>
    <w:rsid w:val="001574BF"/>
    <w:rsid w:val="0015781F"/>
    <w:rsid w:val="001579C2"/>
    <w:rsid w:val="0016014C"/>
    <w:rsid w:val="0016028B"/>
    <w:rsid w:val="001606F3"/>
    <w:rsid w:val="00160729"/>
    <w:rsid w:val="00160A83"/>
    <w:rsid w:val="00160CA0"/>
    <w:rsid w:val="00160F25"/>
    <w:rsid w:val="00160F9E"/>
    <w:rsid w:val="001616FB"/>
    <w:rsid w:val="00161C20"/>
    <w:rsid w:val="00161CDC"/>
    <w:rsid w:val="00161F23"/>
    <w:rsid w:val="0016298A"/>
    <w:rsid w:val="00162A81"/>
    <w:rsid w:val="00162C1E"/>
    <w:rsid w:val="00162CF8"/>
    <w:rsid w:val="00162F35"/>
    <w:rsid w:val="0016303C"/>
    <w:rsid w:val="00163080"/>
    <w:rsid w:val="00163797"/>
    <w:rsid w:val="00163D39"/>
    <w:rsid w:val="00163E1B"/>
    <w:rsid w:val="00163ED9"/>
    <w:rsid w:val="00163F60"/>
    <w:rsid w:val="00163FB8"/>
    <w:rsid w:val="001640FF"/>
    <w:rsid w:val="0016429D"/>
    <w:rsid w:val="001645DB"/>
    <w:rsid w:val="00164763"/>
    <w:rsid w:val="001647DD"/>
    <w:rsid w:val="00164A64"/>
    <w:rsid w:val="00164EC0"/>
    <w:rsid w:val="00165159"/>
    <w:rsid w:val="0016522F"/>
    <w:rsid w:val="0016537F"/>
    <w:rsid w:val="00165497"/>
    <w:rsid w:val="001656E9"/>
    <w:rsid w:val="00165880"/>
    <w:rsid w:val="001658ED"/>
    <w:rsid w:val="00165B7D"/>
    <w:rsid w:val="00165EB5"/>
    <w:rsid w:val="00166114"/>
    <w:rsid w:val="001662E5"/>
    <w:rsid w:val="00166774"/>
    <w:rsid w:val="001668CE"/>
    <w:rsid w:val="001671A3"/>
    <w:rsid w:val="00167591"/>
    <w:rsid w:val="0016766C"/>
    <w:rsid w:val="0016791B"/>
    <w:rsid w:val="00167C63"/>
    <w:rsid w:val="00167D68"/>
    <w:rsid w:val="001701B4"/>
    <w:rsid w:val="0017057A"/>
    <w:rsid w:val="0017084E"/>
    <w:rsid w:val="00170B2F"/>
    <w:rsid w:val="00170BA8"/>
    <w:rsid w:val="00170D21"/>
    <w:rsid w:val="00170E0D"/>
    <w:rsid w:val="00171055"/>
    <w:rsid w:val="00171142"/>
    <w:rsid w:val="001714DF"/>
    <w:rsid w:val="00171537"/>
    <w:rsid w:val="00171614"/>
    <w:rsid w:val="001716F0"/>
    <w:rsid w:val="001717AB"/>
    <w:rsid w:val="001717C2"/>
    <w:rsid w:val="001718F2"/>
    <w:rsid w:val="00171AA4"/>
    <w:rsid w:val="00171B1B"/>
    <w:rsid w:val="00171BEE"/>
    <w:rsid w:val="00171E9B"/>
    <w:rsid w:val="0017218E"/>
    <w:rsid w:val="00172810"/>
    <w:rsid w:val="00172C53"/>
    <w:rsid w:val="00172DF2"/>
    <w:rsid w:val="00172F9A"/>
    <w:rsid w:val="00173269"/>
    <w:rsid w:val="001732E3"/>
    <w:rsid w:val="00173379"/>
    <w:rsid w:val="00173401"/>
    <w:rsid w:val="00173568"/>
    <w:rsid w:val="0017365E"/>
    <w:rsid w:val="00173687"/>
    <w:rsid w:val="00173739"/>
    <w:rsid w:val="00173B55"/>
    <w:rsid w:val="00173BCA"/>
    <w:rsid w:val="00173BFB"/>
    <w:rsid w:val="00173F1F"/>
    <w:rsid w:val="00173FBD"/>
    <w:rsid w:val="001743AD"/>
    <w:rsid w:val="0017483F"/>
    <w:rsid w:val="00174A88"/>
    <w:rsid w:val="00174B88"/>
    <w:rsid w:val="0017508F"/>
    <w:rsid w:val="00175305"/>
    <w:rsid w:val="00175334"/>
    <w:rsid w:val="00175A4B"/>
    <w:rsid w:val="00175AA1"/>
    <w:rsid w:val="00175BB3"/>
    <w:rsid w:val="00175CEF"/>
    <w:rsid w:val="00175CF7"/>
    <w:rsid w:val="00176436"/>
    <w:rsid w:val="001764FC"/>
    <w:rsid w:val="001766E8"/>
    <w:rsid w:val="001766F9"/>
    <w:rsid w:val="0017685C"/>
    <w:rsid w:val="001768AB"/>
    <w:rsid w:val="00176C24"/>
    <w:rsid w:val="00176C55"/>
    <w:rsid w:val="00176EC4"/>
    <w:rsid w:val="001772CF"/>
    <w:rsid w:val="0017739F"/>
    <w:rsid w:val="0017744A"/>
    <w:rsid w:val="0017746A"/>
    <w:rsid w:val="00177CE7"/>
    <w:rsid w:val="00177D02"/>
    <w:rsid w:val="00177DC1"/>
    <w:rsid w:val="00177E23"/>
    <w:rsid w:val="0018036E"/>
    <w:rsid w:val="001804A0"/>
    <w:rsid w:val="00180683"/>
    <w:rsid w:val="001809E8"/>
    <w:rsid w:val="00180A3A"/>
    <w:rsid w:val="00180D4E"/>
    <w:rsid w:val="00180DCE"/>
    <w:rsid w:val="00180ECD"/>
    <w:rsid w:val="00180F51"/>
    <w:rsid w:val="0018140B"/>
    <w:rsid w:val="00181A82"/>
    <w:rsid w:val="00182131"/>
    <w:rsid w:val="0018215F"/>
    <w:rsid w:val="001821D5"/>
    <w:rsid w:val="00182215"/>
    <w:rsid w:val="00182488"/>
    <w:rsid w:val="001825B8"/>
    <w:rsid w:val="001825E9"/>
    <w:rsid w:val="001826ED"/>
    <w:rsid w:val="0018272E"/>
    <w:rsid w:val="001827DD"/>
    <w:rsid w:val="00182876"/>
    <w:rsid w:val="00182880"/>
    <w:rsid w:val="0018299B"/>
    <w:rsid w:val="00182B9D"/>
    <w:rsid w:val="00182D82"/>
    <w:rsid w:val="00182DEE"/>
    <w:rsid w:val="00182FC6"/>
    <w:rsid w:val="001831A5"/>
    <w:rsid w:val="001832FB"/>
    <w:rsid w:val="0018332A"/>
    <w:rsid w:val="00183363"/>
    <w:rsid w:val="001836AE"/>
    <w:rsid w:val="001839CA"/>
    <w:rsid w:val="00183B0F"/>
    <w:rsid w:val="00183D44"/>
    <w:rsid w:val="0018428E"/>
    <w:rsid w:val="001845DF"/>
    <w:rsid w:val="0018472E"/>
    <w:rsid w:val="0018476E"/>
    <w:rsid w:val="0018478A"/>
    <w:rsid w:val="0018499F"/>
    <w:rsid w:val="00184FB1"/>
    <w:rsid w:val="0018530C"/>
    <w:rsid w:val="00185726"/>
    <w:rsid w:val="001858DD"/>
    <w:rsid w:val="001858F4"/>
    <w:rsid w:val="0018594D"/>
    <w:rsid w:val="00185D08"/>
    <w:rsid w:val="00185D7F"/>
    <w:rsid w:val="001864E9"/>
    <w:rsid w:val="0018652C"/>
    <w:rsid w:val="00186647"/>
    <w:rsid w:val="001867A9"/>
    <w:rsid w:val="0018685C"/>
    <w:rsid w:val="00186AFB"/>
    <w:rsid w:val="00186B8D"/>
    <w:rsid w:val="00186BA7"/>
    <w:rsid w:val="00186EB3"/>
    <w:rsid w:val="001872D8"/>
    <w:rsid w:val="00187491"/>
    <w:rsid w:val="0018753B"/>
    <w:rsid w:val="00187F3D"/>
    <w:rsid w:val="0019071B"/>
    <w:rsid w:val="00190745"/>
    <w:rsid w:val="0019075C"/>
    <w:rsid w:val="0019085F"/>
    <w:rsid w:val="00190944"/>
    <w:rsid w:val="00190A0E"/>
    <w:rsid w:val="00190AA1"/>
    <w:rsid w:val="00190AA4"/>
    <w:rsid w:val="00190E33"/>
    <w:rsid w:val="001912ED"/>
    <w:rsid w:val="00191320"/>
    <w:rsid w:val="0019143E"/>
    <w:rsid w:val="001914F2"/>
    <w:rsid w:val="0019161E"/>
    <w:rsid w:val="00191916"/>
    <w:rsid w:val="00191ED8"/>
    <w:rsid w:val="00191F44"/>
    <w:rsid w:val="001924F6"/>
    <w:rsid w:val="00192627"/>
    <w:rsid w:val="00192677"/>
    <w:rsid w:val="0019276D"/>
    <w:rsid w:val="00192884"/>
    <w:rsid w:val="001928CA"/>
    <w:rsid w:val="001929BE"/>
    <w:rsid w:val="00192C44"/>
    <w:rsid w:val="00193187"/>
    <w:rsid w:val="00193695"/>
    <w:rsid w:val="00193C10"/>
    <w:rsid w:val="00193D1B"/>
    <w:rsid w:val="00193D82"/>
    <w:rsid w:val="00193F61"/>
    <w:rsid w:val="00193FF1"/>
    <w:rsid w:val="0019417C"/>
    <w:rsid w:val="00194428"/>
    <w:rsid w:val="001945EB"/>
    <w:rsid w:val="0019471B"/>
    <w:rsid w:val="00194840"/>
    <w:rsid w:val="00195228"/>
    <w:rsid w:val="00195381"/>
    <w:rsid w:val="001954C5"/>
    <w:rsid w:val="00195537"/>
    <w:rsid w:val="001956F3"/>
    <w:rsid w:val="00195888"/>
    <w:rsid w:val="0019595F"/>
    <w:rsid w:val="00195A7F"/>
    <w:rsid w:val="00195DA7"/>
    <w:rsid w:val="00195DD5"/>
    <w:rsid w:val="00195EFF"/>
    <w:rsid w:val="00195F6C"/>
    <w:rsid w:val="00195FF9"/>
    <w:rsid w:val="00195FFA"/>
    <w:rsid w:val="00196106"/>
    <w:rsid w:val="0019612A"/>
    <w:rsid w:val="001961F7"/>
    <w:rsid w:val="001961F8"/>
    <w:rsid w:val="00196527"/>
    <w:rsid w:val="0019658F"/>
    <w:rsid w:val="001968B4"/>
    <w:rsid w:val="001968FD"/>
    <w:rsid w:val="001969E2"/>
    <w:rsid w:val="00196A25"/>
    <w:rsid w:val="00196A4B"/>
    <w:rsid w:val="00197011"/>
    <w:rsid w:val="0019712C"/>
    <w:rsid w:val="0019744E"/>
    <w:rsid w:val="0019753C"/>
    <w:rsid w:val="00197742"/>
    <w:rsid w:val="00197A2F"/>
    <w:rsid w:val="00197A9D"/>
    <w:rsid w:val="00197C1F"/>
    <w:rsid w:val="00197D13"/>
    <w:rsid w:val="00197DAB"/>
    <w:rsid w:val="00197E15"/>
    <w:rsid w:val="00197E4C"/>
    <w:rsid w:val="00197E7B"/>
    <w:rsid w:val="001A0425"/>
    <w:rsid w:val="001A0579"/>
    <w:rsid w:val="001A05BA"/>
    <w:rsid w:val="001A05F4"/>
    <w:rsid w:val="001A05FB"/>
    <w:rsid w:val="001A0850"/>
    <w:rsid w:val="001A0C74"/>
    <w:rsid w:val="001A1058"/>
    <w:rsid w:val="001A15F4"/>
    <w:rsid w:val="001A1612"/>
    <w:rsid w:val="001A18CC"/>
    <w:rsid w:val="001A18D2"/>
    <w:rsid w:val="001A1A58"/>
    <w:rsid w:val="001A1C7E"/>
    <w:rsid w:val="001A1EE1"/>
    <w:rsid w:val="001A1F44"/>
    <w:rsid w:val="001A2077"/>
    <w:rsid w:val="001A23BC"/>
    <w:rsid w:val="001A2583"/>
    <w:rsid w:val="001A25DA"/>
    <w:rsid w:val="001A2AA3"/>
    <w:rsid w:val="001A2C4F"/>
    <w:rsid w:val="001A2CCC"/>
    <w:rsid w:val="001A2EAB"/>
    <w:rsid w:val="001A34AE"/>
    <w:rsid w:val="001A37C0"/>
    <w:rsid w:val="001A3ABD"/>
    <w:rsid w:val="001A3AC9"/>
    <w:rsid w:val="001A4A0C"/>
    <w:rsid w:val="001A4A9F"/>
    <w:rsid w:val="001A4D90"/>
    <w:rsid w:val="001A4DEA"/>
    <w:rsid w:val="001A4F87"/>
    <w:rsid w:val="001A512C"/>
    <w:rsid w:val="001A559C"/>
    <w:rsid w:val="001A568F"/>
    <w:rsid w:val="001A5942"/>
    <w:rsid w:val="001A5BE4"/>
    <w:rsid w:val="001A5F99"/>
    <w:rsid w:val="001A60B6"/>
    <w:rsid w:val="001A6110"/>
    <w:rsid w:val="001A63CE"/>
    <w:rsid w:val="001A6448"/>
    <w:rsid w:val="001A660B"/>
    <w:rsid w:val="001A6638"/>
    <w:rsid w:val="001A66F1"/>
    <w:rsid w:val="001A6762"/>
    <w:rsid w:val="001A6955"/>
    <w:rsid w:val="001A6AC0"/>
    <w:rsid w:val="001A7069"/>
    <w:rsid w:val="001A70F8"/>
    <w:rsid w:val="001A7165"/>
    <w:rsid w:val="001A75B7"/>
    <w:rsid w:val="001A7655"/>
    <w:rsid w:val="001A77BD"/>
    <w:rsid w:val="001A7816"/>
    <w:rsid w:val="001A7841"/>
    <w:rsid w:val="001A799C"/>
    <w:rsid w:val="001A7A13"/>
    <w:rsid w:val="001A7A77"/>
    <w:rsid w:val="001A7C56"/>
    <w:rsid w:val="001B00CF"/>
    <w:rsid w:val="001B02A7"/>
    <w:rsid w:val="001B03DD"/>
    <w:rsid w:val="001B03E5"/>
    <w:rsid w:val="001B0520"/>
    <w:rsid w:val="001B06B4"/>
    <w:rsid w:val="001B1055"/>
    <w:rsid w:val="001B1356"/>
    <w:rsid w:val="001B1729"/>
    <w:rsid w:val="001B1839"/>
    <w:rsid w:val="001B1998"/>
    <w:rsid w:val="001B1AE6"/>
    <w:rsid w:val="001B1CA4"/>
    <w:rsid w:val="001B2189"/>
    <w:rsid w:val="001B2222"/>
    <w:rsid w:val="001B22C8"/>
    <w:rsid w:val="001B2698"/>
    <w:rsid w:val="001B2B2C"/>
    <w:rsid w:val="001B2C9A"/>
    <w:rsid w:val="001B2F2D"/>
    <w:rsid w:val="001B36B3"/>
    <w:rsid w:val="001B38A4"/>
    <w:rsid w:val="001B3D2E"/>
    <w:rsid w:val="001B3EDA"/>
    <w:rsid w:val="001B44E4"/>
    <w:rsid w:val="001B4676"/>
    <w:rsid w:val="001B4749"/>
    <w:rsid w:val="001B48AE"/>
    <w:rsid w:val="001B4A1D"/>
    <w:rsid w:val="001B4BB6"/>
    <w:rsid w:val="001B4E41"/>
    <w:rsid w:val="001B4E72"/>
    <w:rsid w:val="001B516B"/>
    <w:rsid w:val="001B54AF"/>
    <w:rsid w:val="001B54D5"/>
    <w:rsid w:val="001B5542"/>
    <w:rsid w:val="001B567B"/>
    <w:rsid w:val="001B5A1C"/>
    <w:rsid w:val="001B6856"/>
    <w:rsid w:val="001B699F"/>
    <w:rsid w:val="001B6AD5"/>
    <w:rsid w:val="001B6B41"/>
    <w:rsid w:val="001B6BD5"/>
    <w:rsid w:val="001B6D5A"/>
    <w:rsid w:val="001B6DD7"/>
    <w:rsid w:val="001B758A"/>
    <w:rsid w:val="001B7B59"/>
    <w:rsid w:val="001B7B75"/>
    <w:rsid w:val="001B7B8F"/>
    <w:rsid w:val="001B7B97"/>
    <w:rsid w:val="001B7BBF"/>
    <w:rsid w:val="001B7C7C"/>
    <w:rsid w:val="001C0738"/>
    <w:rsid w:val="001C088F"/>
    <w:rsid w:val="001C0A59"/>
    <w:rsid w:val="001C0ADA"/>
    <w:rsid w:val="001C0B6C"/>
    <w:rsid w:val="001C0D21"/>
    <w:rsid w:val="001C0FFC"/>
    <w:rsid w:val="001C1125"/>
    <w:rsid w:val="001C14B6"/>
    <w:rsid w:val="001C162D"/>
    <w:rsid w:val="001C16E8"/>
    <w:rsid w:val="001C17D1"/>
    <w:rsid w:val="001C18F6"/>
    <w:rsid w:val="001C1C41"/>
    <w:rsid w:val="001C1DDA"/>
    <w:rsid w:val="001C1E50"/>
    <w:rsid w:val="001C1F37"/>
    <w:rsid w:val="001C2200"/>
    <w:rsid w:val="001C22F7"/>
    <w:rsid w:val="001C2445"/>
    <w:rsid w:val="001C2826"/>
    <w:rsid w:val="001C29EB"/>
    <w:rsid w:val="001C2BCD"/>
    <w:rsid w:val="001C2D43"/>
    <w:rsid w:val="001C321F"/>
    <w:rsid w:val="001C3364"/>
    <w:rsid w:val="001C35B3"/>
    <w:rsid w:val="001C35D6"/>
    <w:rsid w:val="001C38EC"/>
    <w:rsid w:val="001C3905"/>
    <w:rsid w:val="001C3D43"/>
    <w:rsid w:val="001C4132"/>
    <w:rsid w:val="001C42EF"/>
    <w:rsid w:val="001C4AB6"/>
    <w:rsid w:val="001C4AF0"/>
    <w:rsid w:val="001C4E59"/>
    <w:rsid w:val="001C4E67"/>
    <w:rsid w:val="001C4EC8"/>
    <w:rsid w:val="001C4F18"/>
    <w:rsid w:val="001C5012"/>
    <w:rsid w:val="001C54E0"/>
    <w:rsid w:val="001C550B"/>
    <w:rsid w:val="001C554E"/>
    <w:rsid w:val="001C5909"/>
    <w:rsid w:val="001C5BD0"/>
    <w:rsid w:val="001C5EDA"/>
    <w:rsid w:val="001C5F89"/>
    <w:rsid w:val="001C6001"/>
    <w:rsid w:val="001C65B6"/>
    <w:rsid w:val="001C6815"/>
    <w:rsid w:val="001C684C"/>
    <w:rsid w:val="001C6BE4"/>
    <w:rsid w:val="001C6CE9"/>
    <w:rsid w:val="001C6D03"/>
    <w:rsid w:val="001C705D"/>
    <w:rsid w:val="001C70BD"/>
    <w:rsid w:val="001C741B"/>
    <w:rsid w:val="001C764B"/>
    <w:rsid w:val="001C76DC"/>
    <w:rsid w:val="001C790D"/>
    <w:rsid w:val="001C7A6E"/>
    <w:rsid w:val="001C7C16"/>
    <w:rsid w:val="001C7DD1"/>
    <w:rsid w:val="001D050F"/>
    <w:rsid w:val="001D06B3"/>
    <w:rsid w:val="001D06E5"/>
    <w:rsid w:val="001D08C2"/>
    <w:rsid w:val="001D08E6"/>
    <w:rsid w:val="001D08F9"/>
    <w:rsid w:val="001D0E4F"/>
    <w:rsid w:val="001D105F"/>
    <w:rsid w:val="001D1377"/>
    <w:rsid w:val="001D14AD"/>
    <w:rsid w:val="001D185D"/>
    <w:rsid w:val="001D229E"/>
    <w:rsid w:val="001D2494"/>
    <w:rsid w:val="001D2C88"/>
    <w:rsid w:val="001D2DCE"/>
    <w:rsid w:val="001D2E10"/>
    <w:rsid w:val="001D2F28"/>
    <w:rsid w:val="001D2FA1"/>
    <w:rsid w:val="001D32FE"/>
    <w:rsid w:val="001D3396"/>
    <w:rsid w:val="001D3645"/>
    <w:rsid w:val="001D36DB"/>
    <w:rsid w:val="001D370F"/>
    <w:rsid w:val="001D371B"/>
    <w:rsid w:val="001D395E"/>
    <w:rsid w:val="001D3CFC"/>
    <w:rsid w:val="001D3D8A"/>
    <w:rsid w:val="001D41E6"/>
    <w:rsid w:val="001D4290"/>
    <w:rsid w:val="001D458E"/>
    <w:rsid w:val="001D47E9"/>
    <w:rsid w:val="001D48FF"/>
    <w:rsid w:val="001D4B18"/>
    <w:rsid w:val="001D4BCE"/>
    <w:rsid w:val="001D4F4B"/>
    <w:rsid w:val="001D5552"/>
    <w:rsid w:val="001D55FC"/>
    <w:rsid w:val="001D5633"/>
    <w:rsid w:val="001D5704"/>
    <w:rsid w:val="001D5858"/>
    <w:rsid w:val="001D58B6"/>
    <w:rsid w:val="001D591C"/>
    <w:rsid w:val="001D5A7B"/>
    <w:rsid w:val="001D5D84"/>
    <w:rsid w:val="001D5DC1"/>
    <w:rsid w:val="001D6174"/>
    <w:rsid w:val="001D63F9"/>
    <w:rsid w:val="001D6440"/>
    <w:rsid w:val="001D64D5"/>
    <w:rsid w:val="001D6822"/>
    <w:rsid w:val="001D6B58"/>
    <w:rsid w:val="001D6C61"/>
    <w:rsid w:val="001D6DE6"/>
    <w:rsid w:val="001D6E02"/>
    <w:rsid w:val="001D6EE5"/>
    <w:rsid w:val="001D704E"/>
    <w:rsid w:val="001D727C"/>
    <w:rsid w:val="001D72F6"/>
    <w:rsid w:val="001D7BFA"/>
    <w:rsid w:val="001E0043"/>
    <w:rsid w:val="001E01FE"/>
    <w:rsid w:val="001E02D1"/>
    <w:rsid w:val="001E0411"/>
    <w:rsid w:val="001E0590"/>
    <w:rsid w:val="001E06F1"/>
    <w:rsid w:val="001E071A"/>
    <w:rsid w:val="001E0736"/>
    <w:rsid w:val="001E081A"/>
    <w:rsid w:val="001E0A40"/>
    <w:rsid w:val="001E0C83"/>
    <w:rsid w:val="001E0F95"/>
    <w:rsid w:val="001E0FEE"/>
    <w:rsid w:val="001E10D6"/>
    <w:rsid w:val="001E13C2"/>
    <w:rsid w:val="001E1452"/>
    <w:rsid w:val="001E1539"/>
    <w:rsid w:val="001E1867"/>
    <w:rsid w:val="001E1E61"/>
    <w:rsid w:val="001E2459"/>
    <w:rsid w:val="001E26B7"/>
    <w:rsid w:val="001E2731"/>
    <w:rsid w:val="001E284C"/>
    <w:rsid w:val="001E2855"/>
    <w:rsid w:val="001E2BC0"/>
    <w:rsid w:val="001E2F79"/>
    <w:rsid w:val="001E3080"/>
    <w:rsid w:val="001E308F"/>
    <w:rsid w:val="001E3422"/>
    <w:rsid w:val="001E346C"/>
    <w:rsid w:val="001E3657"/>
    <w:rsid w:val="001E395D"/>
    <w:rsid w:val="001E398F"/>
    <w:rsid w:val="001E3A0D"/>
    <w:rsid w:val="001E3A66"/>
    <w:rsid w:val="001E3BB8"/>
    <w:rsid w:val="001E3E86"/>
    <w:rsid w:val="001E3F78"/>
    <w:rsid w:val="001E3FC4"/>
    <w:rsid w:val="001E4BFF"/>
    <w:rsid w:val="001E4EA0"/>
    <w:rsid w:val="001E4F41"/>
    <w:rsid w:val="001E5189"/>
    <w:rsid w:val="001E5239"/>
    <w:rsid w:val="001E548F"/>
    <w:rsid w:val="001E584F"/>
    <w:rsid w:val="001E590F"/>
    <w:rsid w:val="001E5995"/>
    <w:rsid w:val="001E5C60"/>
    <w:rsid w:val="001E5DA8"/>
    <w:rsid w:val="001E5FD5"/>
    <w:rsid w:val="001E60DA"/>
    <w:rsid w:val="001E656B"/>
    <w:rsid w:val="001E6603"/>
    <w:rsid w:val="001E684C"/>
    <w:rsid w:val="001E6C7C"/>
    <w:rsid w:val="001E72B3"/>
    <w:rsid w:val="001E74A1"/>
    <w:rsid w:val="001E75DB"/>
    <w:rsid w:val="001E772F"/>
    <w:rsid w:val="001E7A5A"/>
    <w:rsid w:val="001E7E1E"/>
    <w:rsid w:val="001F02B7"/>
    <w:rsid w:val="001F02E9"/>
    <w:rsid w:val="001F04C6"/>
    <w:rsid w:val="001F08E1"/>
    <w:rsid w:val="001F0D58"/>
    <w:rsid w:val="001F0EC0"/>
    <w:rsid w:val="001F1349"/>
    <w:rsid w:val="001F1A54"/>
    <w:rsid w:val="001F2102"/>
    <w:rsid w:val="001F2788"/>
    <w:rsid w:val="001F2B38"/>
    <w:rsid w:val="001F2CB5"/>
    <w:rsid w:val="001F3337"/>
    <w:rsid w:val="001F3384"/>
    <w:rsid w:val="001F33AE"/>
    <w:rsid w:val="001F33BD"/>
    <w:rsid w:val="001F35DD"/>
    <w:rsid w:val="001F3B84"/>
    <w:rsid w:val="001F3D0B"/>
    <w:rsid w:val="001F3D3C"/>
    <w:rsid w:val="001F3F94"/>
    <w:rsid w:val="001F42E6"/>
    <w:rsid w:val="001F475F"/>
    <w:rsid w:val="001F47EB"/>
    <w:rsid w:val="001F4AD2"/>
    <w:rsid w:val="001F52A7"/>
    <w:rsid w:val="001F538D"/>
    <w:rsid w:val="001F54E4"/>
    <w:rsid w:val="001F55E8"/>
    <w:rsid w:val="001F572B"/>
    <w:rsid w:val="001F5ACA"/>
    <w:rsid w:val="001F5B97"/>
    <w:rsid w:val="001F5BA9"/>
    <w:rsid w:val="001F5F65"/>
    <w:rsid w:val="001F6535"/>
    <w:rsid w:val="001F688D"/>
    <w:rsid w:val="001F6B7F"/>
    <w:rsid w:val="001F6CBD"/>
    <w:rsid w:val="001F6D7B"/>
    <w:rsid w:val="001F7148"/>
    <w:rsid w:val="001F71DD"/>
    <w:rsid w:val="001F7401"/>
    <w:rsid w:val="001F743C"/>
    <w:rsid w:val="001F77D3"/>
    <w:rsid w:val="001F780E"/>
    <w:rsid w:val="001F79CE"/>
    <w:rsid w:val="001F7A62"/>
    <w:rsid w:val="001F7AB7"/>
    <w:rsid w:val="001F7DE3"/>
    <w:rsid w:val="001F7F48"/>
    <w:rsid w:val="002004A9"/>
    <w:rsid w:val="0020071A"/>
    <w:rsid w:val="00200726"/>
    <w:rsid w:val="0020090B"/>
    <w:rsid w:val="00200C4D"/>
    <w:rsid w:val="00200E5F"/>
    <w:rsid w:val="00201508"/>
    <w:rsid w:val="0020153A"/>
    <w:rsid w:val="00201665"/>
    <w:rsid w:val="002023BC"/>
    <w:rsid w:val="0020245C"/>
    <w:rsid w:val="00202753"/>
    <w:rsid w:val="00202B53"/>
    <w:rsid w:val="00202B6B"/>
    <w:rsid w:val="00202BDB"/>
    <w:rsid w:val="00202C31"/>
    <w:rsid w:val="00202C49"/>
    <w:rsid w:val="00202D8D"/>
    <w:rsid w:val="00202D90"/>
    <w:rsid w:val="00202F6C"/>
    <w:rsid w:val="00203310"/>
    <w:rsid w:val="00203634"/>
    <w:rsid w:val="00203A51"/>
    <w:rsid w:val="00203C2B"/>
    <w:rsid w:val="00203F65"/>
    <w:rsid w:val="0020416E"/>
    <w:rsid w:val="002043D6"/>
    <w:rsid w:val="0020454B"/>
    <w:rsid w:val="00204781"/>
    <w:rsid w:val="00204A15"/>
    <w:rsid w:val="00204B46"/>
    <w:rsid w:val="002050EE"/>
    <w:rsid w:val="00205327"/>
    <w:rsid w:val="00205599"/>
    <w:rsid w:val="00205869"/>
    <w:rsid w:val="0020593D"/>
    <w:rsid w:val="002061DA"/>
    <w:rsid w:val="00206418"/>
    <w:rsid w:val="00206767"/>
    <w:rsid w:val="00206952"/>
    <w:rsid w:val="00206A6D"/>
    <w:rsid w:val="00206BD0"/>
    <w:rsid w:val="00206D50"/>
    <w:rsid w:val="00207034"/>
    <w:rsid w:val="00207175"/>
    <w:rsid w:val="00207449"/>
    <w:rsid w:val="00207478"/>
    <w:rsid w:val="00207644"/>
    <w:rsid w:val="0020764D"/>
    <w:rsid w:val="00210004"/>
    <w:rsid w:val="0021014B"/>
    <w:rsid w:val="002101EC"/>
    <w:rsid w:val="0021054C"/>
    <w:rsid w:val="0021068D"/>
    <w:rsid w:val="00210869"/>
    <w:rsid w:val="00210A26"/>
    <w:rsid w:val="00210B52"/>
    <w:rsid w:val="00210FB4"/>
    <w:rsid w:val="00211484"/>
    <w:rsid w:val="0021155F"/>
    <w:rsid w:val="00211611"/>
    <w:rsid w:val="00211659"/>
    <w:rsid w:val="00211742"/>
    <w:rsid w:val="00211829"/>
    <w:rsid w:val="00211958"/>
    <w:rsid w:val="00211F65"/>
    <w:rsid w:val="0021218A"/>
    <w:rsid w:val="00212198"/>
    <w:rsid w:val="00212227"/>
    <w:rsid w:val="002122E9"/>
    <w:rsid w:val="0021238A"/>
    <w:rsid w:val="002123A5"/>
    <w:rsid w:val="002126B1"/>
    <w:rsid w:val="00212844"/>
    <w:rsid w:val="00212991"/>
    <w:rsid w:val="002129DE"/>
    <w:rsid w:val="00212AD9"/>
    <w:rsid w:val="00212B6B"/>
    <w:rsid w:val="00212CDD"/>
    <w:rsid w:val="00212E77"/>
    <w:rsid w:val="00212EDD"/>
    <w:rsid w:val="0021302E"/>
    <w:rsid w:val="002131BF"/>
    <w:rsid w:val="002133C0"/>
    <w:rsid w:val="00213651"/>
    <w:rsid w:val="00213853"/>
    <w:rsid w:val="00213ABE"/>
    <w:rsid w:val="00213C8F"/>
    <w:rsid w:val="0021439E"/>
    <w:rsid w:val="002147CD"/>
    <w:rsid w:val="00214A7B"/>
    <w:rsid w:val="00214C7D"/>
    <w:rsid w:val="00214CE5"/>
    <w:rsid w:val="00214DB4"/>
    <w:rsid w:val="00214F3B"/>
    <w:rsid w:val="00215259"/>
    <w:rsid w:val="0021529A"/>
    <w:rsid w:val="00215790"/>
    <w:rsid w:val="00215933"/>
    <w:rsid w:val="0021593A"/>
    <w:rsid w:val="00215941"/>
    <w:rsid w:val="002159A3"/>
    <w:rsid w:val="00215BD8"/>
    <w:rsid w:val="00215F55"/>
    <w:rsid w:val="00215FA3"/>
    <w:rsid w:val="0021605D"/>
    <w:rsid w:val="002165E9"/>
    <w:rsid w:val="0021663C"/>
    <w:rsid w:val="00216807"/>
    <w:rsid w:val="0021692C"/>
    <w:rsid w:val="00216D74"/>
    <w:rsid w:val="0021701B"/>
    <w:rsid w:val="002171B3"/>
    <w:rsid w:val="00217309"/>
    <w:rsid w:val="0021743C"/>
    <w:rsid w:val="00217447"/>
    <w:rsid w:val="00217581"/>
    <w:rsid w:val="002178C5"/>
    <w:rsid w:val="0021792B"/>
    <w:rsid w:val="002179BC"/>
    <w:rsid w:val="00217C1D"/>
    <w:rsid w:val="00220093"/>
    <w:rsid w:val="00220439"/>
    <w:rsid w:val="0022050A"/>
    <w:rsid w:val="0022109E"/>
    <w:rsid w:val="002210AF"/>
    <w:rsid w:val="00221211"/>
    <w:rsid w:val="0022132B"/>
    <w:rsid w:val="00221333"/>
    <w:rsid w:val="002213D1"/>
    <w:rsid w:val="0022146A"/>
    <w:rsid w:val="002214C2"/>
    <w:rsid w:val="0022180E"/>
    <w:rsid w:val="002218FC"/>
    <w:rsid w:val="00221AAC"/>
    <w:rsid w:val="00221E41"/>
    <w:rsid w:val="00221F29"/>
    <w:rsid w:val="00221FEA"/>
    <w:rsid w:val="00222692"/>
    <w:rsid w:val="00222A12"/>
    <w:rsid w:val="00222ED5"/>
    <w:rsid w:val="002232CB"/>
    <w:rsid w:val="00223564"/>
    <w:rsid w:val="002236A1"/>
    <w:rsid w:val="00223A17"/>
    <w:rsid w:val="00223C45"/>
    <w:rsid w:val="00223CBB"/>
    <w:rsid w:val="00223FF8"/>
    <w:rsid w:val="00224217"/>
    <w:rsid w:val="00224450"/>
    <w:rsid w:val="0022494E"/>
    <w:rsid w:val="00224E24"/>
    <w:rsid w:val="00224E2C"/>
    <w:rsid w:val="002255E4"/>
    <w:rsid w:val="0022577E"/>
    <w:rsid w:val="002257B0"/>
    <w:rsid w:val="002260C3"/>
    <w:rsid w:val="00226105"/>
    <w:rsid w:val="00226174"/>
    <w:rsid w:val="002261A3"/>
    <w:rsid w:val="00226368"/>
    <w:rsid w:val="002263F1"/>
    <w:rsid w:val="00226554"/>
    <w:rsid w:val="00226642"/>
    <w:rsid w:val="002268CA"/>
    <w:rsid w:val="00226AA4"/>
    <w:rsid w:val="00226B49"/>
    <w:rsid w:val="00226B98"/>
    <w:rsid w:val="00226E47"/>
    <w:rsid w:val="00226E8B"/>
    <w:rsid w:val="0022724C"/>
    <w:rsid w:val="00227315"/>
    <w:rsid w:val="0022731F"/>
    <w:rsid w:val="00227411"/>
    <w:rsid w:val="00227418"/>
    <w:rsid w:val="0022755B"/>
    <w:rsid w:val="00227606"/>
    <w:rsid w:val="002279FC"/>
    <w:rsid w:val="00227B28"/>
    <w:rsid w:val="00227B4C"/>
    <w:rsid w:val="00230213"/>
    <w:rsid w:val="002303D1"/>
    <w:rsid w:val="00230650"/>
    <w:rsid w:val="00230BCD"/>
    <w:rsid w:val="00230FDD"/>
    <w:rsid w:val="0023107D"/>
    <w:rsid w:val="002310D1"/>
    <w:rsid w:val="002316BC"/>
    <w:rsid w:val="00231CEF"/>
    <w:rsid w:val="00231CF4"/>
    <w:rsid w:val="00231F20"/>
    <w:rsid w:val="00231FFE"/>
    <w:rsid w:val="002320CE"/>
    <w:rsid w:val="00232288"/>
    <w:rsid w:val="0023299E"/>
    <w:rsid w:val="00232A8C"/>
    <w:rsid w:val="00232C53"/>
    <w:rsid w:val="00232F05"/>
    <w:rsid w:val="00232FF6"/>
    <w:rsid w:val="00233030"/>
    <w:rsid w:val="0023339B"/>
    <w:rsid w:val="00233637"/>
    <w:rsid w:val="00233664"/>
    <w:rsid w:val="00233911"/>
    <w:rsid w:val="00233DE8"/>
    <w:rsid w:val="00233ED1"/>
    <w:rsid w:val="002342F4"/>
    <w:rsid w:val="002343AF"/>
    <w:rsid w:val="0023477E"/>
    <w:rsid w:val="002347EC"/>
    <w:rsid w:val="002349FA"/>
    <w:rsid w:val="00234E67"/>
    <w:rsid w:val="0023522E"/>
    <w:rsid w:val="0023545F"/>
    <w:rsid w:val="00235706"/>
    <w:rsid w:val="00235753"/>
    <w:rsid w:val="002357B6"/>
    <w:rsid w:val="0023594F"/>
    <w:rsid w:val="002359DC"/>
    <w:rsid w:val="00235C0C"/>
    <w:rsid w:val="00235DED"/>
    <w:rsid w:val="00235DEE"/>
    <w:rsid w:val="0023602F"/>
    <w:rsid w:val="0023619F"/>
    <w:rsid w:val="002365D5"/>
    <w:rsid w:val="00236B8C"/>
    <w:rsid w:val="00236C9F"/>
    <w:rsid w:val="00236E96"/>
    <w:rsid w:val="0023704C"/>
    <w:rsid w:val="00237078"/>
    <w:rsid w:val="002370A6"/>
    <w:rsid w:val="0023762D"/>
    <w:rsid w:val="00237683"/>
    <w:rsid w:val="002378D7"/>
    <w:rsid w:val="00237A0A"/>
    <w:rsid w:val="00237C26"/>
    <w:rsid w:val="00237C69"/>
    <w:rsid w:val="00240223"/>
    <w:rsid w:val="0024067D"/>
    <w:rsid w:val="00240767"/>
    <w:rsid w:val="0024078C"/>
    <w:rsid w:val="00240B27"/>
    <w:rsid w:val="00240CB6"/>
    <w:rsid w:val="00240D75"/>
    <w:rsid w:val="00240FA9"/>
    <w:rsid w:val="002411E8"/>
    <w:rsid w:val="002411F7"/>
    <w:rsid w:val="0024130E"/>
    <w:rsid w:val="002413F0"/>
    <w:rsid w:val="0024163F"/>
    <w:rsid w:val="00241903"/>
    <w:rsid w:val="00241A1F"/>
    <w:rsid w:val="00241C24"/>
    <w:rsid w:val="00241DED"/>
    <w:rsid w:val="00241DF2"/>
    <w:rsid w:val="00241F32"/>
    <w:rsid w:val="002425B0"/>
    <w:rsid w:val="0024295B"/>
    <w:rsid w:val="00242CBD"/>
    <w:rsid w:val="00242EDE"/>
    <w:rsid w:val="002433BC"/>
    <w:rsid w:val="00243631"/>
    <w:rsid w:val="0024364A"/>
    <w:rsid w:val="00243671"/>
    <w:rsid w:val="002437EF"/>
    <w:rsid w:val="0024388A"/>
    <w:rsid w:val="002438D8"/>
    <w:rsid w:val="00243C43"/>
    <w:rsid w:val="002440E2"/>
    <w:rsid w:val="002441E3"/>
    <w:rsid w:val="002446E6"/>
    <w:rsid w:val="0024474A"/>
    <w:rsid w:val="002447E4"/>
    <w:rsid w:val="00244C54"/>
    <w:rsid w:val="00244C96"/>
    <w:rsid w:val="00245718"/>
    <w:rsid w:val="00245774"/>
    <w:rsid w:val="00245CAB"/>
    <w:rsid w:val="00245CC4"/>
    <w:rsid w:val="00245DAE"/>
    <w:rsid w:val="00245DB8"/>
    <w:rsid w:val="00245F69"/>
    <w:rsid w:val="0024602D"/>
    <w:rsid w:val="00246136"/>
    <w:rsid w:val="00246237"/>
    <w:rsid w:val="00246B07"/>
    <w:rsid w:val="00246F2D"/>
    <w:rsid w:val="00247540"/>
    <w:rsid w:val="0024762E"/>
    <w:rsid w:val="0024789B"/>
    <w:rsid w:val="002478A8"/>
    <w:rsid w:val="002500B9"/>
    <w:rsid w:val="0025011A"/>
    <w:rsid w:val="0025018D"/>
    <w:rsid w:val="002503BB"/>
    <w:rsid w:val="00250790"/>
    <w:rsid w:val="00250C24"/>
    <w:rsid w:val="00250C8A"/>
    <w:rsid w:val="00250D6F"/>
    <w:rsid w:val="00250DC9"/>
    <w:rsid w:val="00250F38"/>
    <w:rsid w:val="00250F5F"/>
    <w:rsid w:val="0025111E"/>
    <w:rsid w:val="002511A9"/>
    <w:rsid w:val="002511C2"/>
    <w:rsid w:val="0025159F"/>
    <w:rsid w:val="0025176D"/>
    <w:rsid w:val="00251847"/>
    <w:rsid w:val="00251BA7"/>
    <w:rsid w:val="00251CF3"/>
    <w:rsid w:val="00251FE2"/>
    <w:rsid w:val="002521FA"/>
    <w:rsid w:val="002522DC"/>
    <w:rsid w:val="0025250C"/>
    <w:rsid w:val="00252552"/>
    <w:rsid w:val="002528A1"/>
    <w:rsid w:val="002529F9"/>
    <w:rsid w:val="00252DF4"/>
    <w:rsid w:val="00252F7F"/>
    <w:rsid w:val="00252FBF"/>
    <w:rsid w:val="002531F7"/>
    <w:rsid w:val="00253332"/>
    <w:rsid w:val="00253373"/>
    <w:rsid w:val="002533C2"/>
    <w:rsid w:val="002533EF"/>
    <w:rsid w:val="00253419"/>
    <w:rsid w:val="00253556"/>
    <w:rsid w:val="0025380D"/>
    <w:rsid w:val="00253827"/>
    <w:rsid w:val="002539FE"/>
    <w:rsid w:val="00253B9E"/>
    <w:rsid w:val="00253E6F"/>
    <w:rsid w:val="00253F28"/>
    <w:rsid w:val="00254074"/>
    <w:rsid w:val="00254450"/>
    <w:rsid w:val="0025457C"/>
    <w:rsid w:val="00254652"/>
    <w:rsid w:val="0025468A"/>
    <w:rsid w:val="00254767"/>
    <w:rsid w:val="00254936"/>
    <w:rsid w:val="00254A4D"/>
    <w:rsid w:val="00254B18"/>
    <w:rsid w:val="00254D5C"/>
    <w:rsid w:val="00255066"/>
    <w:rsid w:val="002550FD"/>
    <w:rsid w:val="002559B4"/>
    <w:rsid w:val="00255B2F"/>
    <w:rsid w:val="00255EB5"/>
    <w:rsid w:val="00255F1C"/>
    <w:rsid w:val="002560C6"/>
    <w:rsid w:val="00256243"/>
    <w:rsid w:val="002562EC"/>
    <w:rsid w:val="00256502"/>
    <w:rsid w:val="002567E7"/>
    <w:rsid w:val="00256922"/>
    <w:rsid w:val="002569E5"/>
    <w:rsid w:val="00256BA9"/>
    <w:rsid w:val="00256C40"/>
    <w:rsid w:val="00256D7F"/>
    <w:rsid w:val="00257085"/>
    <w:rsid w:val="002571BC"/>
    <w:rsid w:val="0025738A"/>
    <w:rsid w:val="002575E2"/>
    <w:rsid w:val="00257CA0"/>
    <w:rsid w:val="00257D0C"/>
    <w:rsid w:val="00257D16"/>
    <w:rsid w:val="00257D3E"/>
    <w:rsid w:val="00257E04"/>
    <w:rsid w:val="00257EE9"/>
    <w:rsid w:val="00260592"/>
    <w:rsid w:val="0026063F"/>
    <w:rsid w:val="00260717"/>
    <w:rsid w:val="002607E0"/>
    <w:rsid w:val="00260836"/>
    <w:rsid w:val="002609E3"/>
    <w:rsid w:val="00260C27"/>
    <w:rsid w:val="00260C58"/>
    <w:rsid w:val="00260CFD"/>
    <w:rsid w:val="00260EDD"/>
    <w:rsid w:val="00260F13"/>
    <w:rsid w:val="002610B4"/>
    <w:rsid w:val="002612DE"/>
    <w:rsid w:val="002612F8"/>
    <w:rsid w:val="002614E5"/>
    <w:rsid w:val="00261683"/>
    <w:rsid w:val="0026184A"/>
    <w:rsid w:val="00261955"/>
    <w:rsid w:val="00261ABE"/>
    <w:rsid w:val="00261E6E"/>
    <w:rsid w:val="00261EBD"/>
    <w:rsid w:val="00261ECD"/>
    <w:rsid w:val="00261FA6"/>
    <w:rsid w:val="00262091"/>
    <w:rsid w:val="00262204"/>
    <w:rsid w:val="002622D3"/>
    <w:rsid w:val="00262324"/>
    <w:rsid w:val="00262843"/>
    <w:rsid w:val="002631C5"/>
    <w:rsid w:val="00263221"/>
    <w:rsid w:val="00263409"/>
    <w:rsid w:val="0026341D"/>
    <w:rsid w:val="0026346D"/>
    <w:rsid w:val="0026349C"/>
    <w:rsid w:val="0026354D"/>
    <w:rsid w:val="002637A0"/>
    <w:rsid w:val="002638A2"/>
    <w:rsid w:val="00263B26"/>
    <w:rsid w:val="00263C06"/>
    <w:rsid w:val="00263EBA"/>
    <w:rsid w:val="002641EF"/>
    <w:rsid w:val="002643DB"/>
    <w:rsid w:val="0026468D"/>
    <w:rsid w:val="00264A22"/>
    <w:rsid w:val="00265597"/>
    <w:rsid w:val="00265685"/>
    <w:rsid w:val="00265859"/>
    <w:rsid w:val="00265968"/>
    <w:rsid w:val="002659BA"/>
    <w:rsid w:val="002659C3"/>
    <w:rsid w:val="002659E3"/>
    <w:rsid w:val="00265AAC"/>
    <w:rsid w:val="00265B26"/>
    <w:rsid w:val="002661B1"/>
    <w:rsid w:val="0026651E"/>
    <w:rsid w:val="00266A4E"/>
    <w:rsid w:val="00266DE4"/>
    <w:rsid w:val="00266EE2"/>
    <w:rsid w:val="002673F1"/>
    <w:rsid w:val="0026749B"/>
    <w:rsid w:val="002674D7"/>
    <w:rsid w:val="00267514"/>
    <w:rsid w:val="002677D6"/>
    <w:rsid w:val="00267814"/>
    <w:rsid w:val="002678B3"/>
    <w:rsid w:val="0026794A"/>
    <w:rsid w:val="00267A1B"/>
    <w:rsid w:val="00267EF1"/>
    <w:rsid w:val="00267FBF"/>
    <w:rsid w:val="0027004A"/>
    <w:rsid w:val="002700CC"/>
    <w:rsid w:val="002700FC"/>
    <w:rsid w:val="00270259"/>
    <w:rsid w:val="002703C5"/>
    <w:rsid w:val="00270520"/>
    <w:rsid w:val="002705CF"/>
    <w:rsid w:val="00270657"/>
    <w:rsid w:val="0027084C"/>
    <w:rsid w:val="002708D7"/>
    <w:rsid w:val="00270D1E"/>
    <w:rsid w:val="00270D4A"/>
    <w:rsid w:val="00270DE3"/>
    <w:rsid w:val="00270EA2"/>
    <w:rsid w:val="0027173A"/>
    <w:rsid w:val="00271959"/>
    <w:rsid w:val="00271B18"/>
    <w:rsid w:val="00271BAE"/>
    <w:rsid w:val="00271C5A"/>
    <w:rsid w:val="002726A0"/>
    <w:rsid w:val="00272CCA"/>
    <w:rsid w:val="00272CDE"/>
    <w:rsid w:val="00272CE6"/>
    <w:rsid w:val="00273094"/>
    <w:rsid w:val="0027338F"/>
    <w:rsid w:val="0027391B"/>
    <w:rsid w:val="00273921"/>
    <w:rsid w:val="00273EDE"/>
    <w:rsid w:val="00273F2B"/>
    <w:rsid w:val="00273F8A"/>
    <w:rsid w:val="0027464F"/>
    <w:rsid w:val="002747F6"/>
    <w:rsid w:val="002749B6"/>
    <w:rsid w:val="00274A13"/>
    <w:rsid w:val="00274B4B"/>
    <w:rsid w:val="00274C84"/>
    <w:rsid w:val="00274CC0"/>
    <w:rsid w:val="00274D4A"/>
    <w:rsid w:val="00274DBC"/>
    <w:rsid w:val="0027514C"/>
    <w:rsid w:val="002752B2"/>
    <w:rsid w:val="002752E2"/>
    <w:rsid w:val="0027543C"/>
    <w:rsid w:val="002754E3"/>
    <w:rsid w:val="0027587A"/>
    <w:rsid w:val="00275952"/>
    <w:rsid w:val="00275A0C"/>
    <w:rsid w:val="00275B23"/>
    <w:rsid w:val="00275E9F"/>
    <w:rsid w:val="00276307"/>
    <w:rsid w:val="00276323"/>
    <w:rsid w:val="002764ED"/>
    <w:rsid w:val="0027658B"/>
    <w:rsid w:val="002769FE"/>
    <w:rsid w:val="00276AA8"/>
    <w:rsid w:val="00276AD4"/>
    <w:rsid w:val="00276BEA"/>
    <w:rsid w:val="002770E2"/>
    <w:rsid w:val="002772FA"/>
    <w:rsid w:val="002773C2"/>
    <w:rsid w:val="002777C9"/>
    <w:rsid w:val="002777D7"/>
    <w:rsid w:val="0027780E"/>
    <w:rsid w:val="002778FE"/>
    <w:rsid w:val="00277BD2"/>
    <w:rsid w:val="00277D4E"/>
    <w:rsid w:val="0028034D"/>
    <w:rsid w:val="0028035E"/>
    <w:rsid w:val="00280438"/>
    <w:rsid w:val="00280642"/>
    <w:rsid w:val="002808D7"/>
    <w:rsid w:val="0028090A"/>
    <w:rsid w:val="00280C43"/>
    <w:rsid w:val="00280EF2"/>
    <w:rsid w:val="0028109D"/>
    <w:rsid w:val="00281147"/>
    <w:rsid w:val="0028116F"/>
    <w:rsid w:val="002815A9"/>
    <w:rsid w:val="002816D0"/>
    <w:rsid w:val="0028190D"/>
    <w:rsid w:val="00281965"/>
    <w:rsid w:val="00281A24"/>
    <w:rsid w:val="00281AD9"/>
    <w:rsid w:val="00281C64"/>
    <w:rsid w:val="00282014"/>
    <w:rsid w:val="0028231A"/>
    <w:rsid w:val="00282384"/>
    <w:rsid w:val="0028245A"/>
    <w:rsid w:val="002828AC"/>
    <w:rsid w:val="00282FC4"/>
    <w:rsid w:val="00283059"/>
    <w:rsid w:val="0028369B"/>
    <w:rsid w:val="0028397A"/>
    <w:rsid w:val="00283C57"/>
    <w:rsid w:val="00283CDA"/>
    <w:rsid w:val="00283D66"/>
    <w:rsid w:val="00283DB7"/>
    <w:rsid w:val="00283EC0"/>
    <w:rsid w:val="00283F4A"/>
    <w:rsid w:val="00283F82"/>
    <w:rsid w:val="0028401F"/>
    <w:rsid w:val="0028404B"/>
    <w:rsid w:val="002841D4"/>
    <w:rsid w:val="0028443C"/>
    <w:rsid w:val="0028460C"/>
    <w:rsid w:val="002849E3"/>
    <w:rsid w:val="00284F1B"/>
    <w:rsid w:val="00285170"/>
    <w:rsid w:val="002854E7"/>
    <w:rsid w:val="0028563E"/>
    <w:rsid w:val="00285908"/>
    <w:rsid w:val="00285B89"/>
    <w:rsid w:val="00285C9A"/>
    <w:rsid w:val="00286AA5"/>
    <w:rsid w:val="00286B5A"/>
    <w:rsid w:val="00286C97"/>
    <w:rsid w:val="00286E67"/>
    <w:rsid w:val="00286F35"/>
    <w:rsid w:val="0028721D"/>
    <w:rsid w:val="00287236"/>
    <w:rsid w:val="00287342"/>
    <w:rsid w:val="002876D0"/>
    <w:rsid w:val="00287C93"/>
    <w:rsid w:val="00287D21"/>
    <w:rsid w:val="00287D74"/>
    <w:rsid w:val="00287DB8"/>
    <w:rsid w:val="00287E66"/>
    <w:rsid w:val="00290407"/>
    <w:rsid w:val="00290658"/>
    <w:rsid w:val="002908A2"/>
    <w:rsid w:val="002909FC"/>
    <w:rsid w:val="00290A0A"/>
    <w:rsid w:val="00290E6E"/>
    <w:rsid w:val="00290F8C"/>
    <w:rsid w:val="00290FA8"/>
    <w:rsid w:val="002911CD"/>
    <w:rsid w:val="002911F5"/>
    <w:rsid w:val="002912B9"/>
    <w:rsid w:val="00291604"/>
    <w:rsid w:val="00291A96"/>
    <w:rsid w:val="00291AA3"/>
    <w:rsid w:val="00291CCD"/>
    <w:rsid w:val="00291DD1"/>
    <w:rsid w:val="002922F0"/>
    <w:rsid w:val="002928B2"/>
    <w:rsid w:val="00292AD9"/>
    <w:rsid w:val="0029319A"/>
    <w:rsid w:val="00293225"/>
    <w:rsid w:val="00293DB5"/>
    <w:rsid w:val="00293E48"/>
    <w:rsid w:val="00293EF5"/>
    <w:rsid w:val="002944B0"/>
    <w:rsid w:val="0029456B"/>
    <w:rsid w:val="002945D9"/>
    <w:rsid w:val="002947E0"/>
    <w:rsid w:val="0029492A"/>
    <w:rsid w:val="002949B7"/>
    <w:rsid w:val="00294A78"/>
    <w:rsid w:val="00294F43"/>
    <w:rsid w:val="0029526D"/>
    <w:rsid w:val="00295533"/>
    <w:rsid w:val="00295544"/>
    <w:rsid w:val="002958CC"/>
    <w:rsid w:val="00295924"/>
    <w:rsid w:val="00295985"/>
    <w:rsid w:val="002959BB"/>
    <w:rsid w:val="00295DA7"/>
    <w:rsid w:val="00296203"/>
    <w:rsid w:val="002963C5"/>
    <w:rsid w:val="00296593"/>
    <w:rsid w:val="002969A1"/>
    <w:rsid w:val="00296AD5"/>
    <w:rsid w:val="00296B26"/>
    <w:rsid w:val="00296D41"/>
    <w:rsid w:val="00296F5D"/>
    <w:rsid w:val="0029728F"/>
    <w:rsid w:val="0029730D"/>
    <w:rsid w:val="0029737C"/>
    <w:rsid w:val="00297960"/>
    <w:rsid w:val="00297B53"/>
    <w:rsid w:val="00297B7F"/>
    <w:rsid w:val="00297C8A"/>
    <w:rsid w:val="00297F69"/>
    <w:rsid w:val="002A00C5"/>
    <w:rsid w:val="002A0642"/>
    <w:rsid w:val="002A070F"/>
    <w:rsid w:val="002A08E9"/>
    <w:rsid w:val="002A095C"/>
    <w:rsid w:val="002A0C1E"/>
    <w:rsid w:val="002A0CA8"/>
    <w:rsid w:val="002A0D23"/>
    <w:rsid w:val="002A0EAB"/>
    <w:rsid w:val="002A105C"/>
    <w:rsid w:val="002A17B7"/>
    <w:rsid w:val="002A1897"/>
    <w:rsid w:val="002A1D4A"/>
    <w:rsid w:val="002A21EC"/>
    <w:rsid w:val="002A2216"/>
    <w:rsid w:val="002A2281"/>
    <w:rsid w:val="002A279D"/>
    <w:rsid w:val="002A2927"/>
    <w:rsid w:val="002A2BB6"/>
    <w:rsid w:val="002A2D78"/>
    <w:rsid w:val="002A2E03"/>
    <w:rsid w:val="002A32FF"/>
    <w:rsid w:val="002A35B9"/>
    <w:rsid w:val="002A365C"/>
    <w:rsid w:val="002A3851"/>
    <w:rsid w:val="002A38D3"/>
    <w:rsid w:val="002A3986"/>
    <w:rsid w:val="002A3C04"/>
    <w:rsid w:val="002A3DEE"/>
    <w:rsid w:val="002A3FAA"/>
    <w:rsid w:val="002A3FE3"/>
    <w:rsid w:val="002A4088"/>
    <w:rsid w:val="002A4173"/>
    <w:rsid w:val="002A435A"/>
    <w:rsid w:val="002A43AE"/>
    <w:rsid w:val="002A4437"/>
    <w:rsid w:val="002A474A"/>
    <w:rsid w:val="002A4818"/>
    <w:rsid w:val="002A4F31"/>
    <w:rsid w:val="002A5079"/>
    <w:rsid w:val="002A5173"/>
    <w:rsid w:val="002A51C6"/>
    <w:rsid w:val="002A5311"/>
    <w:rsid w:val="002A53D0"/>
    <w:rsid w:val="002A53E2"/>
    <w:rsid w:val="002A5980"/>
    <w:rsid w:val="002A599A"/>
    <w:rsid w:val="002A5CA8"/>
    <w:rsid w:val="002A5D4D"/>
    <w:rsid w:val="002A5E0E"/>
    <w:rsid w:val="002A6019"/>
    <w:rsid w:val="002A60BA"/>
    <w:rsid w:val="002A626B"/>
    <w:rsid w:val="002A6351"/>
    <w:rsid w:val="002A6849"/>
    <w:rsid w:val="002A6B7C"/>
    <w:rsid w:val="002A6F48"/>
    <w:rsid w:val="002A6FA3"/>
    <w:rsid w:val="002A700F"/>
    <w:rsid w:val="002A7174"/>
    <w:rsid w:val="002A7220"/>
    <w:rsid w:val="002A74CE"/>
    <w:rsid w:val="002A7500"/>
    <w:rsid w:val="002A7558"/>
    <w:rsid w:val="002A7A5E"/>
    <w:rsid w:val="002A7BBF"/>
    <w:rsid w:val="002A7D19"/>
    <w:rsid w:val="002A7DF9"/>
    <w:rsid w:val="002A7E0D"/>
    <w:rsid w:val="002A7F6C"/>
    <w:rsid w:val="002A7FEE"/>
    <w:rsid w:val="002B0171"/>
    <w:rsid w:val="002B058C"/>
    <w:rsid w:val="002B0855"/>
    <w:rsid w:val="002B08F1"/>
    <w:rsid w:val="002B0999"/>
    <w:rsid w:val="002B0D21"/>
    <w:rsid w:val="002B0D4E"/>
    <w:rsid w:val="002B1450"/>
    <w:rsid w:val="002B14BF"/>
    <w:rsid w:val="002B1867"/>
    <w:rsid w:val="002B1962"/>
    <w:rsid w:val="002B1AFB"/>
    <w:rsid w:val="002B1DDA"/>
    <w:rsid w:val="002B20B0"/>
    <w:rsid w:val="002B21A6"/>
    <w:rsid w:val="002B255D"/>
    <w:rsid w:val="002B2707"/>
    <w:rsid w:val="002B27DC"/>
    <w:rsid w:val="002B2CBA"/>
    <w:rsid w:val="002B3022"/>
    <w:rsid w:val="002B328C"/>
    <w:rsid w:val="002B33AA"/>
    <w:rsid w:val="002B34BF"/>
    <w:rsid w:val="002B3539"/>
    <w:rsid w:val="002B36EC"/>
    <w:rsid w:val="002B3984"/>
    <w:rsid w:val="002B3A2F"/>
    <w:rsid w:val="002B3C15"/>
    <w:rsid w:val="002B3C5B"/>
    <w:rsid w:val="002B3E94"/>
    <w:rsid w:val="002B44A4"/>
    <w:rsid w:val="002B44A9"/>
    <w:rsid w:val="002B456F"/>
    <w:rsid w:val="002B46F4"/>
    <w:rsid w:val="002B4864"/>
    <w:rsid w:val="002B49D8"/>
    <w:rsid w:val="002B49FC"/>
    <w:rsid w:val="002B4A7B"/>
    <w:rsid w:val="002B5084"/>
    <w:rsid w:val="002B5307"/>
    <w:rsid w:val="002B5409"/>
    <w:rsid w:val="002B5476"/>
    <w:rsid w:val="002B54F1"/>
    <w:rsid w:val="002B5AFB"/>
    <w:rsid w:val="002B5B61"/>
    <w:rsid w:val="002B5BFA"/>
    <w:rsid w:val="002B5D87"/>
    <w:rsid w:val="002B5FFE"/>
    <w:rsid w:val="002B645C"/>
    <w:rsid w:val="002B6519"/>
    <w:rsid w:val="002B6536"/>
    <w:rsid w:val="002B6541"/>
    <w:rsid w:val="002B655A"/>
    <w:rsid w:val="002B6584"/>
    <w:rsid w:val="002B65F3"/>
    <w:rsid w:val="002B66D2"/>
    <w:rsid w:val="002B67E0"/>
    <w:rsid w:val="002B69FA"/>
    <w:rsid w:val="002B6E38"/>
    <w:rsid w:val="002B6FCD"/>
    <w:rsid w:val="002B71BF"/>
    <w:rsid w:val="002B76FF"/>
    <w:rsid w:val="002B7801"/>
    <w:rsid w:val="002B7A72"/>
    <w:rsid w:val="002B7AFD"/>
    <w:rsid w:val="002B7BAB"/>
    <w:rsid w:val="002B7BD7"/>
    <w:rsid w:val="002B7BEA"/>
    <w:rsid w:val="002B7D1C"/>
    <w:rsid w:val="002B7ED4"/>
    <w:rsid w:val="002B7F41"/>
    <w:rsid w:val="002B7FF7"/>
    <w:rsid w:val="002C0061"/>
    <w:rsid w:val="002C01EC"/>
    <w:rsid w:val="002C026A"/>
    <w:rsid w:val="002C0384"/>
    <w:rsid w:val="002C0478"/>
    <w:rsid w:val="002C0658"/>
    <w:rsid w:val="002C07F8"/>
    <w:rsid w:val="002C08A4"/>
    <w:rsid w:val="002C0986"/>
    <w:rsid w:val="002C0B99"/>
    <w:rsid w:val="002C0D86"/>
    <w:rsid w:val="002C10B7"/>
    <w:rsid w:val="002C117F"/>
    <w:rsid w:val="002C11BE"/>
    <w:rsid w:val="002C151D"/>
    <w:rsid w:val="002C15F8"/>
    <w:rsid w:val="002C1982"/>
    <w:rsid w:val="002C1B2F"/>
    <w:rsid w:val="002C1B4D"/>
    <w:rsid w:val="002C1DCC"/>
    <w:rsid w:val="002C1F1C"/>
    <w:rsid w:val="002C1F7B"/>
    <w:rsid w:val="002C1FA1"/>
    <w:rsid w:val="002C216B"/>
    <w:rsid w:val="002C2A50"/>
    <w:rsid w:val="002C2C74"/>
    <w:rsid w:val="002C2E11"/>
    <w:rsid w:val="002C345F"/>
    <w:rsid w:val="002C34CC"/>
    <w:rsid w:val="002C3E5A"/>
    <w:rsid w:val="002C3F2F"/>
    <w:rsid w:val="002C3F44"/>
    <w:rsid w:val="002C3F87"/>
    <w:rsid w:val="002C409B"/>
    <w:rsid w:val="002C4C3C"/>
    <w:rsid w:val="002C4E14"/>
    <w:rsid w:val="002C4E92"/>
    <w:rsid w:val="002C4EED"/>
    <w:rsid w:val="002C4F99"/>
    <w:rsid w:val="002C514D"/>
    <w:rsid w:val="002C51BC"/>
    <w:rsid w:val="002C5517"/>
    <w:rsid w:val="002C5540"/>
    <w:rsid w:val="002C5583"/>
    <w:rsid w:val="002C56CF"/>
    <w:rsid w:val="002C5A79"/>
    <w:rsid w:val="002C64F4"/>
    <w:rsid w:val="002C670A"/>
    <w:rsid w:val="002C6886"/>
    <w:rsid w:val="002C6B02"/>
    <w:rsid w:val="002C6DE7"/>
    <w:rsid w:val="002C6DF2"/>
    <w:rsid w:val="002C6E73"/>
    <w:rsid w:val="002C709B"/>
    <w:rsid w:val="002C70B9"/>
    <w:rsid w:val="002C71B5"/>
    <w:rsid w:val="002C7472"/>
    <w:rsid w:val="002C747B"/>
    <w:rsid w:val="002C7935"/>
    <w:rsid w:val="002C7E5C"/>
    <w:rsid w:val="002C7EEF"/>
    <w:rsid w:val="002D03D7"/>
    <w:rsid w:val="002D0648"/>
    <w:rsid w:val="002D06D9"/>
    <w:rsid w:val="002D0DBE"/>
    <w:rsid w:val="002D0EF2"/>
    <w:rsid w:val="002D0FC8"/>
    <w:rsid w:val="002D15D8"/>
    <w:rsid w:val="002D1626"/>
    <w:rsid w:val="002D17EF"/>
    <w:rsid w:val="002D187D"/>
    <w:rsid w:val="002D1A76"/>
    <w:rsid w:val="002D1DE8"/>
    <w:rsid w:val="002D1EEB"/>
    <w:rsid w:val="002D1F76"/>
    <w:rsid w:val="002D1FCD"/>
    <w:rsid w:val="002D2131"/>
    <w:rsid w:val="002D2176"/>
    <w:rsid w:val="002D222C"/>
    <w:rsid w:val="002D264A"/>
    <w:rsid w:val="002D2690"/>
    <w:rsid w:val="002D2746"/>
    <w:rsid w:val="002D2990"/>
    <w:rsid w:val="002D29EE"/>
    <w:rsid w:val="002D2F43"/>
    <w:rsid w:val="002D300F"/>
    <w:rsid w:val="002D318F"/>
    <w:rsid w:val="002D33EC"/>
    <w:rsid w:val="002D3707"/>
    <w:rsid w:val="002D3792"/>
    <w:rsid w:val="002D37AE"/>
    <w:rsid w:val="002D382E"/>
    <w:rsid w:val="002D3A84"/>
    <w:rsid w:val="002D4005"/>
    <w:rsid w:val="002D42B9"/>
    <w:rsid w:val="002D430A"/>
    <w:rsid w:val="002D459B"/>
    <w:rsid w:val="002D46F0"/>
    <w:rsid w:val="002D4AF7"/>
    <w:rsid w:val="002D4C4C"/>
    <w:rsid w:val="002D4D15"/>
    <w:rsid w:val="002D4D6A"/>
    <w:rsid w:val="002D4E57"/>
    <w:rsid w:val="002D506F"/>
    <w:rsid w:val="002D5391"/>
    <w:rsid w:val="002D53F2"/>
    <w:rsid w:val="002D554E"/>
    <w:rsid w:val="002D5553"/>
    <w:rsid w:val="002D586F"/>
    <w:rsid w:val="002D59CA"/>
    <w:rsid w:val="002D5C69"/>
    <w:rsid w:val="002D610D"/>
    <w:rsid w:val="002D62A1"/>
    <w:rsid w:val="002D6374"/>
    <w:rsid w:val="002D66F3"/>
    <w:rsid w:val="002D69E4"/>
    <w:rsid w:val="002D6D8E"/>
    <w:rsid w:val="002D6DEB"/>
    <w:rsid w:val="002D727B"/>
    <w:rsid w:val="002D72C6"/>
    <w:rsid w:val="002D7380"/>
    <w:rsid w:val="002D74F1"/>
    <w:rsid w:val="002D75DB"/>
    <w:rsid w:val="002D7660"/>
    <w:rsid w:val="002D78F9"/>
    <w:rsid w:val="002D7BB6"/>
    <w:rsid w:val="002D7DA8"/>
    <w:rsid w:val="002D7ED9"/>
    <w:rsid w:val="002E043F"/>
    <w:rsid w:val="002E045E"/>
    <w:rsid w:val="002E04E1"/>
    <w:rsid w:val="002E0865"/>
    <w:rsid w:val="002E08E2"/>
    <w:rsid w:val="002E09B9"/>
    <w:rsid w:val="002E0E96"/>
    <w:rsid w:val="002E125C"/>
    <w:rsid w:val="002E14B4"/>
    <w:rsid w:val="002E169A"/>
    <w:rsid w:val="002E1878"/>
    <w:rsid w:val="002E1939"/>
    <w:rsid w:val="002E1D33"/>
    <w:rsid w:val="002E1E93"/>
    <w:rsid w:val="002E1EF8"/>
    <w:rsid w:val="002E1FBF"/>
    <w:rsid w:val="002E2256"/>
    <w:rsid w:val="002E225D"/>
    <w:rsid w:val="002E2B6E"/>
    <w:rsid w:val="002E30C4"/>
    <w:rsid w:val="002E3182"/>
    <w:rsid w:val="002E31FF"/>
    <w:rsid w:val="002E3608"/>
    <w:rsid w:val="002E39F0"/>
    <w:rsid w:val="002E3AC0"/>
    <w:rsid w:val="002E436D"/>
    <w:rsid w:val="002E45F4"/>
    <w:rsid w:val="002E4819"/>
    <w:rsid w:val="002E482E"/>
    <w:rsid w:val="002E4901"/>
    <w:rsid w:val="002E490B"/>
    <w:rsid w:val="002E4BFF"/>
    <w:rsid w:val="002E4CBB"/>
    <w:rsid w:val="002E4CE2"/>
    <w:rsid w:val="002E4DD4"/>
    <w:rsid w:val="002E4F8D"/>
    <w:rsid w:val="002E50FF"/>
    <w:rsid w:val="002E5377"/>
    <w:rsid w:val="002E54DD"/>
    <w:rsid w:val="002E5515"/>
    <w:rsid w:val="002E554B"/>
    <w:rsid w:val="002E556B"/>
    <w:rsid w:val="002E5A93"/>
    <w:rsid w:val="002E5C99"/>
    <w:rsid w:val="002E5FB8"/>
    <w:rsid w:val="002E65D0"/>
    <w:rsid w:val="002E697D"/>
    <w:rsid w:val="002E6A62"/>
    <w:rsid w:val="002E6D2D"/>
    <w:rsid w:val="002E6FCF"/>
    <w:rsid w:val="002E711B"/>
    <w:rsid w:val="002E7199"/>
    <w:rsid w:val="002E78AC"/>
    <w:rsid w:val="002E79F3"/>
    <w:rsid w:val="002E7E6A"/>
    <w:rsid w:val="002E7E93"/>
    <w:rsid w:val="002E7F54"/>
    <w:rsid w:val="002F00D4"/>
    <w:rsid w:val="002F0219"/>
    <w:rsid w:val="002F0320"/>
    <w:rsid w:val="002F03C2"/>
    <w:rsid w:val="002F0502"/>
    <w:rsid w:val="002F0677"/>
    <w:rsid w:val="002F069B"/>
    <w:rsid w:val="002F08AF"/>
    <w:rsid w:val="002F08DE"/>
    <w:rsid w:val="002F0BB3"/>
    <w:rsid w:val="002F0C2D"/>
    <w:rsid w:val="002F10E1"/>
    <w:rsid w:val="002F13D1"/>
    <w:rsid w:val="002F1946"/>
    <w:rsid w:val="002F1A28"/>
    <w:rsid w:val="002F1B3A"/>
    <w:rsid w:val="002F1E44"/>
    <w:rsid w:val="002F230A"/>
    <w:rsid w:val="002F2463"/>
    <w:rsid w:val="002F2522"/>
    <w:rsid w:val="002F26D4"/>
    <w:rsid w:val="002F270A"/>
    <w:rsid w:val="002F2795"/>
    <w:rsid w:val="002F279B"/>
    <w:rsid w:val="002F285C"/>
    <w:rsid w:val="002F2C25"/>
    <w:rsid w:val="002F2D28"/>
    <w:rsid w:val="002F3201"/>
    <w:rsid w:val="002F32A2"/>
    <w:rsid w:val="002F3484"/>
    <w:rsid w:val="002F3558"/>
    <w:rsid w:val="002F35C3"/>
    <w:rsid w:val="002F36D9"/>
    <w:rsid w:val="002F3738"/>
    <w:rsid w:val="002F3819"/>
    <w:rsid w:val="002F3B58"/>
    <w:rsid w:val="002F3C35"/>
    <w:rsid w:val="002F3E44"/>
    <w:rsid w:val="002F3EEA"/>
    <w:rsid w:val="002F405A"/>
    <w:rsid w:val="002F4284"/>
    <w:rsid w:val="002F4498"/>
    <w:rsid w:val="002F4669"/>
    <w:rsid w:val="002F48F7"/>
    <w:rsid w:val="002F4A7A"/>
    <w:rsid w:val="002F4B4D"/>
    <w:rsid w:val="002F4B78"/>
    <w:rsid w:val="002F4CBB"/>
    <w:rsid w:val="002F5215"/>
    <w:rsid w:val="002F54DE"/>
    <w:rsid w:val="002F55E9"/>
    <w:rsid w:val="002F5635"/>
    <w:rsid w:val="002F5911"/>
    <w:rsid w:val="002F5AC9"/>
    <w:rsid w:val="002F5D51"/>
    <w:rsid w:val="002F5D9B"/>
    <w:rsid w:val="002F5DB6"/>
    <w:rsid w:val="002F6836"/>
    <w:rsid w:val="002F6848"/>
    <w:rsid w:val="002F7070"/>
    <w:rsid w:val="002F7353"/>
    <w:rsid w:val="002F7420"/>
    <w:rsid w:val="002F757F"/>
    <w:rsid w:val="002F7710"/>
    <w:rsid w:val="002F7731"/>
    <w:rsid w:val="002F784F"/>
    <w:rsid w:val="002F7AA4"/>
    <w:rsid w:val="002F7ABD"/>
    <w:rsid w:val="002F7C04"/>
    <w:rsid w:val="002F7C5F"/>
    <w:rsid w:val="002F7C77"/>
    <w:rsid w:val="002F7C8B"/>
    <w:rsid w:val="002F7DF0"/>
    <w:rsid w:val="002F7E86"/>
    <w:rsid w:val="00300249"/>
    <w:rsid w:val="003002CE"/>
    <w:rsid w:val="00300325"/>
    <w:rsid w:val="003004CB"/>
    <w:rsid w:val="003006F4"/>
    <w:rsid w:val="003008B6"/>
    <w:rsid w:val="00300B01"/>
    <w:rsid w:val="00300D29"/>
    <w:rsid w:val="00300DA0"/>
    <w:rsid w:val="00300F50"/>
    <w:rsid w:val="0030114D"/>
    <w:rsid w:val="0030159C"/>
    <w:rsid w:val="0030159F"/>
    <w:rsid w:val="0030169F"/>
    <w:rsid w:val="003016A3"/>
    <w:rsid w:val="00301734"/>
    <w:rsid w:val="00301A08"/>
    <w:rsid w:val="00301C14"/>
    <w:rsid w:val="00301D5C"/>
    <w:rsid w:val="003022DA"/>
    <w:rsid w:val="003025DC"/>
    <w:rsid w:val="00302C28"/>
    <w:rsid w:val="00303373"/>
    <w:rsid w:val="003034BF"/>
    <w:rsid w:val="00303841"/>
    <w:rsid w:val="003038F3"/>
    <w:rsid w:val="0030395C"/>
    <w:rsid w:val="00303D1F"/>
    <w:rsid w:val="00303D71"/>
    <w:rsid w:val="00303FD1"/>
    <w:rsid w:val="00304346"/>
    <w:rsid w:val="00304723"/>
    <w:rsid w:val="00304782"/>
    <w:rsid w:val="003048F5"/>
    <w:rsid w:val="00304A5C"/>
    <w:rsid w:val="00304DAB"/>
    <w:rsid w:val="003056BE"/>
    <w:rsid w:val="0030581F"/>
    <w:rsid w:val="00305990"/>
    <w:rsid w:val="00305CCE"/>
    <w:rsid w:val="003060B9"/>
    <w:rsid w:val="003060ED"/>
    <w:rsid w:val="00306AD8"/>
    <w:rsid w:val="00306D40"/>
    <w:rsid w:val="00306DD7"/>
    <w:rsid w:val="00307410"/>
    <w:rsid w:val="00307645"/>
    <w:rsid w:val="003076DB"/>
    <w:rsid w:val="00307A1E"/>
    <w:rsid w:val="00307A40"/>
    <w:rsid w:val="00307A55"/>
    <w:rsid w:val="00307B15"/>
    <w:rsid w:val="00307B92"/>
    <w:rsid w:val="00310401"/>
    <w:rsid w:val="0031077C"/>
    <w:rsid w:val="00310814"/>
    <w:rsid w:val="003110D6"/>
    <w:rsid w:val="00311137"/>
    <w:rsid w:val="003111B9"/>
    <w:rsid w:val="003112A1"/>
    <w:rsid w:val="00311403"/>
    <w:rsid w:val="00311413"/>
    <w:rsid w:val="00311B2C"/>
    <w:rsid w:val="00311D8C"/>
    <w:rsid w:val="00311EFE"/>
    <w:rsid w:val="00311F88"/>
    <w:rsid w:val="0031233E"/>
    <w:rsid w:val="00312357"/>
    <w:rsid w:val="00312554"/>
    <w:rsid w:val="003125D5"/>
    <w:rsid w:val="003125D7"/>
    <w:rsid w:val="00312A58"/>
    <w:rsid w:val="00312D8B"/>
    <w:rsid w:val="003131B3"/>
    <w:rsid w:val="003134D8"/>
    <w:rsid w:val="0031374B"/>
    <w:rsid w:val="0031383A"/>
    <w:rsid w:val="00313987"/>
    <w:rsid w:val="00313AFD"/>
    <w:rsid w:val="00313C2A"/>
    <w:rsid w:val="00313C2B"/>
    <w:rsid w:val="00314499"/>
    <w:rsid w:val="00314A3E"/>
    <w:rsid w:val="00314ACF"/>
    <w:rsid w:val="00314BE3"/>
    <w:rsid w:val="003150F5"/>
    <w:rsid w:val="00315239"/>
    <w:rsid w:val="003152F0"/>
    <w:rsid w:val="0031531D"/>
    <w:rsid w:val="00315781"/>
    <w:rsid w:val="00315C89"/>
    <w:rsid w:val="00315D15"/>
    <w:rsid w:val="00315D25"/>
    <w:rsid w:val="00315DF0"/>
    <w:rsid w:val="00316186"/>
    <w:rsid w:val="0031640F"/>
    <w:rsid w:val="003166CA"/>
    <w:rsid w:val="00316CE7"/>
    <w:rsid w:val="00316DB2"/>
    <w:rsid w:val="003170F3"/>
    <w:rsid w:val="00317184"/>
    <w:rsid w:val="00317329"/>
    <w:rsid w:val="003174FE"/>
    <w:rsid w:val="003179B0"/>
    <w:rsid w:val="00317A03"/>
    <w:rsid w:val="00317C70"/>
    <w:rsid w:val="00317D1F"/>
    <w:rsid w:val="003200D8"/>
    <w:rsid w:val="0032013F"/>
    <w:rsid w:val="003201E4"/>
    <w:rsid w:val="0032039F"/>
    <w:rsid w:val="003206A0"/>
    <w:rsid w:val="0032087A"/>
    <w:rsid w:val="00320B4F"/>
    <w:rsid w:val="00320D85"/>
    <w:rsid w:val="00320F4A"/>
    <w:rsid w:val="003210C9"/>
    <w:rsid w:val="0032113F"/>
    <w:rsid w:val="003212E0"/>
    <w:rsid w:val="0032136D"/>
    <w:rsid w:val="003215FA"/>
    <w:rsid w:val="00321657"/>
    <w:rsid w:val="003216E4"/>
    <w:rsid w:val="00321838"/>
    <w:rsid w:val="0032183D"/>
    <w:rsid w:val="00321E9C"/>
    <w:rsid w:val="0032221D"/>
    <w:rsid w:val="00322416"/>
    <w:rsid w:val="0032250F"/>
    <w:rsid w:val="003225A8"/>
    <w:rsid w:val="003225CA"/>
    <w:rsid w:val="003226B0"/>
    <w:rsid w:val="003227D2"/>
    <w:rsid w:val="003229D8"/>
    <w:rsid w:val="00322DDF"/>
    <w:rsid w:val="00322E09"/>
    <w:rsid w:val="003235C9"/>
    <w:rsid w:val="00323759"/>
    <w:rsid w:val="00323EFB"/>
    <w:rsid w:val="0032401D"/>
    <w:rsid w:val="00324202"/>
    <w:rsid w:val="003243CB"/>
    <w:rsid w:val="0032446A"/>
    <w:rsid w:val="00324874"/>
    <w:rsid w:val="00324CE4"/>
    <w:rsid w:val="00324E00"/>
    <w:rsid w:val="00324F5D"/>
    <w:rsid w:val="003250A8"/>
    <w:rsid w:val="00325202"/>
    <w:rsid w:val="00325436"/>
    <w:rsid w:val="003254DE"/>
    <w:rsid w:val="00325606"/>
    <w:rsid w:val="0032599C"/>
    <w:rsid w:val="00325C34"/>
    <w:rsid w:val="00325FB3"/>
    <w:rsid w:val="00326054"/>
    <w:rsid w:val="003263E1"/>
    <w:rsid w:val="003264CA"/>
    <w:rsid w:val="003267AD"/>
    <w:rsid w:val="00326953"/>
    <w:rsid w:val="00326BDA"/>
    <w:rsid w:val="00326C36"/>
    <w:rsid w:val="00326E69"/>
    <w:rsid w:val="00326E77"/>
    <w:rsid w:val="00326F9D"/>
    <w:rsid w:val="003270D4"/>
    <w:rsid w:val="00327245"/>
    <w:rsid w:val="00327281"/>
    <w:rsid w:val="003275F5"/>
    <w:rsid w:val="003276A1"/>
    <w:rsid w:val="003276E1"/>
    <w:rsid w:val="00327BB9"/>
    <w:rsid w:val="00327BC8"/>
    <w:rsid w:val="00327DE3"/>
    <w:rsid w:val="00327ED1"/>
    <w:rsid w:val="00327FFC"/>
    <w:rsid w:val="0033081C"/>
    <w:rsid w:val="00330843"/>
    <w:rsid w:val="00330911"/>
    <w:rsid w:val="00330AE0"/>
    <w:rsid w:val="00330DD0"/>
    <w:rsid w:val="00330F72"/>
    <w:rsid w:val="00331182"/>
    <w:rsid w:val="00331452"/>
    <w:rsid w:val="003314F7"/>
    <w:rsid w:val="00331500"/>
    <w:rsid w:val="0033199C"/>
    <w:rsid w:val="00331CD5"/>
    <w:rsid w:val="00331EF2"/>
    <w:rsid w:val="00331F7C"/>
    <w:rsid w:val="003320C5"/>
    <w:rsid w:val="003320F0"/>
    <w:rsid w:val="00332196"/>
    <w:rsid w:val="003321CA"/>
    <w:rsid w:val="00332351"/>
    <w:rsid w:val="0033277E"/>
    <w:rsid w:val="0033280B"/>
    <w:rsid w:val="00332970"/>
    <w:rsid w:val="00332F23"/>
    <w:rsid w:val="00333F17"/>
    <w:rsid w:val="00334062"/>
    <w:rsid w:val="00334194"/>
    <w:rsid w:val="003341D4"/>
    <w:rsid w:val="00334426"/>
    <w:rsid w:val="0033453B"/>
    <w:rsid w:val="00334742"/>
    <w:rsid w:val="0033491C"/>
    <w:rsid w:val="0033497F"/>
    <w:rsid w:val="00334F85"/>
    <w:rsid w:val="00335046"/>
    <w:rsid w:val="003351B4"/>
    <w:rsid w:val="003351CC"/>
    <w:rsid w:val="003353DC"/>
    <w:rsid w:val="00335491"/>
    <w:rsid w:val="00335A45"/>
    <w:rsid w:val="00335BB1"/>
    <w:rsid w:val="00335C09"/>
    <w:rsid w:val="0033619C"/>
    <w:rsid w:val="0033659B"/>
    <w:rsid w:val="0033683B"/>
    <w:rsid w:val="00336974"/>
    <w:rsid w:val="003369B9"/>
    <w:rsid w:val="00336AD1"/>
    <w:rsid w:val="003370C1"/>
    <w:rsid w:val="003370D1"/>
    <w:rsid w:val="003371CE"/>
    <w:rsid w:val="003371F7"/>
    <w:rsid w:val="0033720E"/>
    <w:rsid w:val="00337284"/>
    <w:rsid w:val="003372A8"/>
    <w:rsid w:val="00337389"/>
    <w:rsid w:val="003373E1"/>
    <w:rsid w:val="003374BB"/>
    <w:rsid w:val="003376C0"/>
    <w:rsid w:val="003376E4"/>
    <w:rsid w:val="00337721"/>
    <w:rsid w:val="0033777F"/>
    <w:rsid w:val="00337825"/>
    <w:rsid w:val="003379C5"/>
    <w:rsid w:val="00337AC8"/>
    <w:rsid w:val="00337C0E"/>
    <w:rsid w:val="00337CEA"/>
    <w:rsid w:val="00337D1F"/>
    <w:rsid w:val="00337E4E"/>
    <w:rsid w:val="00337EC7"/>
    <w:rsid w:val="00340492"/>
    <w:rsid w:val="003404EC"/>
    <w:rsid w:val="003408B0"/>
    <w:rsid w:val="0034124B"/>
    <w:rsid w:val="00341267"/>
    <w:rsid w:val="003412ED"/>
    <w:rsid w:val="003413B5"/>
    <w:rsid w:val="003414C1"/>
    <w:rsid w:val="00341C43"/>
    <w:rsid w:val="00341EBE"/>
    <w:rsid w:val="00342197"/>
    <w:rsid w:val="00342233"/>
    <w:rsid w:val="00342563"/>
    <w:rsid w:val="00342887"/>
    <w:rsid w:val="00342905"/>
    <w:rsid w:val="00342C4F"/>
    <w:rsid w:val="00342C9D"/>
    <w:rsid w:val="00342CBB"/>
    <w:rsid w:val="00342DA0"/>
    <w:rsid w:val="00342DA7"/>
    <w:rsid w:val="00342E6E"/>
    <w:rsid w:val="003431B2"/>
    <w:rsid w:val="00343428"/>
    <w:rsid w:val="00343690"/>
    <w:rsid w:val="00343B2B"/>
    <w:rsid w:val="00343C57"/>
    <w:rsid w:val="00343ECD"/>
    <w:rsid w:val="00343F11"/>
    <w:rsid w:val="00343F6D"/>
    <w:rsid w:val="00344188"/>
    <w:rsid w:val="0034443C"/>
    <w:rsid w:val="003445FF"/>
    <w:rsid w:val="00344B02"/>
    <w:rsid w:val="00344CBF"/>
    <w:rsid w:val="00344EB5"/>
    <w:rsid w:val="00344EB8"/>
    <w:rsid w:val="00344F3E"/>
    <w:rsid w:val="0034502B"/>
    <w:rsid w:val="003451E6"/>
    <w:rsid w:val="003452AF"/>
    <w:rsid w:val="003452D1"/>
    <w:rsid w:val="00345346"/>
    <w:rsid w:val="0034550D"/>
    <w:rsid w:val="00345729"/>
    <w:rsid w:val="00345CAF"/>
    <w:rsid w:val="00345D6F"/>
    <w:rsid w:val="00346230"/>
    <w:rsid w:val="003466D9"/>
    <w:rsid w:val="00346762"/>
    <w:rsid w:val="003467BF"/>
    <w:rsid w:val="00346DD5"/>
    <w:rsid w:val="00346E00"/>
    <w:rsid w:val="003471DD"/>
    <w:rsid w:val="003473FD"/>
    <w:rsid w:val="00347470"/>
    <w:rsid w:val="003474FB"/>
    <w:rsid w:val="0034752A"/>
    <w:rsid w:val="00347539"/>
    <w:rsid w:val="003475D8"/>
    <w:rsid w:val="00347639"/>
    <w:rsid w:val="003478E4"/>
    <w:rsid w:val="00347955"/>
    <w:rsid w:val="00347AB0"/>
    <w:rsid w:val="00347B48"/>
    <w:rsid w:val="00347BEC"/>
    <w:rsid w:val="00347D86"/>
    <w:rsid w:val="00350076"/>
    <w:rsid w:val="0035022B"/>
    <w:rsid w:val="0035045B"/>
    <w:rsid w:val="0035049E"/>
    <w:rsid w:val="003505DE"/>
    <w:rsid w:val="00350888"/>
    <w:rsid w:val="00350AE8"/>
    <w:rsid w:val="00350C33"/>
    <w:rsid w:val="00350DDF"/>
    <w:rsid w:val="00350EF8"/>
    <w:rsid w:val="00351879"/>
    <w:rsid w:val="00352506"/>
    <w:rsid w:val="00352779"/>
    <w:rsid w:val="00352AD6"/>
    <w:rsid w:val="00353083"/>
    <w:rsid w:val="003530E7"/>
    <w:rsid w:val="00353243"/>
    <w:rsid w:val="00353A69"/>
    <w:rsid w:val="00353B5C"/>
    <w:rsid w:val="003541EE"/>
    <w:rsid w:val="00354533"/>
    <w:rsid w:val="00354767"/>
    <w:rsid w:val="00354897"/>
    <w:rsid w:val="00354C06"/>
    <w:rsid w:val="00354E1A"/>
    <w:rsid w:val="00354E59"/>
    <w:rsid w:val="00355406"/>
    <w:rsid w:val="0035540A"/>
    <w:rsid w:val="0035548D"/>
    <w:rsid w:val="003555A3"/>
    <w:rsid w:val="00355D6C"/>
    <w:rsid w:val="00355E8C"/>
    <w:rsid w:val="003563F9"/>
    <w:rsid w:val="0035640A"/>
    <w:rsid w:val="0035640B"/>
    <w:rsid w:val="00356449"/>
    <w:rsid w:val="00356779"/>
    <w:rsid w:val="0035685A"/>
    <w:rsid w:val="0035686F"/>
    <w:rsid w:val="003568FA"/>
    <w:rsid w:val="00356A27"/>
    <w:rsid w:val="00356A4D"/>
    <w:rsid w:val="00356C31"/>
    <w:rsid w:val="00356CF7"/>
    <w:rsid w:val="00356D08"/>
    <w:rsid w:val="00356D1D"/>
    <w:rsid w:val="00356DCB"/>
    <w:rsid w:val="00356E0B"/>
    <w:rsid w:val="00356F3A"/>
    <w:rsid w:val="003572B7"/>
    <w:rsid w:val="003573FC"/>
    <w:rsid w:val="00357451"/>
    <w:rsid w:val="0035759B"/>
    <w:rsid w:val="003576CB"/>
    <w:rsid w:val="003577EC"/>
    <w:rsid w:val="00357873"/>
    <w:rsid w:val="00357A87"/>
    <w:rsid w:val="00357C6C"/>
    <w:rsid w:val="00357E0A"/>
    <w:rsid w:val="00360447"/>
    <w:rsid w:val="0036044D"/>
    <w:rsid w:val="00360725"/>
    <w:rsid w:val="00360BBA"/>
    <w:rsid w:val="00360BE5"/>
    <w:rsid w:val="00360E56"/>
    <w:rsid w:val="0036112F"/>
    <w:rsid w:val="003611ED"/>
    <w:rsid w:val="0036129B"/>
    <w:rsid w:val="00361332"/>
    <w:rsid w:val="00361385"/>
    <w:rsid w:val="003615CE"/>
    <w:rsid w:val="00361859"/>
    <w:rsid w:val="003619A2"/>
    <w:rsid w:val="00361B1D"/>
    <w:rsid w:val="00361FE2"/>
    <w:rsid w:val="00362368"/>
    <w:rsid w:val="003623CD"/>
    <w:rsid w:val="00362426"/>
    <w:rsid w:val="003624D5"/>
    <w:rsid w:val="00362813"/>
    <w:rsid w:val="00362A1F"/>
    <w:rsid w:val="00362EBD"/>
    <w:rsid w:val="00362ECF"/>
    <w:rsid w:val="00363164"/>
    <w:rsid w:val="00363189"/>
    <w:rsid w:val="0036319B"/>
    <w:rsid w:val="0036327D"/>
    <w:rsid w:val="0036388D"/>
    <w:rsid w:val="00363AB8"/>
    <w:rsid w:val="00363F00"/>
    <w:rsid w:val="00363F76"/>
    <w:rsid w:val="00364194"/>
    <w:rsid w:val="00364316"/>
    <w:rsid w:val="00364571"/>
    <w:rsid w:val="0036490C"/>
    <w:rsid w:val="00364963"/>
    <w:rsid w:val="00364B61"/>
    <w:rsid w:val="00364D71"/>
    <w:rsid w:val="00364D9E"/>
    <w:rsid w:val="00364E31"/>
    <w:rsid w:val="0036524F"/>
    <w:rsid w:val="0036535D"/>
    <w:rsid w:val="003653D7"/>
    <w:rsid w:val="00365409"/>
    <w:rsid w:val="00365502"/>
    <w:rsid w:val="00365709"/>
    <w:rsid w:val="0036589E"/>
    <w:rsid w:val="00366091"/>
    <w:rsid w:val="0036632A"/>
    <w:rsid w:val="003663F5"/>
    <w:rsid w:val="0036661B"/>
    <w:rsid w:val="00366A15"/>
    <w:rsid w:val="00366D53"/>
    <w:rsid w:val="00366DCA"/>
    <w:rsid w:val="003670C1"/>
    <w:rsid w:val="00367138"/>
    <w:rsid w:val="003671D2"/>
    <w:rsid w:val="00367257"/>
    <w:rsid w:val="003676D8"/>
    <w:rsid w:val="00367744"/>
    <w:rsid w:val="00367783"/>
    <w:rsid w:val="00367891"/>
    <w:rsid w:val="00367C69"/>
    <w:rsid w:val="00367DF5"/>
    <w:rsid w:val="00367ECC"/>
    <w:rsid w:val="00370BDB"/>
    <w:rsid w:val="00370CFF"/>
    <w:rsid w:val="00370D7C"/>
    <w:rsid w:val="003710DD"/>
    <w:rsid w:val="00371144"/>
    <w:rsid w:val="0037120C"/>
    <w:rsid w:val="0037124E"/>
    <w:rsid w:val="003716E1"/>
    <w:rsid w:val="00371B33"/>
    <w:rsid w:val="00371B82"/>
    <w:rsid w:val="0037200F"/>
    <w:rsid w:val="00372093"/>
    <w:rsid w:val="00372419"/>
    <w:rsid w:val="003727FF"/>
    <w:rsid w:val="00372814"/>
    <w:rsid w:val="00372834"/>
    <w:rsid w:val="00372982"/>
    <w:rsid w:val="00372A73"/>
    <w:rsid w:val="00372E09"/>
    <w:rsid w:val="00372EDF"/>
    <w:rsid w:val="003739BD"/>
    <w:rsid w:val="00373B0B"/>
    <w:rsid w:val="00373EE3"/>
    <w:rsid w:val="00373F75"/>
    <w:rsid w:val="00373FEB"/>
    <w:rsid w:val="003741E8"/>
    <w:rsid w:val="00374216"/>
    <w:rsid w:val="003743E9"/>
    <w:rsid w:val="003744CE"/>
    <w:rsid w:val="00374851"/>
    <w:rsid w:val="00374924"/>
    <w:rsid w:val="003749EA"/>
    <w:rsid w:val="00374BDF"/>
    <w:rsid w:val="00375281"/>
    <w:rsid w:val="0037531E"/>
    <w:rsid w:val="0037539D"/>
    <w:rsid w:val="00375456"/>
    <w:rsid w:val="00375743"/>
    <w:rsid w:val="003757B5"/>
    <w:rsid w:val="0037613C"/>
    <w:rsid w:val="003764B0"/>
    <w:rsid w:val="003767E3"/>
    <w:rsid w:val="003767F0"/>
    <w:rsid w:val="00376B9F"/>
    <w:rsid w:val="00376C59"/>
    <w:rsid w:val="00376DA2"/>
    <w:rsid w:val="00377100"/>
    <w:rsid w:val="003771F5"/>
    <w:rsid w:val="0037725D"/>
    <w:rsid w:val="0037732A"/>
    <w:rsid w:val="003774DC"/>
    <w:rsid w:val="0037755E"/>
    <w:rsid w:val="00377A5C"/>
    <w:rsid w:val="00377D31"/>
    <w:rsid w:val="00377E3E"/>
    <w:rsid w:val="003801A6"/>
    <w:rsid w:val="003801B9"/>
    <w:rsid w:val="003803EA"/>
    <w:rsid w:val="003803EE"/>
    <w:rsid w:val="00380526"/>
    <w:rsid w:val="003805AE"/>
    <w:rsid w:val="0038081F"/>
    <w:rsid w:val="0038097A"/>
    <w:rsid w:val="00380D53"/>
    <w:rsid w:val="00380DED"/>
    <w:rsid w:val="00380F0E"/>
    <w:rsid w:val="00380F94"/>
    <w:rsid w:val="00381124"/>
    <w:rsid w:val="0038151D"/>
    <w:rsid w:val="003815E0"/>
    <w:rsid w:val="003816B1"/>
    <w:rsid w:val="00381A1C"/>
    <w:rsid w:val="00381AEF"/>
    <w:rsid w:val="0038218A"/>
    <w:rsid w:val="003823A4"/>
    <w:rsid w:val="00382502"/>
    <w:rsid w:val="00382657"/>
    <w:rsid w:val="003826DD"/>
    <w:rsid w:val="003827AE"/>
    <w:rsid w:val="0038295C"/>
    <w:rsid w:val="00382EEF"/>
    <w:rsid w:val="00383090"/>
    <w:rsid w:val="003830F0"/>
    <w:rsid w:val="003831D3"/>
    <w:rsid w:val="00383858"/>
    <w:rsid w:val="00383C77"/>
    <w:rsid w:val="00383CA9"/>
    <w:rsid w:val="00383E0C"/>
    <w:rsid w:val="003841A1"/>
    <w:rsid w:val="00384926"/>
    <w:rsid w:val="0038497C"/>
    <w:rsid w:val="003849FF"/>
    <w:rsid w:val="00384A19"/>
    <w:rsid w:val="00384CC4"/>
    <w:rsid w:val="00384CEE"/>
    <w:rsid w:val="00384E9C"/>
    <w:rsid w:val="003851D6"/>
    <w:rsid w:val="003853B5"/>
    <w:rsid w:val="0038542A"/>
    <w:rsid w:val="00385504"/>
    <w:rsid w:val="0038556C"/>
    <w:rsid w:val="0038571F"/>
    <w:rsid w:val="00385B04"/>
    <w:rsid w:val="00385BF2"/>
    <w:rsid w:val="0038608E"/>
    <w:rsid w:val="00386113"/>
    <w:rsid w:val="00386704"/>
    <w:rsid w:val="00386B53"/>
    <w:rsid w:val="00386B81"/>
    <w:rsid w:val="00386CCB"/>
    <w:rsid w:val="00386CFB"/>
    <w:rsid w:val="00386DB7"/>
    <w:rsid w:val="00386F5E"/>
    <w:rsid w:val="0038703E"/>
    <w:rsid w:val="00387186"/>
    <w:rsid w:val="003872A6"/>
    <w:rsid w:val="00387655"/>
    <w:rsid w:val="00387752"/>
    <w:rsid w:val="00387758"/>
    <w:rsid w:val="00387A97"/>
    <w:rsid w:val="00387DB5"/>
    <w:rsid w:val="00387DEE"/>
    <w:rsid w:val="00387F4D"/>
    <w:rsid w:val="00387F56"/>
    <w:rsid w:val="003901E4"/>
    <w:rsid w:val="003903D3"/>
    <w:rsid w:val="0039044C"/>
    <w:rsid w:val="003904C6"/>
    <w:rsid w:val="00390A6C"/>
    <w:rsid w:val="00390B8C"/>
    <w:rsid w:val="00390BEF"/>
    <w:rsid w:val="00390D83"/>
    <w:rsid w:val="003911E5"/>
    <w:rsid w:val="00391A72"/>
    <w:rsid w:val="00391ADD"/>
    <w:rsid w:val="00391AF1"/>
    <w:rsid w:val="00391B1A"/>
    <w:rsid w:val="00391FB8"/>
    <w:rsid w:val="00391FF6"/>
    <w:rsid w:val="00392244"/>
    <w:rsid w:val="00392D2C"/>
    <w:rsid w:val="00392E7F"/>
    <w:rsid w:val="00392F3D"/>
    <w:rsid w:val="0039301B"/>
    <w:rsid w:val="0039324C"/>
    <w:rsid w:val="00393569"/>
    <w:rsid w:val="003937DF"/>
    <w:rsid w:val="00393A5D"/>
    <w:rsid w:val="00393CF5"/>
    <w:rsid w:val="00393D4B"/>
    <w:rsid w:val="00394163"/>
    <w:rsid w:val="00394265"/>
    <w:rsid w:val="00394577"/>
    <w:rsid w:val="00394871"/>
    <w:rsid w:val="00394A6E"/>
    <w:rsid w:val="00394B26"/>
    <w:rsid w:val="00394D38"/>
    <w:rsid w:val="00394E12"/>
    <w:rsid w:val="00394F38"/>
    <w:rsid w:val="00394FB5"/>
    <w:rsid w:val="003951A9"/>
    <w:rsid w:val="003958D1"/>
    <w:rsid w:val="003958EA"/>
    <w:rsid w:val="00395B8A"/>
    <w:rsid w:val="003962B7"/>
    <w:rsid w:val="00396530"/>
    <w:rsid w:val="00396554"/>
    <w:rsid w:val="00396908"/>
    <w:rsid w:val="00396CC3"/>
    <w:rsid w:val="00396E3E"/>
    <w:rsid w:val="00396E56"/>
    <w:rsid w:val="00397476"/>
    <w:rsid w:val="00397654"/>
    <w:rsid w:val="00397701"/>
    <w:rsid w:val="00397847"/>
    <w:rsid w:val="003979F7"/>
    <w:rsid w:val="00397AAA"/>
    <w:rsid w:val="00397C9E"/>
    <w:rsid w:val="00397DEA"/>
    <w:rsid w:val="003A0015"/>
    <w:rsid w:val="003A029F"/>
    <w:rsid w:val="003A0614"/>
    <w:rsid w:val="003A08E7"/>
    <w:rsid w:val="003A0931"/>
    <w:rsid w:val="003A093E"/>
    <w:rsid w:val="003A0C9D"/>
    <w:rsid w:val="003A0CCD"/>
    <w:rsid w:val="003A146D"/>
    <w:rsid w:val="003A1540"/>
    <w:rsid w:val="003A1789"/>
    <w:rsid w:val="003A17B2"/>
    <w:rsid w:val="003A17CD"/>
    <w:rsid w:val="003A1876"/>
    <w:rsid w:val="003A2254"/>
    <w:rsid w:val="003A244A"/>
    <w:rsid w:val="003A2605"/>
    <w:rsid w:val="003A28EC"/>
    <w:rsid w:val="003A2917"/>
    <w:rsid w:val="003A2C50"/>
    <w:rsid w:val="003A2D4A"/>
    <w:rsid w:val="003A2FB5"/>
    <w:rsid w:val="003A3045"/>
    <w:rsid w:val="003A3091"/>
    <w:rsid w:val="003A3143"/>
    <w:rsid w:val="003A34F9"/>
    <w:rsid w:val="003A3E0A"/>
    <w:rsid w:val="003A40D3"/>
    <w:rsid w:val="003A414F"/>
    <w:rsid w:val="003A4173"/>
    <w:rsid w:val="003A4179"/>
    <w:rsid w:val="003A41FC"/>
    <w:rsid w:val="003A4293"/>
    <w:rsid w:val="003A4336"/>
    <w:rsid w:val="003A456C"/>
    <w:rsid w:val="003A4686"/>
    <w:rsid w:val="003A4CA7"/>
    <w:rsid w:val="003A4FE2"/>
    <w:rsid w:val="003A52C0"/>
    <w:rsid w:val="003A5363"/>
    <w:rsid w:val="003A53AF"/>
    <w:rsid w:val="003A54DA"/>
    <w:rsid w:val="003A5537"/>
    <w:rsid w:val="003A5670"/>
    <w:rsid w:val="003A5884"/>
    <w:rsid w:val="003A5BC3"/>
    <w:rsid w:val="003A5C1B"/>
    <w:rsid w:val="003A5C79"/>
    <w:rsid w:val="003A61DD"/>
    <w:rsid w:val="003A6557"/>
    <w:rsid w:val="003A6641"/>
    <w:rsid w:val="003A6726"/>
    <w:rsid w:val="003A685C"/>
    <w:rsid w:val="003A693B"/>
    <w:rsid w:val="003A6A05"/>
    <w:rsid w:val="003A6A8C"/>
    <w:rsid w:val="003A6EE8"/>
    <w:rsid w:val="003A6FBF"/>
    <w:rsid w:val="003A75D4"/>
    <w:rsid w:val="003A75DB"/>
    <w:rsid w:val="003A76F4"/>
    <w:rsid w:val="003A7788"/>
    <w:rsid w:val="003A79D2"/>
    <w:rsid w:val="003A79D9"/>
    <w:rsid w:val="003A7A01"/>
    <w:rsid w:val="003A7DB2"/>
    <w:rsid w:val="003A7E26"/>
    <w:rsid w:val="003A7F32"/>
    <w:rsid w:val="003B0205"/>
    <w:rsid w:val="003B0295"/>
    <w:rsid w:val="003B02A5"/>
    <w:rsid w:val="003B045D"/>
    <w:rsid w:val="003B05C0"/>
    <w:rsid w:val="003B08A7"/>
    <w:rsid w:val="003B0A6C"/>
    <w:rsid w:val="003B0B30"/>
    <w:rsid w:val="003B0C8E"/>
    <w:rsid w:val="003B0CAC"/>
    <w:rsid w:val="003B0EE1"/>
    <w:rsid w:val="003B102F"/>
    <w:rsid w:val="003B128A"/>
    <w:rsid w:val="003B17AC"/>
    <w:rsid w:val="003B1856"/>
    <w:rsid w:val="003B1AD1"/>
    <w:rsid w:val="003B1DF3"/>
    <w:rsid w:val="003B2066"/>
    <w:rsid w:val="003B20A7"/>
    <w:rsid w:val="003B2212"/>
    <w:rsid w:val="003B252C"/>
    <w:rsid w:val="003B2576"/>
    <w:rsid w:val="003B2B44"/>
    <w:rsid w:val="003B2CDF"/>
    <w:rsid w:val="003B2E6F"/>
    <w:rsid w:val="003B2E7A"/>
    <w:rsid w:val="003B2F14"/>
    <w:rsid w:val="003B3006"/>
    <w:rsid w:val="003B366F"/>
    <w:rsid w:val="003B38CD"/>
    <w:rsid w:val="003B3BC3"/>
    <w:rsid w:val="003B3D22"/>
    <w:rsid w:val="003B402A"/>
    <w:rsid w:val="003B4108"/>
    <w:rsid w:val="003B415C"/>
    <w:rsid w:val="003B442F"/>
    <w:rsid w:val="003B454A"/>
    <w:rsid w:val="003B4749"/>
    <w:rsid w:val="003B489F"/>
    <w:rsid w:val="003B4AB8"/>
    <w:rsid w:val="003B4B0C"/>
    <w:rsid w:val="003B4C6B"/>
    <w:rsid w:val="003B5046"/>
    <w:rsid w:val="003B536C"/>
    <w:rsid w:val="003B555C"/>
    <w:rsid w:val="003B55E6"/>
    <w:rsid w:val="003B5698"/>
    <w:rsid w:val="003B5730"/>
    <w:rsid w:val="003B5832"/>
    <w:rsid w:val="003B5A24"/>
    <w:rsid w:val="003B5A99"/>
    <w:rsid w:val="003B5AAE"/>
    <w:rsid w:val="003B5CBD"/>
    <w:rsid w:val="003B5D61"/>
    <w:rsid w:val="003B5E89"/>
    <w:rsid w:val="003B6029"/>
    <w:rsid w:val="003B61C6"/>
    <w:rsid w:val="003B641E"/>
    <w:rsid w:val="003B65C6"/>
    <w:rsid w:val="003B67D1"/>
    <w:rsid w:val="003B6809"/>
    <w:rsid w:val="003B6D30"/>
    <w:rsid w:val="003B6E68"/>
    <w:rsid w:val="003B6F6F"/>
    <w:rsid w:val="003B7113"/>
    <w:rsid w:val="003B715E"/>
    <w:rsid w:val="003B7727"/>
    <w:rsid w:val="003B7754"/>
    <w:rsid w:val="003B77A5"/>
    <w:rsid w:val="003B7BD2"/>
    <w:rsid w:val="003B7E5B"/>
    <w:rsid w:val="003C01B6"/>
    <w:rsid w:val="003C0212"/>
    <w:rsid w:val="003C026D"/>
    <w:rsid w:val="003C026F"/>
    <w:rsid w:val="003C02F1"/>
    <w:rsid w:val="003C04F3"/>
    <w:rsid w:val="003C0507"/>
    <w:rsid w:val="003C0780"/>
    <w:rsid w:val="003C096C"/>
    <w:rsid w:val="003C0A48"/>
    <w:rsid w:val="003C0CE0"/>
    <w:rsid w:val="003C17CC"/>
    <w:rsid w:val="003C19C0"/>
    <w:rsid w:val="003C1A7A"/>
    <w:rsid w:val="003C1E31"/>
    <w:rsid w:val="003C21DC"/>
    <w:rsid w:val="003C253A"/>
    <w:rsid w:val="003C2773"/>
    <w:rsid w:val="003C298B"/>
    <w:rsid w:val="003C2AAC"/>
    <w:rsid w:val="003C2CE2"/>
    <w:rsid w:val="003C2D74"/>
    <w:rsid w:val="003C3178"/>
    <w:rsid w:val="003C33C9"/>
    <w:rsid w:val="003C34E2"/>
    <w:rsid w:val="003C3695"/>
    <w:rsid w:val="003C390B"/>
    <w:rsid w:val="003C398E"/>
    <w:rsid w:val="003C3D6B"/>
    <w:rsid w:val="003C41A3"/>
    <w:rsid w:val="003C41F9"/>
    <w:rsid w:val="003C44CD"/>
    <w:rsid w:val="003C4573"/>
    <w:rsid w:val="003C457C"/>
    <w:rsid w:val="003C45CE"/>
    <w:rsid w:val="003C476C"/>
    <w:rsid w:val="003C4865"/>
    <w:rsid w:val="003C4B13"/>
    <w:rsid w:val="003C4E04"/>
    <w:rsid w:val="003C518E"/>
    <w:rsid w:val="003C5362"/>
    <w:rsid w:val="003C539E"/>
    <w:rsid w:val="003C53C6"/>
    <w:rsid w:val="003C53EA"/>
    <w:rsid w:val="003C53FE"/>
    <w:rsid w:val="003C5568"/>
    <w:rsid w:val="003C58A9"/>
    <w:rsid w:val="003C5D44"/>
    <w:rsid w:val="003C60CE"/>
    <w:rsid w:val="003C637C"/>
    <w:rsid w:val="003C63D1"/>
    <w:rsid w:val="003C63D8"/>
    <w:rsid w:val="003C662A"/>
    <w:rsid w:val="003C66B5"/>
    <w:rsid w:val="003C6A92"/>
    <w:rsid w:val="003C6AAF"/>
    <w:rsid w:val="003C6B0E"/>
    <w:rsid w:val="003C6BEC"/>
    <w:rsid w:val="003C6C93"/>
    <w:rsid w:val="003C6CF8"/>
    <w:rsid w:val="003C70F8"/>
    <w:rsid w:val="003C7240"/>
    <w:rsid w:val="003C7AE5"/>
    <w:rsid w:val="003C7D7B"/>
    <w:rsid w:val="003C7E21"/>
    <w:rsid w:val="003D0000"/>
    <w:rsid w:val="003D0564"/>
    <w:rsid w:val="003D0851"/>
    <w:rsid w:val="003D0895"/>
    <w:rsid w:val="003D0D2A"/>
    <w:rsid w:val="003D0DB8"/>
    <w:rsid w:val="003D0E6D"/>
    <w:rsid w:val="003D1204"/>
    <w:rsid w:val="003D1567"/>
    <w:rsid w:val="003D1A10"/>
    <w:rsid w:val="003D1AC9"/>
    <w:rsid w:val="003D1B1F"/>
    <w:rsid w:val="003D1CB5"/>
    <w:rsid w:val="003D21B2"/>
    <w:rsid w:val="003D2351"/>
    <w:rsid w:val="003D2557"/>
    <w:rsid w:val="003D255D"/>
    <w:rsid w:val="003D26DA"/>
    <w:rsid w:val="003D2D38"/>
    <w:rsid w:val="003D2ED2"/>
    <w:rsid w:val="003D2EDC"/>
    <w:rsid w:val="003D2F5C"/>
    <w:rsid w:val="003D3187"/>
    <w:rsid w:val="003D3403"/>
    <w:rsid w:val="003D3581"/>
    <w:rsid w:val="003D367F"/>
    <w:rsid w:val="003D3BB6"/>
    <w:rsid w:val="003D3DC7"/>
    <w:rsid w:val="003D3EC8"/>
    <w:rsid w:val="003D3FE3"/>
    <w:rsid w:val="003D4146"/>
    <w:rsid w:val="003D4262"/>
    <w:rsid w:val="003D4724"/>
    <w:rsid w:val="003D47E8"/>
    <w:rsid w:val="003D485F"/>
    <w:rsid w:val="003D4C8E"/>
    <w:rsid w:val="003D4D4C"/>
    <w:rsid w:val="003D4DC2"/>
    <w:rsid w:val="003D50EA"/>
    <w:rsid w:val="003D50FA"/>
    <w:rsid w:val="003D519F"/>
    <w:rsid w:val="003D51FB"/>
    <w:rsid w:val="003D5348"/>
    <w:rsid w:val="003D538E"/>
    <w:rsid w:val="003D53A6"/>
    <w:rsid w:val="003D56E3"/>
    <w:rsid w:val="003D5ABE"/>
    <w:rsid w:val="003D5C36"/>
    <w:rsid w:val="003D5D55"/>
    <w:rsid w:val="003D5DE7"/>
    <w:rsid w:val="003D609E"/>
    <w:rsid w:val="003D6258"/>
    <w:rsid w:val="003D63A1"/>
    <w:rsid w:val="003D682C"/>
    <w:rsid w:val="003D6A9B"/>
    <w:rsid w:val="003D6D9A"/>
    <w:rsid w:val="003D6E26"/>
    <w:rsid w:val="003D6EBC"/>
    <w:rsid w:val="003D725F"/>
    <w:rsid w:val="003D7954"/>
    <w:rsid w:val="003E0153"/>
    <w:rsid w:val="003E0229"/>
    <w:rsid w:val="003E0267"/>
    <w:rsid w:val="003E0769"/>
    <w:rsid w:val="003E0844"/>
    <w:rsid w:val="003E1022"/>
    <w:rsid w:val="003E1141"/>
    <w:rsid w:val="003E1180"/>
    <w:rsid w:val="003E11DB"/>
    <w:rsid w:val="003E1218"/>
    <w:rsid w:val="003E139B"/>
    <w:rsid w:val="003E1585"/>
    <w:rsid w:val="003E1593"/>
    <w:rsid w:val="003E19D1"/>
    <w:rsid w:val="003E1A93"/>
    <w:rsid w:val="003E1AF7"/>
    <w:rsid w:val="003E1C88"/>
    <w:rsid w:val="003E1E7C"/>
    <w:rsid w:val="003E20FA"/>
    <w:rsid w:val="003E23EC"/>
    <w:rsid w:val="003E24C8"/>
    <w:rsid w:val="003E27B6"/>
    <w:rsid w:val="003E28A8"/>
    <w:rsid w:val="003E2FE8"/>
    <w:rsid w:val="003E33AE"/>
    <w:rsid w:val="003E34E9"/>
    <w:rsid w:val="003E37C2"/>
    <w:rsid w:val="003E3AB1"/>
    <w:rsid w:val="003E3CC5"/>
    <w:rsid w:val="003E400B"/>
    <w:rsid w:val="003E431D"/>
    <w:rsid w:val="003E46EF"/>
    <w:rsid w:val="003E4732"/>
    <w:rsid w:val="003E498B"/>
    <w:rsid w:val="003E4B95"/>
    <w:rsid w:val="003E4D4D"/>
    <w:rsid w:val="003E4FAB"/>
    <w:rsid w:val="003E5821"/>
    <w:rsid w:val="003E5996"/>
    <w:rsid w:val="003E5D59"/>
    <w:rsid w:val="003E637F"/>
    <w:rsid w:val="003E64CE"/>
    <w:rsid w:val="003E6533"/>
    <w:rsid w:val="003E66EF"/>
    <w:rsid w:val="003E6B83"/>
    <w:rsid w:val="003E6CD6"/>
    <w:rsid w:val="003E6FAA"/>
    <w:rsid w:val="003E7130"/>
    <w:rsid w:val="003E71CB"/>
    <w:rsid w:val="003E7815"/>
    <w:rsid w:val="003E7925"/>
    <w:rsid w:val="003E7948"/>
    <w:rsid w:val="003E7CDF"/>
    <w:rsid w:val="003E7FA3"/>
    <w:rsid w:val="003F00C6"/>
    <w:rsid w:val="003F06B1"/>
    <w:rsid w:val="003F0828"/>
    <w:rsid w:val="003F09EF"/>
    <w:rsid w:val="003F0C8B"/>
    <w:rsid w:val="003F0D0F"/>
    <w:rsid w:val="003F1045"/>
    <w:rsid w:val="003F13B2"/>
    <w:rsid w:val="003F1682"/>
    <w:rsid w:val="003F1AF1"/>
    <w:rsid w:val="003F1B02"/>
    <w:rsid w:val="003F1C73"/>
    <w:rsid w:val="003F1E7F"/>
    <w:rsid w:val="003F2472"/>
    <w:rsid w:val="003F24E6"/>
    <w:rsid w:val="003F255B"/>
    <w:rsid w:val="003F26C6"/>
    <w:rsid w:val="003F2773"/>
    <w:rsid w:val="003F291D"/>
    <w:rsid w:val="003F2923"/>
    <w:rsid w:val="003F2957"/>
    <w:rsid w:val="003F2F2B"/>
    <w:rsid w:val="003F2F9A"/>
    <w:rsid w:val="003F2FD2"/>
    <w:rsid w:val="003F3030"/>
    <w:rsid w:val="003F305B"/>
    <w:rsid w:val="003F30F8"/>
    <w:rsid w:val="003F31C8"/>
    <w:rsid w:val="003F32DF"/>
    <w:rsid w:val="003F33B2"/>
    <w:rsid w:val="003F35D5"/>
    <w:rsid w:val="003F36EE"/>
    <w:rsid w:val="003F3915"/>
    <w:rsid w:val="003F3A97"/>
    <w:rsid w:val="003F3B50"/>
    <w:rsid w:val="003F3B70"/>
    <w:rsid w:val="003F418C"/>
    <w:rsid w:val="003F4377"/>
    <w:rsid w:val="003F4679"/>
    <w:rsid w:val="003F4819"/>
    <w:rsid w:val="003F4AAA"/>
    <w:rsid w:val="003F4B8B"/>
    <w:rsid w:val="003F4C5B"/>
    <w:rsid w:val="003F4E2C"/>
    <w:rsid w:val="003F52AE"/>
    <w:rsid w:val="003F52F1"/>
    <w:rsid w:val="003F55BF"/>
    <w:rsid w:val="003F5886"/>
    <w:rsid w:val="003F58F8"/>
    <w:rsid w:val="003F5B84"/>
    <w:rsid w:val="003F5F35"/>
    <w:rsid w:val="003F602B"/>
    <w:rsid w:val="003F6461"/>
    <w:rsid w:val="003F6830"/>
    <w:rsid w:val="003F6ACE"/>
    <w:rsid w:val="003F6AF7"/>
    <w:rsid w:val="003F6C54"/>
    <w:rsid w:val="003F6E76"/>
    <w:rsid w:val="003F6F94"/>
    <w:rsid w:val="003F7500"/>
    <w:rsid w:val="003F777F"/>
    <w:rsid w:val="003F7855"/>
    <w:rsid w:val="003F7E2E"/>
    <w:rsid w:val="003F7EB8"/>
    <w:rsid w:val="003F7FE4"/>
    <w:rsid w:val="004004E0"/>
    <w:rsid w:val="0040052C"/>
    <w:rsid w:val="00400590"/>
    <w:rsid w:val="00400674"/>
    <w:rsid w:val="00400953"/>
    <w:rsid w:val="004009EB"/>
    <w:rsid w:val="00400A31"/>
    <w:rsid w:val="00400AC1"/>
    <w:rsid w:val="00400D45"/>
    <w:rsid w:val="00400F92"/>
    <w:rsid w:val="0040118E"/>
    <w:rsid w:val="00401294"/>
    <w:rsid w:val="004015FA"/>
    <w:rsid w:val="004017DA"/>
    <w:rsid w:val="00401A1F"/>
    <w:rsid w:val="00401B8A"/>
    <w:rsid w:val="00401E84"/>
    <w:rsid w:val="00401F40"/>
    <w:rsid w:val="0040204A"/>
    <w:rsid w:val="00402165"/>
    <w:rsid w:val="004024E5"/>
    <w:rsid w:val="004027DB"/>
    <w:rsid w:val="0040296F"/>
    <w:rsid w:val="004029BC"/>
    <w:rsid w:val="00402A61"/>
    <w:rsid w:val="00402BB3"/>
    <w:rsid w:val="00402C71"/>
    <w:rsid w:val="00403160"/>
    <w:rsid w:val="00403165"/>
    <w:rsid w:val="0040321D"/>
    <w:rsid w:val="00403512"/>
    <w:rsid w:val="00403A17"/>
    <w:rsid w:val="00403E1E"/>
    <w:rsid w:val="004041C5"/>
    <w:rsid w:val="00404330"/>
    <w:rsid w:val="004045EA"/>
    <w:rsid w:val="00404695"/>
    <w:rsid w:val="0040484D"/>
    <w:rsid w:val="00404A4C"/>
    <w:rsid w:val="00404B6F"/>
    <w:rsid w:val="00404C28"/>
    <w:rsid w:val="00404EF1"/>
    <w:rsid w:val="00404FC6"/>
    <w:rsid w:val="0040519B"/>
    <w:rsid w:val="00405241"/>
    <w:rsid w:val="00405335"/>
    <w:rsid w:val="00405473"/>
    <w:rsid w:val="0040552E"/>
    <w:rsid w:val="004055B9"/>
    <w:rsid w:val="0040562D"/>
    <w:rsid w:val="004056D6"/>
    <w:rsid w:val="00405740"/>
    <w:rsid w:val="0040593B"/>
    <w:rsid w:val="004059BE"/>
    <w:rsid w:val="00405B0A"/>
    <w:rsid w:val="00405DB6"/>
    <w:rsid w:val="00405E07"/>
    <w:rsid w:val="0040611A"/>
    <w:rsid w:val="00406252"/>
    <w:rsid w:val="0040627D"/>
    <w:rsid w:val="0040647D"/>
    <w:rsid w:val="00406602"/>
    <w:rsid w:val="00406897"/>
    <w:rsid w:val="0040726D"/>
    <w:rsid w:val="004072FD"/>
    <w:rsid w:val="004077B2"/>
    <w:rsid w:val="004079BE"/>
    <w:rsid w:val="00407C07"/>
    <w:rsid w:val="00407E25"/>
    <w:rsid w:val="00407FB4"/>
    <w:rsid w:val="00410149"/>
    <w:rsid w:val="004102AA"/>
    <w:rsid w:val="0041062D"/>
    <w:rsid w:val="00410656"/>
    <w:rsid w:val="004106F4"/>
    <w:rsid w:val="00410884"/>
    <w:rsid w:val="004108DB"/>
    <w:rsid w:val="00410958"/>
    <w:rsid w:val="00410B54"/>
    <w:rsid w:val="00410D6A"/>
    <w:rsid w:val="0041128E"/>
    <w:rsid w:val="0041134D"/>
    <w:rsid w:val="00411532"/>
    <w:rsid w:val="00411CCD"/>
    <w:rsid w:val="00411F86"/>
    <w:rsid w:val="00412143"/>
    <w:rsid w:val="00412150"/>
    <w:rsid w:val="004122D1"/>
    <w:rsid w:val="004123C4"/>
    <w:rsid w:val="004124B4"/>
    <w:rsid w:val="00412B61"/>
    <w:rsid w:val="00412BA9"/>
    <w:rsid w:val="00412CB9"/>
    <w:rsid w:val="00412CD4"/>
    <w:rsid w:val="00412EED"/>
    <w:rsid w:val="004131A5"/>
    <w:rsid w:val="00413791"/>
    <w:rsid w:val="00413836"/>
    <w:rsid w:val="00413C10"/>
    <w:rsid w:val="00413C5A"/>
    <w:rsid w:val="00413CC1"/>
    <w:rsid w:val="00413DE9"/>
    <w:rsid w:val="00413E2F"/>
    <w:rsid w:val="00413E3C"/>
    <w:rsid w:val="00414071"/>
    <w:rsid w:val="00414083"/>
    <w:rsid w:val="004140A5"/>
    <w:rsid w:val="004140E5"/>
    <w:rsid w:val="0041425E"/>
    <w:rsid w:val="00414A6F"/>
    <w:rsid w:val="00414B4E"/>
    <w:rsid w:val="00414EF8"/>
    <w:rsid w:val="00414F91"/>
    <w:rsid w:val="00415163"/>
    <w:rsid w:val="00415406"/>
    <w:rsid w:val="00415720"/>
    <w:rsid w:val="00415BAF"/>
    <w:rsid w:val="00415C3D"/>
    <w:rsid w:val="00415D54"/>
    <w:rsid w:val="00416165"/>
    <w:rsid w:val="004161B8"/>
    <w:rsid w:val="0041625D"/>
    <w:rsid w:val="004169DC"/>
    <w:rsid w:val="00416EAF"/>
    <w:rsid w:val="00416EB1"/>
    <w:rsid w:val="00417186"/>
    <w:rsid w:val="00417268"/>
    <w:rsid w:val="004172F3"/>
    <w:rsid w:val="004176C6"/>
    <w:rsid w:val="00417747"/>
    <w:rsid w:val="0041776B"/>
    <w:rsid w:val="00417ABF"/>
    <w:rsid w:val="00420003"/>
    <w:rsid w:val="00420463"/>
    <w:rsid w:val="004204EA"/>
    <w:rsid w:val="00420530"/>
    <w:rsid w:val="004208F5"/>
    <w:rsid w:val="00420A18"/>
    <w:rsid w:val="00420B63"/>
    <w:rsid w:val="00420FF8"/>
    <w:rsid w:val="0042101D"/>
    <w:rsid w:val="00421074"/>
    <w:rsid w:val="0042111A"/>
    <w:rsid w:val="0042145E"/>
    <w:rsid w:val="0042160C"/>
    <w:rsid w:val="004218FC"/>
    <w:rsid w:val="00421958"/>
    <w:rsid w:val="00421979"/>
    <w:rsid w:val="00421B4B"/>
    <w:rsid w:val="00421B65"/>
    <w:rsid w:val="00421BF0"/>
    <w:rsid w:val="00421CB5"/>
    <w:rsid w:val="00421EFB"/>
    <w:rsid w:val="00421F8F"/>
    <w:rsid w:val="00421F98"/>
    <w:rsid w:val="004220D0"/>
    <w:rsid w:val="004221D3"/>
    <w:rsid w:val="00422357"/>
    <w:rsid w:val="004225D2"/>
    <w:rsid w:val="00422852"/>
    <w:rsid w:val="00422A08"/>
    <w:rsid w:val="00423048"/>
    <w:rsid w:val="004236F4"/>
    <w:rsid w:val="00423769"/>
    <w:rsid w:val="00423C26"/>
    <w:rsid w:val="00424080"/>
    <w:rsid w:val="004243F6"/>
    <w:rsid w:val="004248FF"/>
    <w:rsid w:val="00424E44"/>
    <w:rsid w:val="00425348"/>
    <w:rsid w:val="004255CC"/>
    <w:rsid w:val="004259CB"/>
    <w:rsid w:val="00425BAC"/>
    <w:rsid w:val="00425BEA"/>
    <w:rsid w:val="00425EFA"/>
    <w:rsid w:val="004268EB"/>
    <w:rsid w:val="00426B13"/>
    <w:rsid w:val="00426D02"/>
    <w:rsid w:val="00426DAE"/>
    <w:rsid w:val="0042705B"/>
    <w:rsid w:val="00427417"/>
    <w:rsid w:val="00427434"/>
    <w:rsid w:val="004274B7"/>
    <w:rsid w:val="00427827"/>
    <w:rsid w:val="004279A0"/>
    <w:rsid w:val="004279DD"/>
    <w:rsid w:val="00427B73"/>
    <w:rsid w:val="00427C0B"/>
    <w:rsid w:val="00427C8C"/>
    <w:rsid w:val="00427CD8"/>
    <w:rsid w:val="00427EF5"/>
    <w:rsid w:val="00427F4F"/>
    <w:rsid w:val="0043063D"/>
    <w:rsid w:val="00430B30"/>
    <w:rsid w:val="00430ED1"/>
    <w:rsid w:val="00430EDD"/>
    <w:rsid w:val="00430FA0"/>
    <w:rsid w:val="00431156"/>
    <w:rsid w:val="00431199"/>
    <w:rsid w:val="004312C8"/>
    <w:rsid w:val="00431351"/>
    <w:rsid w:val="00431376"/>
    <w:rsid w:val="00431758"/>
    <w:rsid w:val="00431973"/>
    <w:rsid w:val="00431A0F"/>
    <w:rsid w:val="00431B83"/>
    <w:rsid w:val="00431D88"/>
    <w:rsid w:val="00431E2D"/>
    <w:rsid w:val="00431F8F"/>
    <w:rsid w:val="00431FA8"/>
    <w:rsid w:val="004320AF"/>
    <w:rsid w:val="00432378"/>
    <w:rsid w:val="00432954"/>
    <w:rsid w:val="00432E4F"/>
    <w:rsid w:val="00432FDB"/>
    <w:rsid w:val="0043302D"/>
    <w:rsid w:val="0043317D"/>
    <w:rsid w:val="0043318F"/>
    <w:rsid w:val="00433568"/>
    <w:rsid w:val="004335F9"/>
    <w:rsid w:val="004339A5"/>
    <w:rsid w:val="00433A38"/>
    <w:rsid w:val="00433C64"/>
    <w:rsid w:val="00433EDC"/>
    <w:rsid w:val="00434536"/>
    <w:rsid w:val="00434614"/>
    <w:rsid w:val="004346AF"/>
    <w:rsid w:val="00434874"/>
    <w:rsid w:val="00434908"/>
    <w:rsid w:val="004349E5"/>
    <w:rsid w:val="00434D50"/>
    <w:rsid w:val="00434E7F"/>
    <w:rsid w:val="00434EE9"/>
    <w:rsid w:val="004352E3"/>
    <w:rsid w:val="00435451"/>
    <w:rsid w:val="00435719"/>
    <w:rsid w:val="00435BAE"/>
    <w:rsid w:val="00435D39"/>
    <w:rsid w:val="00435D72"/>
    <w:rsid w:val="00435D81"/>
    <w:rsid w:val="00435FA6"/>
    <w:rsid w:val="00436126"/>
    <w:rsid w:val="00436324"/>
    <w:rsid w:val="004363B1"/>
    <w:rsid w:val="004364B6"/>
    <w:rsid w:val="0043691A"/>
    <w:rsid w:val="00436B9A"/>
    <w:rsid w:val="00436FAC"/>
    <w:rsid w:val="00436FFD"/>
    <w:rsid w:val="0043740A"/>
    <w:rsid w:val="00437651"/>
    <w:rsid w:val="00437822"/>
    <w:rsid w:val="0043787B"/>
    <w:rsid w:val="0043789F"/>
    <w:rsid w:val="004379D2"/>
    <w:rsid w:val="00437E3F"/>
    <w:rsid w:val="00437F72"/>
    <w:rsid w:val="00437FAC"/>
    <w:rsid w:val="004403A2"/>
    <w:rsid w:val="004405C9"/>
    <w:rsid w:val="004408B4"/>
    <w:rsid w:val="004408DF"/>
    <w:rsid w:val="00440A6D"/>
    <w:rsid w:val="00440E42"/>
    <w:rsid w:val="00440E4A"/>
    <w:rsid w:val="00440F7D"/>
    <w:rsid w:val="00441252"/>
    <w:rsid w:val="0044133F"/>
    <w:rsid w:val="00441822"/>
    <w:rsid w:val="00441882"/>
    <w:rsid w:val="00441A12"/>
    <w:rsid w:val="00442024"/>
    <w:rsid w:val="0044266B"/>
    <w:rsid w:val="00442697"/>
    <w:rsid w:val="004426A2"/>
    <w:rsid w:val="0044299C"/>
    <w:rsid w:val="004429BA"/>
    <w:rsid w:val="00442B27"/>
    <w:rsid w:val="00442D6F"/>
    <w:rsid w:val="00442EFD"/>
    <w:rsid w:val="00443073"/>
    <w:rsid w:val="0044311E"/>
    <w:rsid w:val="004431F1"/>
    <w:rsid w:val="004432B1"/>
    <w:rsid w:val="0044338E"/>
    <w:rsid w:val="00443438"/>
    <w:rsid w:val="00443534"/>
    <w:rsid w:val="00443559"/>
    <w:rsid w:val="00443646"/>
    <w:rsid w:val="004439FA"/>
    <w:rsid w:val="00443A00"/>
    <w:rsid w:val="00443DB2"/>
    <w:rsid w:val="0044429D"/>
    <w:rsid w:val="0044449D"/>
    <w:rsid w:val="0044460A"/>
    <w:rsid w:val="00444AD7"/>
    <w:rsid w:val="00444B02"/>
    <w:rsid w:val="00444BBA"/>
    <w:rsid w:val="00444C87"/>
    <w:rsid w:val="004450F3"/>
    <w:rsid w:val="0044514D"/>
    <w:rsid w:val="004451B7"/>
    <w:rsid w:val="0044551C"/>
    <w:rsid w:val="0044563D"/>
    <w:rsid w:val="004456E7"/>
    <w:rsid w:val="004458CD"/>
    <w:rsid w:val="00445AA0"/>
    <w:rsid w:val="00445B87"/>
    <w:rsid w:val="004460E5"/>
    <w:rsid w:val="0044639B"/>
    <w:rsid w:val="004464C8"/>
    <w:rsid w:val="004465DC"/>
    <w:rsid w:val="00446D32"/>
    <w:rsid w:val="00446D4C"/>
    <w:rsid w:val="00446E54"/>
    <w:rsid w:val="00446EEA"/>
    <w:rsid w:val="00446F62"/>
    <w:rsid w:val="004472F2"/>
    <w:rsid w:val="00447325"/>
    <w:rsid w:val="0044748A"/>
    <w:rsid w:val="00447652"/>
    <w:rsid w:val="004479A1"/>
    <w:rsid w:val="00447A72"/>
    <w:rsid w:val="00447B06"/>
    <w:rsid w:val="00447C01"/>
    <w:rsid w:val="00447C46"/>
    <w:rsid w:val="004500D8"/>
    <w:rsid w:val="004503F4"/>
    <w:rsid w:val="004504B4"/>
    <w:rsid w:val="0045094E"/>
    <w:rsid w:val="004509FD"/>
    <w:rsid w:val="00450A5D"/>
    <w:rsid w:val="00450AE0"/>
    <w:rsid w:val="00450CD0"/>
    <w:rsid w:val="00450D17"/>
    <w:rsid w:val="00450F07"/>
    <w:rsid w:val="00451068"/>
    <w:rsid w:val="00451904"/>
    <w:rsid w:val="00451C08"/>
    <w:rsid w:val="00451D84"/>
    <w:rsid w:val="00451E4E"/>
    <w:rsid w:val="00451F50"/>
    <w:rsid w:val="00452032"/>
    <w:rsid w:val="0045221E"/>
    <w:rsid w:val="00452293"/>
    <w:rsid w:val="004526FF"/>
    <w:rsid w:val="0045271A"/>
    <w:rsid w:val="00452AF4"/>
    <w:rsid w:val="00452BE7"/>
    <w:rsid w:val="00452DE5"/>
    <w:rsid w:val="00452EC6"/>
    <w:rsid w:val="00452F08"/>
    <w:rsid w:val="0045342B"/>
    <w:rsid w:val="00453882"/>
    <w:rsid w:val="004538BE"/>
    <w:rsid w:val="004539BE"/>
    <w:rsid w:val="00453B60"/>
    <w:rsid w:val="00453E99"/>
    <w:rsid w:val="0045409B"/>
    <w:rsid w:val="00454165"/>
    <w:rsid w:val="00454F41"/>
    <w:rsid w:val="00455341"/>
    <w:rsid w:val="004555D4"/>
    <w:rsid w:val="004555E6"/>
    <w:rsid w:val="00455A3F"/>
    <w:rsid w:val="00455AC2"/>
    <w:rsid w:val="00455DA8"/>
    <w:rsid w:val="00455E4D"/>
    <w:rsid w:val="00455E51"/>
    <w:rsid w:val="00455F6E"/>
    <w:rsid w:val="00456467"/>
    <w:rsid w:val="00456574"/>
    <w:rsid w:val="004566E0"/>
    <w:rsid w:val="00456A57"/>
    <w:rsid w:val="00456D4D"/>
    <w:rsid w:val="004570F6"/>
    <w:rsid w:val="0045715D"/>
    <w:rsid w:val="004575FD"/>
    <w:rsid w:val="00457951"/>
    <w:rsid w:val="00457ED9"/>
    <w:rsid w:val="0046011E"/>
    <w:rsid w:val="00460128"/>
    <w:rsid w:val="00460191"/>
    <w:rsid w:val="0046023C"/>
    <w:rsid w:val="00460309"/>
    <w:rsid w:val="0046030E"/>
    <w:rsid w:val="00460526"/>
    <w:rsid w:val="004609BE"/>
    <w:rsid w:val="00460BF8"/>
    <w:rsid w:val="00460C51"/>
    <w:rsid w:val="00460D55"/>
    <w:rsid w:val="00460D6B"/>
    <w:rsid w:val="00460FC0"/>
    <w:rsid w:val="00461084"/>
    <w:rsid w:val="00461155"/>
    <w:rsid w:val="004614DE"/>
    <w:rsid w:val="00461951"/>
    <w:rsid w:val="0046198A"/>
    <w:rsid w:val="00461C8D"/>
    <w:rsid w:val="00461EE8"/>
    <w:rsid w:val="00461FAD"/>
    <w:rsid w:val="0046216D"/>
    <w:rsid w:val="0046217C"/>
    <w:rsid w:val="004622EC"/>
    <w:rsid w:val="004627D8"/>
    <w:rsid w:val="00462B1B"/>
    <w:rsid w:val="00462D70"/>
    <w:rsid w:val="0046306E"/>
    <w:rsid w:val="004630E7"/>
    <w:rsid w:val="00463248"/>
    <w:rsid w:val="004636BD"/>
    <w:rsid w:val="004636DD"/>
    <w:rsid w:val="00463748"/>
    <w:rsid w:val="00463A71"/>
    <w:rsid w:val="00463AAA"/>
    <w:rsid w:val="00463B63"/>
    <w:rsid w:val="00463ED6"/>
    <w:rsid w:val="00464169"/>
    <w:rsid w:val="00464554"/>
    <w:rsid w:val="0046458C"/>
    <w:rsid w:val="004646E9"/>
    <w:rsid w:val="00464707"/>
    <w:rsid w:val="004647D7"/>
    <w:rsid w:val="00464B5D"/>
    <w:rsid w:val="00464C0E"/>
    <w:rsid w:val="00464DEA"/>
    <w:rsid w:val="00465083"/>
    <w:rsid w:val="004650D6"/>
    <w:rsid w:val="004650DC"/>
    <w:rsid w:val="00465285"/>
    <w:rsid w:val="00465489"/>
    <w:rsid w:val="004655A2"/>
    <w:rsid w:val="004657B4"/>
    <w:rsid w:val="00465A87"/>
    <w:rsid w:val="00465A9F"/>
    <w:rsid w:val="00465B36"/>
    <w:rsid w:val="00465B51"/>
    <w:rsid w:val="00465C25"/>
    <w:rsid w:val="0046603B"/>
    <w:rsid w:val="00466194"/>
    <w:rsid w:val="004661E8"/>
    <w:rsid w:val="0046650B"/>
    <w:rsid w:val="00466AA5"/>
    <w:rsid w:val="00466F81"/>
    <w:rsid w:val="00466FF6"/>
    <w:rsid w:val="0046747D"/>
    <w:rsid w:val="004674BD"/>
    <w:rsid w:val="004675FD"/>
    <w:rsid w:val="00467AB0"/>
    <w:rsid w:val="00467B01"/>
    <w:rsid w:val="00467BA2"/>
    <w:rsid w:val="00467E11"/>
    <w:rsid w:val="00467E14"/>
    <w:rsid w:val="00470115"/>
    <w:rsid w:val="00470157"/>
    <w:rsid w:val="00470237"/>
    <w:rsid w:val="004703B5"/>
    <w:rsid w:val="004704B8"/>
    <w:rsid w:val="00470562"/>
    <w:rsid w:val="0047065B"/>
    <w:rsid w:val="0047073D"/>
    <w:rsid w:val="00470A79"/>
    <w:rsid w:val="00470B26"/>
    <w:rsid w:val="00470DE6"/>
    <w:rsid w:val="00470ECF"/>
    <w:rsid w:val="00470FAA"/>
    <w:rsid w:val="00471172"/>
    <w:rsid w:val="00471441"/>
    <w:rsid w:val="004714AB"/>
    <w:rsid w:val="00471515"/>
    <w:rsid w:val="00471553"/>
    <w:rsid w:val="00471FF9"/>
    <w:rsid w:val="004720C3"/>
    <w:rsid w:val="0047212E"/>
    <w:rsid w:val="00472637"/>
    <w:rsid w:val="00472925"/>
    <w:rsid w:val="004729A0"/>
    <w:rsid w:val="00472C83"/>
    <w:rsid w:val="00472EAE"/>
    <w:rsid w:val="00472ED4"/>
    <w:rsid w:val="0047315B"/>
    <w:rsid w:val="00473498"/>
    <w:rsid w:val="004736D7"/>
    <w:rsid w:val="004739F8"/>
    <w:rsid w:val="00473AB7"/>
    <w:rsid w:val="00473F62"/>
    <w:rsid w:val="004740EA"/>
    <w:rsid w:val="00474139"/>
    <w:rsid w:val="004744BF"/>
    <w:rsid w:val="0047461A"/>
    <w:rsid w:val="0047473A"/>
    <w:rsid w:val="0047479E"/>
    <w:rsid w:val="00474884"/>
    <w:rsid w:val="004750E0"/>
    <w:rsid w:val="00475237"/>
    <w:rsid w:val="00475255"/>
    <w:rsid w:val="0047564F"/>
    <w:rsid w:val="0047570C"/>
    <w:rsid w:val="004757C9"/>
    <w:rsid w:val="004758CE"/>
    <w:rsid w:val="004759B6"/>
    <w:rsid w:val="00475B5C"/>
    <w:rsid w:val="00475BB3"/>
    <w:rsid w:val="00475BE0"/>
    <w:rsid w:val="00475D9F"/>
    <w:rsid w:val="00475E74"/>
    <w:rsid w:val="004760AE"/>
    <w:rsid w:val="004761BD"/>
    <w:rsid w:val="00476314"/>
    <w:rsid w:val="004764CB"/>
    <w:rsid w:val="00476733"/>
    <w:rsid w:val="0047683C"/>
    <w:rsid w:val="004768DA"/>
    <w:rsid w:val="00476AE0"/>
    <w:rsid w:val="00476CAC"/>
    <w:rsid w:val="00476E64"/>
    <w:rsid w:val="00476F11"/>
    <w:rsid w:val="00477124"/>
    <w:rsid w:val="004775D2"/>
    <w:rsid w:val="004777D3"/>
    <w:rsid w:val="0047780A"/>
    <w:rsid w:val="004778F5"/>
    <w:rsid w:val="00477B49"/>
    <w:rsid w:val="00477FED"/>
    <w:rsid w:val="00480094"/>
    <w:rsid w:val="004803F1"/>
    <w:rsid w:val="0048095B"/>
    <w:rsid w:val="00480D9D"/>
    <w:rsid w:val="00480E90"/>
    <w:rsid w:val="0048114A"/>
    <w:rsid w:val="00481987"/>
    <w:rsid w:val="00481F48"/>
    <w:rsid w:val="00481FA5"/>
    <w:rsid w:val="0048204C"/>
    <w:rsid w:val="004820C0"/>
    <w:rsid w:val="0048233D"/>
    <w:rsid w:val="0048248D"/>
    <w:rsid w:val="004827D3"/>
    <w:rsid w:val="00482F81"/>
    <w:rsid w:val="00482FBB"/>
    <w:rsid w:val="00483D07"/>
    <w:rsid w:val="004841FC"/>
    <w:rsid w:val="00484308"/>
    <w:rsid w:val="00484453"/>
    <w:rsid w:val="00484603"/>
    <w:rsid w:val="004846F5"/>
    <w:rsid w:val="00484A8F"/>
    <w:rsid w:val="00484B19"/>
    <w:rsid w:val="00484B88"/>
    <w:rsid w:val="00484E6D"/>
    <w:rsid w:val="00484F00"/>
    <w:rsid w:val="004850FF"/>
    <w:rsid w:val="0048526F"/>
    <w:rsid w:val="004852F8"/>
    <w:rsid w:val="00485392"/>
    <w:rsid w:val="0048545A"/>
    <w:rsid w:val="004857A1"/>
    <w:rsid w:val="00485865"/>
    <w:rsid w:val="00485954"/>
    <w:rsid w:val="00485A00"/>
    <w:rsid w:val="00485B6A"/>
    <w:rsid w:val="00485CA2"/>
    <w:rsid w:val="00485D3E"/>
    <w:rsid w:val="00485EBB"/>
    <w:rsid w:val="00485F9C"/>
    <w:rsid w:val="00486076"/>
    <w:rsid w:val="00486164"/>
    <w:rsid w:val="004861A3"/>
    <w:rsid w:val="004864BB"/>
    <w:rsid w:val="0048661E"/>
    <w:rsid w:val="00486630"/>
    <w:rsid w:val="0048672A"/>
    <w:rsid w:val="0048696F"/>
    <w:rsid w:val="00486C36"/>
    <w:rsid w:val="00486F1A"/>
    <w:rsid w:val="004870EE"/>
    <w:rsid w:val="00487197"/>
    <w:rsid w:val="004872AC"/>
    <w:rsid w:val="004876D6"/>
    <w:rsid w:val="0048780C"/>
    <w:rsid w:val="004879E8"/>
    <w:rsid w:val="00487CF1"/>
    <w:rsid w:val="00487FFC"/>
    <w:rsid w:val="004904FB"/>
    <w:rsid w:val="004908E8"/>
    <w:rsid w:val="00490A7D"/>
    <w:rsid w:val="00490BA2"/>
    <w:rsid w:val="00490F7A"/>
    <w:rsid w:val="00491523"/>
    <w:rsid w:val="004917E8"/>
    <w:rsid w:val="00491982"/>
    <w:rsid w:val="004919A0"/>
    <w:rsid w:val="00491CEF"/>
    <w:rsid w:val="0049206B"/>
    <w:rsid w:val="0049261C"/>
    <w:rsid w:val="004928DD"/>
    <w:rsid w:val="00492CD5"/>
    <w:rsid w:val="00492ECD"/>
    <w:rsid w:val="00493054"/>
    <w:rsid w:val="0049311E"/>
    <w:rsid w:val="0049314B"/>
    <w:rsid w:val="004933C3"/>
    <w:rsid w:val="00493690"/>
    <w:rsid w:val="00493751"/>
    <w:rsid w:val="0049398C"/>
    <w:rsid w:val="00493B2A"/>
    <w:rsid w:val="00493D52"/>
    <w:rsid w:val="00493F8E"/>
    <w:rsid w:val="00493FC2"/>
    <w:rsid w:val="0049412F"/>
    <w:rsid w:val="00494208"/>
    <w:rsid w:val="0049426D"/>
    <w:rsid w:val="004944C4"/>
    <w:rsid w:val="004945C6"/>
    <w:rsid w:val="004945DB"/>
    <w:rsid w:val="004947CC"/>
    <w:rsid w:val="0049483F"/>
    <w:rsid w:val="00494EA1"/>
    <w:rsid w:val="004951EA"/>
    <w:rsid w:val="004952DD"/>
    <w:rsid w:val="00495501"/>
    <w:rsid w:val="00495505"/>
    <w:rsid w:val="00495E71"/>
    <w:rsid w:val="00495E98"/>
    <w:rsid w:val="00495F5F"/>
    <w:rsid w:val="00495FBE"/>
    <w:rsid w:val="004961CC"/>
    <w:rsid w:val="00496A23"/>
    <w:rsid w:val="00496BD7"/>
    <w:rsid w:val="00496D27"/>
    <w:rsid w:val="00496D51"/>
    <w:rsid w:val="00496FE9"/>
    <w:rsid w:val="004972D5"/>
    <w:rsid w:val="00497373"/>
    <w:rsid w:val="0049739D"/>
    <w:rsid w:val="0049747E"/>
    <w:rsid w:val="00497C93"/>
    <w:rsid w:val="00497DA0"/>
    <w:rsid w:val="00497EAD"/>
    <w:rsid w:val="004A0305"/>
    <w:rsid w:val="004A0618"/>
    <w:rsid w:val="004A072A"/>
    <w:rsid w:val="004A08E0"/>
    <w:rsid w:val="004A0C29"/>
    <w:rsid w:val="004A0CC6"/>
    <w:rsid w:val="004A1023"/>
    <w:rsid w:val="004A12F8"/>
    <w:rsid w:val="004A12F9"/>
    <w:rsid w:val="004A166C"/>
    <w:rsid w:val="004A16EE"/>
    <w:rsid w:val="004A17B6"/>
    <w:rsid w:val="004A1A3B"/>
    <w:rsid w:val="004A1F61"/>
    <w:rsid w:val="004A206F"/>
    <w:rsid w:val="004A225E"/>
    <w:rsid w:val="004A2292"/>
    <w:rsid w:val="004A22AA"/>
    <w:rsid w:val="004A22BC"/>
    <w:rsid w:val="004A253C"/>
    <w:rsid w:val="004A2540"/>
    <w:rsid w:val="004A258A"/>
    <w:rsid w:val="004A2687"/>
    <w:rsid w:val="004A2BD1"/>
    <w:rsid w:val="004A2C6B"/>
    <w:rsid w:val="004A2E0D"/>
    <w:rsid w:val="004A2F07"/>
    <w:rsid w:val="004A3873"/>
    <w:rsid w:val="004A3BE4"/>
    <w:rsid w:val="004A3EEA"/>
    <w:rsid w:val="004A4120"/>
    <w:rsid w:val="004A440D"/>
    <w:rsid w:val="004A44E6"/>
    <w:rsid w:val="004A475F"/>
    <w:rsid w:val="004A4A90"/>
    <w:rsid w:val="004A4AC2"/>
    <w:rsid w:val="004A4DCA"/>
    <w:rsid w:val="004A4E09"/>
    <w:rsid w:val="004A526E"/>
    <w:rsid w:val="004A5679"/>
    <w:rsid w:val="004A5760"/>
    <w:rsid w:val="004A5871"/>
    <w:rsid w:val="004A58D6"/>
    <w:rsid w:val="004A5CB7"/>
    <w:rsid w:val="004A5D04"/>
    <w:rsid w:val="004A5DF0"/>
    <w:rsid w:val="004A5E96"/>
    <w:rsid w:val="004A5F8C"/>
    <w:rsid w:val="004A60D9"/>
    <w:rsid w:val="004A621D"/>
    <w:rsid w:val="004A62B5"/>
    <w:rsid w:val="004A6314"/>
    <w:rsid w:val="004A64F8"/>
    <w:rsid w:val="004A6977"/>
    <w:rsid w:val="004A698B"/>
    <w:rsid w:val="004A6D1E"/>
    <w:rsid w:val="004A6E19"/>
    <w:rsid w:val="004A6EAD"/>
    <w:rsid w:val="004A71F0"/>
    <w:rsid w:val="004A7310"/>
    <w:rsid w:val="004A7475"/>
    <w:rsid w:val="004A755C"/>
    <w:rsid w:val="004A75C9"/>
    <w:rsid w:val="004A7CB3"/>
    <w:rsid w:val="004A7FA6"/>
    <w:rsid w:val="004B01B4"/>
    <w:rsid w:val="004B0A52"/>
    <w:rsid w:val="004B0D6B"/>
    <w:rsid w:val="004B0F8E"/>
    <w:rsid w:val="004B1106"/>
    <w:rsid w:val="004B1298"/>
    <w:rsid w:val="004B1422"/>
    <w:rsid w:val="004B1477"/>
    <w:rsid w:val="004B1677"/>
    <w:rsid w:val="004B1993"/>
    <w:rsid w:val="004B1D59"/>
    <w:rsid w:val="004B20B4"/>
    <w:rsid w:val="004B2251"/>
    <w:rsid w:val="004B22B2"/>
    <w:rsid w:val="004B2432"/>
    <w:rsid w:val="004B2754"/>
    <w:rsid w:val="004B2983"/>
    <w:rsid w:val="004B2B94"/>
    <w:rsid w:val="004B2C92"/>
    <w:rsid w:val="004B2E22"/>
    <w:rsid w:val="004B2E2E"/>
    <w:rsid w:val="004B316B"/>
    <w:rsid w:val="004B31AD"/>
    <w:rsid w:val="004B33C8"/>
    <w:rsid w:val="004B37C0"/>
    <w:rsid w:val="004B3F5B"/>
    <w:rsid w:val="004B3F79"/>
    <w:rsid w:val="004B3FD4"/>
    <w:rsid w:val="004B40F8"/>
    <w:rsid w:val="004B449A"/>
    <w:rsid w:val="004B4512"/>
    <w:rsid w:val="004B45A5"/>
    <w:rsid w:val="004B45E1"/>
    <w:rsid w:val="004B468C"/>
    <w:rsid w:val="004B4794"/>
    <w:rsid w:val="004B4826"/>
    <w:rsid w:val="004B48A7"/>
    <w:rsid w:val="004B48AD"/>
    <w:rsid w:val="004B4CE3"/>
    <w:rsid w:val="004B4D47"/>
    <w:rsid w:val="004B4DE6"/>
    <w:rsid w:val="004B4FF0"/>
    <w:rsid w:val="004B4FFB"/>
    <w:rsid w:val="004B5363"/>
    <w:rsid w:val="004B562F"/>
    <w:rsid w:val="004B5774"/>
    <w:rsid w:val="004B57E8"/>
    <w:rsid w:val="004B5988"/>
    <w:rsid w:val="004B623B"/>
    <w:rsid w:val="004B6423"/>
    <w:rsid w:val="004B653C"/>
    <w:rsid w:val="004B6DE5"/>
    <w:rsid w:val="004B6F8A"/>
    <w:rsid w:val="004B6FDA"/>
    <w:rsid w:val="004B7102"/>
    <w:rsid w:val="004B71D7"/>
    <w:rsid w:val="004B7761"/>
    <w:rsid w:val="004B77CB"/>
    <w:rsid w:val="004B79D2"/>
    <w:rsid w:val="004B7A0C"/>
    <w:rsid w:val="004B7A11"/>
    <w:rsid w:val="004B7C0F"/>
    <w:rsid w:val="004B7FD9"/>
    <w:rsid w:val="004C0049"/>
    <w:rsid w:val="004C0074"/>
    <w:rsid w:val="004C06D7"/>
    <w:rsid w:val="004C09EB"/>
    <w:rsid w:val="004C0B11"/>
    <w:rsid w:val="004C0ECA"/>
    <w:rsid w:val="004C0FD3"/>
    <w:rsid w:val="004C0FE6"/>
    <w:rsid w:val="004C1538"/>
    <w:rsid w:val="004C16E0"/>
    <w:rsid w:val="004C17A8"/>
    <w:rsid w:val="004C17B1"/>
    <w:rsid w:val="004C1882"/>
    <w:rsid w:val="004C18E0"/>
    <w:rsid w:val="004C1905"/>
    <w:rsid w:val="004C1CF0"/>
    <w:rsid w:val="004C21EA"/>
    <w:rsid w:val="004C23FA"/>
    <w:rsid w:val="004C247C"/>
    <w:rsid w:val="004C24B7"/>
    <w:rsid w:val="004C254B"/>
    <w:rsid w:val="004C25AA"/>
    <w:rsid w:val="004C270E"/>
    <w:rsid w:val="004C2915"/>
    <w:rsid w:val="004C2AF7"/>
    <w:rsid w:val="004C2CDB"/>
    <w:rsid w:val="004C340E"/>
    <w:rsid w:val="004C341B"/>
    <w:rsid w:val="004C3642"/>
    <w:rsid w:val="004C36C0"/>
    <w:rsid w:val="004C3FF4"/>
    <w:rsid w:val="004C40C1"/>
    <w:rsid w:val="004C4359"/>
    <w:rsid w:val="004C47A0"/>
    <w:rsid w:val="004C484A"/>
    <w:rsid w:val="004C499C"/>
    <w:rsid w:val="004C4A44"/>
    <w:rsid w:val="004C4AAC"/>
    <w:rsid w:val="004C4CBD"/>
    <w:rsid w:val="004C4D5A"/>
    <w:rsid w:val="004C4D5B"/>
    <w:rsid w:val="004C4F2F"/>
    <w:rsid w:val="004C4FB4"/>
    <w:rsid w:val="004C5096"/>
    <w:rsid w:val="004C51D2"/>
    <w:rsid w:val="004C52AF"/>
    <w:rsid w:val="004C52EF"/>
    <w:rsid w:val="004C5362"/>
    <w:rsid w:val="004C5DED"/>
    <w:rsid w:val="004C638C"/>
    <w:rsid w:val="004C6787"/>
    <w:rsid w:val="004C69BC"/>
    <w:rsid w:val="004C6B5C"/>
    <w:rsid w:val="004C6BEE"/>
    <w:rsid w:val="004C6C8A"/>
    <w:rsid w:val="004C73B0"/>
    <w:rsid w:val="004C745A"/>
    <w:rsid w:val="004C74AF"/>
    <w:rsid w:val="004C7A09"/>
    <w:rsid w:val="004C7D4E"/>
    <w:rsid w:val="004C7F4B"/>
    <w:rsid w:val="004D010F"/>
    <w:rsid w:val="004D05B8"/>
    <w:rsid w:val="004D09D9"/>
    <w:rsid w:val="004D1065"/>
    <w:rsid w:val="004D13FB"/>
    <w:rsid w:val="004D15F9"/>
    <w:rsid w:val="004D174F"/>
    <w:rsid w:val="004D1AA8"/>
    <w:rsid w:val="004D1C64"/>
    <w:rsid w:val="004D1F02"/>
    <w:rsid w:val="004D2094"/>
    <w:rsid w:val="004D225E"/>
    <w:rsid w:val="004D263B"/>
    <w:rsid w:val="004D2B6C"/>
    <w:rsid w:val="004D2E9B"/>
    <w:rsid w:val="004D2F9A"/>
    <w:rsid w:val="004D361E"/>
    <w:rsid w:val="004D3D26"/>
    <w:rsid w:val="004D3F15"/>
    <w:rsid w:val="004D3FFC"/>
    <w:rsid w:val="004D415A"/>
    <w:rsid w:val="004D415D"/>
    <w:rsid w:val="004D49C5"/>
    <w:rsid w:val="004D4EB4"/>
    <w:rsid w:val="004D53EE"/>
    <w:rsid w:val="004D54C6"/>
    <w:rsid w:val="004D550B"/>
    <w:rsid w:val="004D55FB"/>
    <w:rsid w:val="004D563E"/>
    <w:rsid w:val="004D5964"/>
    <w:rsid w:val="004D59BF"/>
    <w:rsid w:val="004D5BDA"/>
    <w:rsid w:val="004D5C55"/>
    <w:rsid w:val="004D5D2A"/>
    <w:rsid w:val="004D5EEC"/>
    <w:rsid w:val="004D5FCF"/>
    <w:rsid w:val="004D65DD"/>
    <w:rsid w:val="004D66DE"/>
    <w:rsid w:val="004D6725"/>
    <w:rsid w:val="004D68F5"/>
    <w:rsid w:val="004D6944"/>
    <w:rsid w:val="004D694E"/>
    <w:rsid w:val="004D703C"/>
    <w:rsid w:val="004D72F7"/>
    <w:rsid w:val="004D73E6"/>
    <w:rsid w:val="004D752B"/>
    <w:rsid w:val="004D75A3"/>
    <w:rsid w:val="004D7C1C"/>
    <w:rsid w:val="004D7CA6"/>
    <w:rsid w:val="004D7CEC"/>
    <w:rsid w:val="004D7CEF"/>
    <w:rsid w:val="004D7DEB"/>
    <w:rsid w:val="004D7EB7"/>
    <w:rsid w:val="004E0070"/>
    <w:rsid w:val="004E0820"/>
    <w:rsid w:val="004E0DDE"/>
    <w:rsid w:val="004E1115"/>
    <w:rsid w:val="004E1152"/>
    <w:rsid w:val="004E115E"/>
    <w:rsid w:val="004E15F8"/>
    <w:rsid w:val="004E165F"/>
    <w:rsid w:val="004E1702"/>
    <w:rsid w:val="004E1B6C"/>
    <w:rsid w:val="004E1F3E"/>
    <w:rsid w:val="004E1F89"/>
    <w:rsid w:val="004E208D"/>
    <w:rsid w:val="004E21EE"/>
    <w:rsid w:val="004E2229"/>
    <w:rsid w:val="004E228D"/>
    <w:rsid w:val="004E25C6"/>
    <w:rsid w:val="004E268F"/>
    <w:rsid w:val="004E278F"/>
    <w:rsid w:val="004E27CD"/>
    <w:rsid w:val="004E2835"/>
    <w:rsid w:val="004E29D8"/>
    <w:rsid w:val="004E2A44"/>
    <w:rsid w:val="004E2B12"/>
    <w:rsid w:val="004E2C63"/>
    <w:rsid w:val="004E383C"/>
    <w:rsid w:val="004E3955"/>
    <w:rsid w:val="004E3E84"/>
    <w:rsid w:val="004E3FDB"/>
    <w:rsid w:val="004E4104"/>
    <w:rsid w:val="004E4135"/>
    <w:rsid w:val="004E4332"/>
    <w:rsid w:val="004E4407"/>
    <w:rsid w:val="004E48ED"/>
    <w:rsid w:val="004E497F"/>
    <w:rsid w:val="004E4AFF"/>
    <w:rsid w:val="004E4BAE"/>
    <w:rsid w:val="004E4BBA"/>
    <w:rsid w:val="004E557E"/>
    <w:rsid w:val="004E5AF7"/>
    <w:rsid w:val="004E5BCA"/>
    <w:rsid w:val="004E5CA5"/>
    <w:rsid w:val="004E6031"/>
    <w:rsid w:val="004E615C"/>
    <w:rsid w:val="004E6416"/>
    <w:rsid w:val="004E6499"/>
    <w:rsid w:val="004E654F"/>
    <w:rsid w:val="004E66C4"/>
    <w:rsid w:val="004E6864"/>
    <w:rsid w:val="004E68D4"/>
    <w:rsid w:val="004E6932"/>
    <w:rsid w:val="004E6A0D"/>
    <w:rsid w:val="004E6A24"/>
    <w:rsid w:val="004E6D95"/>
    <w:rsid w:val="004E724B"/>
    <w:rsid w:val="004E72FA"/>
    <w:rsid w:val="004E7336"/>
    <w:rsid w:val="004E74A7"/>
    <w:rsid w:val="004E74AE"/>
    <w:rsid w:val="004E79F4"/>
    <w:rsid w:val="004E7AF6"/>
    <w:rsid w:val="004F03F1"/>
    <w:rsid w:val="004F0698"/>
    <w:rsid w:val="004F0A04"/>
    <w:rsid w:val="004F1065"/>
    <w:rsid w:val="004F11BB"/>
    <w:rsid w:val="004F1327"/>
    <w:rsid w:val="004F13A6"/>
    <w:rsid w:val="004F1590"/>
    <w:rsid w:val="004F15BA"/>
    <w:rsid w:val="004F18C9"/>
    <w:rsid w:val="004F193F"/>
    <w:rsid w:val="004F1954"/>
    <w:rsid w:val="004F1C00"/>
    <w:rsid w:val="004F209E"/>
    <w:rsid w:val="004F216D"/>
    <w:rsid w:val="004F21F5"/>
    <w:rsid w:val="004F2A28"/>
    <w:rsid w:val="004F2A29"/>
    <w:rsid w:val="004F2B27"/>
    <w:rsid w:val="004F2C43"/>
    <w:rsid w:val="004F301C"/>
    <w:rsid w:val="004F3065"/>
    <w:rsid w:val="004F326C"/>
    <w:rsid w:val="004F32CE"/>
    <w:rsid w:val="004F342B"/>
    <w:rsid w:val="004F36F3"/>
    <w:rsid w:val="004F3B3D"/>
    <w:rsid w:val="004F422F"/>
    <w:rsid w:val="004F4264"/>
    <w:rsid w:val="004F4781"/>
    <w:rsid w:val="004F49B6"/>
    <w:rsid w:val="004F4A6C"/>
    <w:rsid w:val="004F4C5C"/>
    <w:rsid w:val="004F5593"/>
    <w:rsid w:val="004F5679"/>
    <w:rsid w:val="004F5717"/>
    <w:rsid w:val="004F5B7B"/>
    <w:rsid w:val="004F5D16"/>
    <w:rsid w:val="004F5F68"/>
    <w:rsid w:val="004F6084"/>
    <w:rsid w:val="004F6095"/>
    <w:rsid w:val="004F6372"/>
    <w:rsid w:val="004F67C4"/>
    <w:rsid w:val="004F693D"/>
    <w:rsid w:val="004F6C83"/>
    <w:rsid w:val="004F6F55"/>
    <w:rsid w:val="004F73E0"/>
    <w:rsid w:val="004F7442"/>
    <w:rsid w:val="004F7C1E"/>
    <w:rsid w:val="004F7CEC"/>
    <w:rsid w:val="004F7D0E"/>
    <w:rsid w:val="005000FF"/>
    <w:rsid w:val="00500261"/>
    <w:rsid w:val="0050026E"/>
    <w:rsid w:val="00500336"/>
    <w:rsid w:val="005005E7"/>
    <w:rsid w:val="00500750"/>
    <w:rsid w:val="00500829"/>
    <w:rsid w:val="0050091F"/>
    <w:rsid w:val="00500A24"/>
    <w:rsid w:val="00500B4F"/>
    <w:rsid w:val="00500BDA"/>
    <w:rsid w:val="00501194"/>
    <w:rsid w:val="005011FE"/>
    <w:rsid w:val="00501213"/>
    <w:rsid w:val="00501362"/>
    <w:rsid w:val="00501526"/>
    <w:rsid w:val="0050161D"/>
    <w:rsid w:val="0050166E"/>
    <w:rsid w:val="005017D5"/>
    <w:rsid w:val="005019CF"/>
    <w:rsid w:val="00501A6F"/>
    <w:rsid w:val="00501BEF"/>
    <w:rsid w:val="00501CCD"/>
    <w:rsid w:val="00501F92"/>
    <w:rsid w:val="0050217C"/>
    <w:rsid w:val="005024AA"/>
    <w:rsid w:val="00502569"/>
    <w:rsid w:val="0050273E"/>
    <w:rsid w:val="0050277E"/>
    <w:rsid w:val="00502D90"/>
    <w:rsid w:val="00502EE5"/>
    <w:rsid w:val="00503196"/>
    <w:rsid w:val="00503277"/>
    <w:rsid w:val="00503361"/>
    <w:rsid w:val="005036FB"/>
    <w:rsid w:val="005036FF"/>
    <w:rsid w:val="00503845"/>
    <w:rsid w:val="00503B80"/>
    <w:rsid w:val="0050419F"/>
    <w:rsid w:val="00504220"/>
    <w:rsid w:val="00504349"/>
    <w:rsid w:val="00504693"/>
    <w:rsid w:val="0050471B"/>
    <w:rsid w:val="00504B8F"/>
    <w:rsid w:val="00504BBE"/>
    <w:rsid w:val="00504C12"/>
    <w:rsid w:val="00504DF6"/>
    <w:rsid w:val="0050567E"/>
    <w:rsid w:val="00505A53"/>
    <w:rsid w:val="00505C0A"/>
    <w:rsid w:val="00505DBF"/>
    <w:rsid w:val="00505ECA"/>
    <w:rsid w:val="00505F81"/>
    <w:rsid w:val="005061BE"/>
    <w:rsid w:val="005063AB"/>
    <w:rsid w:val="005064D4"/>
    <w:rsid w:val="005066F1"/>
    <w:rsid w:val="0050697D"/>
    <w:rsid w:val="0050705C"/>
    <w:rsid w:val="005073D2"/>
    <w:rsid w:val="0050748A"/>
    <w:rsid w:val="0050749C"/>
    <w:rsid w:val="005075D6"/>
    <w:rsid w:val="00507D9F"/>
    <w:rsid w:val="00507EE3"/>
    <w:rsid w:val="00507FA8"/>
    <w:rsid w:val="005101D9"/>
    <w:rsid w:val="00510509"/>
    <w:rsid w:val="0051071A"/>
    <w:rsid w:val="0051072A"/>
    <w:rsid w:val="00510731"/>
    <w:rsid w:val="00510B20"/>
    <w:rsid w:val="00510E7D"/>
    <w:rsid w:val="00510FA2"/>
    <w:rsid w:val="00511518"/>
    <w:rsid w:val="00511B71"/>
    <w:rsid w:val="0051204D"/>
    <w:rsid w:val="00512343"/>
    <w:rsid w:val="005123E3"/>
    <w:rsid w:val="00512502"/>
    <w:rsid w:val="0051259A"/>
    <w:rsid w:val="00512A75"/>
    <w:rsid w:val="00512A96"/>
    <w:rsid w:val="00512BF3"/>
    <w:rsid w:val="00512C69"/>
    <w:rsid w:val="00512DC3"/>
    <w:rsid w:val="00512E00"/>
    <w:rsid w:val="005131B8"/>
    <w:rsid w:val="0051387D"/>
    <w:rsid w:val="0051388A"/>
    <w:rsid w:val="00513981"/>
    <w:rsid w:val="0051399E"/>
    <w:rsid w:val="00513B77"/>
    <w:rsid w:val="00513BB7"/>
    <w:rsid w:val="00513C1F"/>
    <w:rsid w:val="00513F1B"/>
    <w:rsid w:val="00514593"/>
    <w:rsid w:val="0051483F"/>
    <w:rsid w:val="0051486C"/>
    <w:rsid w:val="00514CE4"/>
    <w:rsid w:val="00514CFC"/>
    <w:rsid w:val="00514F88"/>
    <w:rsid w:val="005150ED"/>
    <w:rsid w:val="005151D4"/>
    <w:rsid w:val="005154E7"/>
    <w:rsid w:val="00515802"/>
    <w:rsid w:val="0051589D"/>
    <w:rsid w:val="0051592E"/>
    <w:rsid w:val="00515AB5"/>
    <w:rsid w:val="00515B01"/>
    <w:rsid w:val="00515DB6"/>
    <w:rsid w:val="00515E7B"/>
    <w:rsid w:val="00515F86"/>
    <w:rsid w:val="0051605A"/>
    <w:rsid w:val="005160AB"/>
    <w:rsid w:val="00516132"/>
    <w:rsid w:val="00516290"/>
    <w:rsid w:val="00516393"/>
    <w:rsid w:val="005165AD"/>
    <w:rsid w:val="0051675C"/>
    <w:rsid w:val="0051687D"/>
    <w:rsid w:val="0051695C"/>
    <w:rsid w:val="00516BE5"/>
    <w:rsid w:val="00517046"/>
    <w:rsid w:val="0051708B"/>
    <w:rsid w:val="00517211"/>
    <w:rsid w:val="00517273"/>
    <w:rsid w:val="00517326"/>
    <w:rsid w:val="0051737B"/>
    <w:rsid w:val="005173A1"/>
    <w:rsid w:val="00517526"/>
    <w:rsid w:val="005175A4"/>
    <w:rsid w:val="005175C4"/>
    <w:rsid w:val="005176CF"/>
    <w:rsid w:val="00517808"/>
    <w:rsid w:val="00517871"/>
    <w:rsid w:val="00517A0E"/>
    <w:rsid w:val="00517B57"/>
    <w:rsid w:val="00517C47"/>
    <w:rsid w:val="00517CCA"/>
    <w:rsid w:val="00517EBE"/>
    <w:rsid w:val="0052019F"/>
    <w:rsid w:val="00520399"/>
    <w:rsid w:val="005203D5"/>
    <w:rsid w:val="00520610"/>
    <w:rsid w:val="005207A3"/>
    <w:rsid w:val="00520B10"/>
    <w:rsid w:val="00520B52"/>
    <w:rsid w:val="00520C2C"/>
    <w:rsid w:val="00520D16"/>
    <w:rsid w:val="00520E86"/>
    <w:rsid w:val="00521613"/>
    <w:rsid w:val="00521D2F"/>
    <w:rsid w:val="00521FB0"/>
    <w:rsid w:val="0052218B"/>
    <w:rsid w:val="005221D1"/>
    <w:rsid w:val="005222A8"/>
    <w:rsid w:val="005222D2"/>
    <w:rsid w:val="0052232A"/>
    <w:rsid w:val="005223C7"/>
    <w:rsid w:val="0052254C"/>
    <w:rsid w:val="00522ECB"/>
    <w:rsid w:val="00523161"/>
    <w:rsid w:val="005231BC"/>
    <w:rsid w:val="00523257"/>
    <w:rsid w:val="0052333E"/>
    <w:rsid w:val="00523367"/>
    <w:rsid w:val="00523460"/>
    <w:rsid w:val="005234A5"/>
    <w:rsid w:val="005235C0"/>
    <w:rsid w:val="00523793"/>
    <w:rsid w:val="005237E3"/>
    <w:rsid w:val="0052387A"/>
    <w:rsid w:val="00523B5A"/>
    <w:rsid w:val="005243EE"/>
    <w:rsid w:val="00524781"/>
    <w:rsid w:val="0052508C"/>
    <w:rsid w:val="005251B0"/>
    <w:rsid w:val="00525492"/>
    <w:rsid w:val="005254B9"/>
    <w:rsid w:val="005255C0"/>
    <w:rsid w:val="00525B91"/>
    <w:rsid w:val="00525C1E"/>
    <w:rsid w:val="00525E2E"/>
    <w:rsid w:val="00526361"/>
    <w:rsid w:val="00526437"/>
    <w:rsid w:val="00526663"/>
    <w:rsid w:val="005267FF"/>
    <w:rsid w:val="0052702E"/>
    <w:rsid w:val="00527107"/>
    <w:rsid w:val="00527183"/>
    <w:rsid w:val="0052719C"/>
    <w:rsid w:val="005272E6"/>
    <w:rsid w:val="005276BC"/>
    <w:rsid w:val="00527711"/>
    <w:rsid w:val="00527C40"/>
    <w:rsid w:val="00527D04"/>
    <w:rsid w:val="00527E0E"/>
    <w:rsid w:val="00527E43"/>
    <w:rsid w:val="00530150"/>
    <w:rsid w:val="005302F5"/>
    <w:rsid w:val="005305B6"/>
    <w:rsid w:val="00530A2F"/>
    <w:rsid w:val="00530B30"/>
    <w:rsid w:val="00530D1B"/>
    <w:rsid w:val="00530E3E"/>
    <w:rsid w:val="0053101B"/>
    <w:rsid w:val="0053134C"/>
    <w:rsid w:val="0053147E"/>
    <w:rsid w:val="0053149A"/>
    <w:rsid w:val="005315F8"/>
    <w:rsid w:val="00531620"/>
    <w:rsid w:val="0053164A"/>
    <w:rsid w:val="00531A2B"/>
    <w:rsid w:val="00531D1F"/>
    <w:rsid w:val="00531D3E"/>
    <w:rsid w:val="005320C1"/>
    <w:rsid w:val="00532591"/>
    <w:rsid w:val="005326A5"/>
    <w:rsid w:val="00532C79"/>
    <w:rsid w:val="00532CA6"/>
    <w:rsid w:val="00532DF2"/>
    <w:rsid w:val="00532E00"/>
    <w:rsid w:val="0053316F"/>
    <w:rsid w:val="00533664"/>
    <w:rsid w:val="0053371E"/>
    <w:rsid w:val="0053388C"/>
    <w:rsid w:val="00533B66"/>
    <w:rsid w:val="00533BD4"/>
    <w:rsid w:val="00533CAC"/>
    <w:rsid w:val="00533CC8"/>
    <w:rsid w:val="00533F88"/>
    <w:rsid w:val="00533F91"/>
    <w:rsid w:val="005341B2"/>
    <w:rsid w:val="005341BF"/>
    <w:rsid w:val="00534526"/>
    <w:rsid w:val="00534A6D"/>
    <w:rsid w:val="00534F25"/>
    <w:rsid w:val="005352E3"/>
    <w:rsid w:val="00535358"/>
    <w:rsid w:val="00535613"/>
    <w:rsid w:val="0053591E"/>
    <w:rsid w:val="0053596F"/>
    <w:rsid w:val="00535A5C"/>
    <w:rsid w:val="00535E1F"/>
    <w:rsid w:val="0053649C"/>
    <w:rsid w:val="00536B72"/>
    <w:rsid w:val="00536C70"/>
    <w:rsid w:val="00536D5A"/>
    <w:rsid w:val="00537200"/>
    <w:rsid w:val="0053725B"/>
    <w:rsid w:val="0053751E"/>
    <w:rsid w:val="005375B0"/>
    <w:rsid w:val="005379CF"/>
    <w:rsid w:val="00537A1E"/>
    <w:rsid w:val="00537B16"/>
    <w:rsid w:val="00537CAD"/>
    <w:rsid w:val="00537F11"/>
    <w:rsid w:val="00540115"/>
    <w:rsid w:val="00540381"/>
    <w:rsid w:val="00540513"/>
    <w:rsid w:val="00540769"/>
    <w:rsid w:val="00540B29"/>
    <w:rsid w:val="00540BB9"/>
    <w:rsid w:val="00540CB8"/>
    <w:rsid w:val="00540CD0"/>
    <w:rsid w:val="00540CF0"/>
    <w:rsid w:val="00540FF6"/>
    <w:rsid w:val="005410EA"/>
    <w:rsid w:val="0054126A"/>
    <w:rsid w:val="0054146B"/>
    <w:rsid w:val="0054160A"/>
    <w:rsid w:val="00541611"/>
    <w:rsid w:val="00541746"/>
    <w:rsid w:val="00541768"/>
    <w:rsid w:val="00541780"/>
    <w:rsid w:val="005417F4"/>
    <w:rsid w:val="00541827"/>
    <w:rsid w:val="005419B2"/>
    <w:rsid w:val="00541A18"/>
    <w:rsid w:val="00541D18"/>
    <w:rsid w:val="00541F6A"/>
    <w:rsid w:val="005420D7"/>
    <w:rsid w:val="00542144"/>
    <w:rsid w:val="00542353"/>
    <w:rsid w:val="00542467"/>
    <w:rsid w:val="00542606"/>
    <w:rsid w:val="0054288F"/>
    <w:rsid w:val="00542B12"/>
    <w:rsid w:val="00542D5E"/>
    <w:rsid w:val="00542DE0"/>
    <w:rsid w:val="00542F50"/>
    <w:rsid w:val="005436AB"/>
    <w:rsid w:val="0054385C"/>
    <w:rsid w:val="005439CA"/>
    <w:rsid w:val="005439D5"/>
    <w:rsid w:val="00543C74"/>
    <w:rsid w:val="00543F18"/>
    <w:rsid w:val="00543F1E"/>
    <w:rsid w:val="005441B4"/>
    <w:rsid w:val="005441D3"/>
    <w:rsid w:val="005442AA"/>
    <w:rsid w:val="0054437B"/>
    <w:rsid w:val="0054440E"/>
    <w:rsid w:val="005448B4"/>
    <w:rsid w:val="00544AFF"/>
    <w:rsid w:val="00544EE9"/>
    <w:rsid w:val="005451F4"/>
    <w:rsid w:val="00545422"/>
    <w:rsid w:val="0054567E"/>
    <w:rsid w:val="005456AC"/>
    <w:rsid w:val="005457B6"/>
    <w:rsid w:val="005457CD"/>
    <w:rsid w:val="005461C1"/>
    <w:rsid w:val="005465B4"/>
    <w:rsid w:val="00546664"/>
    <w:rsid w:val="0054685E"/>
    <w:rsid w:val="0054695E"/>
    <w:rsid w:val="005469FA"/>
    <w:rsid w:val="00546B26"/>
    <w:rsid w:val="00546FA6"/>
    <w:rsid w:val="00547392"/>
    <w:rsid w:val="005473F3"/>
    <w:rsid w:val="00547C47"/>
    <w:rsid w:val="00547C4E"/>
    <w:rsid w:val="00547E77"/>
    <w:rsid w:val="005502E7"/>
    <w:rsid w:val="0055075F"/>
    <w:rsid w:val="005507C1"/>
    <w:rsid w:val="005508B4"/>
    <w:rsid w:val="00550A6A"/>
    <w:rsid w:val="00550C4F"/>
    <w:rsid w:val="00550D72"/>
    <w:rsid w:val="00550E07"/>
    <w:rsid w:val="00550E85"/>
    <w:rsid w:val="0055104A"/>
    <w:rsid w:val="0055114C"/>
    <w:rsid w:val="00551503"/>
    <w:rsid w:val="0055157B"/>
    <w:rsid w:val="00551795"/>
    <w:rsid w:val="00551992"/>
    <w:rsid w:val="00551AD1"/>
    <w:rsid w:val="00551E24"/>
    <w:rsid w:val="005520C3"/>
    <w:rsid w:val="00552140"/>
    <w:rsid w:val="005521C3"/>
    <w:rsid w:val="005521F3"/>
    <w:rsid w:val="00552833"/>
    <w:rsid w:val="00552A8A"/>
    <w:rsid w:val="00553248"/>
    <w:rsid w:val="0055336A"/>
    <w:rsid w:val="005536FB"/>
    <w:rsid w:val="00553843"/>
    <w:rsid w:val="0055384B"/>
    <w:rsid w:val="00553887"/>
    <w:rsid w:val="00553997"/>
    <w:rsid w:val="00553B87"/>
    <w:rsid w:val="00553E50"/>
    <w:rsid w:val="00553F2F"/>
    <w:rsid w:val="0055430D"/>
    <w:rsid w:val="0055473D"/>
    <w:rsid w:val="00554948"/>
    <w:rsid w:val="00554A38"/>
    <w:rsid w:val="00554B85"/>
    <w:rsid w:val="00554EB4"/>
    <w:rsid w:val="0055527A"/>
    <w:rsid w:val="0055554A"/>
    <w:rsid w:val="00555570"/>
    <w:rsid w:val="0055562C"/>
    <w:rsid w:val="0055572A"/>
    <w:rsid w:val="00555878"/>
    <w:rsid w:val="00555931"/>
    <w:rsid w:val="00555973"/>
    <w:rsid w:val="00555A0F"/>
    <w:rsid w:val="00555A37"/>
    <w:rsid w:val="00555EAA"/>
    <w:rsid w:val="00556321"/>
    <w:rsid w:val="0055643D"/>
    <w:rsid w:val="00556627"/>
    <w:rsid w:val="00556759"/>
    <w:rsid w:val="00556BEE"/>
    <w:rsid w:val="00557083"/>
    <w:rsid w:val="005571AA"/>
    <w:rsid w:val="00557257"/>
    <w:rsid w:val="00557291"/>
    <w:rsid w:val="00557346"/>
    <w:rsid w:val="0055745B"/>
    <w:rsid w:val="005574B2"/>
    <w:rsid w:val="005574CB"/>
    <w:rsid w:val="005577EF"/>
    <w:rsid w:val="00557B66"/>
    <w:rsid w:val="00557D02"/>
    <w:rsid w:val="00557DFB"/>
    <w:rsid w:val="0056038A"/>
    <w:rsid w:val="0056041B"/>
    <w:rsid w:val="0056046F"/>
    <w:rsid w:val="0056095D"/>
    <w:rsid w:val="00560E4E"/>
    <w:rsid w:val="00560E74"/>
    <w:rsid w:val="00560F7F"/>
    <w:rsid w:val="00560FE5"/>
    <w:rsid w:val="00561047"/>
    <w:rsid w:val="0056104F"/>
    <w:rsid w:val="0056114C"/>
    <w:rsid w:val="005612A7"/>
    <w:rsid w:val="00561464"/>
    <w:rsid w:val="0056164B"/>
    <w:rsid w:val="005618EA"/>
    <w:rsid w:val="00562589"/>
    <w:rsid w:val="00562892"/>
    <w:rsid w:val="00562AAC"/>
    <w:rsid w:val="00562AF7"/>
    <w:rsid w:val="00562E9B"/>
    <w:rsid w:val="00562F71"/>
    <w:rsid w:val="00563157"/>
    <w:rsid w:val="005633BD"/>
    <w:rsid w:val="00563507"/>
    <w:rsid w:val="005635F1"/>
    <w:rsid w:val="0056383D"/>
    <w:rsid w:val="0056389E"/>
    <w:rsid w:val="005640D6"/>
    <w:rsid w:val="00564127"/>
    <w:rsid w:val="0056426A"/>
    <w:rsid w:val="0056447B"/>
    <w:rsid w:val="0056449E"/>
    <w:rsid w:val="005647F0"/>
    <w:rsid w:val="00564C05"/>
    <w:rsid w:val="00564C36"/>
    <w:rsid w:val="00564E13"/>
    <w:rsid w:val="00564EA4"/>
    <w:rsid w:val="00564EB5"/>
    <w:rsid w:val="005656F4"/>
    <w:rsid w:val="00565937"/>
    <w:rsid w:val="00565B71"/>
    <w:rsid w:val="00565B8C"/>
    <w:rsid w:val="00565E14"/>
    <w:rsid w:val="00565ED5"/>
    <w:rsid w:val="00566035"/>
    <w:rsid w:val="0056608A"/>
    <w:rsid w:val="0056635B"/>
    <w:rsid w:val="0056635F"/>
    <w:rsid w:val="00566547"/>
    <w:rsid w:val="0056679B"/>
    <w:rsid w:val="00566AD7"/>
    <w:rsid w:val="00566EE6"/>
    <w:rsid w:val="0056723D"/>
    <w:rsid w:val="00567954"/>
    <w:rsid w:val="00567E00"/>
    <w:rsid w:val="0057006A"/>
    <w:rsid w:val="00570092"/>
    <w:rsid w:val="00570172"/>
    <w:rsid w:val="005704D2"/>
    <w:rsid w:val="00570677"/>
    <w:rsid w:val="00570A37"/>
    <w:rsid w:val="00570ACE"/>
    <w:rsid w:val="00570B2B"/>
    <w:rsid w:val="00570E3D"/>
    <w:rsid w:val="005710D6"/>
    <w:rsid w:val="00571381"/>
    <w:rsid w:val="00571422"/>
    <w:rsid w:val="00571C01"/>
    <w:rsid w:val="00571DD1"/>
    <w:rsid w:val="00571E09"/>
    <w:rsid w:val="00571ED5"/>
    <w:rsid w:val="00571FF3"/>
    <w:rsid w:val="0057251D"/>
    <w:rsid w:val="00572862"/>
    <w:rsid w:val="00572B29"/>
    <w:rsid w:val="00572BF5"/>
    <w:rsid w:val="00572F79"/>
    <w:rsid w:val="005730C4"/>
    <w:rsid w:val="005733B8"/>
    <w:rsid w:val="005737B2"/>
    <w:rsid w:val="00573831"/>
    <w:rsid w:val="00573B4A"/>
    <w:rsid w:val="00573DD0"/>
    <w:rsid w:val="005744F2"/>
    <w:rsid w:val="0057458D"/>
    <w:rsid w:val="0057459C"/>
    <w:rsid w:val="005745B1"/>
    <w:rsid w:val="00574984"/>
    <w:rsid w:val="00574B2F"/>
    <w:rsid w:val="00574FDE"/>
    <w:rsid w:val="00575144"/>
    <w:rsid w:val="005753D3"/>
    <w:rsid w:val="00575462"/>
    <w:rsid w:val="0057573E"/>
    <w:rsid w:val="0057593D"/>
    <w:rsid w:val="00575C10"/>
    <w:rsid w:val="00575C77"/>
    <w:rsid w:val="00575E8D"/>
    <w:rsid w:val="00575EB4"/>
    <w:rsid w:val="00576392"/>
    <w:rsid w:val="005763E4"/>
    <w:rsid w:val="005764F7"/>
    <w:rsid w:val="00576BB5"/>
    <w:rsid w:val="00576C29"/>
    <w:rsid w:val="00576DB7"/>
    <w:rsid w:val="0057706B"/>
    <w:rsid w:val="0057765F"/>
    <w:rsid w:val="00577703"/>
    <w:rsid w:val="00577737"/>
    <w:rsid w:val="005778FF"/>
    <w:rsid w:val="00577914"/>
    <w:rsid w:val="00577B88"/>
    <w:rsid w:val="00577C47"/>
    <w:rsid w:val="00577C5C"/>
    <w:rsid w:val="00577D74"/>
    <w:rsid w:val="005800C4"/>
    <w:rsid w:val="005800C6"/>
    <w:rsid w:val="00580653"/>
    <w:rsid w:val="005808D9"/>
    <w:rsid w:val="00580D46"/>
    <w:rsid w:val="00580E6F"/>
    <w:rsid w:val="0058112E"/>
    <w:rsid w:val="0058149F"/>
    <w:rsid w:val="005816D0"/>
    <w:rsid w:val="005818B2"/>
    <w:rsid w:val="00581B9B"/>
    <w:rsid w:val="00581E6B"/>
    <w:rsid w:val="00581ED9"/>
    <w:rsid w:val="00581EFF"/>
    <w:rsid w:val="005821D5"/>
    <w:rsid w:val="00582568"/>
    <w:rsid w:val="005826A6"/>
    <w:rsid w:val="00582964"/>
    <w:rsid w:val="00582A48"/>
    <w:rsid w:val="00582D1E"/>
    <w:rsid w:val="005830BE"/>
    <w:rsid w:val="0058332D"/>
    <w:rsid w:val="005833AA"/>
    <w:rsid w:val="0058347E"/>
    <w:rsid w:val="005835C9"/>
    <w:rsid w:val="005839DC"/>
    <w:rsid w:val="00583C07"/>
    <w:rsid w:val="00583C3E"/>
    <w:rsid w:val="00583CB5"/>
    <w:rsid w:val="00583CF2"/>
    <w:rsid w:val="00583E3A"/>
    <w:rsid w:val="00583F31"/>
    <w:rsid w:val="00583FF5"/>
    <w:rsid w:val="005840B5"/>
    <w:rsid w:val="005844D5"/>
    <w:rsid w:val="005846B1"/>
    <w:rsid w:val="00584716"/>
    <w:rsid w:val="005848C4"/>
    <w:rsid w:val="00584906"/>
    <w:rsid w:val="00584C99"/>
    <w:rsid w:val="00584D74"/>
    <w:rsid w:val="00584DEA"/>
    <w:rsid w:val="00584F9D"/>
    <w:rsid w:val="00584FF9"/>
    <w:rsid w:val="005850F3"/>
    <w:rsid w:val="005858C1"/>
    <w:rsid w:val="00585A1F"/>
    <w:rsid w:val="00585C73"/>
    <w:rsid w:val="00585CF2"/>
    <w:rsid w:val="00585DD7"/>
    <w:rsid w:val="005860C1"/>
    <w:rsid w:val="00586200"/>
    <w:rsid w:val="005863CE"/>
    <w:rsid w:val="005868F7"/>
    <w:rsid w:val="0058694F"/>
    <w:rsid w:val="00586A09"/>
    <w:rsid w:val="00586F43"/>
    <w:rsid w:val="005872C9"/>
    <w:rsid w:val="005873B1"/>
    <w:rsid w:val="00587830"/>
    <w:rsid w:val="00587CF2"/>
    <w:rsid w:val="005900AB"/>
    <w:rsid w:val="005900CA"/>
    <w:rsid w:val="00590CDD"/>
    <w:rsid w:val="00590F50"/>
    <w:rsid w:val="0059109C"/>
    <w:rsid w:val="005912EE"/>
    <w:rsid w:val="00591442"/>
    <w:rsid w:val="005916B3"/>
    <w:rsid w:val="0059185E"/>
    <w:rsid w:val="00591ACE"/>
    <w:rsid w:val="00591B43"/>
    <w:rsid w:val="00591BD5"/>
    <w:rsid w:val="005920C8"/>
    <w:rsid w:val="005921FC"/>
    <w:rsid w:val="005925B3"/>
    <w:rsid w:val="00592759"/>
    <w:rsid w:val="00592815"/>
    <w:rsid w:val="0059290D"/>
    <w:rsid w:val="00593280"/>
    <w:rsid w:val="005934C6"/>
    <w:rsid w:val="0059383D"/>
    <w:rsid w:val="0059389A"/>
    <w:rsid w:val="00593F15"/>
    <w:rsid w:val="00594126"/>
    <w:rsid w:val="00594129"/>
    <w:rsid w:val="005942BF"/>
    <w:rsid w:val="00594303"/>
    <w:rsid w:val="005949AB"/>
    <w:rsid w:val="00595033"/>
    <w:rsid w:val="0059547D"/>
    <w:rsid w:val="00595797"/>
    <w:rsid w:val="0059583E"/>
    <w:rsid w:val="00595AC7"/>
    <w:rsid w:val="00595D05"/>
    <w:rsid w:val="00595EBD"/>
    <w:rsid w:val="00596123"/>
    <w:rsid w:val="0059622D"/>
    <w:rsid w:val="00596274"/>
    <w:rsid w:val="00596DB3"/>
    <w:rsid w:val="00596DE4"/>
    <w:rsid w:val="00596EE8"/>
    <w:rsid w:val="00596EED"/>
    <w:rsid w:val="0059715E"/>
    <w:rsid w:val="0059724C"/>
    <w:rsid w:val="0059745B"/>
    <w:rsid w:val="005974DF"/>
    <w:rsid w:val="005976F9"/>
    <w:rsid w:val="005978FC"/>
    <w:rsid w:val="005979BB"/>
    <w:rsid w:val="00597A0E"/>
    <w:rsid w:val="00597A1D"/>
    <w:rsid w:val="00597C90"/>
    <w:rsid w:val="005A0125"/>
    <w:rsid w:val="005A0156"/>
    <w:rsid w:val="005A02EA"/>
    <w:rsid w:val="005A0503"/>
    <w:rsid w:val="005A0952"/>
    <w:rsid w:val="005A0A59"/>
    <w:rsid w:val="005A0A82"/>
    <w:rsid w:val="005A0B29"/>
    <w:rsid w:val="005A0C2C"/>
    <w:rsid w:val="005A0CDD"/>
    <w:rsid w:val="005A0DDC"/>
    <w:rsid w:val="005A0E54"/>
    <w:rsid w:val="005A1561"/>
    <w:rsid w:val="005A15DA"/>
    <w:rsid w:val="005A19E2"/>
    <w:rsid w:val="005A1FE6"/>
    <w:rsid w:val="005A2008"/>
    <w:rsid w:val="005A231C"/>
    <w:rsid w:val="005A26FC"/>
    <w:rsid w:val="005A27E2"/>
    <w:rsid w:val="005A28E2"/>
    <w:rsid w:val="005A2970"/>
    <w:rsid w:val="005A2994"/>
    <w:rsid w:val="005A2B98"/>
    <w:rsid w:val="005A32BD"/>
    <w:rsid w:val="005A36F1"/>
    <w:rsid w:val="005A3978"/>
    <w:rsid w:val="005A3CD0"/>
    <w:rsid w:val="005A3D0D"/>
    <w:rsid w:val="005A3D22"/>
    <w:rsid w:val="005A3D50"/>
    <w:rsid w:val="005A3F4F"/>
    <w:rsid w:val="005A40EB"/>
    <w:rsid w:val="005A4136"/>
    <w:rsid w:val="005A444A"/>
    <w:rsid w:val="005A45EE"/>
    <w:rsid w:val="005A4C17"/>
    <w:rsid w:val="005A4D0E"/>
    <w:rsid w:val="005A50D7"/>
    <w:rsid w:val="005A512D"/>
    <w:rsid w:val="005A5208"/>
    <w:rsid w:val="005A52EF"/>
    <w:rsid w:val="005A5354"/>
    <w:rsid w:val="005A54F3"/>
    <w:rsid w:val="005A5715"/>
    <w:rsid w:val="005A5D5C"/>
    <w:rsid w:val="005A5DCD"/>
    <w:rsid w:val="005A5EA9"/>
    <w:rsid w:val="005A6071"/>
    <w:rsid w:val="005A6C61"/>
    <w:rsid w:val="005A6D96"/>
    <w:rsid w:val="005A6DE9"/>
    <w:rsid w:val="005A6F36"/>
    <w:rsid w:val="005A6FA9"/>
    <w:rsid w:val="005A7026"/>
    <w:rsid w:val="005A719E"/>
    <w:rsid w:val="005A73BB"/>
    <w:rsid w:val="005A758C"/>
    <w:rsid w:val="005A772D"/>
    <w:rsid w:val="005A7909"/>
    <w:rsid w:val="005A7997"/>
    <w:rsid w:val="005A7BB7"/>
    <w:rsid w:val="005A7F6F"/>
    <w:rsid w:val="005B0066"/>
    <w:rsid w:val="005B0D3A"/>
    <w:rsid w:val="005B0FCA"/>
    <w:rsid w:val="005B1564"/>
    <w:rsid w:val="005B1742"/>
    <w:rsid w:val="005B191D"/>
    <w:rsid w:val="005B1DB6"/>
    <w:rsid w:val="005B1E3A"/>
    <w:rsid w:val="005B1E7A"/>
    <w:rsid w:val="005B1ED0"/>
    <w:rsid w:val="005B20B1"/>
    <w:rsid w:val="005B25E7"/>
    <w:rsid w:val="005B2656"/>
    <w:rsid w:val="005B2B73"/>
    <w:rsid w:val="005B2B7F"/>
    <w:rsid w:val="005B310C"/>
    <w:rsid w:val="005B33E7"/>
    <w:rsid w:val="005B364D"/>
    <w:rsid w:val="005B36D0"/>
    <w:rsid w:val="005B37E5"/>
    <w:rsid w:val="005B3806"/>
    <w:rsid w:val="005B38BE"/>
    <w:rsid w:val="005B3A2A"/>
    <w:rsid w:val="005B3C35"/>
    <w:rsid w:val="005B3D6D"/>
    <w:rsid w:val="005B40C9"/>
    <w:rsid w:val="005B40D2"/>
    <w:rsid w:val="005B44E3"/>
    <w:rsid w:val="005B48DE"/>
    <w:rsid w:val="005B4BCC"/>
    <w:rsid w:val="005B4D14"/>
    <w:rsid w:val="005B5C85"/>
    <w:rsid w:val="005B5D7A"/>
    <w:rsid w:val="005B6155"/>
    <w:rsid w:val="005B61AC"/>
    <w:rsid w:val="005B642C"/>
    <w:rsid w:val="005B65B7"/>
    <w:rsid w:val="005B6677"/>
    <w:rsid w:val="005B6EC4"/>
    <w:rsid w:val="005B6FF4"/>
    <w:rsid w:val="005B733F"/>
    <w:rsid w:val="005B73EA"/>
    <w:rsid w:val="005B740C"/>
    <w:rsid w:val="005B7490"/>
    <w:rsid w:val="005B75FF"/>
    <w:rsid w:val="005B7968"/>
    <w:rsid w:val="005B7A84"/>
    <w:rsid w:val="005B7B7A"/>
    <w:rsid w:val="005B7E5C"/>
    <w:rsid w:val="005B7F7C"/>
    <w:rsid w:val="005C0285"/>
    <w:rsid w:val="005C063C"/>
    <w:rsid w:val="005C08E2"/>
    <w:rsid w:val="005C0932"/>
    <w:rsid w:val="005C0952"/>
    <w:rsid w:val="005C0A29"/>
    <w:rsid w:val="005C0A62"/>
    <w:rsid w:val="005C0B75"/>
    <w:rsid w:val="005C10AA"/>
    <w:rsid w:val="005C128B"/>
    <w:rsid w:val="005C1386"/>
    <w:rsid w:val="005C1752"/>
    <w:rsid w:val="005C1858"/>
    <w:rsid w:val="005C1CE7"/>
    <w:rsid w:val="005C1D00"/>
    <w:rsid w:val="005C1D6B"/>
    <w:rsid w:val="005C1E53"/>
    <w:rsid w:val="005C210F"/>
    <w:rsid w:val="005C217A"/>
    <w:rsid w:val="005C21EF"/>
    <w:rsid w:val="005C2221"/>
    <w:rsid w:val="005C25ED"/>
    <w:rsid w:val="005C25EE"/>
    <w:rsid w:val="005C25FF"/>
    <w:rsid w:val="005C261F"/>
    <w:rsid w:val="005C2710"/>
    <w:rsid w:val="005C2872"/>
    <w:rsid w:val="005C2A07"/>
    <w:rsid w:val="005C2B73"/>
    <w:rsid w:val="005C2BD9"/>
    <w:rsid w:val="005C2E25"/>
    <w:rsid w:val="005C2FAA"/>
    <w:rsid w:val="005C30E9"/>
    <w:rsid w:val="005C3331"/>
    <w:rsid w:val="005C33B8"/>
    <w:rsid w:val="005C33DB"/>
    <w:rsid w:val="005C3635"/>
    <w:rsid w:val="005C3E38"/>
    <w:rsid w:val="005C3F47"/>
    <w:rsid w:val="005C404F"/>
    <w:rsid w:val="005C41AD"/>
    <w:rsid w:val="005C43B3"/>
    <w:rsid w:val="005C4477"/>
    <w:rsid w:val="005C4729"/>
    <w:rsid w:val="005C47A3"/>
    <w:rsid w:val="005C4B1A"/>
    <w:rsid w:val="005C4BBA"/>
    <w:rsid w:val="005C4DEF"/>
    <w:rsid w:val="005C51CB"/>
    <w:rsid w:val="005C5237"/>
    <w:rsid w:val="005C5261"/>
    <w:rsid w:val="005C54B8"/>
    <w:rsid w:val="005C5560"/>
    <w:rsid w:val="005C5644"/>
    <w:rsid w:val="005C582F"/>
    <w:rsid w:val="005C5C48"/>
    <w:rsid w:val="005C6024"/>
    <w:rsid w:val="005C61B0"/>
    <w:rsid w:val="005C655C"/>
    <w:rsid w:val="005C6572"/>
    <w:rsid w:val="005C67BD"/>
    <w:rsid w:val="005C6882"/>
    <w:rsid w:val="005C6AED"/>
    <w:rsid w:val="005C6D70"/>
    <w:rsid w:val="005C6F5E"/>
    <w:rsid w:val="005C6F70"/>
    <w:rsid w:val="005C71E0"/>
    <w:rsid w:val="005C7310"/>
    <w:rsid w:val="005C78EF"/>
    <w:rsid w:val="005C7963"/>
    <w:rsid w:val="005C79D4"/>
    <w:rsid w:val="005C7D24"/>
    <w:rsid w:val="005C7D9D"/>
    <w:rsid w:val="005C7F2A"/>
    <w:rsid w:val="005C7FA5"/>
    <w:rsid w:val="005D0185"/>
    <w:rsid w:val="005D04B1"/>
    <w:rsid w:val="005D04CE"/>
    <w:rsid w:val="005D0590"/>
    <w:rsid w:val="005D06ED"/>
    <w:rsid w:val="005D096A"/>
    <w:rsid w:val="005D0A82"/>
    <w:rsid w:val="005D16B7"/>
    <w:rsid w:val="005D1B2D"/>
    <w:rsid w:val="005D1F59"/>
    <w:rsid w:val="005D20CF"/>
    <w:rsid w:val="005D2AF0"/>
    <w:rsid w:val="005D3026"/>
    <w:rsid w:val="005D3096"/>
    <w:rsid w:val="005D30ED"/>
    <w:rsid w:val="005D315D"/>
    <w:rsid w:val="005D34B0"/>
    <w:rsid w:val="005D3660"/>
    <w:rsid w:val="005D3A18"/>
    <w:rsid w:val="005D3BFA"/>
    <w:rsid w:val="005D409A"/>
    <w:rsid w:val="005D4230"/>
    <w:rsid w:val="005D4245"/>
    <w:rsid w:val="005D44B2"/>
    <w:rsid w:val="005D46C6"/>
    <w:rsid w:val="005D49EB"/>
    <w:rsid w:val="005D4CED"/>
    <w:rsid w:val="005D4F83"/>
    <w:rsid w:val="005D5300"/>
    <w:rsid w:val="005D5497"/>
    <w:rsid w:val="005D565C"/>
    <w:rsid w:val="005D589C"/>
    <w:rsid w:val="005D58BB"/>
    <w:rsid w:val="005D59A6"/>
    <w:rsid w:val="005D64F8"/>
    <w:rsid w:val="005D6B06"/>
    <w:rsid w:val="005D6B54"/>
    <w:rsid w:val="005D6FC5"/>
    <w:rsid w:val="005D73B0"/>
    <w:rsid w:val="005D73B8"/>
    <w:rsid w:val="005D7407"/>
    <w:rsid w:val="005D76AB"/>
    <w:rsid w:val="005D77FE"/>
    <w:rsid w:val="005D7868"/>
    <w:rsid w:val="005D7A4F"/>
    <w:rsid w:val="005D7CD8"/>
    <w:rsid w:val="005E011A"/>
    <w:rsid w:val="005E02F4"/>
    <w:rsid w:val="005E0606"/>
    <w:rsid w:val="005E0662"/>
    <w:rsid w:val="005E0667"/>
    <w:rsid w:val="005E0688"/>
    <w:rsid w:val="005E0790"/>
    <w:rsid w:val="005E082B"/>
    <w:rsid w:val="005E0898"/>
    <w:rsid w:val="005E0B2D"/>
    <w:rsid w:val="005E0ECF"/>
    <w:rsid w:val="005E0F0A"/>
    <w:rsid w:val="005E15F9"/>
    <w:rsid w:val="005E16AE"/>
    <w:rsid w:val="005E1A62"/>
    <w:rsid w:val="005E1DAB"/>
    <w:rsid w:val="005E2049"/>
    <w:rsid w:val="005E20F7"/>
    <w:rsid w:val="005E216B"/>
    <w:rsid w:val="005E293F"/>
    <w:rsid w:val="005E2A67"/>
    <w:rsid w:val="005E2AAE"/>
    <w:rsid w:val="005E2B4A"/>
    <w:rsid w:val="005E2B7E"/>
    <w:rsid w:val="005E2E65"/>
    <w:rsid w:val="005E2FCA"/>
    <w:rsid w:val="005E317B"/>
    <w:rsid w:val="005E369E"/>
    <w:rsid w:val="005E36A9"/>
    <w:rsid w:val="005E36E3"/>
    <w:rsid w:val="005E37A6"/>
    <w:rsid w:val="005E37F0"/>
    <w:rsid w:val="005E38E3"/>
    <w:rsid w:val="005E391D"/>
    <w:rsid w:val="005E3A15"/>
    <w:rsid w:val="005E3AFC"/>
    <w:rsid w:val="005E3B8F"/>
    <w:rsid w:val="005E3BF3"/>
    <w:rsid w:val="005E3F92"/>
    <w:rsid w:val="005E4042"/>
    <w:rsid w:val="005E445E"/>
    <w:rsid w:val="005E4530"/>
    <w:rsid w:val="005E4559"/>
    <w:rsid w:val="005E45B0"/>
    <w:rsid w:val="005E4864"/>
    <w:rsid w:val="005E4A1E"/>
    <w:rsid w:val="005E4B84"/>
    <w:rsid w:val="005E4CBD"/>
    <w:rsid w:val="005E4E9B"/>
    <w:rsid w:val="005E4F05"/>
    <w:rsid w:val="005E4F98"/>
    <w:rsid w:val="005E4FEE"/>
    <w:rsid w:val="005E53A2"/>
    <w:rsid w:val="005E549B"/>
    <w:rsid w:val="005E556D"/>
    <w:rsid w:val="005E5785"/>
    <w:rsid w:val="005E5798"/>
    <w:rsid w:val="005E57FE"/>
    <w:rsid w:val="005E5D23"/>
    <w:rsid w:val="005E6111"/>
    <w:rsid w:val="005E61C5"/>
    <w:rsid w:val="005E637B"/>
    <w:rsid w:val="005E64C0"/>
    <w:rsid w:val="005E68A9"/>
    <w:rsid w:val="005E6AAC"/>
    <w:rsid w:val="005E6BFE"/>
    <w:rsid w:val="005E7266"/>
    <w:rsid w:val="005E737E"/>
    <w:rsid w:val="005E78BD"/>
    <w:rsid w:val="005E7C94"/>
    <w:rsid w:val="005E7D8E"/>
    <w:rsid w:val="005E7EA2"/>
    <w:rsid w:val="005E7FC7"/>
    <w:rsid w:val="005F009C"/>
    <w:rsid w:val="005F05BD"/>
    <w:rsid w:val="005F0A43"/>
    <w:rsid w:val="005F0AFB"/>
    <w:rsid w:val="005F0C2B"/>
    <w:rsid w:val="005F0EF9"/>
    <w:rsid w:val="005F0F9E"/>
    <w:rsid w:val="005F1415"/>
    <w:rsid w:val="005F15FD"/>
    <w:rsid w:val="005F1950"/>
    <w:rsid w:val="005F1A7C"/>
    <w:rsid w:val="005F1B2E"/>
    <w:rsid w:val="005F1B31"/>
    <w:rsid w:val="005F1BB9"/>
    <w:rsid w:val="005F1D38"/>
    <w:rsid w:val="005F1D7B"/>
    <w:rsid w:val="005F1F78"/>
    <w:rsid w:val="005F21E0"/>
    <w:rsid w:val="005F2375"/>
    <w:rsid w:val="005F23F6"/>
    <w:rsid w:val="005F26FC"/>
    <w:rsid w:val="005F280E"/>
    <w:rsid w:val="005F29AB"/>
    <w:rsid w:val="005F2BB0"/>
    <w:rsid w:val="005F2F86"/>
    <w:rsid w:val="005F3424"/>
    <w:rsid w:val="005F3718"/>
    <w:rsid w:val="005F3874"/>
    <w:rsid w:val="005F3991"/>
    <w:rsid w:val="005F3B2B"/>
    <w:rsid w:val="005F3DAF"/>
    <w:rsid w:val="005F3FCC"/>
    <w:rsid w:val="005F4240"/>
    <w:rsid w:val="005F43AA"/>
    <w:rsid w:val="005F4414"/>
    <w:rsid w:val="005F451F"/>
    <w:rsid w:val="005F4734"/>
    <w:rsid w:val="005F4867"/>
    <w:rsid w:val="005F4E68"/>
    <w:rsid w:val="005F4F42"/>
    <w:rsid w:val="005F4F73"/>
    <w:rsid w:val="005F50A7"/>
    <w:rsid w:val="005F5142"/>
    <w:rsid w:val="005F55C4"/>
    <w:rsid w:val="005F561F"/>
    <w:rsid w:val="005F575D"/>
    <w:rsid w:val="005F5795"/>
    <w:rsid w:val="005F5979"/>
    <w:rsid w:val="005F5AC0"/>
    <w:rsid w:val="005F5D1C"/>
    <w:rsid w:val="005F5EF0"/>
    <w:rsid w:val="005F5FE1"/>
    <w:rsid w:val="005F6000"/>
    <w:rsid w:val="005F6804"/>
    <w:rsid w:val="005F6907"/>
    <w:rsid w:val="005F6D07"/>
    <w:rsid w:val="005F6F1E"/>
    <w:rsid w:val="005F6F3B"/>
    <w:rsid w:val="005F705E"/>
    <w:rsid w:val="005F7064"/>
    <w:rsid w:val="005F7076"/>
    <w:rsid w:val="005F7177"/>
    <w:rsid w:val="005F71E6"/>
    <w:rsid w:val="005F7469"/>
    <w:rsid w:val="005F7519"/>
    <w:rsid w:val="005F76BB"/>
    <w:rsid w:val="005F776F"/>
    <w:rsid w:val="005F7A42"/>
    <w:rsid w:val="005F7B2D"/>
    <w:rsid w:val="005F7B49"/>
    <w:rsid w:val="005F7B96"/>
    <w:rsid w:val="005F7C55"/>
    <w:rsid w:val="005F7D53"/>
    <w:rsid w:val="005F7E57"/>
    <w:rsid w:val="006000E6"/>
    <w:rsid w:val="00600165"/>
    <w:rsid w:val="00600664"/>
    <w:rsid w:val="006006A7"/>
    <w:rsid w:val="0060074E"/>
    <w:rsid w:val="0060096F"/>
    <w:rsid w:val="006009AF"/>
    <w:rsid w:val="00600D8F"/>
    <w:rsid w:val="00600ED6"/>
    <w:rsid w:val="006010E3"/>
    <w:rsid w:val="00601100"/>
    <w:rsid w:val="00601222"/>
    <w:rsid w:val="00601371"/>
    <w:rsid w:val="0060145F"/>
    <w:rsid w:val="006016BE"/>
    <w:rsid w:val="0060176D"/>
    <w:rsid w:val="00601774"/>
    <w:rsid w:val="00601985"/>
    <w:rsid w:val="00602282"/>
    <w:rsid w:val="0060250F"/>
    <w:rsid w:val="00602D0F"/>
    <w:rsid w:val="00602D2E"/>
    <w:rsid w:val="00602DEE"/>
    <w:rsid w:val="00602F82"/>
    <w:rsid w:val="00602FFF"/>
    <w:rsid w:val="006030F5"/>
    <w:rsid w:val="006031D7"/>
    <w:rsid w:val="006033BE"/>
    <w:rsid w:val="0060351A"/>
    <w:rsid w:val="00603593"/>
    <w:rsid w:val="006035F7"/>
    <w:rsid w:val="00603869"/>
    <w:rsid w:val="00603DD7"/>
    <w:rsid w:val="00603E80"/>
    <w:rsid w:val="0060402A"/>
    <w:rsid w:val="00604278"/>
    <w:rsid w:val="00604280"/>
    <w:rsid w:val="006044EE"/>
    <w:rsid w:val="006047A0"/>
    <w:rsid w:val="006051FA"/>
    <w:rsid w:val="006052F1"/>
    <w:rsid w:val="00605608"/>
    <w:rsid w:val="006056A7"/>
    <w:rsid w:val="00605A8E"/>
    <w:rsid w:val="00605BC1"/>
    <w:rsid w:val="00605CBD"/>
    <w:rsid w:val="00605F37"/>
    <w:rsid w:val="00605F3C"/>
    <w:rsid w:val="0060600C"/>
    <w:rsid w:val="006064C8"/>
    <w:rsid w:val="006065B4"/>
    <w:rsid w:val="006067C0"/>
    <w:rsid w:val="0060681E"/>
    <w:rsid w:val="00606A87"/>
    <w:rsid w:val="00606DED"/>
    <w:rsid w:val="00607436"/>
    <w:rsid w:val="00607913"/>
    <w:rsid w:val="0060799C"/>
    <w:rsid w:val="00607B4E"/>
    <w:rsid w:val="00607B65"/>
    <w:rsid w:val="00607BBC"/>
    <w:rsid w:val="00607BDA"/>
    <w:rsid w:val="00607DD8"/>
    <w:rsid w:val="006100C4"/>
    <w:rsid w:val="00610288"/>
    <w:rsid w:val="006107DE"/>
    <w:rsid w:val="00610C78"/>
    <w:rsid w:val="00610E0C"/>
    <w:rsid w:val="00611530"/>
    <w:rsid w:val="0061156D"/>
    <w:rsid w:val="00611630"/>
    <w:rsid w:val="00611674"/>
    <w:rsid w:val="0061198D"/>
    <w:rsid w:val="00611A5B"/>
    <w:rsid w:val="00611AAE"/>
    <w:rsid w:val="00611B80"/>
    <w:rsid w:val="00611FF9"/>
    <w:rsid w:val="00612091"/>
    <w:rsid w:val="00612174"/>
    <w:rsid w:val="006121EE"/>
    <w:rsid w:val="0061249D"/>
    <w:rsid w:val="00612524"/>
    <w:rsid w:val="00612867"/>
    <w:rsid w:val="006128E9"/>
    <w:rsid w:val="006128F5"/>
    <w:rsid w:val="00612B79"/>
    <w:rsid w:val="00612EBE"/>
    <w:rsid w:val="006134BB"/>
    <w:rsid w:val="0061352D"/>
    <w:rsid w:val="00613705"/>
    <w:rsid w:val="00613EB6"/>
    <w:rsid w:val="006142BD"/>
    <w:rsid w:val="006148FA"/>
    <w:rsid w:val="006148FC"/>
    <w:rsid w:val="00614ABC"/>
    <w:rsid w:val="00614ADA"/>
    <w:rsid w:val="00614B9E"/>
    <w:rsid w:val="00614E80"/>
    <w:rsid w:val="00614EC6"/>
    <w:rsid w:val="00614F63"/>
    <w:rsid w:val="00615040"/>
    <w:rsid w:val="0061514D"/>
    <w:rsid w:val="00615453"/>
    <w:rsid w:val="0061582E"/>
    <w:rsid w:val="00615995"/>
    <w:rsid w:val="00615A18"/>
    <w:rsid w:val="00615D4C"/>
    <w:rsid w:val="00615DC6"/>
    <w:rsid w:val="00615F28"/>
    <w:rsid w:val="00616221"/>
    <w:rsid w:val="006167FA"/>
    <w:rsid w:val="00616872"/>
    <w:rsid w:val="00616AD6"/>
    <w:rsid w:val="00616C76"/>
    <w:rsid w:val="00616E7F"/>
    <w:rsid w:val="006171BB"/>
    <w:rsid w:val="00617229"/>
    <w:rsid w:val="006177E9"/>
    <w:rsid w:val="00617871"/>
    <w:rsid w:val="00617E0C"/>
    <w:rsid w:val="00617F0B"/>
    <w:rsid w:val="00617F3E"/>
    <w:rsid w:val="006200AF"/>
    <w:rsid w:val="006200CB"/>
    <w:rsid w:val="00620767"/>
    <w:rsid w:val="006208ED"/>
    <w:rsid w:val="00620B50"/>
    <w:rsid w:val="00620D58"/>
    <w:rsid w:val="00620F13"/>
    <w:rsid w:val="00620F5B"/>
    <w:rsid w:val="00620F68"/>
    <w:rsid w:val="00621148"/>
    <w:rsid w:val="0062116E"/>
    <w:rsid w:val="0062127D"/>
    <w:rsid w:val="0062151D"/>
    <w:rsid w:val="00621684"/>
    <w:rsid w:val="006216F5"/>
    <w:rsid w:val="0062181E"/>
    <w:rsid w:val="00621C98"/>
    <w:rsid w:val="00621EC7"/>
    <w:rsid w:val="006223A5"/>
    <w:rsid w:val="0062263E"/>
    <w:rsid w:val="0062269D"/>
    <w:rsid w:val="006226FD"/>
    <w:rsid w:val="00622789"/>
    <w:rsid w:val="00622825"/>
    <w:rsid w:val="00622B12"/>
    <w:rsid w:val="00622B2C"/>
    <w:rsid w:val="00622E13"/>
    <w:rsid w:val="00622F0A"/>
    <w:rsid w:val="00622F22"/>
    <w:rsid w:val="00623120"/>
    <w:rsid w:val="006231A8"/>
    <w:rsid w:val="00623309"/>
    <w:rsid w:val="0062331C"/>
    <w:rsid w:val="006233B2"/>
    <w:rsid w:val="006233BE"/>
    <w:rsid w:val="0062348C"/>
    <w:rsid w:val="0062357B"/>
    <w:rsid w:val="0062377E"/>
    <w:rsid w:val="0062379A"/>
    <w:rsid w:val="00623820"/>
    <w:rsid w:val="0062389D"/>
    <w:rsid w:val="00623C59"/>
    <w:rsid w:val="00623D39"/>
    <w:rsid w:val="00623DED"/>
    <w:rsid w:val="00624053"/>
    <w:rsid w:val="006240C3"/>
    <w:rsid w:val="0062411D"/>
    <w:rsid w:val="00624946"/>
    <w:rsid w:val="0062495D"/>
    <w:rsid w:val="00624991"/>
    <w:rsid w:val="006249CE"/>
    <w:rsid w:val="00624CE3"/>
    <w:rsid w:val="00624D73"/>
    <w:rsid w:val="00625158"/>
    <w:rsid w:val="006251B4"/>
    <w:rsid w:val="00625807"/>
    <w:rsid w:val="0062595F"/>
    <w:rsid w:val="00625AC0"/>
    <w:rsid w:val="00625B09"/>
    <w:rsid w:val="00625B73"/>
    <w:rsid w:val="00625C0C"/>
    <w:rsid w:val="00625CC7"/>
    <w:rsid w:val="00625F01"/>
    <w:rsid w:val="006267C3"/>
    <w:rsid w:val="00626818"/>
    <w:rsid w:val="00626A6D"/>
    <w:rsid w:val="00626B4F"/>
    <w:rsid w:val="00626CDA"/>
    <w:rsid w:val="00626DEB"/>
    <w:rsid w:val="00626E3E"/>
    <w:rsid w:val="00627101"/>
    <w:rsid w:val="00627520"/>
    <w:rsid w:val="006275D0"/>
    <w:rsid w:val="006277CA"/>
    <w:rsid w:val="00627CAD"/>
    <w:rsid w:val="0063001D"/>
    <w:rsid w:val="00630096"/>
    <w:rsid w:val="00630253"/>
    <w:rsid w:val="006304A8"/>
    <w:rsid w:val="006305AB"/>
    <w:rsid w:val="0063078C"/>
    <w:rsid w:val="0063099D"/>
    <w:rsid w:val="00630AB6"/>
    <w:rsid w:val="00630C26"/>
    <w:rsid w:val="00630F13"/>
    <w:rsid w:val="00630FDA"/>
    <w:rsid w:val="006310FA"/>
    <w:rsid w:val="0063129D"/>
    <w:rsid w:val="00631568"/>
    <w:rsid w:val="00631628"/>
    <w:rsid w:val="00631A73"/>
    <w:rsid w:val="00631B30"/>
    <w:rsid w:val="00631CB0"/>
    <w:rsid w:val="00631FC9"/>
    <w:rsid w:val="00632006"/>
    <w:rsid w:val="00632179"/>
    <w:rsid w:val="0063244A"/>
    <w:rsid w:val="0063277B"/>
    <w:rsid w:val="00632933"/>
    <w:rsid w:val="00632D06"/>
    <w:rsid w:val="006330E8"/>
    <w:rsid w:val="0063328F"/>
    <w:rsid w:val="00633409"/>
    <w:rsid w:val="00633866"/>
    <w:rsid w:val="00633CD6"/>
    <w:rsid w:val="00633D61"/>
    <w:rsid w:val="00633E2A"/>
    <w:rsid w:val="00633F59"/>
    <w:rsid w:val="006340D9"/>
    <w:rsid w:val="00634150"/>
    <w:rsid w:val="006341E7"/>
    <w:rsid w:val="006341F4"/>
    <w:rsid w:val="006342A1"/>
    <w:rsid w:val="006347E7"/>
    <w:rsid w:val="00634912"/>
    <w:rsid w:val="00634AD4"/>
    <w:rsid w:val="00634B60"/>
    <w:rsid w:val="00634E44"/>
    <w:rsid w:val="00634FA4"/>
    <w:rsid w:val="006350D3"/>
    <w:rsid w:val="006353FF"/>
    <w:rsid w:val="006354B4"/>
    <w:rsid w:val="00635873"/>
    <w:rsid w:val="00635884"/>
    <w:rsid w:val="006358A2"/>
    <w:rsid w:val="00635E3E"/>
    <w:rsid w:val="00635FB5"/>
    <w:rsid w:val="006360E3"/>
    <w:rsid w:val="00636142"/>
    <w:rsid w:val="006362CC"/>
    <w:rsid w:val="006363BB"/>
    <w:rsid w:val="006364B8"/>
    <w:rsid w:val="0063656A"/>
    <w:rsid w:val="00636885"/>
    <w:rsid w:val="00636A3E"/>
    <w:rsid w:val="00636B05"/>
    <w:rsid w:val="00636DEE"/>
    <w:rsid w:val="00637645"/>
    <w:rsid w:val="006377DB"/>
    <w:rsid w:val="00637895"/>
    <w:rsid w:val="0063791B"/>
    <w:rsid w:val="00637995"/>
    <w:rsid w:val="006379BC"/>
    <w:rsid w:val="00637CE0"/>
    <w:rsid w:val="00637DA5"/>
    <w:rsid w:val="00637F49"/>
    <w:rsid w:val="00637FF0"/>
    <w:rsid w:val="00640276"/>
    <w:rsid w:val="006402A1"/>
    <w:rsid w:val="0064036A"/>
    <w:rsid w:val="006403F3"/>
    <w:rsid w:val="0064054C"/>
    <w:rsid w:val="00640551"/>
    <w:rsid w:val="00640670"/>
    <w:rsid w:val="00640815"/>
    <w:rsid w:val="00640AD8"/>
    <w:rsid w:val="00640B1D"/>
    <w:rsid w:val="00640E51"/>
    <w:rsid w:val="00640F84"/>
    <w:rsid w:val="00640FB5"/>
    <w:rsid w:val="00641546"/>
    <w:rsid w:val="00641615"/>
    <w:rsid w:val="006418AF"/>
    <w:rsid w:val="00641926"/>
    <w:rsid w:val="00641F5B"/>
    <w:rsid w:val="0064200B"/>
    <w:rsid w:val="00642174"/>
    <w:rsid w:val="006422B5"/>
    <w:rsid w:val="006422EF"/>
    <w:rsid w:val="0064241F"/>
    <w:rsid w:val="00642669"/>
    <w:rsid w:val="00642713"/>
    <w:rsid w:val="00642C7D"/>
    <w:rsid w:val="00642D7C"/>
    <w:rsid w:val="0064322F"/>
    <w:rsid w:val="0064324F"/>
    <w:rsid w:val="006433F0"/>
    <w:rsid w:val="006437A1"/>
    <w:rsid w:val="00643A86"/>
    <w:rsid w:val="00643BAB"/>
    <w:rsid w:val="0064402C"/>
    <w:rsid w:val="006445B6"/>
    <w:rsid w:val="006446C3"/>
    <w:rsid w:val="006446F2"/>
    <w:rsid w:val="00644730"/>
    <w:rsid w:val="0064519A"/>
    <w:rsid w:val="00645337"/>
    <w:rsid w:val="006453AB"/>
    <w:rsid w:val="0064570A"/>
    <w:rsid w:val="00645901"/>
    <w:rsid w:val="00645963"/>
    <w:rsid w:val="00645C0F"/>
    <w:rsid w:val="00645C38"/>
    <w:rsid w:val="00646036"/>
    <w:rsid w:val="006460F7"/>
    <w:rsid w:val="006461D6"/>
    <w:rsid w:val="006463B2"/>
    <w:rsid w:val="00646AD6"/>
    <w:rsid w:val="00646BD2"/>
    <w:rsid w:val="00646EC5"/>
    <w:rsid w:val="006471A8"/>
    <w:rsid w:val="00647305"/>
    <w:rsid w:val="00647315"/>
    <w:rsid w:val="006473F8"/>
    <w:rsid w:val="006474E1"/>
    <w:rsid w:val="006476F5"/>
    <w:rsid w:val="006477D9"/>
    <w:rsid w:val="006478E1"/>
    <w:rsid w:val="006478EF"/>
    <w:rsid w:val="0064797A"/>
    <w:rsid w:val="00647CE1"/>
    <w:rsid w:val="00647D0C"/>
    <w:rsid w:val="00647DA2"/>
    <w:rsid w:val="00647FF2"/>
    <w:rsid w:val="0065001E"/>
    <w:rsid w:val="0065024F"/>
    <w:rsid w:val="006502BA"/>
    <w:rsid w:val="006504C0"/>
    <w:rsid w:val="0065051A"/>
    <w:rsid w:val="006505F8"/>
    <w:rsid w:val="006507A2"/>
    <w:rsid w:val="006510B8"/>
    <w:rsid w:val="0065116C"/>
    <w:rsid w:val="006512D8"/>
    <w:rsid w:val="00651535"/>
    <w:rsid w:val="00651536"/>
    <w:rsid w:val="0065156A"/>
    <w:rsid w:val="0065158F"/>
    <w:rsid w:val="00651599"/>
    <w:rsid w:val="006515F9"/>
    <w:rsid w:val="0065169C"/>
    <w:rsid w:val="00651E36"/>
    <w:rsid w:val="00652012"/>
    <w:rsid w:val="00652105"/>
    <w:rsid w:val="006521AB"/>
    <w:rsid w:val="00652543"/>
    <w:rsid w:val="00652864"/>
    <w:rsid w:val="0065297D"/>
    <w:rsid w:val="00652F3D"/>
    <w:rsid w:val="00653120"/>
    <w:rsid w:val="0065322E"/>
    <w:rsid w:val="00653371"/>
    <w:rsid w:val="0065337B"/>
    <w:rsid w:val="00653575"/>
    <w:rsid w:val="00653666"/>
    <w:rsid w:val="006536C1"/>
    <w:rsid w:val="00653874"/>
    <w:rsid w:val="00653A01"/>
    <w:rsid w:val="00653BBF"/>
    <w:rsid w:val="00654092"/>
    <w:rsid w:val="00654809"/>
    <w:rsid w:val="0065489E"/>
    <w:rsid w:val="00654DCD"/>
    <w:rsid w:val="00654F9E"/>
    <w:rsid w:val="00655D9C"/>
    <w:rsid w:val="00656050"/>
    <w:rsid w:val="0065608B"/>
    <w:rsid w:val="00656144"/>
    <w:rsid w:val="0065645D"/>
    <w:rsid w:val="0065680F"/>
    <w:rsid w:val="00656A86"/>
    <w:rsid w:val="00656AB1"/>
    <w:rsid w:val="00656BBB"/>
    <w:rsid w:val="00656C3A"/>
    <w:rsid w:val="00656C78"/>
    <w:rsid w:val="00656E76"/>
    <w:rsid w:val="0065707D"/>
    <w:rsid w:val="00657166"/>
    <w:rsid w:val="006572AF"/>
    <w:rsid w:val="00657331"/>
    <w:rsid w:val="006573B3"/>
    <w:rsid w:val="0065740A"/>
    <w:rsid w:val="006577F1"/>
    <w:rsid w:val="00657893"/>
    <w:rsid w:val="00657BF9"/>
    <w:rsid w:val="00657DEE"/>
    <w:rsid w:val="0066000E"/>
    <w:rsid w:val="00660027"/>
    <w:rsid w:val="0066024F"/>
    <w:rsid w:val="006605F2"/>
    <w:rsid w:val="00660651"/>
    <w:rsid w:val="00660896"/>
    <w:rsid w:val="006608EA"/>
    <w:rsid w:val="00660AC7"/>
    <w:rsid w:val="0066131D"/>
    <w:rsid w:val="00661598"/>
    <w:rsid w:val="00661634"/>
    <w:rsid w:val="006618EF"/>
    <w:rsid w:val="00661C5A"/>
    <w:rsid w:val="00661E8F"/>
    <w:rsid w:val="00662037"/>
    <w:rsid w:val="0066211D"/>
    <w:rsid w:val="006622BF"/>
    <w:rsid w:val="00662429"/>
    <w:rsid w:val="006624FA"/>
    <w:rsid w:val="006627E3"/>
    <w:rsid w:val="0066283A"/>
    <w:rsid w:val="006631E5"/>
    <w:rsid w:val="006634CE"/>
    <w:rsid w:val="006635D2"/>
    <w:rsid w:val="00663856"/>
    <w:rsid w:val="006638FE"/>
    <w:rsid w:val="00663A1D"/>
    <w:rsid w:val="00663AAE"/>
    <w:rsid w:val="00663C6D"/>
    <w:rsid w:val="00663DF4"/>
    <w:rsid w:val="006642BB"/>
    <w:rsid w:val="006643C2"/>
    <w:rsid w:val="0066445C"/>
    <w:rsid w:val="006646AB"/>
    <w:rsid w:val="00664FCD"/>
    <w:rsid w:val="0066519E"/>
    <w:rsid w:val="006651E2"/>
    <w:rsid w:val="00665315"/>
    <w:rsid w:val="0066548D"/>
    <w:rsid w:val="00665546"/>
    <w:rsid w:val="00665789"/>
    <w:rsid w:val="00665816"/>
    <w:rsid w:val="0066587A"/>
    <w:rsid w:val="00665A00"/>
    <w:rsid w:val="00666257"/>
    <w:rsid w:val="006663E2"/>
    <w:rsid w:val="006664F8"/>
    <w:rsid w:val="00666743"/>
    <w:rsid w:val="00666756"/>
    <w:rsid w:val="0066688B"/>
    <w:rsid w:val="006668B4"/>
    <w:rsid w:val="0066693D"/>
    <w:rsid w:val="006669DA"/>
    <w:rsid w:val="00666A64"/>
    <w:rsid w:val="00667960"/>
    <w:rsid w:val="0067001F"/>
    <w:rsid w:val="00670046"/>
    <w:rsid w:val="006700C2"/>
    <w:rsid w:val="00670106"/>
    <w:rsid w:val="00670207"/>
    <w:rsid w:val="006702DE"/>
    <w:rsid w:val="006705F9"/>
    <w:rsid w:val="0067085A"/>
    <w:rsid w:val="00670C19"/>
    <w:rsid w:val="00670C2A"/>
    <w:rsid w:val="00670F2B"/>
    <w:rsid w:val="00671189"/>
    <w:rsid w:val="006712D8"/>
    <w:rsid w:val="0067157C"/>
    <w:rsid w:val="0067175A"/>
    <w:rsid w:val="0067192D"/>
    <w:rsid w:val="00671960"/>
    <w:rsid w:val="00671A74"/>
    <w:rsid w:val="00671B6A"/>
    <w:rsid w:val="00671BE4"/>
    <w:rsid w:val="00671D43"/>
    <w:rsid w:val="00671DAC"/>
    <w:rsid w:val="00671F15"/>
    <w:rsid w:val="00671F33"/>
    <w:rsid w:val="006722AE"/>
    <w:rsid w:val="006724CC"/>
    <w:rsid w:val="006724F1"/>
    <w:rsid w:val="006726CC"/>
    <w:rsid w:val="00672EB7"/>
    <w:rsid w:val="006734DC"/>
    <w:rsid w:val="006735F9"/>
    <w:rsid w:val="006736EF"/>
    <w:rsid w:val="006737CE"/>
    <w:rsid w:val="00673ADE"/>
    <w:rsid w:val="00673B67"/>
    <w:rsid w:val="00673D38"/>
    <w:rsid w:val="0067476A"/>
    <w:rsid w:val="0067483B"/>
    <w:rsid w:val="00674C6A"/>
    <w:rsid w:val="00674C76"/>
    <w:rsid w:val="006751C0"/>
    <w:rsid w:val="006753B3"/>
    <w:rsid w:val="00675704"/>
    <w:rsid w:val="00675AAA"/>
    <w:rsid w:val="00675F68"/>
    <w:rsid w:val="0067675E"/>
    <w:rsid w:val="006768A3"/>
    <w:rsid w:val="00676922"/>
    <w:rsid w:val="006769BC"/>
    <w:rsid w:val="00676AAF"/>
    <w:rsid w:val="00676AB5"/>
    <w:rsid w:val="00676CCB"/>
    <w:rsid w:val="00676F7D"/>
    <w:rsid w:val="00677091"/>
    <w:rsid w:val="006770B1"/>
    <w:rsid w:val="00677155"/>
    <w:rsid w:val="0067734B"/>
    <w:rsid w:val="006775BD"/>
    <w:rsid w:val="00677614"/>
    <w:rsid w:val="00677CFB"/>
    <w:rsid w:val="00677D1B"/>
    <w:rsid w:val="00677DFC"/>
    <w:rsid w:val="006801D5"/>
    <w:rsid w:val="0068065A"/>
    <w:rsid w:val="00680F7D"/>
    <w:rsid w:val="00680FB5"/>
    <w:rsid w:val="006813F4"/>
    <w:rsid w:val="00681658"/>
    <w:rsid w:val="006816FA"/>
    <w:rsid w:val="00681ACE"/>
    <w:rsid w:val="00681D10"/>
    <w:rsid w:val="0068237E"/>
    <w:rsid w:val="00682535"/>
    <w:rsid w:val="006825BB"/>
    <w:rsid w:val="006828F6"/>
    <w:rsid w:val="00682BE5"/>
    <w:rsid w:val="00682C33"/>
    <w:rsid w:val="00682EA3"/>
    <w:rsid w:val="00682F56"/>
    <w:rsid w:val="00683267"/>
    <w:rsid w:val="0068332F"/>
    <w:rsid w:val="006833ED"/>
    <w:rsid w:val="00683AD3"/>
    <w:rsid w:val="00683E76"/>
    <w:rsid w:val="00683EB5"/>
    <w:rsid w:val="00684374"/>
    <w:rsid w:val="00684423"/>
    <w:rsid w:val="006847AA"/>
    <w:rsid w:val="00684873"/>
    <w:rsid w:val="00684976"/>
    <w:rsid w:val="006849B6"/>
    <w:rsid w:val="00684B3B"/>
    <w:rsid w:val="00684DE7"/>
    <w:rsid w:val="0068521B"/>
    <w:rsid w:val="006852EC"/>
    <w:rsid w:val="00685409"/>
    <w:rsid w:val="006858B5"/>
    <w:rsid w:val="00685FD0"/>
    <w:rsid w:val="00686140"/>
    <w:rsid w:val="006861E3"/>
    <w:rsid w:val="006864E9"/>
    <w:rsid w:val="00686725"/>
    <w:rsid w:val="00686B05"/>
    <w:rsid w:val="00686B99"/>
    <w:rsid w:val="00686F63"/>
    <w:rsid w:val="00687149"/>
    <w:rsid w:val="00687456"/>
    <w:rsid w:val="006875E5"/>
    <w:rsid w:val="00687608"/>
    <w:rsid w:val="00687723"/>
    <w:rsid w:val="0068777B"/>
    <w:rsid w:val="006877EB"/>
    <w:rsid w:val="00687B8B"/>
    <w:rsid w:val="00687CE3"/>
    <w:rsid w:val="00687DE3"/>
    <w:rsid w:val="00687EFC"/>
    <w:rsid w:val="006901AD"/>
    <w:rsid w:val="00690256"/>
    <w:rsid w:val="006902BE"/>
    <w:rsid w:val="00690476"/>
    <w:rsid w:val="006904DD"/>
    <w:rsid w:val="00690683"/>
    <w:rsid w:val="00690C42"/>
    <w:rsid w:val="00690DEC"/>
    <w:rsid w:val="00690F5C"/>
    <w:rsid w:val="00691390"/>
    <w:rsid w:val="006914C8"/>
    <w:rsid w:val="0069174D"/>
    <w:rsid w:val="006918A4"/>
    <w:rsid w:val="006919A2"/>
    <w:rsid w:val="00691B1F"/>
    <w:rsid w:val="00691B64"/>
    <w:rsid w:val="00691CAD"/>
    <w:rsid w:val="00691CE5"/>
    <w:rsid w:val="00691DCD"/>
    <w:rsid w:val="00691E3C"/>
    <w:rsid w:val="00692367"/>
    <w:rsid w:val="00692408"/>
    <w:rsid w:val="006924D1"/>
    <w:rsid w:val="00692BE3"/>
    <w:rsid w:val="00692C01"/>
    <w:rsid w:val="00692DFA"/>
    <w:rsid w:val="00692E16"/>
    <w:rsid w:val="0069331A"/>
    <w:rsid w:val="00693390"/>
    <w:rsid w:val="00693585"/>
    <w:rsid w:val="0069362A"/>
    <w:rsid w:val="00693881"/>
    <w:rsid w:val="00693B6E"/>
    <w:rsid w:val="00693BAB"/>
    <w:rsid w:val="00693C1E"/>
    <w:rsid w:val="00693C46"/>
    <w:rsid w:val="006941D3"/>
    <w:rsid w:val="006942C0"/>
    <w:rsid w:val="0069462D"/>
    <w:rsid w:val="006947BE"/>
    <w:rsid w:val="00694851"/>
    <w:rsid w:val="00694A02"/>
    <w:rsid w:val="00694C18"/>
    <w:rsid w:val="00694C38"/>
    <w:rsid w:val="00695595"/>
    <w:rsid w:val="00695702"/>
    <w:rsid w:val="00695B47"/>
    <w:rsid w:val="00695C13"/>
    <w:rsid w:val="0069609F"/>
    <w:rsid w:val="006960B8"/>
    <w:rsid w:val="006960B9"/>
    <w:rsid w:val="006960EB"/>
    <w:rsid w:val="006960FE"/>
    <w:rsid w:val="00696333"/>
    <w:rsid w:val="00696449"/>
    <w:rsid w:val="00696651"/>
    <w:rsid w:val="0069696E"/>
    <w:rsid w:val="006969A9"/>
    <w:rsid w:val="00696A0B"/>
    <w:rsid w:val="00696A49"/>
    <w:rsid w:val="00696ACA"/>
    <w:rsid w:val="0069704B"/>
    <w:rsid w:val="0069758A"/>
    <w:rsid w:val="006976D6"/>
    <w:rsid w:val="00697E84"/>
    <w:rsid w:val="00697F1E"/>
    <w:rsid w:val="00697F23"/>
    <w:rsid w:val="006A007A"/>
    <w:rsid w:val="006A01D9"/>
    <w:rsid w:val="006A0291"/>
    <w:rsid w:val="006A0449"/>
    <w:rsid w:val="006A0A64"/>
    <w:rsid w:val="006A0B30"/>
    <w:rsid w:val="006A0C84"/>
    <w:rsid w:val="006A0DFC"/>
    <w:rsid w:val="006A0F24"/>
    <w:rsid w:val="006A1264"/>
    <w:rsid w:val="006A1837"/>
    <w:rsid w:val="006A1855"/>
    <w:rsid w:val="006A1972"/>
    <w:rsid w:val="006A19B8"/>
    <w:rsid w:val="006A1A21"/>
    <w:rsid w:val="006A1B68"/>
    <w:rsid w:val="006A1D49"/>
    <w:rsid w:val="006A2119"/>
    <w:rsid w:val="006A2A38"/>
    <w:rsid w:val="006A2C23"/>
    <w:rsid w:val="006A34CD"/>
    <w:rsid w:val="006A390B"/>
    <w:rsid w:val="006A3B32"/>
    <w:rsid w:val="006A3CB5"/>
    <w:rsid w:val="006A3D21"/>
    <w:rsid w:val="006A3FE4"/>
    <w:rsid w:val="006A4070"/>
    <w:rsid w:val="006A4270"/>
    <w:rsid w:val="006A4310"/>
    <w:rsid w:val="006A4556"/>
    <w:rsid w:val="006A4665"/>
    <w:rsid w:val="006A4CB3"/>
    <w:rsid w:val="006A4DEA"/>
    <w:rsid w:val="006A4E75"/>
    <w:rsid w:val="006A51DF"/>
    <w:rsid w:val="006A5500"/>
    <w:rsid w:val="006A5CB4"/>
    <w:rsid w:val="006A5D39"/>
    <w:rsid w:val="006A5D5F"/>
    <w:rsid w:val="006A6001"/>
    <w:rsid w:val="006A624D"/>
    <w:rsid w:val="006A6386"/>
    <w:rsid w:val="006A6435"/>
    <w:rsid w:val="006A644B"/>
    <w:rsid w:val="006A646A"/>
    <w:rsid w:val="006A65BC"/>
    <w:rsid w:val="006A6626"/>
    <w:rsid w:val="006A6863"/>
    <w:rsid w:val="006A6931"/>
    <w:rsid w:val="006A6938"/>
    <w:rsid w:val="006A6B99"/>
    <w:rsid w:val="006A6FB4"/>
    <w:rsid w:val="006A74D7"/>
    <w:rsid w:val="006A7C09"/>
    <w:rsid w:val="006A7E90"/>
    <w:rsid w:val="006B0249"/>
    <w:rsid w:val="006B0492"/>
    <w:rsid w:val="006B07B0"/>
    <w:rsid w:val="006B09DE"/>
    <w:rsid w:val="006B0AE5"/>
    <w:rsid w:val="006B0B2D"/>
    <w:rsid w:val="006B0B3B"/>
    <w:rsid w:val="006B0BF8"/>
    <w:rsid w:val="006B0F22"/>
    <w:rsid w:val="006B1129"/>
    <w:rsid w:val="006B114B"/>
    <w:rsid w:val="006B118C"/>
    <w:rsid w:val="006B123F"/>
    <w:rsid w:val="006B1244"/>
    <w:rsid w:val="006B12F6"/>
    <w:rsid w:val="006B147B"/>
    <w:rsid w:val="006B1539"/>
    <w:rsid w:val="006B1832"/>
    <w:rsid w:val="006B1B7E"/>
    <w:rsid w:val="006B1BF0"/>
    <w:rsid w:val="006B1D5C"/>
    <w:rsid w:val="006B1DD7"/>
    <w:rsid w:val="006B1E67"/>
    <w:rsid w:val="006B1FDB"/>
    <w:rsid w:val="006B215B"/>
    <w:rsid w:val="006B2275"/>
    <w:rsid w:val="006B2455"/>
    <w:rsid w:val="006B2D7B"/>
    <w:rsid w:val="006B2DD4"/>
    <w:rsid w:val="006B2E70"/>
    <w:rsid w:val="006B3785"/>
    <w:rsid w:val="006B3D63"/>
    <w:rsid w:val="006B3D64"/>
    <w:rsid w:val="006B3E05"/>
    <w:rsid w:val="006B3E9E"/>
    <w:rsid w:val="006B409D"/>
    <w:rsid w:val="006B4183"/>
    <w:rsid w:val="006B4255"/>
    <w:rsid w:val="006B42AF"/>
    <w:rsid w:val="006B4443"/>
    <w:rsid w:val="006B48E7"/>
    <w:rsid w:val="006B49EC"/>
    <w:rsid w:val="006B4A34"/>
    <w:rsid w:val="006B4DD1"/>
    <w:rsid w:val="006B50E2"/>
    <w:rsid w:val="006B51EB"/>
    <w:rsid w:val="006B54A0"/>
    <w:rsid w:val="006B568A"/>
    <w:rsid w:val="006B570D"/>
    <w:rsid w:val="006B5A1C"/>
    <w:rsid w:val="006B5F81"/>
    <w:rsid w:val="006B6188"/>
    <w:rsid w:val="006B6231"/>
    <w:rsid w:val="006B6795"/>
    <w:rsid w:val="006B69F0"/>
    <w:rsid w:val="006B6E82"/>
    <w:rsid w:val="006B71A9"/>
    <w:rsid w:val="006B745D"/>
    <w:rsid w:val="006B7584"/>
    <w:rsid w:val="006B7602"/>
    <w:rsid w:val="006B7665"/>
    <w:rsid w:val="006B777B"/>
    <w:rsid w:val="006B77A0"/>
    <w:rsid w:val="006B7895"/>
    <w:rsid w:val="006B7BA0"/>
    <w:rsid w:val="006B7C0A"/>
    <w:rsid w:val="006C050A"/>
    <w:rsid w:val="006C0688"/>
    <w:rsid w:val="006C0AC5"/>
    <w:rsid w:val="006C0CD0"/>
    <w:rsid w:val="006C0FBF"/>
    <w:rsid w:val="006C14FD"/>
    <w:rsid w:val="006C1563"/>
    <w:rsid w:val="006C162A"/>
    <w:rsid w:val="006C185C"/>
    <w:rsid w:val="006C18A7"/>
    <w:rsid w:val="006C2203"/>
    <w:rsid w:val="006C2252"/>
    <w:rsid w:val="006C2D85"/>
    <w:rsid w:val="006C335E"/>
    <w:rsid w:val="006C3604"/>
    <w:rsid w:val="006C3A6F"/>
    <w:rsid w:val="006C3DA8"/>
    <w:rsid w:val="006C41C7"/>
    <w:rsid w:val="006C4265"/>
    <w:rsid w:val="006C44DC"/>
    <w:rsid w:val="006C4577"/>
    <w:rsid w:val="006C49E2"/>
    <w:rsid w:val="006C4E75"/>
    <w:rsid w:val="006C4F47"/>
    <w:rsid w:val="006C4FE2"/>
    <w:rsid w:val="006C50A4"/>
    <w:rsid w:val="006C50CA"/>
    <w:rsid w:val="006C511F"/>
    <w:rsid w:val="006C51D2"/>
    <w:rsid w:val="006C553E"/>
    <w:rsid w:val="006C5742"/>
    <w:rsid w:val="006C58CE"/>
    <w:rsid w:val="006C5AF9"/>
    <w:rsid w:val="006C5BFB"/>
    <w:rsid w:val="006C5C72"/>
    <w:rsid w:val="006C5CCD"/>
    <w:rsid w:val="006C5E40"/>
    <w:rsid w:val="006C5FA2"/>
    <w:rsid w:val="006C6138"/>
    <w:rsid w:val="006C6192"/>
    <w:rsid w:val="006C64C2"/>
    <w:rsid w:val="006C64DF"/>
    <w:rsid w:val="006C669D"/>
    <w:rsid w:val="006C68FD"/>
    <w:rsid w:val="006C6905"/>
    <w:rsid w:val="006C691C"/>
    <w:rsid w:val="006C6AD6"/>
    <w:rsid w:val="006C6CCF"/>
    <w:rsid w:val="006C6D4C"/>
    <w:rsid w:val="006C6F8D"/>
    <w:rsid w:val="006C70B8"/>
    <w:rsid w:val="006C73C0"/>
    <w:rsid w:val="006C7497"/>
    <w:rsid w:val="006C7612"/>
    <w:rsid w:val="006C779B"/>
    <w:rsid w:val="006C7AE0"/>
    <w:rsid w:val="006C7B31"/>
    <w:rsid w:val="006C7BDD"/>
    <w:rsid w:val="006C7FAC"/>
    <w:rsid w:val="006D0070"/>
    <w:rsid w:val="006D00CC"/>
    <w:rsid w:val="006D028C"/>
    <w:rsid w:val="006D02C4"/>
    <w:rsid w:val="006D0425"/>
    <w:rsid w:val="006D05D6"/>
    <w:rsid w:val="006D0710"/>
    <w:rsid w:val="006D0734"/>
    <w:rsid w:val="006D08EF"/>
    <w:rsid w:val="006D0A26"/>
    <w:rsid w:val="006D0B50"/>
    <w:rsid w:val="006D0C53"/>
    <w:rsid w:val="006D0CB0"/>
    <w:rsid w:val="006D0D1B"/>
    <w:rsid w:val="006D1551"/>
    <w:rsid w:val="006D1659"/>
    <w:rsid w:val="006D1717"/>
    <w:rsid w:val="006D171A"/>
    <w:rsid w:val="006D1833"/>
    <w:rsid w:val="006D1A27"/>
    <w:rsid w:val="006D1D6E"/>
    <w:rsid w:val="006D1E84"/>
    <w:rsid w:val="006D1EE7"/>
    <w:rsid w:val="006D253D"/>
    <w:rsid w:val="006D25BA"/>
    <w:rsid w:val="006D25BB"/>
    <w:rsid w:val="006D266C"/>
    <w:rsid w:val="006D27A0"/>
    <w:rsid w:val="006D29A7"/>
    <w:rsid w:val="006D2D95"/>
    <w:rsid w:val="006D32AA"/>
    <w:rsid w:val="006D345C"/>
    <w:rsid w:val="006D3592"/>
    <w:rsid w:val="006D3603"/>
    <w:rsid w:val="006D383D"/>
    <w:rsid w:val="006D393A"/>
    <w:rsid w:val="006D3AEB"/>
    <w:rsid w:val="006D3EB3"/>
    <w:rsid w:val="006D4042"/>
    <w:rsid w:val="006D408C"/>
    <w:rsid w:val="006D456C"/>
    <w:rsid w:val="006D4767"/>
    <w:rsid w:val="006D4B38"/>
    <w:rsid w:val="006D4DC4"/>
    <w:rsid w:val="006D4FF5"/>
    <w:rsid w:val="006D5298"/>
    <w:rsid w:val="006D52BD"/>
    <w:rsid w:val="006D54AD"/>
    <w:rsid w:val="006D5727"/>
    <w:rsid w:val="006D58CC"/>
    <w:rsid w:val="006D5966"/>
    <w:rsid w:val="006D5984"/>
    <w:rsid w:val="006D5993"/>
    <w:rsid w:val="006D5FD4"/>
    <w:rsid w:val="006D60F1"/>
    <w:rsid w:val="006D638D"/>
    <w:rsid w:val="006D6497"/>
    <w:rsid w:val="006D649F"/>
    <w:rsid w:val="006D66B3"/>
    <w:rsid w:val="006D673F"/>
    <w:rsid w:val="006D6878"/>
    <w:rsid w:val="006D6AD2"/>
    <w:rsid w:val="006D6AF4"/>
    <w:rsid w:val="006D6F59"/>
    <w:rsid w:val="006D7238"/>
    <w:rsid w:val="006D7299"/>
    <w:rsid w:val="006D745E"/>
    <w:rsid w:val="006D74E3"/>
    <w:rsid w:val="006D76BA"/>
    <w:rsid w:val="006D76C3"/>
    <w:rsid w:val="006D786B"/>
    <w:rsid w:val="006D7990"/>
    <w:rsid w:val="006D7ACF"/>
    <w:rsid w:val="006D7CDB"/>
    <w:rsid w:val="006D7D1F"/>
    <w:rsid w:val="006D7DCE"/>
    <w:rsid w:val="006D7DFA"/>
    <w:rsid w:val="006D7E5C"/>
    <w:rsid w:val="006D7EBF"/>
    <w:rsid w:val="006E06B8"/>
    <w:rsid w:val="006E07A5"/>
    <w:rsid w:val="006E0954"/>
    <w:rsid w:val="006E09DA"/>
    <w:rsid w:val="006E0C40"/>
    <w:rsid w:val="006E0D00"/>
    <w:rsid w:val="006E0D49"/>
    <w:rsid w:val="006E0DFA"/>
    <w:rsid w:val="006E0FD5"/>
    <w:rsid w:val="006E11AE"/>
    <w:rsid w:val="006E121F"/>
    <w:rsid w:val="006E1332"/>
    <w:rsid w:val="006E160F"/>
    <w:rsid w:val="006E1E09"/>
    <w:rsid w:val="006E1FBA"/>
    <w:rsid w:val="006E22EF"/>
    <w:rsid w:val="006E2344"/>
    <w:rsid w:val="006E25AE"/>
    <w:rsid w:val="006E261C"/>
    <w:rsid w:val="006E2662"/>
    <w:rsid w:val="006E291B"/>
    <w:rsid w:val="006E2A9B"/>
    <w:rsid w:val="006E2C92"/>
    <w:rsid w:val="006E306A"/>
    <w:rsid w:val="006E320D"/>
    <w:rsid w:val="006E3218"/>
    <w:rsid w:val="006E3658"/>
    <w:rsid w:val="006E3732"/>
    <w:rsid w:val="006E3791"/>
    <w:rsid w:val="006E380C"/>
    <w:rsid w:val="006E3A5B"/>
    <w:rsid w:val="006E3B61"/>
    <w:rsid w:val="006E3D30"/>
    <w:rsid w:val="006E3F95"/>
    <w:rsid w:val="006E3FB1"/>
    <w:rsid w:val="006E4130"/>
    <w:rsid w:val="006E4396"/>
    <w:rsid w:val="006E469D"/>
    <w:rsid w:val="006E4726"/>
    <w:rsid w:val="006E48FB"/>
    <w:rsid w:val="006E4CBC"/>
    <w:rsid w:val="006E4E73"/>
    <w:rsid w:val="006E56B1"/>
    <w:rsid w:val="006E580A"/>
    <w:rsid w:val="006E5AAE"/>
    <w:rsid w:val="006E5B62"/>
    <w:rsid w:val="006E5C7C"/>
    <w:rsid w:val="006E5D73"/>
    <w:rsid w:val="006E5E40"/>
    <w:rsid w:val="006E5EA6"/>
    <w:rsid w:val="006E605A"/>
    <w:rsid w:val="006E60B2"/>
    <w:rsid w:val="006E6416"/>
    <w:rsid w:val="006E64D8"/>
    <w:rsid w:val="006E692D"/>
    <w:rsid w:val="006E6B5E"/>
    <w:rsid w:val="006E6EEC"/>
    <w:rsid w:val="006E6F1B"/>
    <w:rsid w:val="006E710F"/>
    <w:rsid w:val="006E7218"/>
    <w:rsid w:val="006E73DF"/>
    <w:rsid w:val="006E757E"/>
    <w:rsid w:val="006E7618"/>
    <w:rsid w:val="006E7685"/>
    <w:rsid w:val="006E7962"/>
    <w:rsid w:val="006E7E87"/>
    <w:rsid w:val="006E7FD0"/>
    <w:rsid w:val="006EC60F"/>
    <w:rsid w:val="006F01A9"/>
    <w:rsid w:val="006F0560"/>
    <w:rsid w:val="006F05ED"/>
    <w:rsid w:val="006F0669"/>
    <w:rsid w:val="006F0782"/>
    <w:rsid w:val="006F07F2"/>
    <w:rsid w:val="006F0A6B"/>
    <w:rsid w:val="006F0F97"/>
    <w:rsid w:val="006F129B"/>
    <w:rsid w:val="006F12F6"/>
    <w:rsid w:val="006F14DF"/>
    <w:rsid w:val="006F15BD"/>
    <w:rsid w:val="006F193D"/>
    <w:rsid w:val="006F1D8E"/>
    <w:rsid w:val="006F27DA"/>
    <w:rsid w:val="006F2824"/>
    <w:rsid w:val="006F2D47"/>
    <w:rsid w:val="006F30C7"/>
    <w:rsid w:val="006F3931"/>
    <w:rsid w:val="006F3CDF"/>
    <w:rsid w:val="006F3FCC"/>
    <w:rsid w:val="006F412D"/>
    <w:rsid w:val="006F44FE"/>
    <w:rsid w:val="006F45C4"/>
    <w:rsid w:val="006F4AC1"/>
    <w:rsid w:val="006F4D84"/>
    <w:rsid w:val="006F50F0"/>
    <w:rsid w:val="006F51BD"/>
    <w:rsid w:val="006F5425"/>
    <w:rsid w:val="006F5567"/>
    <w:rsid w:val="006F5623"/>
    <w:rsid w:val="006F5732"/>
    <w:rsid w:val="006F586D"/>
    <w:rsid w:val="006F58D2"/>
    <w:rsid w:val="006F5A4A"/>
    <w:rsid w:val="006F5BAC"/>
    <w:rsid w:val="006F5C37"/>
    <w:rsid w:val="006F5FA5"/>
    <w:rsid w:val="006F5FB9"/>
    <w:rsid w:val="006F627C"/>
    <w:rsid w:val="006F63C8"/>
    <w:rsid w:val="006F697D"/>
    <w:rsid w:val="006F6B55"/>
    <w:rsid w:val="006F6F17"/>
    <w:rsid w:val="006F7030"/>
    <w:rsid w:val="006F7130"/>
    <w:rsid w:val="006F7186"/>
    <w:rsid w:val="006F71BC"/>
    <w:rsid w:val="006F734C"/>
    <w:rsid w:val="006F738A"/>
    <w:rsid w:val="006F77D8"/>
    <w:rsid w:val="006F78FF"/>
    <w:rsid w:val="006F7913"/>
    <w:rsid w:val="006F7F88"/>
    <w:rsid w:val="00700015"/>
    <w:rsid w:val="00700418"/>
    <w:rsid w:val="00700676"/>
    <w:rsid w:val="007006F5"/>
    <w:rsid w:val="00700859"/>
    <w:rsid w:val="00700860"/>
    <w:rsid w:val="00700C06"/>
    <w:rsid w:val="00700C20"/>
    <w:rsid w:val="00700C73"/>
    <w:rsid w:val="00700E19"/>
    <w:rsid w:val="00701073"/>
    <w:rsid w:val="0070125D"/>
    <w:rsid w:val="0070126A"/>
    <w:rsid w:val="0070140A"/>
    <w:rsid w:val="00701840"/>
    <w:rsid w:val="00701AFD"/>
    <w:rsid w:val="00701B1F"/>
    <w:rsid w:val="00701DB3"/>
    <w:rsid w:val="00701F8F"/>
    <w:rsid w:val="007021C1"/>
    <w:rsid w:val="007022D6"/>
    <w:rsid w:val="00702459"/>
    <w:rsid w:val="0070291F"/>
    <w:rsid w:val="00702B6F"/>
    <w:rsid w:val="00702B86"/>
    <w:rsid w:val="00702C47"/>
    <w:rsid w:val="00703099"/>
    <w:rsid w:val="00703A3D"/>
    <w:rsid w:val="00703E04"/>
    <w:rsid w:val="0070419B"/>
    <w:rsid w:val="007041D7"/>
    <w:rsid w:val="007046CA"/>
    <w:rsid w:val="0070472F"/>
    <w:rsid w:val="0070481E"/>
    <w:rsid w:val="00704D3A"/>
    <w:rsid w:val="00704E9D"/>
    <w:rsid w:val="00704EB6"/>
    <w:rsid w:val="007050B1"/>
    <w:rsid w:val="00705237"/>
    <w:rsid w:val="0070573D"/>
    <w:rsid w:val="00705755"/>
    <w:rsid w:val="007057E8"/>
    <w:rsid w:val="00705AA8"/>
    <w:rsid w:val="00705D37"/>
    <w:rsid w:val="00706226"/>
    <w:rsid w:val="007064C9"/>
    <w:rsid w:val="00706587"/>
    <w:rsid w:val="007065A5"/>
    <w:rsid w:val="007065E3"/>
    <w:rsid w:val="00706AA1"/>
    <w:rsid w:val="00706EFB"/>
    <w:rsid w:val="007070A7"/>
    <w:rsid w:val="007070FD"/>
    <w:rsid w:val="00707535"/>
    <w:rsid w:val="00707608"/>
    <w:rsid w:val="007076DF"/>
    <w:rsid w:val="007079D7"/>
    <w:rsid w:val="007079EE"/>
    <w:rsid w:val="00707BFF"/>
    <w:rsid w:val="00707C22"/>
    <w:rsid w:val="00707F55"/>
    <w:rsid w:val="00710408"/>
    <w:rsid w:val="007104B2"/>
    <w:rsid w:val="0071075E"/>
    <w:rsid w:val="007109AB"/>
    <w:rsid w:val="00710A08"/>
    <w:rsid w:val="00710AB5"/>
    <w:rsid w:val="00710AC3"/>
    <w:rsid w:val="00710DD9"/>
    <w:rsid w:val="00710F05"/>
    <w:rsid w:val="00711244"/>
    <w:rsid w:val="00711289"/>
    <w:rsid w:val="0071178B"/>
    <w:rsid w:val="00711C0F"/>
    <w:rsid w:val="00711C1D"/>
    <w:rsid w:val="00711E1E"/>
    <w:rsid w:val="00711F33"/>
    <w:rsid w:val="0071205C"/>
    <w:rsid w:val="007120C6"/>
    <w:rsid w:val="0071223B"/>
    <w:rsid w:val="00712580"/>
    <w:rsid w:val="00712C0F"/>
    <w:rsid w:val="00712F10"/>
    <w:rsid w:val="00712F3E"/>
    <w:rsid w:val="0071334D"/>
    <w:rsid w:val="00713A77"/>
    <w:rsid w:val="00713B2F"/>
    <w:rsid w:val="00713B70"/>
    <w:rsid w:val="00713DE8"/>
    <w:rsid w:val="00713F17"/>
    <w:rsid w:val="0071444D"/>
    <w:rsid w:val="00714D01"/>
    <w:rsid w:val="00714E83"/>
    <w:rsid w:val="00714F40"/>
    <w:rsid w:val="00715308"/>
    <w:rsid w:val="0071535D"/>
    <w:rsid w:val="00715382"/>
    <w:rsid w:val="00715734"/>
    <w:rsid w:val="0071582B"/>
    <w:rsid w:val="00715902"/>
    <w:rsid w:val="00715E73"/>
    <w:rsid w:val="007162C9"/>
    <w:rsid w:val="007164CE"/>
    <w:rsid w:val="0071652F"/>
    <w:rsid w:val="007166A9"/>
    <w:rsid w:val="00716890"/>
    <w:rsid w:val="007168EB"/>
    <w:rsid w:val="00716A11"/>
    <w:rsid w:val="00716DBE"/>
    <w:rsid w:val="00716F93"/>
    <w:rsid w:val="0071722C"/>
    <w:rsid w:val="00717558"/>
    <w:rsid w:val="007176E4"/>
    <w:rsid w:val="007178C2"/>
    <w:rsid w:val="00717AEC"/>
    <w:rsid w:val="007200CE"/>
    <w:rsid w:val="0072015D"/>
    <w:rsid w:val="007201FB"/>
    <w:rsid w:val="0072026A"/>
    <w:rsid w:val="00720AC7"/>
    <w:rsid w:val="00720E54"/>
    <w:rsid w:val="00720EB2"/>
    <w:rsid w:val="00720F7B"/>
    <w:rsid w:val="0072115C"/>
    <w:rsid w:val="007212EE"/>
    <w:rsid w:val="00721344"/>
    <w:rsid w:val="0072135A"/>
    <w:rsid w:val="007214F1"/>
    <w:rsid w:val="00721546"/>
    <w:rsid w:val="00721EA4"/>
    <w:rsid w:val="00721F80"/>
    <w:rsid w:val="007221F4"/>
    <w:rsid w:val="00722201"/>
    <w:rsid w:val="00722447"/>
    <w:rsid w:val="00722539"/>
    <w:rsid w:val="007226FE"/>
    <w:rsid w:val="00722840"/>
    <w:rsid w:val="007228BC"/>
    <w:rsid w:val="00722AB7"/>
    <w:rsid w:val="00722D4A"/>
    <w:rsid w:val="00722FE9"/>
    <w:rsid w:val="007232A1"/>
    <w:rsid w:val="007234DD"/>
    <w:rsid w:val="00723711"/>
    <w:rsid w:val="00723958"/>
    <w:rsid w:val="007241E6"/>
    <w:rsid w:val="00724230"/>
    <w:rsid w:val="007242AE"/>
    <w:rsid w:val="00724454"/>
    <w:rsid w:val="007249CD"/>
    <w:rsid w:val="00724A12"/>
    <w:rsid w:val="00724A9C"/>
    <w:rsid w:val="00724BC3"/>
    <w:rsid w:val="00724CF6"/>
    <w:rsid w:val="00724EAC"/>
    <w:rsid w:val="00724EEB"/>
    <w:rsid w:val="00725046"/>
    <w:rsid w:val="007250DE"/>
    <w:rsid w:val="0072533D"/>
    <w:rsid w:val="007254D9"/>
    <w:rsid w:val="00725B94"/>
    <w:rsid w:val="00725C60"/>
    <w:rsid w:val="00725CFF"/>
    <w:rsid w:val="00725DC4"/>
    <w:rsid w:val="00726082"/>
    <w:rsid w:val="0072620A"/>
    <w:rsid w:val="007263B4"/>
    <w:rsid w:val="00726544"/>
    <w:rsid w:val="00726739"/>
    <w:rsid w:val="007267DE"/>
    <w:rsid w:val="007268C8"/>
    <w:rsid w:val="00726F6A"/>
    <w:rsid w:val="00727175"/>
    <w:rsid w:val="007271B7"/>
    <w:rsid w:val="007272AE"/>
    <w:rsid w:val="0072746A"/>
    <w:rsid w:val="00727490"/>
    <w:rsid w:val="007275E7"/>
    <w:rsid w:val="007276D6"/>
    <w:rsid w:val="007278EA"/>
    <w:rsid w:val="00727905"/>
    <w:rsid w:val="00727EFB"/>
    <w:rsid w:val="0073002B"/>
    <w:rsid w:val="007300D3"/>
    <w:rsid w:val="00730461"/>
    <w:rsid w:val="00730FFF"/>
    <w:rsid w:val="00731432"/>
    <w:rsid w:val="00731581"/>
    <w:rsid w:val="00731614"/>
    <w:rsid w:val="0073187A"/>
    <w:rsid w:val="00731F41"/>
    <w:rsid w:val="00731F67"/>
    <w:rsid w:val="0073249C"/>
    <w:rsid w:val="007327DC"/>
    <w:rsid w:val="007329A5"/>
    <w:rsid w:val="007329B9"/>
    <w:rsid w:val="00732AFB"/>
    <w:rsid w:val="00732CED"/>
    <w:rsid w:val="00732E6E"/>
    <w:rsid w:val="00732F30"/>
    <w:rsid w:val="00733012"/>
    <w:rsid w:val="007330B8"/>
    <w:rsid w:val="00733324"/>
    <w:rsid w:val="007333C6"/>
    <w:rsid w:val="00733550"/>
    <w:rsid w:val="007339AA"/>
    <w:rsid w:val="00733AD2"/>
    <w:rsid w:val="00733B78"/>
    <w:rsid w:val="0073403B"/>
    <w:rsid w:val="00734218"/>
    <w:rsid w:val="0073460D"/>
    <w:rsid w:val="007347A3"/>
    <w:rsid w:val="007347E0"/>
    <w:rsid w:val="007348DB"/>
    <w:rsid w:val="00734EBA"/>
    <w:rsid w:val="00734EF5"/>
    <w:rsid w:val="00735167"/>
    <w:rsid w:val="0073529D"/>
    <w:rsid w:val="0073574A"/>
    <w:rsid w:val="007359A2"/>
    <w:rsid w:val="00735C2E"/>
    <w:rsid w:val="00736387"/>
    <w:rsid w:val="007365BA"/>
    <w:rsid w:val="007367C4"/>
    <w:rsid w:val="00736AC1"/>
    <w:rsid w:val="00737251"/>
    <w:rsid w:val="007374A6"/>
    <w:rsid w:val="0073774A"/>
    <w:rsid w:val="0073790A"/>
    <w:rsid w:val="00737BDA"/>
    <w:rsid w:val="007402CC"/>
    <w:rsid w:val="007403B5"/>
    <w:rsid w:val="0074082B"/>
    <w:rsid w:val="00740B55"/>
    <w:rsid w:val="00740BC1"/>
    <w:rsid w:val="00740D13"/>
    <w:rsid w:val="0074103C"/>
    <w:rsid w:val="00741244"/>
    <w:rsid w:val="0074169E"/>
    <w:rsid w:val="00741A9A"/>
    <w:rsid w:val="00741AA4"/>
    <w:rsid w:val="00742332"/>
    <w:rsid w:val="0074271B"/>
    <w:rsid w:val="0074275D"/>
    <w:rsid w:val="007427F8"/>
    <w:rsid w:val="00742B30"/>
    <w:rsid w:val="00742C4E"/>
    <w:rsid w:val="00742CBB"/>
    <w:rsid w:val="00742D9E"/>
    <w:rsid w:val="00742F59"/>
    <w:rsid w:val="0074309C"/>
    <w:rsid w:val="007432A0"/>
    <w:rsid w:val="00743958"/>
    <w:rsid w:val="00743ADD"/>
    <w:rsid w:val="00743B2E"/>
    <w:rsid w:val="00743BEF"/>
    <w:rsid w:val="007442F3"/>
    <w:rsid w:val="007447F1"/>
    <w:rsid w:val="00744826"/>
    <w:rsid w:val="0074485A"/>
    <w:rsid w:val="00744918"/>
    <w:rsid w:val="00744C03"/>
    <w:rsid w:val="00744E3C"/>
    <w:rsid w:val="007452FD"/>
    <w:rsid w:val="00745519"/>
    <w:rsid w:val="0074581E"/>
    <w:rsid w:val="00745A93"/>
    <w:rsid w:val="00745E43"/>
    <w:rsid w:val="00745E67"/>
    <w:rsid w:val="00745F06"/>
    <w:rsid w:val="00746161"/>
    <w:rsid w:val="00746251"/>
    <w:rsid w:val="00746420"/>
    <w:rsid w:val="00746517"/>
    <w:rsid w:val="00746555"/>
    <w:rsid w:val="00746622"/>
    <w:rsid w:val="0074685F"/>
    <w:rsid w:val="00746CBB"/>
    <w:rsid w:val="00746CC9"/>
    <w:rsid w:val="00746E7F"/>
    <w:rsid w:val="00747047"/>
    <w:rsid w:val="007471EA"/>
    <w:rsid w:val="0074758D"/>
    <w:rsid w:val="007475C1"/>
    <w:rsid w:val="007475EF"/>
    <w:rsid w:val="007477A2"/>
    <w:rsid w:val="00747B71"/>
    <w:rsid w:val="00747C9F"/>
    <w:rsid w:val="00747EFF"/>
    <w:rsid w:val="00747F22"/>
    <w:rsid w:val="00747F6C"/>
    <w:rsid w:val="00750421"/>
    <w:rsid w:val="0075042E"/>
    <w:rsid w:val="00750BE6"/>
    <w:rsid w:val="00750D6A"/>
    <w:rsid w:val="007513ED"/>
    <w:rsid w:val="00751415"/>
    <w:rsid w:val="007514F9"/>
    <w:rsid w:val="007517A7"/>
    <w:rsid w:val="00751C34"/>
    <w:rsid w:val="00751D89"/>
    <w:rsid w:val="00751DB2"/>
    <w:rsid w:val="00751F8A"/>
    <w:rsid w:val="0075207E"/>
    <w:rsid w:val="007521E1"/>
    <w:rsid w:val="0075233A"/>
    <w:rsid w:val="0075262D"/>
    <w:rsid w:val="0075265D"/>
    <w:rsid w:val="0075276C"/>
    <w:rsid w:val="00752B20"/>
    <w:rsid w:val="00752CA0"/>
    <w:rsid w:val="00752FD5"/>
    <w:rsid w:val="0075319A"/>
    <w:rsid w:val="00753616"/>
    <w:rsid w:val="00753706"/>
    <w:rsid w:val="0075380D"/>
    <w:rsid w:val="00753B2B"/>
    <w:rsid w:val="00753CF1"/>
    <w:rsid w:val="00753E97"/>
    <w:rsid w:val="00753F57"/>
    <w:rsid w:val="00753F82"/>
    <w:rsid w:val="00754163"/>
    <w:rsid w:val="00754575"/>
    <w:rsid w:val="007546EF"/>
    <w:rsid w:val="00754755"/>
    <w:rsid w:val="00754841"/>
    <w:rsid w:val="00754903"/>
    <w:rsid w:val="0075493B"/>
    <w:rsid w:val="00754A46"/>
    <w:rsid w:val="0075531E"/>
    <w:rsid w:val="0075542F"/>
    <w:rsid w:val="007555E1"/>
    <w:rsid w:val="007555F5"/>
    <w:rsid w:val="00755948"/>
    <w:rsid w:val="0075599F"/>
    <w:rsid w:val="007559EC"/>
    <w:rsid w:val="00755A26"/>
    <w:rsid w:val="00755F0D"/>
    <w:rsid w:val="00755F9D"/>
    <w:rsid w:val="00756220"/>
    <w:rsid w:val="00756621"/>
    <w:rsid w:val="0075681C"/>
    <w:rsid w:val="00756821"/>
    <w:rsid w:val="00756846"/>
    <w:rsid w:val="00756968"/>
    <w:rsid w:val="00756A64"/>
    <w:rsid w:val="00757212"/>
    <w:rsid w:val="00757274"/>
    <w:rsid w:val="00757741"/>
    <w:rsid w:val="00757FB8"/>
    <w:rsid w:val="00760016"/>
    <w:rsid w:val="0076008D"/>
    <w:rsid w:val="007604B2"/>
    <w:rsid w:val="00760A55"/>
    <w:rsid w:val="00760C69"/>
    <w:rsid w:val="00760E48"/>
    <w:rsid w:val="00760F58"/>
    <w:rsid w:val="00760F94"/>
    <w:rsid w:val="00760F95"/>
    <w:rsid w:val="0076116A"/>
    <w:rsid w:val="007617F2"/>
    <w:rsid w:val="00761C3F"/>
    <w:rsid w:val="00761C8E"/>
    <w:rsid w:val="00761DA8"/>
    <w:rsid w:val="00761F5E"/>
    <w:rsid w:val="00762003"/>
    <w:rsid w:val="007627CB"/>
    <w:rsid w:val="00762D2E"/>
    <w:rsid w:val="00762D3C"/>
    <w:rsid w:val="00762F22"/>
    <w:rsid w:val="0076305C"/>
    <w:rsid w:val="00763138"/>
    <w:rsid w:val="007636B0"/>
    <w:rsid w:val="007638A3"/>
    <w:rsid w:val="007639FD"/>
    <w:rsid w:val="00763C47"/>
    <w:rsid w:val="00764255"/>
    <w:rsid w:val="0076430E"/>
    <w:rsid w:val="007644B7"/>
    <w:rsid w:val="007645BA"/>
    <w:rsid w:val="00764943"/>
    <w:rsid w:val="00764AAA"/>
    <w:rsid w:val="00764CBF"/>
    <w:rsid w:val="00764DCA"/>
    <w:rsid w:val="00764E71"/>
    <w:rsid w:val="00764FD6"/>
    <w:rsid w:val="00765157"/>
    <w:rsid w:val="0076519A"/>
    <w:rsid w:val="007653F1"/>
    <w:rsid w:val="00765FC5"/>
    <w:rsid w:val="007663BD"/>
    <w:rsid w:val="007663D3"/>
    <w:rsid w:val="00766448"/>
    <w:rsid w:val="0076656E"/>
    <w:rsid w:val="007666A1"/>
    <w:rsid w:val="0076680D"/>
    <w:rsid w:val="007668A3"/>
    <w:rsid w:val="00766948"/>
    <w:rsid w:val="00766C89"/>
    <w:rsid w:val="00766DCA"/>
    <w:rsid w:val="00766E0C"/>
    <w:rsid w:val="00767431"/>
    <w:rsid w:val="007675EE"/>
    <w:rsid w:val="00767762"/>
    <w:rsid w:val="007678EA"/>
    <w:rsid w:val="00767C7D"/>
    <w:rsid w:val="00770159"/>
    <w:rsid w:val="0077028F"/>
    <w:rsid w:val="00770329"/>
    <w:rsid w:val="00770415"/>
    <w:rsid w:val="0077060A"/>
    <w:rsid w:val="0077064F"/>
    <w:rsid w:val="00770C90"/>
    <w:rsid w:val="00770D5F"/>
    <w:rsid w:val="00770DB9"/>
    <w:rsid w:val="00770DE7"/>
    <w:rsid w:val="00770FC4"/>
    <w:rsid w:val="00771174"/>
    <w:rsid w:val="0077130A"/>
    <w:rsid w:val="007713C1"/>
    <w:rsid w:val="00771468"/>
    <w:rsid w:val="00771602"/>
    <w:rsid w:val="00771865"/>
    <w:rsid w:val="00771DD9"/>
    <w:rsid w:val="00771F07"/>
    <w:rsid w:val="00772042"/>
    <w:rsid w:val="00772089"/>
    <w:rsid w:val="007725BB"/>
    <w:rsid w:val="0077265D"/>
    <w:rsid w:val="0077267A"/>
    <w:rsid w:val="00772AAC"/>
    <w:rsid w:val="00772B11"/>
    <w:rsid w:val="007731A6"/>
    <w:rsid w:val="007732A9"/>
    <w:rsid w:val="007732E2"/>
    <w:rsid w:val="0077348C"/>
    <w:rsid w:val="007734DE"/>
    <w:rsid w:val="00773666"/>
    <w:rsid w:val="007736A0"/>
    <w:rsid w:val="00773895"/>
    <w:rsid w:val="00773930"/>
    <w:rsid w:val="00774186"/>
    <w:rsid w:val="007741E7"/>
    <w:rsid w:val="00774399"/>
    <w:rsid w:val="007743A1"/>
    <w:rsid w:val="0077478E"/>
    <w:rsid w:val="00774813"/>
    <w:rsid w:val="00774A54"/>
    <w:rsid w:val="00774C57"/>
    <w:rsid w:val="00774E98"/>
    <w:rsid w:val="0077511C"/>
    <w:rsid w:val="00775CFC"/>
    <w:rsid w:val="007761B5"/>
    <w:rsid w:val="007761DF"/>
    <w:rsid w:val="0077634B"/>
    <w:rsid w:val="007764E9"/>
    <w:rsid w:val="007765DC"/>
    <w:rsid w:val="00776800"/>
    <w:rsid w:val="007768C2"/>
    <w:rsid w:val="007768E7"/>
    <w:rsid w:val="00776B6F"/>
    <w:rsid w:val="00776CDF"/>
    <w:rsid w:val="00776CF5"/>
    <w:rsid w:val="00776D8E"/>
    <w:rsid w:val="00776E80"/>
    <w:rsid w:val="00776ED7"/>
    <w:rsid w:val="0077736A"/>
    <w:rsid w:val="007773CB"/>
    <w:rsid w:val="0077743A"/>
    <w:rsid w:val="00777441"/>
    <w:rsid w:val="00777518"/>
    <w:rsid w:val="007776DC"/>
    <w:rsid w:val="0077786F"/>
    <w:rsid w:val="00777933"/>
    <w:rsid w:val="00777B4A"/>
    <w:rsid w:val="00777C1B"/>
    <w:rsid w:val="0078032F"/>
    <w:rsid w:val="0078058C"/>
    <w:rsid w:val="007809A1"/>
    <w:rsid w:val="00780A75"/>
    <w:rsid w:val="00780BE0"/>
    <w:rsid w:val="00780F6E"/>
    <w:rsid w:val="00781104"/>
    <w:rsid w:val="0078114F"/>
    <w:rsid w:val="00781241"/>
    <w:rsid w:val="007816DB"/>
    <w:rsid w:val="007817CD"/>
    <w:rsid w:val="00781896"/>
    <w:rsid w:val="0078198F"/>
    <w:rsid w:val="007819A2"/>
    <w:rsid w:val="00781D8A"/>
    <w:rsid w:val="00781F1F"/>
    <w:rsid w:val="00782005"/>
    <w:rsid w:val="0078261B"/>
    <w:rsid w:val="0078288A"/>
    <w:rsid w:val="007828C1"/>
    <w:rsid w:val="00782B7F"/>
    <w:rsid w:val="00782CA8"/>
    <w:rsid w:val="00783145"/>
    <w:rsid w:val="00783455"/>
    <w:rsid w:val="007836D3"/>
    <w:rsid w:val="007836FC"/>
    <w:rsid w:val="00783700"/>
    <w:rsid w:val="00783719"/>
    <w:rsid w:val="007839DC"/>
    <w:rsid w:val="00783A5D"/>
    <w:rsid w:val="00783BD9"/>
    <w:rsid w:val="00783CA8"/>
    <w:rsid w:val="00784096"/>
    <w:rsid w:val="0078447A"/>
    <w:rsid w:val="007844AA"/>
    <w:rsid w:val="00784762"/>
    <w:rsid w:val="00784A3B"/>
    <w:rsid w:val="00785073"/>
    <w:rsid w:val="007851C8"/>
    <w:rsid w:val="0078530E"/>
    <w:rsid w:val="00785811"/>
    <w:rsid w:val="0078583C"/>
    <w:rsid w:val="00785A76"/>
    <w:rsid w:val="00785C35"/>
    <w:rsid w:val="00785DC6"/>
    <w:rsid w:val="00785FD1"/>
    <w:rsid w:val="0078635E"/>
    <w:rsid w:val="00786637"/>
    <w:rsid w:val="00786898"/>
    <w:rsid w:val="007868EA"/>
    <w:rsid w:val="0078694C"/>
    <w:rsid w:val="007869F5"/>
    <w:rsid w:val="00786A8B"/>
    <w:rsid w:val="00786C7F"/>
    <w:rsid w:val="00786E3B"/>
    <w:rsid w:val="007871E1"/>
    <w:rsid w:val="0078737F"/>
    <w:rsid w:val="00787454"/>
    <w:rsid w:val="00787AA0"/>
    <w:rsid w:val="00787E5E"/>
    <w:rsid w:val="00787FC7"/>
    <w:rsid w:val="00790038"/>
    <w:rsid w:val="0079015B"/>
    <w:rsid w:val="00790283"/>
    <w:rsid w:val="007904F6"/>
    <w:rsid w:val="0079060C"/>
    <w:rsid w:val="00790625"/>
    <w:rsid w:val="00790782"/>
    <w:rsid w:val="00790788"/>
    <w:rsid w:val="007909F8"/>
    <w:rsid w:val="00790A47"/>
    <w:rsid w:val="00790C55"/>
    <w:rsid w:val="00790D7F"/>
    <w:rsid w:val="00790EC2"/>
    <w:rsid w:val="00790F0C"/>
    <w:rsid w:val="00791246"/>
    <w:rsid w:val="007915C5"/>
    <w:rsid w:val="00791811"/>
    <w:rsid w:val="007918EA"/>
    <w:rsid w:val="00791CD9"/>
    <w:rsid w:val="00791F5A"/>
    <w:rsid w:val="00792226"/>
    <w:rsid w:val="007923C3"/>
    <w:rsid w:val="00792434"/>
    <w:rsid w:val="00792625"/>
    <w:rsid w:val="00792807"/>
    <w:rsid w:val="00792B64"/>
    <w:rsid w:val="00793158"/>
    <w:rsid w:val="007936D9"/>
    <w:rsid w:val="0079370E"/>
    <w:rsid w:val="00793760"/>
    <w:rsid w:val="00793892"/>
    <w:rsid w:val="00793F49"/>
    <w:rsid w:val="00794041"/>
    <w:rsid w:val="0079424A"/>
    <w:rsid w:val="00794581"/>
    <w:rsid w:val="0079467D"/>
    <w:rsid w:val="007946A0"/>
    <w:rsid w:val="00794789"/>
    <w:rsid w:val="00794EA0"/>
    <w:rsid w:val="00794ED3"/>
    <w:rsid w:val="00794F37"/>
    <w:rsid w:val="007950DC"/>
    <w:rsid w:val="00795A2B"/>
    <w:rsid w:val="00795CD3"/>
    <w:rsid w:val="00795D23"/>
    <w:rsid w:val="00795E20"/>
    <w:rsid w:val="00796276"/>
    <w:rsid w:val="007962FF"/>
    <w:rsid w:val="00796303"/>
    <w:rsid w:val="007964F2"/>
    <w:rsid w:val="0079695A"/>
    <w:rsid w:val="00796B75"/>
    <w:rsid w:val="00796C80"/>
    <w:rsid w:val="0079723D"/>
    <w:rsid w:val="00797750"/>
    <w:rsid w:val="0079791B"/>
    <w:rsid w:val="00797C56"/>
    <w:rsid w:val="00797D51"/>
    <w:rsid w:val="00797DEC"/>
    <w:rsid w:val="00797E09"/>
    <w:rsid w:val="007A028A"/>
    <w:rsid w:val="007A058F"/>
    <w:rsid w:val="007A05EF"/>
    <w:rsid w:val="007A07BC"/>
    <w:rsid w:val="007A09EE"/>
    <w:rsid w:val="007A0B7C"/>
    <w:rsid w:val="007A0C15"/>
    <w:rsid w:val="007A13DF"/>
    <w:rsid w:val="007A1751"/>
    <w:rsid w:val="007A1991"/>
    <w:rsid w:val="007A1B0D"/>
    <w:rsid w:val="007A1E3D"/>
    <w:rsid w:val="007A1EFE"/>
    <w:rsid w:val="007A217F"/>
    <w:rsid w:val="007A23DB"/>
    <w:rsid w:val="007A27F4"/>
    <w:rsid w:val="007A2839"/>
    <w:rsid w:val="007A29B9"/>
    <w:rsid w:val="007A2CD3"/>
    <w:rsid w:val="007A2E7B"/>
    <w:rsid w:val="007A2FD9"/>
    <w:rsid w:val="007A3115"/>
    <w:rsid w:val="007A3184"/>
    <w:rsid w:val="007A35D6"/>
    <w:rsid w:val="007A382B"/>
    <w:rsid w:val="007A3A05"/>
    <w:rsid w:val="007A422C"/>
    <w:rsid w:val="007A42E0"/>
    <w:rsid w:val="007A45D0"/>
    <w:rsid w:val="007A4BC6"/>
    <w:rsid w:val="007A4BEE"/>
    <w:rsid w:val="007A4E21"/>
    <w:rsid w:val="007A4F19"/>
    <w:rsid w:val="007A4F20"/>
    <w:rsid w:val="007A503D"/>
    <w:rsid w:val="007A5167"/>
    <w:rsid w:val="007A5873"/>
    <w:rsid w:val="007A59D2"/>
    <w:rsid w:val="007A5D2D"/>
    <w:rsid w:val="007A5D4C"/>
    <w:rsid w:val="007A5EBF"/>
    <w:rsid w:val="007A616B"/>
    <w:rsid w:val="007A6509"/>
    <w:rsid w:val="007A67D7"/>
    <w:rsid w:val="007A67F5"/>
    <w:rsid w:val="007A69A5"/>
    <w:rsid w:val="007A6B47"/>
    <w:rsid w:val="007A6BB4"/>
    <w:rsid w:val="007A6BCE"/>
    <w:rsid w:val="007A6CD2"/>
    <w:rsid w:val="007A71AF"/>
    <w:rsid w:val="007A7559"/>
    <w:rsid w:val="007A75AD"/>
    <w:rsid w:val="007A7A99"/>
    <w:rsid w:val="007A7FD3"/>
    <w:rsid w:val="007B0A53"/>
    <w:rsid w:val="007B0B70"/>
    <w:rsid w:val="007B0DB1"/>
    <w:rsid w:val="007B0E7E"/>
    <w:rsid w:val="007B17F6"/>
    <w:rsid w:val="007B1B69"/>
    <w:rsid w:val="007B1C07"/>
    <w:rsid w:val="007B1C8C"/>
    <w:rsid w:val="007B1EDA"/>
    <w:rsid w:val="007B2041"/>
    <w:rsid w:val="007B234C"/>
    <w:rsid w:val="007B243F"/>
    <w:rsid w:val="007B249A"/>
    <w:rsid w:val="007B2896"/>
    <w:rsid w:val="007B2A51"/>
    <w:rsid w:val="007B2B6F"/>
    <w:rsid w:val="007B2FB3"/>
    <w:rsid w:val="007B3873"/>
    <w:rsid w:val="007B38F4"/>
    <w:rsid w:val="007B390A"/>
    <w:rsid w:val="007B3AA4"/>
    <w:rsid w:val="007B3B81"/>
    <w:rsid w:val="007B3C46"/>
    <w:rsid w:val="007B3D9C"/>
    <w:rsid w:val="007B3E83"/>
    <w:rsid w:val="007B428A"/>
    <w:rsid w:val="007B43A4"/>
    <w:rsid w:val="007B43BD"/>
    <w:rsid w:val="007B44B8"/>
    <w:rsid w:val="007B461E"/>
    <w:rsid w:val="007B47CC"/>
    <w:rsid w:val="007B49A5"/>
    <w:rsid w:val="007B532C"/>
    <w:rsid w:val="007B5383"/>
    <w:rsid w:val="007B5C70"/>
    <w:rsid w:val="007B5CFA"/>
    <w:rsid w:val="007B5E1A"/>
    <w:rsid w:val="007B5ED5"/>
    <w:rsid w:val="007B5F1D"/>
    <w:rsid w:val="007B5F57"/>
    <w:rsid w:val="007B6494"/>
    <w:rsid w:val="007B6680"/>
    <w:rsid w:val="007B69F1"/>
    <w:rsid w:val="007B6B70"/>
    <w:rsid w:val="007B6B95"/>
    <w:rsid w:val="007B6D87"/>
    <w:rsid w:val="007B6F25"/>
    <w:rsid w:val="007B742B"/>
    <w:rsid w:val="007B7598"/>
    <w:rsid w:val="007B7A7A"/>
    <w:rsid w:val="007B7B41"/>
    <w:rsid w:val="007C0147"/>
    <w:rsid w:val="007C031B"/>
    <w:rsid w:val="007C0629"/>
    <w:rsid w:val="007C07B5"/>
    <w:rsid w:val="007C0817"/>
    <w:rsid w:val="007C0888"/>
    <w:rsid w:val="007C0FE6"/>
    <w:rsid w:val="007C10BB"/>
    <w:rsid w:val="007C1341"/>
    <w:rsid w:val="007C156B"/>
    <w:rsid w:val="007C1617"/>
    <w:rsid w:val="007C16B9"/>
    <w:rsid w:val="007C1A4D"/>
    <w:rsid w:val="007C1DF5"/>
    <w:rsid w:val="007C2381"/>
    <w:rsid w:val="007C24D2"/>
    <w:rsid w:val="007C2871"/>
    <w:rsid w:val="007C2BAC"/>
    <w:rsid w:val="007C2CA0"/>
    <w:rsid w:val="007C2CB3"/>
    <w:rsid w:val="007C2FC7"/>
    <w:rsid w:val="007C310D"/>
    <w:rsid w:val="007C31CC"/>
    <w:rsid w:val="007C329A"/>
    <w:rsid w:val="007C360B"/>
    <w:rsid w:val="007C3614"/>
    <w:rsid w:val="007C3CAA"/>
    <w:rsid w:val="007C3DEC"/>
    <w:rsid w:val="007C3FC4"/>
    <w:rsid w:val="007C42C5"/>
    <w:rsid w:val="007C4383"/>
    <w:rsid w:val="007C450A"/>
    <w:rsid w:val="007C4726"/>
    <w:rsid w:val="007C4758"/>
    <w:rsid w:val="007C4C52"/>
    <w:rsid w:val="007C4C98"/>
    <w:rsid w:val="007C4D14"/>
    <w:rsid w:val="007C4F75"/>
    <w:rsid w:val="007C5282"/>
    <w:rsid w:val="007C5695"/>
    <w:rsid w:val="007C5D32"/>
    <w:rsid w:val="007C5DEE"/>
    <w:rsid w:val="007C5E2D"/>
    <w:rsid w:val="007C5EAD"/>
    <w:rsid w:val="007C6025"/>
    <w:rsid w:val="007C6096"/>
    <w:rsid w:val="007C632E"/>
    <w:rsid w:val="007C635C"/>
    <w:rsid w:val="007C64EF"/>
    <w:rsid w:val="007C6769"/>
    <w:rsid w:val="007C68B5"/>
    <w:rsid w:val="007C6A11"/>
    <w:rsid w:val="007C6A14"/>
    <w:rsid w:val="007C6CAD"/>
    <w:rsid w:val="007C6DDC"/>
    <w:rsid w:val="007C7117"/>
    <w:rsid w:val="007C7354"/>
    <w:rsid w:val="007C7388"/>
    <w:rsid w:val="007C79B1"/>
    <w:rsid w:val="007C7D29"/>
    <w:rsid w:val="007C7D4C"/>
    <w:rsid w:val="007C7EFF"/>
    <w:rsid w:val="007C7F40"/>
    <w:rsid w:val="007D00B7"/>
    <w:rsid w:val="007D00ED"/>
    <w:rsid w:val="007D01B5"/>
    <w:rsid w:val="007D01DB"/>
    <w:rsid w:val="007D0271"/>
    <w:rsid w:val="007D05F8"/>
    <w:rsid w:val="007D0807"/>
    <w:rsid w:val="007D088F"/>
    <w:rsid w:val="007D08AE"/>
    <w:rsid w:val="007D08C5"/>
    <w:rsid w:val="007D0989"/>
    <w:rsid w:val="007D0B3A"/>
    <w:rsid w:val="007D0F13"/>
    <w:rsid w:val="007D1053"/>
    <w:rsid w:val="007D10F4"/>
    <w:rsid w:val="007D11C2"/>
    <w:rsid w:val="007D16E5"/>
    <w:rsid w:val="007D18B7"/>
    <w:rsid w:val="007D1913"/>
    <w:rsid w:val="007D1A6E"/>
    <w:rsid w:val="007D1C6C"/>
    <w:rsid w:val="007D1C71"/>
    <w:rsid w:val="007D1E01"/>
    <w:rsid w:val="007D1EE1"/>
    <w:rsid w:val="007D1FE9"/>
    <w:rsid w:val="007D20AC"/>
    <w:rsid w:val="007D2157"/>
    <w:rsid w:val="007D21BD"/>
    <w:rsid w:val="007D2226"/>
    <w:rsid w:val="007D22AB"/>
    <w:rsid w:val="007D2596"/>
    <w:rsid w:val="007D284D"/>
    <w:rsid w:val="007D2874"/>
    <w:rsid w:val="007D28DC"/>
    <w:rsid w:val="007D2F3C"/>
    <w:rsid w:val="007D2F45"/>
    <w:rsid w:val="007D32AA"/>
    <w:rsid w:val="007D336D"/>
    <w:rsid w:val="007D3602"/>
    <w:rsid w:val="007D362F"/>
    <w:rsid w:val="007D36EF"/>
    <w:rsid w:val="007D3AD5"/>
    <w:rsid w:val="007D4001"/>
    <w:rsid w:val="007D41CE"/>
    <w:rsid w:val="007D42C5"/>
    <w:rsid w:val="007D4313"/>
    <w:rsid w:val="007D48C5"/>
    <w:rsid w:val="007D498F"/>
    <w:rsid w:val="007D4C38"/>
    <w:rsid w:val="007D4E2C"/>
    <w:rsid w:val="007D50C5"/>
    <w:rsid w:val="007D51BE"/>
    <w:rsid w:val="007D51F6"/>
    <w:rsid w:val="007D5211"/>
    <w:rsid w:val="007D5290"/>
    <w:rsid w:val="007D5827"/>
    <w:rsid w:val="007D5C9E"/>
    <w:rsid w:val="007D5D6D"/>
    <w:rsid w:val="007D5E14"/>
    <w:rsid w:val="007D6286"/>
    <w:rsid w:val="007D62BB"/>
    <w:rsid w:val="007D62FE"/>
    <w:rsid w:val="007D650B"/>
    <w:rsid w:val="007D658B"/>
    <w:rsid w:val="007D684F"/>
    <w:rsid w:val="007D6A8A"/>
    <w:rsid w:val="007D6E7A"/>
    <w:rsid w:val="007D6E97"/>
    <w:rsid w:val="007D71AC"/>
    <w:rsid w:val="007D71B5"/>
    <w:rsid w:val="007D72E6"/>
    <w:rsid w:val="007D7DEF"/>
    <w:rsid w:val="007D7E1D"/>
    <w:rsid w:val="007E00B6"/>
    <w:rsid w:val="007E00FC"/>
    <w:rsid w:val="007E04AB"/>
    <w:rsid w:val="007E0557"/>
    <w:rsid w:val="007E05A4"/>
    <w:rsid w:val="007E07BB"/>
    <w:rsid w:val="007E09C1"/>
    <w:rsid w:val="007E0AEE"/>
    <w:rsid w:val="007E1065"/>
    <w:rsid w:val="007E107E"/>
    <w:rsid w:val="007E14A6"/>
    <w:rsid w:val="007E187F"/>
    <w:rsid w:val="007E1B6A"/>
    <w:rsid w:val="007E1DE3"/>
    <w:rsid w:val="007E1FED"/>
    <w:rsid w:val="007E2100"/>
    <w:rsid w:val="007E211B"/>
    <w:rsid w:val="007E2208"/>
    <w:rsid w:val="007E23F5"/>
    <w:rsid w:val="007E2534"/>
    <w:rsid w:val="007E2FF8"/>
    <w:rsid w:val="007E3243"/>
    <w:rsid w:val="007E368A"/>
    <w:rsid w:val="007E384F"/>
    <w:rsid w:val="007E3997"/>
    <w:rsid w:val="007E3A66"/>
    <w:rsid w:val="007E3AB9"/>
    <w:rsid w:val="007E3BB7"/>
    <w:rsid w:val="007E3DB5"/>
    <w:rsid w:val="007E3DFC"/>
    <w:rsid w:val="007E432F"/>
    <w:rsid w:val="007E43C8"/>
    <w:rsid w:val="007E480C"/>
    <w:rsid w:val="007E4AA1"/>
    <w:rsid w:val="007E4B75"/>
    <w:rsid w:val="007E4BB9"/>
    <w:rsid w:val="007E4C22"/>
    <w:rsid w:val="007E4EB2"/>
    <w:rsid w:val="007E4F31"/>
    <w:rsid w:val="007E5206"/>
    <w:rsid w:val="007E5257"/>
    <w:rsid w:val="007E5694"/>
    <w:rsid w:val="007E5B8A"/>
    <w:rsid w:val="007E5CED"/>
    <w:rsid w:val="007E5D47"/>
    <w:rsid w:val="007E5EF2"/>
    <w:rsid w:val="007E5F63"/>
    <w:rsid w:val="007E5F7C"/>
    <w:rsid w:val="007E621D"/>
    <w:rsid w:val="007E639E"/>
    <w:rsid w:val="007E63AA"/>
    <w:rsid w:val="007E66E7"/>
    <w:rsid w:val="007E689F"/>
    <w:rsid w:val="007E68FB"/>
    <w:rsid w:val="007E6932"/>
    <w:rsid w:val="007E6CEB"/>
    <w:rsid w:val="007E6E0B"/>
    <w:rsid w:val="007E703C"/>
    <w:rsid w:val="007E7130"/>
    <w:rsid w:val="007E7280"/>
    <w:rsid w:val="007E72BD"/>
    <w:rsid w:val="007E74C9"/>
    <w:rsid w:val="007E7503"/>
    <w:rsid w:val="007E792C"/>
    <w:rsid w:val="007E7F2E"/>
    <w:rsid w:val="007F003B"/>
    <w:rsid w:val="007F0194"/>
    <w:rsid w:val="007F028D"/>
    <w:rsid w:val="007F05E0"/>
    <w:rsid w:val="007F061C"/>
    <w:rsid w:val="007F0F04"/>
    <w:rsid w:val="007F0F4E"/>
    <w:rsid w:val="007F1122"/>
    <w:rsid w:val="007F18BD"/>
    <w:rsid w:val="007F19DF"/>
    <w:rsid w:val="007F1A07"/>
    <w:rsid w:val="007F1A72"/>
    <w:rsid w:val="007F1BB0"/>
    <w:rsid w:val="007F1BE8"/>
    <w:rsid w:val="007F1C6E"/>
    <w:rsid w:val="007F1E53"/>
    <w:rsid w:val="007F2A71"/>
    <w:rsid w:val="007F2E44"/>
    <w:rsid w:val="007F308B"/>
    <w:rsid w:val="007F31CF"/>
    <w:rsid w:val="007F3310"/>
    <w:rsid w:val="007F3373"/>
    <w:rsid w:val="007F351C"/>
    <w:rsid w:val="007F3672"/>
    <w:rsid w:val="007F36D5"/>
    <w:rsid w:val="007F3885"/>
    <w:rsid w:val="007F3A9B"/>
    <w:rsid w:val="007F3B68"/>
    <w:rsid w:val="007F3B6C"/>
    <w:rsid w:val="007F3BD2"/>
    <w:rsid w:val="007F3C5B"/>
    <w:rsid w:val="007F3D45"/>
    <w:rsid w:val="007F3E24"/>
    <w:rsid w:val="007F3F65"/>
    <w:rsid w:val="007F4DCE"/>
    <w:rsid w:val="007F5177"/>
    <w:rsid w:val="007F5408"/>
    <w:rsid w:val="007F543D"/>
    <w:rsid w:val="007F5739"/>
    <w:rsid w:val="007F573A"/>
    <w:rsid w:val="007F573D"/>
    <w:rsid w:val="007F594E"/>
    <w:rsid w:val="007F5A48"/>
    <w:rsid w:val="007F5AA1"/>
    <w:rsid w:val="007F6113"/>
    <w:rsid w:val="007F61C5"/>
    <w:rsid w:val="007F61F8"/>
    <w:rsid w:val="007F644C"/>
    <w:rsid w:val="007F66B1"/>
    <w:rsid w:val="007F6A8B"/>
    <w:rsid w:val="007F6A9C"/>
    <w:rsid w:val="007F6B13"/>
    <w:rsid w:val="007F6CD4"/>
    <w:rsid w:val="007F6D5E"/>
    <w:rsid w:val="007F6DEF"/>
    <w:rsid w:val="007F6E1C"/>
    <w:rsid w:val="007F6EE0"/>
    <w:rsid w:val="007F6F2B"/>
    <w:rsid w:val="007F730F"/>
    <w:rsid w:val="007F7355"/>
    <w:rsid w:val="007F79D2"/>
    <w:rsid w:val="007F7A27"/>
    <w:rsid w:val="007F7BB4"/>
    <w:rsid w:val="007F7E39"/>
    <w:rsid w:val="008000CC"/>
    <w:rsid w:val="00800468"/>
    <w:rsid w:val="008004B7"/>
    <w:rsid w:val="00800819"/>
    <w:rsid w:val="0080111C"/>
    <w:rsid w:val="00801230"/>
    <w:rsid w:val="00801391"/>
    <w:rsid w:val="00801410"/>
    <w:rsid w:val="0080142D"/>
    <w:rsid w:val="008019F1"/>
    <w:rsid w:val="00801B23"/>
    <w:rsid w:val="00802085"/>
    <w:rsid w:val="00802169"/>
    <w:rsid w:val="008023CD"/>
    <w:rsid w:val="008024B5"/>
    <w:rsid w:val="0080293B"/>
    <w:rsid w:val="00803080"/>
    <w:rsid w:val="0080323B"/>
    <w:rsid w:val="00803BA0"/>
    <w:rsid w:val="00803F77"/>
    <w:rsid w:val="008042F8"/>
    <w:rsid w:val="00804453"/>
    <w:rsid w:val="00805063"/>
    <w:rsid w:val="0080533F"/>
    <w:rsid w:val="0080537C"/>
    <w:rsid w:val="00805735"/>
    <w:rsid w:val="0080588A"/>
    <w:rsid w:val="00805B21"/>
    <w:rsid w:val="00805DFA"/>
    <w:rsid w:val="008060D4"/>
    <w:rsid w:val="0080624C"/>
    <w:rsid w:val="008062C4"/>
    <w:rsid w:val="0080642A"/>
    <w:rsid w:val="0080652B"/>
    <w:rsid w:val="00806698"/>
    <w:rsid w:val="00806B58"/>
    <w:rsid w:val="00806B6F"/>
    <w:rsid w:val="00806D6F"/>
    <w:rsid w:val="0080703E"/>
    <w:rsid w:val="008070C3"/>
    <w:rsid w:val="00807CE7"/>
    <w:rsid w:val="00807F68"/>
    <w:rsid w:val="00810026"/>
    <w:rsid w:val="008101D8"/>
    <w:rsid w:val="008103F4"/>
    <w:rsid w:val="008104E0"/>
    <w:rsid w:val="008105DD"/>
    <w:rsid w:val="00810A6C"/>
    <w:rsid w:val="00810CD4"/>
    <w:rsid w:val="00811103"/>
    <w:rsid w:val="008111FE"/>
    <w:rsid w:val="008114C3"/>
    <w:rsid w:val="00811859"/>
    <w:rsid w:val="008118D1"/>
    <w:rsid w:val="00811939"/>
    <w:rsid w:val="00811B18"/>
    <w:rsid w:val="00811BEC"/>
    <w:rsid w:val="00811CAC"/>
    <w:rsid w:val="00811D32"/>
    <w:rsid w:val="00811D5E"/>
    <w:rsid w:val="008120AA"/>
    <w:rsid w:val="00812132"/>
    <w:rsid w:val="0081235B"/>
    <w:rsid w:val="00812585"/>
    <w:rsid w:val="0081269D"/>
    <w:rsid w:val="008129D4"/>
    <w:rsid w:val="00812BC3"/>
    <w:rsid w:val="00812FC2"/>
    <w:rsid w:val="00813132"/>
    <w:rsid w:val="00813187"/>
    <w:rsid w:val="008138C5"/>
    <w:rsid w:val="008138CF"/>
    <w:rsid w:val="00813953"/>
    <w:rsid w:val="0081397E"/>
    <w:rsid w:val="00813A53"/>
    <w:rsid w:val="008140DD"/>
    <w:rsid w:val="0081432C"/>
    <w:rsid w:val="008145DE"/>
    <w:rsid w:val="008146D8"/>
    <w:rsid w:val="008146E2"/>
    <w:rsid w:val="00814F61"/>
    <w:rsid w:val="00815206"/>
    <w:rsid w:val="00815218"/>
    <w:rsid w:val="008152E2"/>
    <w:rsid w:val="00815369"/>
    <w:rsid w:val="0081564B"/>
    <w:rsid w:val="00815679"/>
    <w:rsid w:val="008156EB"/>
    <w:rsid w:val="00815953"/>
    <w:rsid w:val="00815A72"/>
    <w:rsid w:val="00815B8C"/>
    <w:rsid w:val="00815C6A"/>
    <w:rsid w:val="00815CC5"/>
    <w:rsid w:val="00815FB9"/>
    <w:rsid w:val="00816104"/>
    <w:rsid w:val="008162EA"/>
    <w:rsid w:val="00816360"/>
    <w:rsid w:val="00816555"/>
    <w:rsid w:val="008165F6"/>
    <w:rsid w:val="0081686C"/>
    <w:rsid w:val="00816F5A"/>
    <w:rsid w:val="00816FF2"/>
    <w:rsid w:val="0081703E"/>
    <w:rsid w:val="0081705C"/>
    <w:rsid w:val="0081723B"/>
    <w:rsid w:val="0081741F"/>
    <w:rsid w:val="0081768A"/>
    <w:rsid w:val="00817F46"/>
    <w:rsid w:val="00817F68"/>
    <w:rsid w:val="0082000A"/>
    <w:rsid w:val="0082010D"/>
    <w:rsid w:val="008203FD"/>
    <w:rsid w:val="0082042E"/>
    <w:rsid w:val="0082071B"/>
    <w:rsid w:val="00820729"/>
    <w:rsid w:val="00820D92"/>
    <w:rsid w:val="00820FBE"/>
    <w:rsid w:val="0082106E"/>
    <w:rsid w:val="0082113E"/>
    <w:rsid w:val="00821460"/>
    <w:rsid w:val="00821726"/>
    <w:rsid w:val="0082191B"/>
    <w:rsid w:val="00821C48"/>
    <w:rsid w:val="00821E27"/>
    <w:rsid w:val="00821F8F"/>
    <w:rsid w:val="00821FB1"/>
    <w:rsid w:val="008229B1"/>
    <w:rsid w:val="00822A90"/>
    <w:rsid w:val="00822CDB"/>
    <w:rsid w:val="00822DF8"/>
    <w:rsid w:val="00822E64"/>
    <w:rsid w:val="00822F3A"/>
    <w:rsid w:val="008231BC"/>
    <w:rsid w:val="00823636"/>
    <w:rsid w:val="008238D6"/>
    <w:rsid w:val="008239F5"/>
    <w:rsid w:val="00823B8F"/>
    <w:rsid w:val="00823CDE"/>
    <w:rsid w:val="00823E0E"/>
    <w:rsid w:val="0082438A"/>
    <w:rsid w:val="008244C2"/>
    <w:rsid w:val="00824749"/>
    <w:rsid w:val="008247F4"/>
    <w:rsid w:val="008249F2"/>
    <w:rsid w:val="00824BCB"/>
    <w:rsid w:val="00824C52"/>
    <w:rsid w:val="00824D67"/>
    <w:rsid w:val="00824F78"/>
    <w:rsid w:val="008251E3"/>
    <w:rsid w:val="00825277"/>
    <w:rsid w:val="008253A9"/>
    <w:rsid w:val="0082540F"/>
    <w:rsid w:val="0082547C"/>
    <w:rsid w:val="008255D8"/>
    <w:rsid w:val="00825657"/>
    <w:rsid w:val="0082581A"/>
    <w:rsid w:val="00825A74"/>
    <w:rsid w:val="00825EDE"/>
    <w:rsid w:val="00825F9A"/>
    <w:rsid w:val="0082607E"/>
    <w:rsid w:val="0082631C"/>
    <w:rsid w:val="008263D9"/>
    <w:rsid w:val="0082649A"/>
    <w:rsid w:val="008264C3"/>
    <w:rsid w:val="0082650F"/>
    <w:rsid w:val="0082659A"/>
    <w:rsid w:val="008265F8"/>
    <w:rsid w:val="008266D7"/>
    <w:rsid w:val="008267D5"/>
    <w:rsid w:val="00826A4E"/>
    <w:rsid w:val="00826CDC"/>
    <w:rsid w:val="00826EE1"/>
    <w:rsid w:val="00827010"/>
    <w:rsid w:val="00827160"/>
    <w:rsid w:val="0082716C"/>
    <w:rsid w:val="008273CB"/>
    <w:rsid w:val="0082744A"/>
    <w:rsid w:val="008275A3"/>
    <w:rsid w:val="008279B7"/>
    <w:rsid w:val="00827FA9"/>
    <w:rsid w:val="008300FF"/>
    <w:rsid w:val="008302BF"/>
    <w:rsid w:val="0083034B"/>
    <w:rsid w:val="00830407"/>
    <w:rsid w:val="0083040A"/>
    <w:rsid w:val="0083052F"/>
    <w:rsid w:val="008305BA"/>
    <w:rsid w:val="0083060B"/>
    <w:rsid w:val="00830659"/>
    <w:rsid w:val="0083082F"/>
    <w:rsid w:val="00830A0D"/>
    <w:rsid w:val="00830A21"/>
    <w:rsid w:val="00830B7A"/>
    <w:rsid w:val="00830C4C"/>
    <w:rsid w:val="00830F51"/>
    <w:rsid w:val="00831078"/>
    <w:rsid w:val="0083114B"/>
    <w:rsid w:val="0083115D"/>
    <w:rsid w:val="008311D6"/>
    <w:rsid w:val="008311F1"/>
    <w:rsid w:val="00831513"/>
    <w:rsid w:val="008315E5"/>
    <w:rsid w:val="00831652"/>
    <w:rsid w:val="00831720"/>
    <w:rsid w:val="00831930"/>
    <w:rsid w:val="00831A9D"/>
    <w:rsid w:val="00832212"/>
    <w:rsid w:val="0083279E"/>
    <w:rsid w:val="0083282D"/>
    <w:rsid w:val="008329A6"/>
    <w:rsid w:val="008329AD"/>
    <w:rsid w:val="00832A23"/>
    <w:rsid w:val="00832EB2"/>
    <w:rsid w:val="00833259"/>
    <w:rsid w:val="0083347C"/>
    <w:rsid w:val="0083348F"/>
    <w:rsid w:val="008336B0"/>
    <w:rsid w:val="00833754"/>
    <w:rsid w:val="00833991"/>
    <w:rsid w:val="00833E82"/>
    <w:rsid w:val="00833F86"/>
    <w:rsid w:val="008340E0"/>
    <w:rsid w:val="00834318"/>
    <w:rsid w:val="00834461"/>
    <w:rsid w:val="008345FC"/>
    <w:rsid w:val="00834BEC"/>
    <w:rsid w:val="00834C05"/>
    <w:rsid w:val="00834C7C"/>
    <w:rsid w:val="00834F31"/>
    <w:rsid w:val="00835236"/>
    <w:rsid w:val="008354A9"/>
    <w:rsid w:val="00835654"/>
    <w:rsid w:val="00835985"/>
    <w:rsid w:val="00835B84"/>
    <w:rsid w:val="00836186"/>
    <w:rsid w:val="008361B7"/>
    <w:rsid w:val="008361FC"/>
    <w:rsid w:val="008362CE"/>
    <w:rsid w:val="008366ED"/>
    <w:rsid w:val="00836B74"/>
    <w:rsid w:val="008372D9"/>
    <w:rsid w:val="0083740A"/>
    <w:rsid w:val="0083747F"/>
    <w:rsid w:val="0083763D"/>
    <w:rsid w:val="0083772F"/>
    <w:rsid w:val="00837978"/>
    <w:rsid w:val="00837A12"/>
    <w:rsid w:val="00837B7D"/>
    <w:rsid w:val="00837D61"/>
    <w:rsid w:val="00837EEC"/>
    <w:rsid w:val="00837EF3"/>
    <w:rsid w:val="008402B5"/>
    <w:rsid w:val="00840361"/>
    <w:rsid w:val="0084068D"/>
    <w:rsid w:val="00840ABA"/>
    <w:rsid w:val="00840DFE"/>
    <w:rsid w:val="00841052"/>
    <w:rsid w:val="008410A0"/>
    <w:rsid w:val="00841677"/>
    <w:rsid w:val="00841799"/>
    <w:rsid w:val="00841C18"/>
    <w:rsid w:val="00841F62"/>
    <w:rsid w:val="0084239D"/>
    <w:rsid w:val="00842635"/>
    <w:rsid w:val="00842B98"/>
    <w:rsid w:val="00842C77"/>
    <w:rsid w:val="00842D26"/>
    <w:rsid w:val="00842F2D"/>
    <w:rsid w:val="00843163"/>
    <w:rsid w:val="0084340F"/>
    <w:rsid w:val="00843482"/>
    <w:rsid w:val="008434AE"/>
    <w:rsid w:val="008435E5"/>
    <w:rsid w:val="008438B0"/>
    <w:rsid w:val="00843968"/>
    <w:rsid w:val="00843A72"/>
    <w:rsid w:val="00844005"/>
    <w:rsid w:val="0084410E"/>
    <w:rsid w:val="00844C41"/>
    <w:rsid w:val="00844D3F"/>
    <w:rsid w:val="00844F09"/>
    <w:rsid w:val="008454EB"/>
    <w:rsid w:val="00845877"/>
    <w:rsid w:val="00845A1D"/>
    <w:rsid w:val="00845D0A"/>
    <w:rsid w:val="0084600E"/>
    <w:rsid w:val="0084659E"/>
    <w:rsid w:val="0084686D"/>
    <w:rsid w:val="0084699C"/>
    <w:rsid w:val="00846AD6"/>
    <w:rsid w:val="00847202"/>
    <w:rsid w:val="008473FB"/>
    <w:rsid w:val="0084745A"/>
    <w:rsid w:val="00847634"/>
    <w:rsid w:val="00847B6A"/>
    <w:rsid w:val="00847F6A"/>
    <w:rsid w:val="00850023"/>
    <w:rsid w:val="008500B9"/>
    <w:rsid w:val="008500F5"/>
    <w:rsid w:val="008501CE"/>
    <w:rsid w:val="0085037F"/>
    <w:rsid w:val="0085079A"/>
    <w:rsid w:val="00850828"/>
    <w:rsid w:val="00850941"/>
    <w:rsid w:val="00850A2D"/>
    <w:rsid w:val="00850A65"/>
    <w:rsid w:val="00850AB9"/>
    <w:rsid w:val="00850B38"/>
    <w:rsid w:val="00850B72"/>
    <w:rsid w:val="00850C00"/>
    <w:rsid w:val="00850E60"/>
    <w:rsid w:val="008512C1"/>
    <w:rsid w:val="00851336"/>
    <w:rsid w:val="00851381"/>
    <w:rsid w:val="00851ADB"/>
    <w:rsid w:val="00851CC6"/>
    <w:rsid w:val="00851E0E"/>
    <w:rsid w:val="00851E48"/>
    <w:rsid w:val="00852394"/>
    <w:rsid w:val="00852807"/>
    <w:rsid w:val="00852920"/>
    <w:rsid w:val="0085299C"/>
    <w:rsid w:val="00852A6A"/>
    <w:rsid w:val="00852B9F"/>
    <w:rsid w:val="0085312E"/>
    <w:rsid w:val="00853273"/>
    <w:rsid w:val="0085332E"/>
    <w:rsid w:val="008534E9"/>
    <w:rsid w:val="00853512"/>
    <w:rsid w:val="0085360A"/>
    <w:rsid w:val="0085370B"/>
    <w:rsid w:val="00853B14"/>
    <w:rsid w:val="00853C07"/>
    <w:rsid w:val="00853D72"/>
    <w:rsid w:val="00853EA9"/>
    <w:rsid w:val="0085420C"/>
    <w:rsid w:val="008543C5"/>
    <w:rsid w:val="00854906"/>
    <w:rsid w:val="00854950"/>
    <w:rsid w:val="00854AAE"/>
    <w:rsid w:val="00854E3E"/>
    <w:rsid w:val="008551B2"/>
    <w:rsid w:val="008551C7"/>
    <w:rsid w:val="0085537D"/>
    <w:rsid w:val="0085576C"/>
    <w:rsid w:val="0085587E"/>
    <w:rsid w:val="00855BDC"/>
    <w:rsid w:val="00855BF4"/>
    <w:rsid w:val="00855F08"/>
    <w:rsid w:val="00855FD0"/>
    <w:rsid w:val="00856160"/>
    <w:rsid w:val="00856588"/>
    <w:rsid w:val="008565A6"/>
    <w:rsid w:val="00856616"/>
    <w:rsid w:val="00856627"/>
    <w:rsid w:val="008567AA"/>
    <w:rsid w:val="008569EC"/>
    <w:rsid w:val="00856A6C"/>
    <w:rsid w:val="00856A81"/>
    <w:rsid w:val="00856D21"/>
    <w:rsid w:val="00856D95"/>
    <w:rsid w:val="00856F5C"/>
    <w:rsid w:val="0085712B"/>
    <w:rsid w:val="0085713D"/>
    <w:rsid w:val="00857385"/>
    <w:rsid w:val="00857422"/>
    <w:rsid w:val="00857514"/>
    <w:rsid w:val="00857ACE"/>
    <w:rsid w:val="00857BE9"/>
    <w:rsid w:val="008605E2"/>
    <w:rsid w:val="00860C1E"/>
    <w:rsid w:val="00860C56"/>
    <w:rsid w:val="00860D09"/>
    <w:rsid w:val="00860D30"/>
    <w:rsid w:val="00860F99"/>
    <w:rsid w:val="00860FDE"/>
    <w:rsid w:val="00861554"/>
    <w:rsid w:val="00861A67"/>
    <w:rsid w:val="00861DEE"/>
    <w:rsid w:val="00861FF8"/>
    <w:rsid w:val="00862002"/>
    <w:rsid w:val="008622CB"/>
    <w:rsid w:val="00862344"/>
    <w:rsid w:val="00862597"/>
    <w:rsid w:val="008626C2"/>
    <w:rsid w:val="008627C7"/>
    <w:rsid w:val="00862B24"/>
    <w:rsid w:val="00862CFC"/>
    <w:rsid w:val="00862D64"/>
    <w:rsid w:val="00862E72"/>
    <w:rsid w:val="00862FD4"/>
    <w:rsid w:val="0086306C"/>
    <w:rsid w:val="0086306F"/>
    <w:rsid w:val="0086315A"/>
    <w:rsid w:val="0086319B"/>
    <w:rsid w:val="00863308"/>
    <w:rsid w:val="00863373"/>
    <w:rsid w:val="00863390"/>
    <w:rsid w:val="008635F4"/>
    <w:rsid w:val="00863661"/>
    <w:rsid w:val="008637B7"/>
    <w:rsid w:val="00863A0B"/>
    <w:rsid w:val="00863D1B"/>
    <w:rsid w:val="00863D5C"/>
    <w:rsid w:val="00864165"/>
    <w:rsid w:val="008641C3"/>
    <w:rsid w:val="008641FE"/>
    <w:rsid w:val="008643F3"/>
    <w:rsid w:val="0086447C"/>
    <w:rsid w:val="00864697"/>
    <w:rsid w:val="008648B6"/>
    <w:rsid w:val="00864B09"/>
    <w:rsid w:val="00864DB4"/>
    <w:rsid w:val="00864EAF"/>
    <w:rsid w:val="00865000"/>
    <w:rsid w:val="008652B8"/>
    <w:rsid w:val="008659AF"/>
    <w:rsid w:val="00865D03"/>
    <w:rsid w:val="00865E17"/>
    <w:rsid w:val="00865EB0"/>
    <w:rsid w:val="00865F0A"/>
    <w:rsid w:val="008660D9"/>
    <w:rsid w:val="00866757"/>
    <w:rsid w:val="00866BF6"/>
    <w:rsid w:val="00866E38"/>
    <w:rsid w:val="00867165"/>
    <w:rsid w:val="00867393"/>
    <w:rsid w:val="008675AC"/>
    <w:rsid w:val="00867669"/>
    <w:rsid w:val="008678A9"/>
    <w:rsid w:val="00867A36"/>
    <w:rsid w:val="00867AA9"/>
    <w:rsid w:val="00870024"/>
    <w:rsid w:val="0087061D"/>
    <w:rsid w:val="00870748"/>
    <w:rsid w:val="00870C99"/>
    <w:rsid w:val="00870D63"/>
    <w:rsid w:val="00870EE0"/>
    <w:rsid w:val="008710C8"/>
    <w:rsid w:val="0087163E"/>
    <w:rsid w:val="008716B2"/>
    <w:rsid w:val="008716DB"/>
    <w:rsid w:val="00871731"/>
    <w:rsid w:val="00871841"/>
    <w:rsid w:val="00871E18"/>
    <w:rsid w:val="00872094"/>
    <w:rsid w:val="0087209D"/>
    <w:rsid w:val="0087214E"/>
    <w:rsid w:val="0087238E"/>
    <w:rsid w:val="00872416"/>
    <w:rsid w:val="00872589"/>
    <w:rsid w:val="00872CBD"/>
    <w:rsid w:val="00872D01"/>
    <w:rsid w:val="008732F1"/>
    <w:rsid w:val="00873397"/>
    <w:rsid w:val="0087374A"/>
    <w:rsid w:val="00873762"/>
    <w:rsid w:val="008737EC"/>
    <w:rsid w:val="00873A66"/>
    <w:rsid w:val="00873C4C"/>
    <w:rsid w:val="00873E36"/>
    <w:rsid w:val="00873EA3"/>
    <w:rsid w:val="00873EF9"/>
    <w:rsid w:val="00873F1C"/>
    <w:rsid w:val="00873F87"/>
    <w:rsid w:val="008740D6"/>
    <w:rsid w:val="008741A5"/>
    <w:rsid w:val="0087421B"/>
    <w:rsid w:val="00874456"/>
    <w:rsid w:val="00874467"/>
    <w:rsid w:val="0087447C"/>
    <w:rsid w:val="00874553"/>
    <w:rsid w:val="008748DC"/>
    <w:rsid w:val="008749ED"/>
    <w:rsid w:val="00874AF9"/>
    <w:rsid w:val="00874B16"/>
    <w:rsid w:val="00874E86"/>
    <w:rsid w:val="008757B8"/>
    <w:rsid w:val="00875817"/>
    <w:rsid w:val="00875931"/>
    <w:rsid w:val="00875940"/>
    <w:rsid w:val="00875DEE"/>
    <w:rsid w:val="00875EF6"/>
    <w:rsid w:val="00876448"/>
    <w:rsid w:val="0087647A"/>
    <w:rsid w:val="0087651E"/>
    <w:rsid w:val="008765E7"/>
    <w:rsid w:val="008768B9"/>
    <w:rsid w:val="00876A78"/>
    <w:rsid w:val="00876B12"/>
    <w:rsid w:val="00876E49"/>
    <w:rsid w:val="00877217"/>
    <w:rsid w:val="00877269"/>
    <w:rsid w:val="0087733D"/>
    <w:rsid w:val="008776D5"/>
    <w:rsid w:val="00877AFC"/>
    <w:rsid w:val="00880279"/>
    <w:rsid w:val="00880328"/>
    <w:rsid w:val="0088066D"/>
    <w:rsid w:val="0088082B"/>
    <w:rsid w:val="0088099A"/>
    <w:rsid w:val="00880AF8"/>
    <w:rsid w:val="00880FB3"/>
    <w:rsid w:val="008810A2"/>
    <w:rsid w:val="008810EE"/>
    <w:rsid w:val="008812F7"/>
    <w:rsid w:val="0088164B"/>
    <w:rsid w:val="00881BEA"/>
    <w:rsid w:val="00881C46"/>
    <w:rsid w:val="00881E8F"/>
    <w:rsid w:val="00881F10"/>
    <w:rsid w:val="00881F84"/>
    <w:rsid w:val="008824AA"/>
    <w:rsid w:val="008824CB"/>
    <w:rsid w:val="008824E7"/>
    <w:rsid w:val="00882812"/>
    <w:rsid w:val="00882A99"/>
    <w:rsid w:val="00882AC1"/>
    <w:rsid w:val="00882B01"/>
    <w:rsid w:val="00882C8B"/>
    <w:rsid w:val="00883137"/>
    <w:rsid w:val="0088347F"/>
    <w:rsid w:val="0088391E"/>
    <w:rsid w:val="00883A96"/>
    <w:rsid w:val="00883B72"/>
    <w:rsid w:val="00883BB0"/>
    <w:rsid w:val="00883FBD"/>
    <w:rsid w:val="00884120"/>
    <w:rsid w:val="008844B7"/>
    <w:rsid w:val="0088458A"/>
    <w:rsid w:val="008847C2"/>
    <w:rsid w:val="008848F1"/>
    <w:rsid w:val="00884982"/>
    <w:rsid w:val="00884AEE"/>
    <w:rsid w:val="00884D07"/>
    <w:rsid w:val="00884D36"/>
    <w:rsid w:val="008850AA"/>
    <w:rsid w:val="008850FF"/>
    <w:rsid w:val="00885508"/>
    <w:rsid w:val="00885BFC"/>
    <w:rsid w:val="00885EEB"/>
    <w:rsid w:val="00886090"/>
    <w:rsid w:val="00886164"/>
    <w:rsid w:val="0088632B"/>
    <w:rsid w:val="008863E3"/>
    <w:rsid w:val="008863EB"/>
    <w:rsid w:val="0088677B"/>
    <w:rsid w:val="00886AA1"/>
    <w:rsid w:val="00886B33"/>
    <w:rsid w:val="00886BC8"/>
    <w:rsid w:val="00886E34"/>
    <w:rsid w:val="00887389"/>
    <w:rsid w:val="008873B0"/>
    <w:rsid w:val="008875B8"/>
    <w:rsid w:val="0088791E"/>
    <w:rsid w:val="00887935"/>
    <w:rsid w:val="00887B3D"/>
    <w:rsid w:val="00887E24"/>
    <w:rsid w:val="0089018A"/>
    <w:rsid w:val="00890B31"/>
    <w:rsid w:val="00890CAB"/>
    <w:rsid w:val="00890E1D"/>
    <w:rsid w:val="00890EF1"/>
    <w:rsid w:val="00891476"/>
    <w:rsid w:val="008914BF"/>
    <w:rsid w:val="00891786"/>
    <w:rsid w:val="00891A4B"/>
    <w:rsid w:val="00891B55"/>
    <w:rsid w:val="00891C1E"/>
    <w:rsid w:val="00891DA8"/>
    <w:rsid w:val="00891EE7"/>
    <w:rsid w:val="00892185"/>
    <w:rsid w:val="008923F6"/>
    <w:rsid w:val="0089250E"/>
    <w:rsid w:val="0089261D"/>
    <w:rsid w:val="00892708"/>
    <w:rsid w:val="008927A1"/>
    <w:rsid w:val="008928BE"/>
    <w:rsid w:val="00892A3D"/>
    <w:rsid w:val="00892FCD"/>
    <w:rsid w:val="00893272"/>
    <w:rsid w:val="008934DF"/>
    <w:rsid w:val="008935A8"/>
    <w:rsid w:val="00893806"/>
    <w:rsid w:val="00893AEB"/>
    <w:rsid w:val="00893C94"/>
    <w:rsid w:val="00893D91"/>
    <w:rsid w:val="00894045"/>
    <w:rsid w:val="008940C4"/>
    <w:rsid w:val="00894294"/>
    <w:rsid w:val="008942D5"/>
    <w:rsid w:val="008947A9"/>
    <w:rsid w:val="008947EF"/>
    <w:rsid w:val="00894805"/>
    <w:rsid w:val="00894A87"/>
    <w:rsid w:val="00894DD4"/>
    <w:rsid w:val="008951E0"/>
    <w:rsid w:val="008951F0"/>
    <w:rsid w:val="00895487"/>
    <w:rsid w:val="00895758"/>
    <w:rsid w:val="008958E9"/>
    <w:rsid w:val="00895C64"/>
    <w:rsid w:val="00895CDD"/>
    <w:rsid w:val="00895E01"/>
    <w:rsid w:val="00895E8E"/>
    <w:rsid w:val="00895F5C"/>
    <w:rsid w:val="00896389"/>
    <w:rsid w:val="008969FD"/>
    <w:rsid w:val="00896D4C"/>
    <w:rsid w:val="008973AE"/>
    <w:rsid w:val="00897413"/>
    <w:rsid w:val="00897605"/>
    <w:rsid w:val="00897EBD"/>
    <w:rsid w:val="00897FB0"/>
    <w:rsid w:val="008A0172"/>
    <w:rsid w:val="008A01C5"/>
    <w:rsid w:val="008A096E"/>
    <w:rsid w:val="008A0AC7"/>
    <w:rsid w:val="008A0D14"/>
    <w:rsid w:val="008A13CD"/>
    <w:rsid w:val="008A1441"/>
    <w:rsid w:val="008A1464"/>
    <w:rsid w:val="008A15A1"/>
    <w:rsid w:val="008A1633"/>
    <w:rsid w:val="008A164B"/>
    <w:rsid w:val="008A17B7"/>
    <w:rsid w:val="008A17F8"/>
    <w:rsid w:val="008A17FE"/>
    <w:rsid w:val="008A1835"/>
    <w:rsid w:val="008A1D7B"/>
    <w:rsid w:val="008A1F46"/>
    <w:rsid w:val="008A20AB"/>
    <w:rsid w:val="008A21B1"/>
    <w:rsid w:val="008A23E0"/>
    <w:rsid w:val="008A27F1"/>
    <w:rsid w:val="008A30A7"/>
    <w:rsid w:val="008A32A3"/>
    <w:rsid w:val="008A3933"/>
    <w:rsid w:val="008A3946"/>
    <w:rsid w:val="008A3E78"/>
    <w:rsid w:val="008A4043"/>
    <w:rsid w:val="008A4047"/>
    <w:rsid w:val="008A42FC"/>
    <w:rsid w:val="008A46D5"/>
    <w:rsid w:val="008A481C"/>
    <w:rsid w:val="008A4902"/>
    <w:rsid w:val="008A4DF5"/>
    <w:rsid w:val="008A4EF7"/>
    <w:rsid w:val="008A50DF"/>
    <w:rsid w:val="008A50E0"/>
    <w:rsid w:val="008A53D4"/>
    <w:rsid w:val="008A554B"/>
    <w:rsid w:val="008A55AC"/>
    <w:rsid w:val="008A55F3"/>
    <w:rsid w:val="008A5641"/>
    <w:rsid w:val="008A5672"/>
    <w:rsid w:val="008A5845"/>
    <w:rsid w:val="008A5C48"/>
    <w:rsid w:val="008A5F91"/>
    <w:rsid w:val="008A60A0"/>
    <w:rsid w:val="008A6260"/>
    <w:rsid w:val="008A66FF"/>
    <w:rsid w:val="008A6CFC"/>
    <w:rsid w:val="008A6F90"/>
    <w:rsid w:val="008A775F"/>
    <w:rsid w:val="008A7C80"/>
    <w:rsid w:val="008A7E3F"/>
    <w:rsid w:val="008B0240"/>
    <w:rsid w:val="008B055F"/>
    <w:rsid w:val="008B0620"/>
    <w:rsid w:val="008B07DC"/>
    <w:rsid w:val="008B080C"/>
    <w:rsid w:val="008B0CF7"/>
    <w:rsid w:val="008B0D6E"/>
    <w:rsid w:val="008B0E06"/>
    <w:rsid w:val="008B0F7D"/>
    <w:rsid w:val="008B0FAB"/>
    <w:rsid w:val="008B1054"/>
    <w:rsid w:val="008B1166"/>
    <w:rsid w:val="008B1183"/>
    <w:rsid w:val="008B132E"/>
    <w:rsid w:val="008B1600"/>
    <w:rsid w:val="008B1758"/>
    <w:rsid w:val="008B1D44"/>
    <w:rsid w:val="008B1E52"/>
    <w:rsid w:val="008B1EC5"/>
    <w:rsid w:val="008B28FC"/>
    <w:rsid w:val="008B2AC3"/>
    <w:rsid w:val="008B2AFD"/>
    <w:rsid w:val="008B2C05"/>
    <w:rsid w:val="008B2C44"/>
    <w:rsid w:val="008B2ED9"/>
    <w:rsid w:val="008B33F9"/>
    <w:rsid w:val="008B3442"/>
    <w:rsid w:val="008B36CD"/>
    <w:rsid w:val="008B3A3E"/>
    <w:rsid w:val="008B41D4"/>
    <w:rsid w:val="008B4273"/>
    <w:rsid w:val="008B4337"/>
    <w:rsid w:val="008B43E6"/>
    <w:rsid w:val="008B4440"/>
    <w:rsid w:val="008B44CC"/>
    <w:rsid w:val="008B4C2D"/>
    <w:rsid w:val="008B514D"/>
    <w:rsid w:val="008B539E"/>
    <w:rsid w:val="008B54F9"/>
    <w:rsid w:val="008B5612"/>
    <w:rsid w:val="008B576C"/>
    <w:rsid w:val="008B58DD"/>
    <w:rsid w:val="008B5E36"/>
    <w:rsid w:val="008B5EEB"/>
    <w:rsid w:val="008B62BB"/>
    <w:rsid w:val="008B6305"/>
    <w:rsid w:val="008B68E4"/>
    <w:rsid w:val="008B6981"/>
    <w:rsid w:val="008B6B3A"/>
    <w:rsid w:val="008B6B53"/>
    <w:rsid w:val="008B6CB8"/>
    <w:rsid w:val="008B7859"/>
    <w:rsid w:val="008B7CE9"/>
    <w:rsid w:val="008B7E83"/>
    <w:rsid w:val="008B7F7C"/>
    <w:rsid w:val="008C0009"/>
    <w:rsid w:val="008C0043"/>
    <w:rsid w:val="008C0089"/>
    <w:rsid w:val="008C01B0"/>
    <w:rsid w:val="008C0224"/>
    <w:rsid w:val="008C03FF"/>
    <w:rsid w:val="008C05ED"/>
    <w:rsid w:val="008C0928"/>
    <w:rsid w:val="008C0BDE"/>
    <w:rsid w:val="008C1452"/>
    <w:rsid w:val="008C1719"/>
    <w:rsid w:val="008C1AB3"/>
    <w:rsid w:val="008C1CC0"/>
    <w:rsid w:val="008C1D22"/>
    <w:rsid w:val="008C1EE3"/>
    <w:rsid w:val="008C208B"/>
    <w:rsid w:val="008C2189"/>
    <w:rsid w:val="008C22C9"/>
    <w:rsid w:val="008C2380"/>
    <w:rsid w:val="008C23E3"/>
    <w:rsid w:val="008C2561"/>
    <w:rsid w:val="008C292E"/>
    <w:rsid w:val="008C29CC"/>
    <w:rsid w:val="008C2B4E"/>
    <w:rsid w:val="008C2D9F"/>
    <w:rsid w:val="008C2E1C"/>
    <w:rsid w:val="008C30C8"/>
    <w:rsid w:val="008C30F2"/>
    <w:rsid w:val="008C3626"/>
    <w:rsid w:val="008C3989"/>
    <w:rsid w:val="008C3D11"/>
    <w:rsid w:val="008C433F"/>
    <w:rsid w:val="008C43A2"/>
    <w:rsid w:val="008C443A"/>
    <w:rsid w:val="008C44ED"/>
    <w:rsid w:val="008C48EA"/>
    <w:rsid w:val="008C491F"/>
    <w:rsid w:val="008C49E9"/>
    <w:rsid w:val="008C4A95"/>
    <w:rsid w:val="008C5169"/>
    <w:rsid w:val="008C5420"/>
    <w:rsid w:val="008C543F"/>
    <w:rsid w:val="008C5726"/>
    <w:rsid w:val="008C57E6"/>
    <w:rsid w:val="008C58E1"/>
    <w:rsid w:val="008C5ABD"/>
    <w:rsid w:val="008C5C03"/>
    <w:rsid w:val="008C5C67"/>
    <w:rsid w:val="008C616D"/>
    <w:rsid w:val="008C664B"/>
    <w:rsid w:val="008C6685"/>
    <w:rsid w:val="008C668A"/>
    <w:rsid w:val="008C66A8"/>
    <w:rsid w:val="008C6E0D"/>
    <w:rsid w:val="008C728E"/>
    <w:rsid w:val="008C73F0"/>
    <w:rsid w:val="008C7589"/>
    <w:rsid w:val="008C7A99"/>
    <w:rsid w:val="008C7D51"/>
    <w:rsid w:val="008C7D8A"/>
    <w:rsid w:val="008C7E88"/>
    <w:rsid w:val="008D035F"/>
    <w:rsid w:val="008D03FE"/>
    <w:rsid w:val="008D04BA"/>
    <w:rsid w:val="008D04CF"/>
    <w:rsid w:val="008D0590"/>
    <w:rsid w:val="008D05D7"/>
    <w:rsid w:val="008D0BC7"/>
    <w:rsid w:val="008D115A"/>
    <w:rsid w:val="008D13FB"/>
    <w:rsid w:val="008D15A5"/>
    <w:rsid w:val="008D16A7"/>
    <w:rsid w:val="008D1827"/>
    <w:rsid w:val="008D1AB7"/>
    <w:rsid w:val="008D1B5D"/>
    <w:rsid w:val="008D1D12"/>
    <w:rsid w:val="008D1E64"/>
    <w:rsid w:val="008D23CF"/>
    <w:rsid w:val="008D2422"/>
    <w:rsid w:val="008D28A0"/>
    <w:rsid w:val="008D2C03"/>
    <w:rsid w:val="008D2CCA"/>
    <w:rsid w:val="008D2DF7"/>
    <w:rsid w:val="008D2FC1"/>
    <w:rsid w:val="008D2FD5"/>
    <w:rsid w:val="008D2FED"/>
    <w:rsid w:val="008D3114"/>
    <w:rsid w:val="008D31B3"/>
    <w:rsid w:val="008D33F8"/>
    <w:rsid w:val="008D367C"/>
    <w:rsid w:val="008D36A8"/>
    <w:rsid w:val="008D3AB1"/>
    <w:rsid w:val="008D3C86"/>
    <w:rsid w:val="008D3CAA"/>
    <w:rsid w:val="008D4104"/>
    <w:rsid w:val="008D42A4"/>
    <w:rsid w:val="008D4619"/>
    <w:rsid w:val="008D497D"/>
    <w:rsid w:val="008D49E6"/>
    <w:rsid w:val="008D4A68"/>
    <w:rsid w:val="008D4B60"/>
    <w:rsid w:val="008D4BFB"/>
    <w:rsid w:val="008D4C3D"/>
    <w:rsid w:val="008D5257"/>
    <w:rsid w:val="008D52A8"/>
    <w:rsid w:val="008D52F1"/>
    <w:rsid w:val="008D538F"/>
    <w:rsid w:val="008D566F"/>
    <w:rsid w:val="008D56C0"/>
    <w:rsid w:val="008D58A4"/>
    <w:rsid w:val="008D5AD3"/>
    <w:rsid w:val="008D5DBC"/>
    <w:rsid w:val="008D5DD9"/>
    <w:rsid w:val="008D6305"/>
    <w:rsid w:val="008D6444"/>
    <w:rsid w:val="008D691A"/>
    <w:rsid w:val="008D6AAB"/>
    <w:rsid w:val="008D6AD5"/>
    <w:rsid w:val="008D6BF6"/>
    <w:rsid w:val="008D6DD5"/>
    <w:rsid w:val="008D712B"/>
    <w:rsid w:val="008D726C"/>
    <w:rsid w:val="008D7325"/>
    <w:rsid w:val="008D736F"/>
    <w:rsid w:val="008D7834"/>
    <w:rsid w:val="008D7D34"/>
    <w:rsid w:val="008D7EEC"/>
    <w:rsid w:val="008D7FC2"/>
    <w:rsid w:val="008E005B"/>
    <w:rsid w:val="008E0068"/>
    <w:rsid w:val="008E0162"/>
    <w:rsid w:val="008E0372"/>
    <w:rsid w:val="008E03C0"/>
    <w:rsid w:val="008E0A11"/>
    <w:rsid w:val="008E0A5E"/>
    <w:rsid w:val="008E0BDD"/>
    <w:rsid w:val="008E14D8"/>
    <w:rsid w:val="008E1657"/>
    <w:rsid w:val="008E186E"/>
    <w:rsid w:val="008E18DC"/>
    <w:rsid w:val="008E1DC0"/>
    <w:rsid w:val="008E1EFA"/>
    <w:rsid w:val="008E206A"/>
    <w:rsid w:val="008E2081"/>
    <w:rsid w:val="008E22A6"/>
    <w:rsid w:val="008E24B6"/>
    <w:rsid w:val="008E262D"/>
    <w:rsid w:val="008E2A49"/>
    <w:rsid w:val="008E2B0B"/>
    <w:rsid w:val="008E2EA6"/>
    <w:rsid w:val="008E301D"/>
    <w:rsid w:val="008E3067"/>
    <w:rsid w:val="008E329A"/>
    <w:rsid w:val="008E331B"/>
    <w:rsid w:val="008E3568"/>
    <w:rsid w:val="008E37DA"/>
    <w:rsid w:val="008E3824"/>
    <w:rsid w:val="008E39F0"/>
    <w:rsid w:val="008E3CCC"/>
    <w:rsid w:val="008E3E3E"/>
    <w:rsid w:val="008E3EA2"/>
    <w:rsid w:val="008E429D"/>
    <w:rsid w:val="008E4323"/>
    <w:rsid w:val="008E4479"/>
    <w:rsid w:val="008E464D"/>
    <w:rsid w:val="008E47F2"/>
    <w:rsid w:val="008E4A36"/>
    <w:rsid w:val="008E4BB6"/>
    <w:rsid w:val="008E4BE2"/>
    <w:rsid w:val="008E4BF4"/>
    <w:rsid w:val="008E4C72"/>
    <w:rsid w:val="008E4DC1"/>
    <w:rsid w:val="008E4ECA"/>
    <w:rsid w:val="008E5073"/>
    <w:rsid w:val="008E509A"/>
    <w:rsid w:val="008E5457"/>
    <w:rsid w:val="008E5545"/>
    <w:rsid w:val="008E5683"/>
    <w:rsid w:val="008E5883"/>
    <w:rsid w:val="008E5A52"/>
    <w:rsid w:val="008E5A58"/>
    <w:rsid w:val="008E5BC1"/>
    <w:rsid w:val="008E5D3F"/>
    <w:rsid w:val="008E5DB4"/>
    <w:rsid w:val="008E5EE7"/>
    <w:rsid w:val="008E6256"/>
    <w:rsid w:val="008E66C2"/>
    <w:rsid w:val="008E6F0B"/>
    <w:rsid w:val="008E743C"/>
    <w:rsid w:val="008E74AB"/>
    <w:rsid w:val="008E761B"/>
    <w:rsid w:val="008E79F4"/>
    <w:rsid w:val="008E7A64"/>
    <w:rsid w:val="008E7BB2"/>
    <w:rsid w:val="008E7C01"/>
    <w:rsid w:val="008E7C4F"/>
    <w:rsid w:val="008E7D7D"/>
    <w:rsid w:val="008F03BC"/>
    <w:rsid w:val="008F046A"/>
    <w:rsid w:val="008F05D6"/>
    <w:rsid w:val="008F0884"/>
    <w:rsid w:val="008F0A23"/>
    <w:rsid w:val="008F0B38"/>
    <w:rsid w:val="008F0C00"/>
    <w:rsid w:val="008F0F18"/>
    <w:rsid w:val="008F0F35"/>
    <w:rsid w:val="008F10E0"/>
    <w:rsid w:val="008F1497"/>
    <w:rsid w:val="008F17F5"/>
    <w:rsid w:val="008F18D2"/>
    <w:rsid w:val="008F1920"/>
    <w:rsid w:val="008F1D5D"/>
    <w:rsid w:val="008F20AD"/>
    <w:rsid w:val="008F24AE"/>
    <w:rsid w:val="008F260B"/>
    <w:rsid w:val="008F2738"/>
    <w:rsid w:val="008F2807"/>
    <w:rsid w:val="008F2933"/>
    <w:rsid w:val="008F29F1"/>
    <w:rsid w:val="008F2DA2"/>
    <w:rsid w:val="008F3114"/>
    <w:rsid w:val="008F3504"/>
    <w:rsid w:val="008F39CE"/>
    <w:rsid w:val="008F3B86"/>
    <w:rsid w:val="008F3D55"/>
    <w:rsid w:val="008F455C"/>
    <w:rsid w:val="008F4807"/>
    <w:rsid w:val="008F489C"/>
    <w:rsid w:val="008F4B5F"/>
    <w:rsid w:val="008F4F30"/>
    <w:rsid w:val="008F508D"/>
    <w:rsid w:val="008F517B"/>
    <w:rsid w:val="008F573C"/>
    <w:rsid w:val="008F5745"/>
    <w:rsid w:val="008F58C8"/>
    <w:rsid w:val="008F5FEF"/>
    <w:rsid w:val="008F6175"/>
    <w:rsid w:val="008F6197"/>
    <w:rsid w:val="008F6243"/>
    <w:rsid w:val="008F6B98"/>
    <w:rsid w:val="008F6C01"/>
    <w:rsid w:val="008F6FC9"/>
    <w:rsid w:val="008F6FD6"/>
    <w:rsid w:val="008F7105"/>
    <w:rsid w:val="008F7448"/>
    <w:rsid w:val="008F747A"/>
    <w:rsid w:val="008F771E"/>
    <w:rsid w:val="008F7C8F"/>
    <w:rsid w:val="008F7E54"/>
    <w:rsid w:val="008F7ECB"/>
    <w:rsid w:val="009002CA"/>
    <w:rsid w:val="009002EC"/>
    <w:rsid w:val="00900618"/>
    <w:rsid w:val="00900669"/>
    <w:rsid w:val="0090077A"/>
    <w:rsid w:val="00900952"/>
    <w:rsid w:val="00900DF0"/>
    <w:rsid w:val="00900E21"/>
    <w:rsid w:val="00900F76"/>
    <w:rsid w:val="009010E6"/>
    <w:rsid w:val="009010FC"/>
    <w:rsid w:val="009012E1"/>
    <w:rsid w:val="00901675"/>
    <w:rsid w:val="00901B28"/>
    <w:rsid w:val="00901BC1"/>
    <w:rsid w:val="00901C14"/>
    <w:rsid w:val="00901DDA"/>
    <w:rsid w:val="00902074"/>
    <w:rsid w:val="00902229"/>
    <w:rsid w:val="0090260A"/>
    <w:rsid w:val="009026CE"/>
    <w:rsid w:val="009027DC"/>
    <w:rsid w:val="009029AE"/>
    <w:rsid w:val="00902D09"/>
    <w:rsid w:val="0090318E"/>
    <w:rsid w:val="009035D2"/>
    <w:rsid w:val="00904189"/>
    <w:rsid w:val="0090426D"/>
    <w:rsid w:val="0090453E"/>
    <w:rsid w:val="00904740"/>
    <w:rsid w:val="009049C6"/>
    <w:rsid w:val="00904B62"/>
    <w:rsid w:val="00904BAE"/>
    <w:rsid w:val="00904DC8"/>
    <w:rsid w:val="00905178"/>
    <w:rsid w:val="00905192"/>
    <w:rsid w:val="009053A8"/>
    <w:rsid w:val="00905697"/>
    <w:rsid w:val="00905B35"/>
    <w:rsid w:val="00905DA9"/>
    <w:rsid w:val="00906103"/>
    <w:rsid w:val="0090635E"/>
    <w:rsid w:val="00906367"/>
    <w:rsid w:val="00906413"/>
    <w:rsid w:val="00906457"/>
    <w:rsid w:val="009065F7"/>
    <w:rsid w:val="00906904"/>
    <w:rsid w:val="0090696B"/>
    <w:rsid w:val="00906A64"/>
    <w:rsid w:val="00906AB3"/>
    <w:rsid w:val="00907187"/>
    <w:rsid w:val="00907253"/>
    <w:rsid w:val="00907265"/>
    <w:rsid w:val="00907329"/>
    <w:rsid w:val="009073E7"/>
    <w:rsid w:val="0090743E"/>
    <w:rsid w:val="0090763E"/>
    <w:rsid w:val="00907730"/>
    <w:rsid w:val="00907D4A"/>
    <w:rsid w:val="00907E8B"/>
    <w:rsid w:val="00907EE5"/>
    <w:rsid w:val="00907F07"/>
    <w:rsid w:val="00907F8A"/>
    <w:rsid w:val="00907F99"/>
    <w:rsid w:val="009100ED"/>
    <w:rsid w:val="009101F1"/>
    <w:rsid w:val="009103E9"/>
    <w:rsid w:val="0091093F"/>
    <w:rsid w:val="00910C25"/>
    <w:rsid w:val="00910E14"/>
    <w:rsid w:val="00910E5B"/>
    <w:rsid w:val="009111CE"/>
    <w:rsid w:val="009112B5"/>
    <w:rsid w:val="00911418"/>
    <w:rsid w:val="0091164E"/>
    <w:rsid w:val="00911CC4"/>
    <w:rsid w:val="00911D6B"/>
    <w:rsid w:val="009120A3"/>
    <w:rsid w:val="00912608"/>
    <w:rsid w:val="0091264F"/>
    <w:rsid w:val="00912A79"/>
    <w:rsid w:val="009131EC"/>
    <w:rsid w:val="00913274"/>
    <w:rsid w:val="009132BC"/>
    <w:rsid w:val="0091332B"/>
    <w:rsid w:val="00913332"/>
    <w:rsid w:val="009137D2"/>
    <w:rsid w:val="00913C5B"/>
    <w:rsid w:val="00913C86"/>
    <w:rsid w:val="009141B3"/>
    <w:rsid w:val="00914576"/>
    <w:rsid w:val="00914619"/>
    <w:rsid w:val="009147ED"/>
    <w:rsid w:val="009148A1"/>
    <w:rsid w:val="00914F5E"/>
    <w:rsid w:val="00915463"/>
    <w:rsid w:val="0091589E"/>
    <w:rsid w:val="009163A1"/>
    <w:rsid w:val="00916531"/>
    <w:rsid w:val="009165C6"/>
    <w:rsid w:val="00916817"/>
    <w:rsid w:val="00916F41"/>
    <w:rsid w:val="00917482"/>
    <w:rsid w:val="009175AA"/>
    <w:rsid w:val="009175BE"/>
    <w:rsid w:val="00917728"/>
    <w:rsid w:val="009177B7"/>
    <w:rsid w:val="00917832"/>
    <w:rsid w:val="00917B39"/>
    <w:rsid w:val="00917BE6"/>
    <w:rsid w:val="00917C69"/>
    <w:rsid w:val="00917CF3"/>
    <w:rsid w:val="00917DD2"/>
    <w:rsid w:val="00917EA2"/>
    <w:rsid w:val="00917ED1"/>
    <w:rsid w:val="009200B3"/>
    <w:rsid w:val="009200E6"/>
    <w:rsid w:val="00920430"/>
    <w:rsid w:val="009204BE"/>
    <w:rsid w:val="00920710"/>
    <w:rsid w:val="009207B5"/>
    <w:rsid w:val="00920879"/>
    <w:rsid w:val="00920BE1"/>
    <w:rsid w:val="00920D31"/>
    <w:rsid w:val="00921962"/>
    <w:rsid w:val="00921A74"/>
    <w:rsid w:val="00921AAF"/>
    <w:rsid w:val="00921B50"/>
    <w:rsid w:val="00921D52"/>
    <w:rsid w:val="00921F44"/>
    <w:rsid w:val="0092206E"/>
    <w:rsid w:val="0092213E"/>
    <w:rsid w:val="009223B0"/>
    <w:rsid w:val="0092283E"/>
    <w:rsid w:val="00922860"/>
    <w:rsid w:val="009229B6"/>
    <w:rsid w:val="00922C23"/>
    <w:rsid w:val="00922ED6"/>
    <w:rsid w:val="009232DE"/>
    <w:rsid w:val="009237C7"/>
    <w:rsid w:val="009238FB"/>
    <w:rsid w:val="00923A89"/>
    <w:rsid w:val="00923B23"/>
    <w:rsid w:val="00923DC4"/>
    <w:rsid w:val="00923E9F"/>
    <w:rsid w:val="00923F69"/>
    <w:rsid w:val="009241C4"/>
    <w:rsid w:val="0092422A"/>
    <w:rsid w:val="00924297"/>
    <w:rsid w:val="00924A67"/>
    <w:rsid w:val="00924ECD"/>
    <w:rsid w:val="009251A1"/>
    <w:rsid w:val="00925613"/>
    <w:rsid w:val="0092596A"/>
    <w:rsid w:val="00925D59"/>
    <w:rsid w:val="009260D0"/>
    <w:rsid w:val="0092612C"/>
    <w:rsid w:val="00926542"/>
    <w:rsid w:val="0092673F"/>
    <w:rsid w:val="00926796"/>
    <w:rsid w:val="009269B6"/>
    <w:rsid w:val="00926A64"/>
    <w:rsid w:val="00926BA0"/>
    <w:rsid w:val="00926E81"/>
    <w:rsid w:val="0092701C"/>
    <w:rsid w:val="00927077"/>
    <w:rsid w:val="00927442"/>
    <w:rsid w:val="00927837"/>
    <w:rsid w:val="00927839"/>
    <w:rsid w:val="00927BCA"/>
    <w:rsid w:val="00927D6D"/>
    <w:rsid w:val="00927E87"/>
    <w:rsid w:val="00927ED8"/>
    <w:rsid w:val="00930027"/>
    <w:rsid w:val="009300FA"/>
    <w:rsid w:val="0093016C"/>
    <w:rsid w:val="00930769"/>
    <w:rsid w:val="009307E3"/>
    <w:rsid w:val="009309EA"/>
    <w:rsid w:val="00930A3C"/>
    <w:rsid w:val="00930D17"/>
    <w:rsid w:val="00930D33"/>
    <w:rsid w:val="00930DA0"/>
    <w:rsid w:val="00931156"/>
    <w:rsid w:val="00931738"/>
    <w:rsid w:val="00931766"/>
    <w:rsid w:val="00931B90"/>
    <w:rsid w:val="00931BC9"/>
    <w:rsid w:val="00931D4E"/>
    <w:rsid w:val="00931ED0"/>
    <w:rsid w:val="00931F77"/>
    <w:rsid w:val="00931FD4"/>
    <w:rsid w:val="00932231"/>
    <w:rsid w:val="009323AC"/>
    <w:rsid w:val="0093244F"/>
    <w:rsid w:val="009325D1"/>
    <w:rsid w:val="0093261D"/>
    <w:rsid w:val="0093270C"/>
    <w:rsid w:val="00932913"/>
    <w:rsid w:val="00932A5B"/>
    <w:rsid w:val="00932CE1"/>
    <w:rsid w:val="00932D0D"/>
    <w:rsid w:val="00932DEA"/>
    <w:rsid w:val="009330EF"/>
    <w:rsid w:val="009331AC"/>
    <w:rsid w:val="00933252"/>
    <w:rsid w:val="009334A4"/>
    <w:rsid w:val="009339D5"/>
    <w:rsid w:val="00933B56"/>
    <w:rsid w:val="00933BA5"/>
    <w:rsid w:val="00933C31"/>
    <w:rsid w:val="00933EC4"/>
    <w:rsid w:val="00934749"/>
    <w:rsid w:val="00934A14"/>
    <w:rsid w:val="00934C8D"/>
    <w:rsid w:val="00934D71"/>
    <w:rsid w:val="00934D7B"/>
    <w:rsid w:val="00934DDF"/>
    <w:rsid w:val="009352E8"/>
    <w:rsid w:val="009353E7"/>
    <w:rsid w:val="00935840"/>
    <w:rsid w:val="009359A5"/>
    <w:rsid w:val="00935BA5"/>
    <w:rsid w:val="009369E2"/>
    <w:rsid w:val="00936A2D"/>
    <w:rsid w:val="00936B48"/>
    <w:rsid w:val="00936F24"/>
    <w:rsid w:val="00936F4E"/>
    <w:rsid w:val="00937653"/>
    <w:rsid w:val="009378B8"/>
    <w:rsid w:val="009378DB"/>
    <w:rsid w:val="00937944"/>
    <w:rsid w:val="009379B4"/>
    <w:rsid w:val="00937C4E"/>
    <w:rsid w:val="00937E0B"/>
    <w:rsid w:val="0093B1A4"/>
    <w:rsid w:val="00940216"/>
    <w:rsid w:val="0094033A"/>
    <w:rsid w:val="009404BE"/>
    <w:rsid w:val="00940E21"/>
    <w:rsid w:val="00940F91"/>
    <w:rsid w:val="00940FAE"/>
    <w:rsid w:val="009410CB"/>
    <w:rsid w:val="009413B9"/>
    <w:rsid w:val="0094141E"/>
    <w:rsid w:val="00941542"/>
    <w:rsid w:val="00941974"/>
    <w:rsid w:val="0094198C"/>
    <w:rsid w:val="00941AE4"/>
    <w:rsid w:val="00941B84"/>
    <w:rsid w:val="00941BB0"/>
    <w:rsid w:val="00941F11"/>
    <w:rsid w:val="00942036"/>
    <w:rsid w:val="009421F8"/>
    <w:rsid w:val="00942524"/>
    <w:rsid w:val="009426A3"/>
    <w:rsid w:val="009428A4"/>
    <w:rsid w:val="0094298E"/>
    <w:rsid w:val="00942C80"/>
    <w:rsid w:val="00942D28"/>
    <w:rsid w:val="00942DB6"/>
    <w:rsid w:val="009430C3"/>
    <w:rsid w:val="00943415"/>
    <w:rsid w:val="009438DA"/>
    <w:rsid w:val="00943938"/>
    <w:rsid w:val="00943A91"/>
    <w:rsid w:val="00943C0A"/>
    <w:rsid w:val="009440FD"/>
    <w:rsid w:val="00944628"/>
    <w:rsid w:val="00944DB4"/>
    <w:rsid w:val="00945186"/>
    <w:rsid w:val="00945290"/>
    <w:rsid w:val="00945401"/>
    <w:rsid w:val="00945614"/>
    <w:rsid w:val="00945737"/>
    <w:rsid w:val="009458E1"/>
    <w:rsid w:val="00945AA5"/>
    <w:rsid w:val="00945D1E"/>
    <w:rsid w:val="00945D48"/>
    <w:rsid w:val="00945F9F"/>
    <w:rsid w:val="00946176"/>
    <w:rsid w:val="009470C5"/>
    <w:rsid w:val="009478D9"/>
    <w:rsid w:val="009478E8"/>
    <w:rsid w:val="00947A40"/>
    <w:rsid w:val="009500C9"/>
    <w:rsid w:val="009501D5"/>
    <w:rsid w:val="009504FA"/>
    <w:rsid w:val="009506F4"/>
    <w:rsid w:val="0095075E"/>
    <w:rsid w:val="00950A2F"/>
    <w:rsid w:val="00950A68"/>
    <w:rsid w:val="00950B62"/>
    <w:rsid w:val="00950D92"/>
    <w:rsid w:val="00950EA2"/>
    <w:rsid w:val="00950F2E"/>
    <w:rsid w:val="00950F5C"/>
    <w:rsid w:val="00951000"/>
    <w:rsid w:val="009512A2"/>
    <w:rsid w:val="0095177A"/>
    <w:rsid w:val="00951923"/>
    <w:rsid w:val="00951CBE"/>
    <w:rsid w:val="0095222A"/>
    <w:rsid w:val="009523E6"/>
    <w:rsid w:val="00952521"/>
    <w:rsid w:val="00952549"/>
    <w:rsid w:val="0095254E"/>
    <w:rsid w:val="00952567"/>
    <w:rsid w:val="00952657"/>
    <w:rsid w:val="009527C7"/>
    <w:rsid w:val="00952B8B"/>
    <w:rsid w:val="00952BE0"/>
    <w:rsid w:val="009531C1"/>
    <w:rsid w:val="00953273"/>
    <w:rsid w:val="00953639"/>
    <w:rsid w:val="0095378D"/>
    <w:rsid w:val="00953C09"/>
    <w:rsid w:val="00953CBD"/>
    <w:rsid w:val="00953DE9"/>
    <w:rsid w:val="00953EE2"/>
    <w:rsid w:val="0095434A"/>
    <w:rsid w:val="00954352"/>
    <w:rsid w:val="00954429"/>
    <w:rsid w:val="00954471"/>
    <w:rsid w:val="0095467A"/>
    <w:rsid w:val="00954691"/>
    <w:rsid w:val="00954847"/>
    <w:rsid w:val="00954FEB"/>
    <w:rsid w:val="00955122"/>
    <w:rsid w:val="009551A5"/>
    <w:rsid w:val="00955A91"/>
    <w:rsid w:val="00955BC7"/>
    <w:rsid w:val="00955BF8"/>
    <w:rsid w:val="00955C28"/>
    <w:rsid w:val="00955EE3"/>
    <w:rsid w:val="00955EE8"/>
    <w:rsid w:val="00956066"/>
    <w:rsid w:val="009562F3"/>
    <w:rsid w:val="00956518"/>
    <w:rsid w:val="00956592"/>
    <w:rsid w:val="0095676A"/>
    <w:rsid w:val="009567B7"/>
    <w:rsid w:val="009567F2"/>
    <w:rsid w:val="00956B21"/>
    <w:rsid w:val="00957356"/>
    <w:rsid w:val="00957598"/>
    <w:rsid w:val="00957822"/>
    <w:rsid w:val="00957868"/>
    <w:rsid w:val="00957E40"/>
    <w:rsid w:val="00960446"/>
    <w:rsid w:val="009607B3"/>
    <w:rsid w:val="009608A4"/>
    <w:rsid w:val="00960A6C"/>
    <w:rsid w:val="0096107F"/>
    <w:rsid w:val="0096173F"/>
    <w:rsid w:val="00961ECF"/>
    <w:rsid w:val="00961F59"/>
    <w:rsid w:val="0096209F"/>
    <w:rsid w:val="009620EB"/>
    <w:rsid w:val="009621B9"/>
    <w:rsid w:val="009622B6"/>
    <w:rsid w:val="0096264F"/>
    <w:rsid w:val="00962738"/>
    <w:rsid w:val="009627B8"/>
    <w:rsid w:val="00962847"/>
    <w:rsid w:val="009629BD"/>
    <w:rsid w:val="00962B6F"/>
    <w:rsid w:val="00962BD9"/>
    <w:rsid w:val="00962C4A"/>
    <w:rsid w:val="00962ED6"/>
    <w:rsid w:val="00963396"/>
    <w:rsid w:val="009639D3"/>
    <w:rsid w:val="00963A1E"/>
    <w:rsid w:val="00963DA0"/>
    <w:rsid w:val="00963DFA"/>
    <w:rsid w:val="00963F93"/>
    <w:rsid w:val="00964020"/>
    <w:rsid w:val="0096448A"/>
    <w:rsid w:val="0096457F"/>
    <w:rsid w:val="00964934"/>
    <w:rsid w:val="009649DD"/>
    <w:rsid w:val="00964DB1"/>
    <w:rsid w:val="00964EC1"/>
    <w:rsid w:val="00964EC2"/>
    <w:rsid w:val="00965397"/>
    <w:rsid w:val="009653D7"/>
    <w:rsid w:val="0096549E"/>
    <w:rsid w:val="00965720"/>
    <w:rsid w:val="0096575B"/>
    <w:rsid w:val="00965C99"/>
    <w:rsid w:val="00965CB2"/>
    <w:rsid w:val="00965D2F"/>
    <w:rsid w:val="00965D49"/>
    <w:rsid w:val="00965FE5"/>
    <w:rsid w:val="009661C0"/>
    <w:rsid w:val="00966550"/>
    <w:rsid w:val="009665C6"/>
    <w:rsid w:val="009668BC"/>
    <w:rsid w:val="009668C7"/>
    <w:rsid w:val="0096690A"/>
    <w:rsid w:val="00966AA2"/>
    <w:rsid w:val="00966B11"/>
    <w:rsid w:val="00966C26"/>
    <w:rsid w:val="00966C68"/>
    <w:rsid w:val="00966D7B"/>
    <w:rsid w:val="0096712E"/>
    <w:rsid w:val="0096717C"/>
    <w:rsid w:val="009674EF"/>
    <w:rsid w:val="00967598"/>
    <w:rsid w:val="009676CE"/>
    <w:rsid w:val="00967731"/>
    <w:rsid w:val="00967D60"/>
    <w:rsid w:val="00967F03"/>
    <w:rsid w:val="009700F3"/>
    <w:rsid w:val="00970661"/>
    <w:rsid w:val="0097096B"/>
    <w:rsid w:val="00970BDF"/>
    <w:rsid w:val="00970D01"/>
    <w:rsid w:val="00970D94"/>
    <w:rsid w:val="00971071"/>
    <w:rsid w:val="0097145A"/>
    <w:rsid w:val="0097174D"/>
    <w:rsid w:val="00971814"/>
    <w:rsid w:val="00971CF2"/>
    <w:rsid w:val="00972094"/>
    <w:rsid w:val="00972349"/>
    <w:rsid w:val="009723C1"/>
    <w:rsid w:val="00972521"/>
    <w:rsid w:val="00972AA7"/>
    <w:rsid w:val="00973101"/>
    <w:rsid w:val="00973454"/>
    <w:rsid w:val="00973485"/>
    <w:rsid w:val="00973D72"/>
    <w:rsid w:val="00973D9F"/>
    <w:rsid w:val="00973EB8"/>
    <w:rsid w:val="00974019"/>
    <w:rsid w:val="00974053"/>
    <w:rsid w:val="009742F3"/>
    <w:rsid w:val="00974305"/>
    <w:rsid w:val="009747F2"/>
    <w:rsid w:val="0097488E"/>
    <w:rsid w:val="0097492D"/>
    <w:rsid w:val="00974AE6"/>
    <w:rsid w:val="00974D3B"/>
    <w:rsid w:val="00974FFD"/>
    <w:rsid w:val="00975201"/>
    <w:rsid w:val="0097535E"/>
    <w:rsid w:val="0097549B"/>
    <w:rsid w:val="009755F8"/>
    <w:rsid w:val="009758B7"/>
    <w:rsid w:val="00975E39"/>
    <w:rsid w:val="00975F33"/>
    <w:rsid w:val="00976094"/>
    <w:rsid w:val="009764EF"/>
    <w:rsid w:val="0097661E"/>
    <w:rsid w:val="009768B3"/>
    <w:rsid w:val="009768FD"/>
    <w:rsid w:val="009769AA"/>
    <w:rsid w:val="00976A52"/>
    <w:rsid w:val="00976D80"/>
    <w:rsid w:val="00976F1A"/>
    <w:rsid w:val="009770A6"/>
    <w:rsid w:val="00977223"/>
    <w:rsid w:val="00977227"/>
    <w:rsid w:val="009776F6"/>
    <w:rsid w:val="00977C91"/>
    <w:rsid w:val="009800A2"/>
    <w:rsid w:val="00980241"/>
    <w:rsid w:val="0098090C"/>
    <w:rsid w:val="00980C5E"/>
    <w:rsid w:val="00980CAB"/>
    <w:rsid w:val="00980E28"/>
    <w:rsid w:val="00980F6C"/>
    <w:rsid w:val="00980FB3"/>
    <w:rsid w:val="0098104E"/>
    <w:rsid w:val="00981117"/>
    <w:rsid w:val="0098134A"/>
    <w:rsid w:val="00981703"/>
    <w:rsid w:val="00981B9F"/>
    <w:rsid w:val="00981F3F"/>
    <w:rsid w:val="00982826"/>
    <w:rsid w:val="00982AC2"/>
    <w:rsid w:val="00982CCA"/>
    <w:rsid w:val="00982D5F"/>
    <w:rsid w:val="00982E03"/>
    <w:rsid w:val="00982F55"/>
    <w:rsid w:val="00982FCE"/>
    <w:rsid w:val="0098300D"/>
    <w:rsid w:val="00983105"/>
    <w:rsid w:val="00983445"/>
    <w:rsid w:val="00983518"/>
    <w:rsid w:val="009835DE"/>
    <w:rsid w:val="00983DDD"/>
    <w:rsid w:val="009840E2"/>
    <w:rsid w:val="00984225"/>
    <w:rsid w:val="00984300"/>
    <w:rsid w:val="00984377"/>
    <w:rsid w:val="009843C1"/>
    <w:rsid w:val="009848BB"/>
    <w:rsid w:val="00984BEA"/>
    <w:rsid w:val="0098506A"/>
    <w:rsid w:val="00985088"/>
    <w:rsid w:val="009852D0"/>
    <w:rsid w:val="009852D9"/>
    <w:rsid w:val="009853CE"/>
    <w:rsid w:val="00985691"/>
    <w:rsid w:val="00985953"/>
    <w:rsid w:val="009859F5"/>
    <w:rsid w:val="00985AA9"/>
    <w:rsid w:val="00985B13"/>
    <w:rsid w:val="00985DFD"/>
    <w:rsid w:val="00986595"/>
    <w:rsid w:val="00986718"/>
    <w:rsid w:val="009868E6"/>
    <w:rsid w:val="00986EF2"/>
    <w:rsid w:val="00986F7C"/>
    <w:rsid w:val="00987033"/>
    <w:rsid w:val="0098763E"/>
    <w:rsid w:val="009877A0"/>
    <w:rsid w:val="009878AB"/>
    <w:rsid w:val="009900B5"/>
    <w:rsid w:val="009905A1"/>
    <w:rsid w:val="009906AD"/>
    <w:rsid w:val="00990A41"/>
    <w:rsid w:val="00990BB0"/>
    <w:rsid w:val="00990C94"/>
    <w:rsid w:val="00990E50"/>
    <w:rsid w:val="00990ED1"/>
    <w:rsid w:val="009912AF"/>
    <w:rsid w:val="009913D7"/>
    <w:rsid w:val="0099176E"/>
    <w:rsid w:val="009919D7"/>
    <w:rsid w:val="00991D31"/>
    <w:rsid w:val="00991D3C"/>
    <w:rsid w:val="00991D6E"/>
    <w:rsid w:val="00991DA8"/>
    <w:rsid w:val="00991FAC"/>
    <w:rsid w:val="009923BB"/>
    <w:rsid w:val="009926A7"/>
    <w:rsid w:val="00992EDC"/>
    <w:rsid w:val="009932A8"/>
    <w:rsid w:val="009932FE"/>
    <w:rsid w:val="0099362B"/>
    <w:rsid w:val="00994232"/>
    <w:rsid w:val="00994524"/>
    <w:rsid w:val="00994532"/>
    <w:rsid w:val="0099476D"/>
    <w:rsid w:val="00994851"/>
    <w:rsid w:val="00994EA7"/>
    <w:rsid w:val="00995092"/>
    <w:rsid w:val="009950D8"/>
    <w:rsid w:val="009951F7"/>
    <w:rsid w:val="00995218"/>
    <w:rsid w:val="009952EC"/>
    <w:rsid w:val="0099542F"/>
    <w:rsid w:val="00995455"/>
    <w:rsid w:val="009954CC"/>
    <w:rsid w:val="00995750"/>
    <w:rsid w:val="00995C1C"/>
    <w:rsid w:val="00995CA7"/>
    <w:rsid w:val="00995D21"/>
    <w:rsid w:val="009960AC"/>
    <w:rsid w:val="0099629A"/>
    <w:rsid w:val="009966A0"/>
    <w:rsid w:val="00996715"/>
    <w:rsid w:val="00996798"/>
    <w:rsid w:val="009969B8"/>
    <w:rsid w:val="00996C92"/>
    <w:rsid w:val="00996D49"/>
    <w:rsid w:val="00996DB6"/>
    <w:rsid w:val="00996DB9"/>
    <w:rsid w:val="00996E83"/>
    <w:rsid w:val="009971BB"/>
    <w:rsid w:val="009974A2"/>
    <w:rsid w:val="009974B2"/>
    <w:rsid w:val="00997697"/>
    <w:rsid w:val="00997840"/>
    <w:rsid w:val="009978A7"/>
    <w:rsid w:val="00997A53"/>
    <w:rsid w:val="00997BF0"/>
    <w:rsid w:val="00997D83"/>
    <w:rsid w:val="009A00F7"/>
    <w:rsid w:val="009A022E"/>
    <w:rsid w:val="009A03CE"/>
    <w:rsid w:val="009A061F"/>
    <w:rsid w:val="009A0BCF"/>
    <w:rsid w:val="009A101D"/>
    <w:rsid w:val="009A1189"/>
    <w:rsid w:val="009A118F"/>
    <w:rsid w:val="009A126A"/>
    <w:rsid w:val="009A160C"/>
    <w:rsid w:val="009A17A0"/>
    <w:rsid w:val="009A17AA"/>
    <w:rsid w:val="009A1A40"/>
    <w:rsid w:val="009A1AA1"/>
    <w:rsid w:val="009A1C13"/>
    <w:rsid w:val="009A1E86"/>
    <w:rsid w:val="009A227E"/>
    <w:rsid w:val="009A2836"/>
    <w:rsid w:val="009A2BA8"/>
    <w:rsid w:val="009A2C92"/>
    <w:rsid w:val="009A2C9B"/>
    <w:rsid w:val="009A3019"/>
    <w:rsid w:val="009A31D1"/>
    <w:rsid w:val="009A337A"/>
    <w:rsid w:val="009A337F"/>
    <w:rsid w:val="009A33B3"/>
    <w:rsid w:val="009A34C8"/>
    <w:rsid w:val="009A3552"/>
    <w:rsid w:val="009A367D"/>
    <w:rsid w:val="009A3CE4"/>
    <w:rsid w:val="009A3E50"/>
    <w:rsid w:val="009A403F"/>
    <w:rsid w:val="009A40E1"/>
    <w:rsid w:val="009A437D"/>
    <w:rsid w:val="009A4623"/>
    <w:rsid w:val="009A481F"/>
    <w:rsid w:val="009A53A7"/>
    <w:rsid w:val="009A54C2"/>
    <w:rsid w:val="009A562E"/>
    <w:rsid w:val="009A5A0B"/>
    <w:rsid w:val="009A5E40"/>
    <w:rsid w:val="009A5E92"/>
    <w:rsid w:val="009A5FDC"/>
    <w:rsid w:val="009A63A2"/>
    <w:rsid w:val="009A63C8"/>
    <w:rsid w:val="009A6415"/>
    <w:rsid w:val="009A6503"/>
    <w:rsid w:val="009A65A4"/>
    <w:rsid w:val="009A67F2"/>
    <w:rsid w:val="009A6A5E"/>
    <w:rsid w:val="009A6C29"/>
    <w:rsid w:val="009A6CDB"/>
    <w:rsid w:val="009A7118"/>
    <w:rsid w:val="009A73DE"/>
    <w:rsid w:val="009A7612"/>
    <w:rsid w:val="009A79B2"/>
    <w:rsid w:val="009A7B66"/>
    <w:rsid w:val="009B0B0E"/>
    <w:rsid w:val="009B0B97"/>
    <w:rsid w:val="009B0C33"/>
    <w:rsid w:val="009B0DB3"/>
    <w:rsid w:val="009B11B9"/>
    <w:rsid w:val="009B12BE"/>
    <w:rsid w:val="009B135A"/>
    <w:rsid w:val="009B1434"/>
    <w:rsid w:val="009B163B"/>
    <w:rsid w:val="009B1707"/>
    <w:rsid w:val="009B1793"/>
    <w:rsid w:val="009B1859"/>
    <w:rsid w:val="009B1A43"/>
    <w:rsid w:val="009B1AB2"/>
    <w:rsid w:val="009B1CFB"/>
    <w:rsid w:val="009B1E02"/>
    <w:rsid w:val="009B1F02"/>
    <w:rsid w:val="009B1F68"/>
    <w:rsid w:val="009B1F9C"/>
    <w:rsid w:val="009B2385"/>
    <w:rsid w:val="009B23BB"/>
    <w:rsid w:val="009B25C5"/>
    <w:rsid w:val="009B2848"/>
    <w:rsid w:val="009B2A19"/>
    <w:rsid w:val="009B2D06"/>
    <w:rsid w:val="009B2D4D"/>
    <w:rsid w:val="009B2F74"/>
    <w:rsid w:val="009B308D"/>
    <w:rsid w:val="009B32F9"/>
    <w:rsid w:val="009B3535"/>
    <w:rsid w:val="009B37B0"/>
    <w:rsid w:val="009B39F8"/>
    <w:rsid w:val="009B3B58"/>
    <w:rsid w:val="009B3EA0"/>
    <w:rsid w:val="009B3F12"/>
    <w:rsid w:val="009B418B"/>
    <w:rsid w:val="009B4373"/>
    <w:rsid w:val="009B4885"/>
    <w:rsid w:val="009B4DA8"/>
    <w:rsid w:val="009B520A"/>
    <w:rsid w:val="009B5A06"/>
    <w:rsid w:val="009B5B89"/>
    <w:rsid w:val="009B5F09"/>
    <w:rsid w:val="009B5FB6"/>
    <w:rsid w:val="009B601C"/>
    <w:rsid w:val="009B6029"/>
    <w:rsid w:val="009B605D"/>
    <w:rsid w:val="009B61E5"/>
    <w:rsid w:val="009B6353"/>
    <w:rsid w:val="009B657F"/>
    <w:rsid w:val="009B65A9"/>
    <w:rsid w:val="009B6703"/>
    <w:rsid w:val="009B674E"/>
    <w:rsid w:val="009B6868"/>
    <w:rsid w:val="009B68E6"/>
    <w:rsid w:val="009B6CA4"/>
    <w:rsid w:val="009B6CBD"/>
    <w:rsid w:val="009B6D5E"/>
    <w:rsid w:val="009B6DC1"/>
    <w:rsid w:val="009B6E0B"/>
    <w:rsid w:val="009B700F"/>
    <w:rsid w:val="009B70E7"/>
    <w:rsid w:val="009B710F"/>
    <w:rsid w:val="009B7220"/>
    <w:rsid w:val="009B728C"/>
    <w:rsid w:val="009B7311"/>
    <w:rsid w:val="009B74F2"/>
    <w:rsid w:val="009B76F2"/>
    <w:rsid w:val="009B7A6B"/>
    <w:rsid w:val="009B7C9F"/>
    <w:rsid w:val="009B7D19"/>
    <w:rsid w:val="009B7DEB"/>
    <w:rsid w:val="009B7F25"/>
    <w:rsid w:val="009C01E3"/>
    <w:rsid w:val="009C0451"/>
    <w:rsid w:val="009C07A7"/>
    <w:rsid w:val="009C0894"/>
    <w:rsid w:val="009C08C1"/>
    <w:rsid w:val="009C08E9"/>
    <w:rsid w:val="009C0D56"/>
    <w:rsid w:val="009C0DA4"/>
    <w:rsid w:val="009C0F10"/>
    <w:rsid w:val="009C0F6F"/>
    <w:rsid w:val="009C110A"/>
    <w:rsid w:val="009C1116"/>
    <w:rsid w:val="009C18B3"/>
    <w:rsid w:val="009C1AB3"/>
    <w:rsid w:val="009C1B45"/>
    <w:rsid w:val="009C1B53"/>
    <w:rsid w:val="009C1CEC"/>
    <w:rsid w:val="009C1D0E"/>
    <w:rsid w:val="009C21A9"/>
    <w:rsid w:val="009C22A9"/>
    <w:rsid w:val="009C23FF"/>
    <w:rsid w:val="009C2617"/>
    <w:rsid w:val="009C29D7"/>
    <w:rsid w:val="009C2D83"/>
    <w:rsid w:val="009C2F9A"/>
    <w:rsid w:val="009C32EE"/>
    <w:rsid w:val="009C3323"/>
    <w:rsid w:val="009C3D6E"/>
    <w:rsid w:val="009C3EF9"/>
    <w:rsid w:val="009C3F5E"/>
    <w:rsid w:val="009C4155"/>
    <w:rsid w:val="009C4208"/>
    <w:rsid w:val="009C43FA"/>
    <w:rsid w:val="009C4443"/>
    <w:rsid w:val="009C455F"/>
    <w:rsid w:val="009C45BE"/>
    <w:rsid w:val="009C4719"/>
    <w:rsid w:val="009C487B"/>
    <w:rsid w:val="009C4B96"/>
    <w:rsid w:val="009C52A3"/>
    <w:rsid w:val="009C54C6"/>
    <w:rsid w:val="009C5B12"/>
    <w:rsid w:val="009C5BFE"/>
    <w:rsid w:val="009C5E5E"/>
    <w:rsid w:val="009C64F6"/>
    <w:rsid w:val="009C6CB3"/>
    <w:rsid w:val="009C6DFF"/>
    <w:rsid w:val="009C7164"/>
    <w:rsid w:val="009C71BA"/>
    <w:rsid w:val="009C7301"/>
    <w:rsid w:val="009C73D2"/>
    <w:rsid w:val="009C74E5"/>
    <w:rsid w:val="009C76B6"/>
    <w:rsid w:val="009C76CB"/>
    <w:rsid w:val="009C7706"/>
    <w:rsid w:val="009C7B77"/>
    <w:rsid w:val="009C7BDC"/>
    <w:rsid w:val="009C7BEE"/>
    <w:rsid w:val="009C7F22"/>
    <w:rsid w:val="009D04C2"/>
    <w:rsid w:val="009D06EE"/>
    <w:rsid w:val="009D075C"/>
    <w:rsid w:val="009D07C4"/>
    <w:rsid w:val="009D097A"/>
    <w:rsid w:val="009D1263"/>
    <w:rsid w:val="009D13B2"/>
    <w:rsid w:val="009D1747"/>
    <w:rsid w:val="009D1A5F"/>
    <w:rsid w:val="009D1AE8"/>
    <w:rsid w:val="009D1BF3"/>
    <w:rsid w:val="009D1C4D"/>
    <w:rsid w:val="009D1DB3"/>
    <w:rsid w:val="009D22B9"/>
    <w:rsid w:val="009D240C"/>
    <w:rsid w:val="009D254A"/>
    <w:rsid w:val="009D258D"/>
    <w:rsid w:val="009D25D8"/>
    <w:rsid w:val="009D265E"/>
    <w:rsid w:val="009D26D5"/>
    <w:rsid w:val="009D26F8"/>
    <w:rsid w:val="009D2914"/>
    <w:rsid w:val="009D2981"/>
    <w:rsid w:val="009D2FD8"/>
    <w:rsid w:val="009D354C"/>
    <w:rsid w:val="009D380D"/>
    <w:rsid w:val="009D3814"/>
    <w:rsid w:val="009D3AB1"/>
    <w:rsid w:val="009D3DF6"/>
    <w:rsid w:val="009D3EFD"/>
    <w:rsid w:val="009D3FE0"/>
    <w:rsid w:val="009D4044"/>
    <w:rsid w:val="009D40CC"/>
    <w:rsid w:val="009D40DB"/>
    <w:rsid w:val="009D4757"/>
    <w:rsid w:val="009D48CF"/>
    <w:rsid w:val="009D4B94"/>
    <w:rsid w:val="009D4BFD"/>
    <w:rsid w:val="009D4C3F"/>
    <w:rsid w:val="009D4C82"/>
    <w:rsid w:val="009D4CA7"/>
    <w:rsid w:val="009D50C5"/>
    <w:rsid w:val="009D513A"/>
    <w:rsid w:val="009D54E2"/>
    <w:rsid w:val="009D559C"/>
    <w:rsid w:val="009D566C"/>
    <w:rsid w:val="009D577E"/>
    <w:rsid w:val="009D5789"/>
    <w:rsid w:val="009D5C3C"/>
    <w:rsid w:val="009D5D2A"/>
    <w:rsid w:val="009D62C4"/>
    <w:rsid w:val="009D6A67"/>
    <w:rsid w:val="009D6F70"/>
    <w:rsid w:val="009D7015"/>
    <w:rsid w:val="009D72CB"/>
    <w:rsid w:val="009D76FA"/>
    <w:rsid w:val="009D7855"/>
    <w:rsid w:val="009D79CB"/>
    <w:rsid w:val="009D7AC4"/>
    <w:rsid w:val="009D7CBF"/>
    <w:rsid w:val="009D7CEE"/>
    <w:rsid w:val="009D7F14"/>
    <w:rsid w:val="009E0188"/>
    <w:rsid w:val="009E0278"/>
    <w:rsid w:val="009E03AA"/>
    <w:rsid w:val="009E0BD8"/>
    <w:rsid w:val="009E0D09"/>
    <w:rsid w:val="009E0DDA"/>
    <w:rsid w:val="009E107F"/>
    <w:rsid w:val="009E1089"/>
    <w:rsid w:val="009E1D24"/>
    <w:rsid w:val="009E1D2E"/>
    <w:rsid w:val="009E1DB8"/>
    <w:rsid w:val="009E20F3"/>
    <w:rsid w:val="009E220C"/>
    <w:rsid w:val="009E220D"/>
    <w:rsid w:val="009E2487"/>
    <w:rsid w:val="009E2587"/>
    <w:rsid w:val="009E25E8"/>
    <w:rsid w:val="009E29D9"/>
    <w:rsid w:val="009E2D98"/>
    <w:rsid w:val="009E2F84"/>
    <w:rsid w:val="009E307F"/>
    <w:rsid w:val="009E31B8"/>
    <w:rsid w:val="009E31EF"/>
    <w:rsid w:val="009E341F"/>
    <w:rsid w:val="009E386A"/>
    <w:rsid w:val="009E389D"/>
    <w:rsid w:val="009E38A0"/>
    <w:rsid w:val="009E3997"/>
    <w:rsid w:val="009E3C0F"/>
    <w:rsid w:val="009E3CE5"/>
    <w:rsid w:val="009E40D3"/>
    <w:rsid w:val="009E41D1"/>
    <w:rsid w:val="009E4296"/>
    <w:rsid w:val="009E4383"/>
    <w:rsid w:val="009E4548"/>
    <w:rsid w:val="009E473E"/>
    <w:rsid w:val="009E479F"/>
    <w:rsid w:val="009E480F"/>
    <w:rsid w:val="009E4A34"/>
    <w:rsid w:val="009E4B32"/>
    <w:rsid w:val="009E4B3E"/>
    <w:rsid w:val="009E4D0F"/>
    <w:rsid w:val="009E4DF3"/>
    <w:rsid w:val="009E4E57"/>
    <w:rsid w:val="009E507A"/>
    <w:rsid w:val="009E5271"/>
    <w:rsid w:val="009E559C"/>
    <w:rsid w:val="009E563C"/>
    <w:rsid w:val="009E57A3"/>
    <w:rsid w:val="009E5D04"/>
    <w:rsid w:val="009E62DA"/>
    <w:rsid w:val="009E63DC"/>
    <w:rsid w:val="009E647E"/>
    <w:rsid w:val="009E650C"/>
    <w:rsid w:val="009E68B3"/>
    <w:rsid w:val="009E72FB"/>
    <w:rsid w:val="009E73E2"/>
    <w:rsid w:val="009E7E59"/>
    <w:rsid w:val="009E7EC6"/>
    <w:rsid w:val="009F0052"/>
    <w:rsid w:val="009F00E7"/>
    <w:rsid w:val="009F0101"/>
    <w:rsid w:val="009F02A7"/>
    <w:rsid w:val="009F0735"/>
    <w:rsid w:val="009F0AFF"/>
    <w:rsid w:val="009F1125"/>
    <w:rsid w:val="009F1B1E"/>
    <w:rsid w:val="009F1B3A"/>
    <w:rsid w:val="009F1CA0"/>
    <w:rsid w:val="009F1D23"/>
    <w:rsid w:val="009F1DF6"/>
    <w:rsid w:val="009F233F"/>
    <w:rsid w:val="009F23C9"/>
    <w:rsid w:val="009F265D"/>
    <w:rsid w:val="009F2856"/>
    <w:rsid w:val="009F2A89"/>
    <w:rsid w:val="009F2B12"/>
    <w:rsid w:val="009F2D6D"/>
    <w:rsid w:val="009F2F68"/>
    <w:rsid w:val="009F32A7"/>
    <w:rsid w:val="009F3785"/>
    <w:rsid w:val="009F387C"/>
    <w:rsid w:val="009F389C"/>
    <w:rsid w:val="009F3AC5"/>
    <w:rsid w:val="009F3B0E"/>
    <w:rsid w:val="009F44ED"/>
    <w:rsid w:val="009F4590"/>
    <w:rsid w:val="009F465A"/>
    <w:rsid w:val="009F486D"/>
    <w:rsid w:val="009F4B81"/>
    <w:rsid w:val="009F4CCC"/>
    <w:rsid w:val="009F4D15"/>
    <w:rsid w:val="009F4F8A"/>
    <w:rsid w:val="009F532F"/>
    <w:rsid w:val="009F54B1"/>
    <w:rsid w:val="009F5651"/>
    <w:rsid w:val="009F56A0"/>
    <w:rsid w:val="009F5BCF"/>
    <w:rsid w:val="009F5D46"/>
    <w:rsid w:val="009F5D80"/>
    <w:rsid w:val="009F5DAB"/>
    <w:rsid w:val="009F5DC1"/>
    <w:rsid w:val="009F6432"/>
    <w:rsid w:val="009F652A"/>
    <w:rsid w:val="009F6548"/>
    <w:rsid w:val="009F65C4"/>
    <w:rsid w:val="009F6716"/>
    <w:rsid w:val="009F681E"/>
    <w:rsid w:val="009F68EC"/>
    <w:rsid w:val="009F6D19"/>
    <w:rsid w:val="009F6FDE"/>
    <w:rsid w:val="009F6FEF"/>
    <w:rsid w:val="009F70D3"/>
    <w:rsid w:val="009F716D"/>
    <w:rsid w:val="009F73F9"/>
    <w:rsid w:val="009F7627"/>
    <w:rsid w:val="009F784E"/>
    <w:rsid w:val="009F7AE6"/>
    <w:rsid w:val="009F7AEC"/>
    <w:rsid w:val="009F7C88"/>
    <w:rsid w:val="00A003A0"/>
    <w:rsid w:val="00A00518"/>
    <w:rsid w:val="00A006C8"/>
    <w:rsid w:val="00A00771"/>
    <w:rsid w:val="00A00802"/>
    <w:rsid w:val="00A00AA9"/>
    <w:rsid w:val="00A00E91"/>
    <w:rsid w:val="00A00EE8"/>
    <w:rsid w:val="00A01356"/>
    <w:rsid w:val="00A01527"/>
    <w:rsid w:val="00A01638"/>
    <w:rsid w:val="00A01657"/>
    <w:rsid w:val="00A018BB"/>
    <w:rsid w:val="00A01AA1"/>
    <w:rsid w:val="00A01DCC"/>
    <w:rsid w:val="00A01E33"/>
    <w:rsid w:val="00A01EDE"/>
    <w:rsid w:val="00A021E2"/>
    <w:rsid w:val="00A02D65"/>
    <w:rsid w:val="00A034C3"/>
    <w:rsid w:val="00A034D2"/>
    <w:rsid w:val="00A03738"/>
    <w:rsid w:val="00A0398C"/>
    <w:rsid w:val="00A03AA8"/>
    <w:rsid w:val="00A03AEE"/>
    <w:rsid w:val="00A03C45"/>
    <w:rsid w:val="00A03EFD"/>
    <w:rsid w:val="00A043B5"/>
    <w:rsid w:val="00A04A07"/>
    <w:rsid w:val="00A04AAC"/>
    <w:rsid w:val="00A04C31"/>
    <w:rsid w:val="00A04D22"/>
    <w:rsid w:val="00A04DAB"/>
    <w:rsid w:val="00A04DC0"/>
    <w:rsid w:val="00A04F8B"/>
    <w:rsid w:val="00A04F91"/>
    <w:rsid w:val="00A0506D"/>
    <w:rsid w:val="00A050FA"/>
    <w:rsid w:val="00A0557C"/>
    <w:rsid w:val="00A05593"/>
    <w:rsid w:val="00A057AB"/>
    <w:rsid w:val="00A0585C"/>
    <w:rsid w:val="00A05ADD"/>
    <w:rsid w:val="00A05DD6"/>
    <w:rsid w:val="00A05E7F"/>
    <w:rsid w:val="00A0606A"/>
    <w:rsid w:val="00A06224"/>
    <w:rsid w:val="00A06387"/>
    <w:rsid w:val="00A063FC"/>
    <w:rsid w:val="00A064FD"/>
    <w:rsid w:val="00A068DF"/>
    <w:rsid w:val="00A0694E"/>
    <w:rsid w:val="00A069A4"/>
    <w:rsid w:val="00A06BA5"/>
    <w:rsid w:val="00A06CAE"/>
    <w:rsid w:val="00A06EA6"/>
    <w:rsid w:val="00A072B3"/>
    <w:rsid w:val="00A072D2"/>
    <w:rsid w:val="00A07615"/>
    <w:rsid w:val="00A07AB0"/>
    <w:rsid w:val="00A07B59"/>
    <w:rsid w:val="00A07BAF"/>
    <w:rsid w:val="00A07CBD"/>
    <w:rsid w:val="00A103C9"/>
    <w:rsid w:val="00A10736"/>
    <w:rsid w:val="00A10929"/>
    <w:rsid w:val="00A10BEB"/>
    <w:rsid w:val="00A10E02"/>
    <w:rsid w:val="00A11150"/>
    <w:rsid w:val="00A112EA"/>
    <w:rsid w:val="00A1175B"/>
    <w:rsid w:val="00A11EB1"/>
    <w:rsid w:val="00A12103"/>
    <w:rsid w:val="00A1224D"/>
    <w:rsid w:val="00A1234C"/>
    <w:rsid w:val="00A123A4"/>
    <w:rsid w:val="00A12867"/>
    <w:rsid w:val="00A128D6"/>
    <w:rsid w:val="00A12930"/>
    <w:rsid w:val="00A1299C"/>
    <w:rsid w:val="00A12A4A"/>
    <w:rsid w:val="00A12C6D"/>
    <w:rsid w:val="00A13125"/>
    <w:rsid w:val="00A131F2"/>
    <w:rsid w:val="00A13738"/>
    <w:rsid w:val="00A138E6"/>
    <w:rsid w:val="00A1399B"/>
    <w:rsid w:val="00A13A2C"/>
    <w:rsid w:val="00A13E5F"/>
    <w:rsid w:val="00A13EEA"/>
    <w:rsid w:val="00A14431"/>
    <w:rsid w:val="00A14BA9"/>
    <w:rsid w:val="00A14EA6"/>
    <w:rsid w:val="00A14F19"/>
    <w:rsid w:val="00A14F3D"/>
    <w:rsid w:val="00A1515D"/>
    <w:rsid w:val="00A154A4"/>
    <w:rsid w:val="00A15539"/>
    <w:rsid w:val="00A15630"/>
    <w:rsid w:val="00A156D0"/>
    <w:rsid w:val="00A1590B"/>
    <w:rsid w:val="00A15BC9"/>
    <w:rsid w:val="00A15D64"/>
    <w:rsid w:val="00A16065"/>
    <w:rsid w:val="00A16392"/>
    <w:rsid w:val="00A163A7"/>
    <w:rsid w:val="00A163E8"/>
    <w:rsid w:val="00A165A3"/>
    <w:rsid w:val="00A16693"/>
    <w:rsid w:val="00A169A1"/>
    <w:rsid w:val="00A16A4D"/>
    <w:rsid w:val="00A16DB5"/>
    <w:rsid w:val="00A16FB2"/>
    <w:rsid w:val="00A17501"/>
    <w:rsid w:val="00A175E3"/>
    <w:rsid w:val="00A176FD"/>
    <w:rsid w:val="00A1799D"/>
    <w:rsid w:val="00A17B01"/>
    <w:rsid w:val="00A17F83"/>
    <w:rsid w:val="00A2029A"/>
    <w:rsid w:val="00A202C8"/>
    <w:rsid w:val="00A2030F"/>
    <w:rsid w:val="00A203B2"/>
    <w:rsid w:val="00A203DC"/>
    <w:rsid w:val="00A2041D"/>
    <w:rsid w:val="00A2058A"/>
    <w:rsid w:val="00A20819"/>
    <w:rsid w:val="00A209A2"/>
    <w:rsid w:val="00A20F68"/>
    <w:rsid w:val="00A210BC"/>
    <w:rsid w:val="00A210EB"/>
    <w:rsid w:val="00A212A8"/>
    <w:rsid w:val="00A21337"/>
    <w:rsid w:val="00A216CA"/>
    <w:rsid w:val="00A2176C"/>
    <w:rsid w:val="00A21E8D"/>
    <w:rsid w:val="00A21EE1"/>
    <w:rsid w:val="00A21F97"/>
    <w:rsid w:val="00A226F8"/>
    <w:rsid w:val="00A22827"/>
    <w:rsid w:val="00A2291D"/>
    <w:rsid w:val="00A22D47"/>
    <w:rsid w:val="00A22E0D"/>
    <w:rsid w:val="00A2330F"/>
    <w:rsid w:val="00A23417"/>
    <w:rsid w:val="00A23421"/>
    <w:rsid w:val="00A236D3"/>
    <w:rsid w:val="00A236E1"/>
    <w:rsid w:val="00A23C1A"/>
    <w:rsid w:val="00A23C52"/>
    <w:rsid w:val="00A23E27"/>
    <w:rsid w:val="00A24049"/>
    <w:rsid w:val="00A241CE"/>
    <w:rsid w:val="00A24427"/>
    <w:rsid w:val="00A249F2"/>
    <w:rsid w:val="00A24CA4"/>
    <w:rsid w:val="00A24DDF"/>
    <w:rsid w:val="00A250DA"/>
    <w:rsid w:val="00A25374"/>
    <w:rsid w:val="00A2560A"/>
    <w:rsid w:val="00A25734"/>
    <w:rsid w:val="00A257B7"/>
    <w:rsid w:val="00A25B53"/>
    <w:rsid w:val="00A25F4F"/>
    <w:rsid w:val="00A25F59"/>
    <w:rsid w:val="00A26314"/>
    <w:rsid w:val="00A267AE"/>
    <w:rsid w:val="00A269CE"/>
    <w:rsid w:val="00A26B28"/>
    <w:rsid w:val="00A26B43"/>
    <w:rsid w:val="00A26F55"/>
    <w:rsid w:val="00A26F9E"/>
    <w:rsid w:val="00A27030"/>
    <w:rsid w:val="00A27242"/>
    <w:rsid w:val="00A27437"/>
    <w:rsid w:val="00A274AB"/>
    <w:rsid w:val="00A276C0"/>
    <w:rsid w:val="00A27837"/>
    <w:rsid w:val="00A278C0"/>
    <w:rsid w:val="00A27DC5"/>
    <w:rsid w:val="00A30079"/>
    <w:rsid w:val="00A30230"/>
    <w:rsid w:val="00A30259"/>
    <w:rsid w:val="00A303C1"/>
    <w:rsid w:val="00A304FA"/>
    <w:rsid w:val="00A30501"/>
    <w:rsid w:val="00A30695"/>
    <w:rsid w:val="00A30A69"/>
    <w:rsid w:val="00A30FCA"/>
    <w:rsid w:val="00A310CF"/>
    <w:rsid w:val="00A313E8"/>
    <w:rsid w:val="00A314B8"/>
    <w:rsid w:val="00A3166D"/>
    <w:rsid w:val="00A31A02"/>
    <w:rsid w:val="00A31BAE"/>
    <w:rsid w:val="00A31C66"/>
    <w:rsid w:val="00A31D1F"/>
    <w:rsid w:val="00A31FF8"/>
    <w:rsid w:val="00A320B1"/>
    <w:rsid w:val="00A321DA"/>
    <w:rsid w:val="00A3255D"/>
    <w:rsid w:val="00A325DA"/>
    <w:rsid w:val="00A32902"/>
    <w:rsid w:val="00A3290C"/>
    <w:rsid w:val="00A32AB4"/>
    <w:rsid w:val="00A32ABE"/>
    <w:rsid w:val="00A32ADE"/>
    <w:rsid w:val="00A32BFA"/>
    <w:rsid w:val="00A32D56"/>
    <w:rsid w:val="00A32DA6"/>
    <w:rsid w:val="00A32EC8"/>
    <w:rsid w:val="00A334AA"/>
    <w:rsid w:val="00A335EB"/>
    <w:rsid w:val="00A33AE8"/>
    <w:rsid w:val="00A33BB8"/>
    <w:rsid w:val="00A33D41"/>
    <w:rsid w:val="00A33D4F"/>
    <w:rsid w:val="00A340FD"/>
    <w:rsid w:val="00A34313"/>
    <w:rsid w:val="00A344AA"/>
    <w:rsid w:val="00A347BA"/>
    <w:rsid w:val="00A349F2"/>
    <w:rsid w:val="00A34A41"/>
    <w:rsid w:val="00A34A71"/>
    <w:rsid w:val="00A34C22"/>
    <w:rsid w:val="00A34CA8"/>
    <w:rsid w:val="00A34F13"/>
    <w:rsid w:val="00A34F63"/>
    <w:rsid w:val="00A352AA"/>
    <w:rsid w:val="00A35711"/>
    <w:rsid w:val="00A357CE"/>
    <w:rsid w:val="00A357CF"/>
    <w:rsid w:val="00A35822"/>
    <w:rsid w:val="00A35C4D"/>
    <w:rsid w:val="00A35D4A"/>
    <w:rsid w:val="00A36220"/>
    <w:rsid w:val="00A36460"/>
    <w:rsid w:val="00A364CE"/>
    <w:rsid w:val="00A3651F"/>
    <w:rsid w:val="00A368AC"/>
    <w:rsid w:val="00A3690F"/>
    <w:rsid w:val="00A36963"/>
    <w:rsid w:val="00A37003"/>
    <w:rsid w:val="00A373C0"/>
    <w:rsid w:val="00A373D6"/>
    <w:rsid w:val="00A374D3"/>
    <w:rsid w:val="00A37513"/>
    <w:rsid w:val="00A37813"/>
    <w:rsid w:val="00A378D2"/>
    <w:rsid w:val="00A378E0"/>
    <w:rsid w:val="00A37E5F"/>
    <w:rsid w:val="00A37EE2"/>
    <w:rsid w:val="00A37F99"/>
    <w:rsid w:val="00A4023F"/>
    <w:rsid w:val="00A408DE"/>
    <w:rsid w:val="00A40E3F"/>
    <w:rsid w:val="00A4138F"/>
    <w:rsid w:val="00A413A4"/>
    <w:rsid w:val="00A414E4"/>
    <w:rsid w:val="00A4164A"/>
    <w:rsid w:val="00A41AD1"/>
    <w:rsid w:val="00A41C3F"/>
    <w:rsid w:val="00A41EFB"/>
    <w:rsid w:val="00A42011"/>
    <w:rsid w:val="00A4225E"/>
    <w:rsid w:val="00A426F1"/>
    <w:rsid w:val="00A428B9"/>
    <w:rsid w:val="00A42A49"/>
    <w:rsid w:val="00A42C06"/>
    <w:rsid w:val="00A42C8B"/>
    <w:rsid w:val="00A42DC9"/>
    <w:rsid w:val="00A42E7A"/>
    <w:rsid w:val="00A43056"/>
    <w:rsid w:val="00A43594"/>
    <w:rsid w:val="00A43823"/>
    <w:rsid w:val="00A4388C"/>
    <w:rsid w:val="00A439BB"/>
    <w:rsid w:val="00A43A3D"/>
    <w:rsid w:val="00A43D7A"/>
    <w:rsid w:val="00A4406E"/>
    <w:rsid w:val="00A4422C"/>
    <w:rsid w:val="00A4458C"/>
    <w:rsid w:val="00A445C1"/>
    <w:rsid w:val="00A44909"/>
    <w:rsid w:val="00A4494E"/>
    <w:rsid w:val="00A4496F"/>
    <w:rsid w:val="00A44C2F"/>
    <w:rsid w:val="00A45147"/>
    <w:rsid w:val="00A45352"/>
    <w:rsid w:val="00A454BE"/>
    <w:rsid w:val="00A45941"/>
    <w:rsid w:val="00A45A04"/>
    <w:rsid w:val="00A45AA0"/>
    <w:rsid w:val="00A45BF7"/>
    <w:rsid w:val="00A45C2F"/>
    <w:rsid w:val="00A45C41"/>
    <w:rsid w:val="00A45D68"/>
    <w:rsid w:val="00A45E2C"/>
    <w:rsid w:val="00A45F51"/>
    <w:rsid w:val="00A46202"/>
    <w:rsid w:val="00A4622B"/>
    <w:rsid w:val="00A4632D"/>
    <w:rsid w:val="00A464AA"/>
    <w:rsid w:val="00A46790"/>
    <w:rsid w:val="00A46810"/>
    <w:rsid w:val="00A46952"/>
    <w:rsid w:val="00A46971"/>
    <w:rsid w:val="00A46996"/>
    <w:rsid w:val="00A469AC"/>
    <w:rsid w:val="00A46B12"/>
    <w:rsid w:val="00A46C14"/>
    <w:rsid w:val="00A46CA0"/>
    <w:rsid w:val="00A46DEE"/>
    <w:rsid w:val="00A46F8D"/>
    <w:rsid w:val="00A47349"/>
    <w:rsid w:val="00A4765E"/>
    <w:rsid w:val="00A476B0"/>
    <w:rsid w:val="00A47925"/>
    <w:rsid w:val="00A47A5C"/>
    <w:rsid w:val="00A47BE9"/>
    <w:rsid w:val="00A47C32"/>
    <w:rsid w:val="00A47E06"/>
    <w:rsid w:val="00A502E5"/>
    <w:rsid w:val="00A5051E"/>
    <w:rsid w:val="00A5067E"/>
    <w:rsid w:val="00A50917"/>
    <w:rsid w:val="00A50A54"/>
    <w:rsid w:val="00A50C14"/>
    <w:rsid w:val="00A50E98"/>
    <w:rsid w:val="00A510B4"/>
    <w:rsid w:val="00A519CC"/>
    <w:rsid w:val="00A51CBC"/>
    <w:rsid w:val="00A5207F"/>
    <w:rsid w:val="00A52495"/>
    <w:rsid w:val="00A5280F"/>
    <w:rsid w:val="00A52BE6"/>
    <w:rsid w:val="00A52C20"/>
    <w:rsid w:val="00A52E8B"/>
    <w:rsid w:val="00A531AF"/>
    <w:rsid w:val="00A532A2"/>
    <w:rsid w:val="00A53631"/>
    <w:rsid w:val="00A537A0"/>
    <w:rsid w:val="00A538DB"/>
    <w:rsid w:val="00A538F4"/>
    <w:rsid w:val="00A54133"/>
    <w:rsid w:val="00A54138"/>
    <w:rsid w:val="00A54181"/>
    <w:rsid w:val="00A545C4"/>
    <w:rsid w:val="00A54723"/>
    <w:rsid w:val="00A5484B"/>
    <w:rsid w:val="00A54923"/>
    <w:rsid w:val="00A54A28"/>
    <w:rsid w:val="00A553EC"/>
    <w:rsid w:val="00A553F7"/>
    <w:rsid w:val="00A55453"/>
    <w:rsid w:val="00A55678"/>
    <w:rsid w:val="00A5599C"/>
    <w:rsid w:val="00A55AA2"/>
    <w:rsid w:val="00A56106"/>
    <w:rsid w:val="00A564A4"/>
    <w:rsid w:val="00A564C6"/>
    <w:rsid w:val="00A5650C"/>
    <w:rsid w:val="00A56534"/>
    <w:rsid w:val="00A56C5B"/>
    <w:rsid w:val="00A5793D"/>
    <w:rsid w:val="00A57ACB"/>
    <w:rsid w:val="00A57B94"/>
    <w:rsid w:val="00A57DE6"/>
    <w:rsid w:val="00A57ECE"/>
    <w:rsid w:val="00A6002B"/>
    <w:rsid w:val="00A6028D"/>
    <w:rsid w:val="00A60878"/>
    <w:rsid w:val="00A608BC"/>
    <w:rsid w:val="00A60FF4"/>
    <w:rsid w:val="00A612D3"/>
    <w:rsid w:val="00A613C0"/>
    <w:rsid w:val="00A61493"/>
    <w:rsid w:val="00A6160C"/>
    <w:rsid w:val="00A6166A"/>
    <w:rsid w:val="00A61D6B"/>
    <w:rsid w:val="00A6212E"/>
    <w:rsid w:val="00A62147"/>
    <w:rsid w:val="00A628D4"/>
    <w:rsid w:val="00A62A27"/>
    <w:rsid w:val="00A63258"/>
    <w:rsid w:val="00A63527"/>
    <w:rsid w:val="00A637FE"/>
    <w:rsid w:val="00A639F3"/>
    <w:rsid w:val="00A64013"/>
    <w:rsid w:val="00A641DD"/>
    <w:rsid w:val="00A6442A"/>
    <w:rsid w:val="00A64550"/>
    <w:rsid w:val="00A64C2E"/>
    <w:rsid w:val="00A64C54"/>
    <w:rsid w:val="00A64DDB"/>
    <w:rsid w:val="00A64EAC"/>
    <w:rsid w:val="00A64F74"/>
    <w:rsid w:val="00A6502E"/>
    <w:rsid w:val="00A65066"/>
    <w:rsid w:val="00A65392"/>
    <w:rsid w:val="00A653BD"/>
    <w:rsid w:val="00A656E9"/>
    <w:rsid w:val="00A65957"/>
    <w:rsid w:val="00A65AAC"/>
    <w:rsid w:val="00A65BA6"/>
    <w:rsid w:val="00A65E3C"/>
    <w:rsid w:val="00A660A5"/>
    <w:rsid w:val="00A66116"/>
    <w:rsid w:val="00A66332"/>
    <w:rsid w:val="00A665BF"/>
    <w:rsid w:val="00A66616"/>
    <w:rsid w:val="00A666EA"/>
    <w:rsid w:val="00A66939"/>
    <w:rsid w:val="00A66BB5"/>
    <w:rsid w:val="00A66E63"/>
    <w:rsid w:val="00A66E6F"/>
    <w:rsid w:val="00A67164"/>
    <w:rsid w:val="00A6734C"/>
    <w:rsid w:val="00A67469"/>
    <w:rsid w:val="00A678F0"/>
    <w:rsid w:val="00A67968"/>
    <w:rsid w:val="00A679D9"/>
    <w:rsid w:val="00A67C26"/>
    <w:rsid w:val="00A67EDA"/>
    <w:rsid w:val="00A67F22"/>
    <w:rsid w:val="00A70224"/>
    <w:rsid w:val="00A705F8"/>
    <w:rsid w:val="00A7067F"/>
    <w:rsid w:val="00A706D7"/>
    <w:rsid w:val="00A70960"/>
    <w:rsid w:val="00A70A91"/>
    <w:rsid w:val="00A70DD4"/>
    <w:rsid w:val="00A70F41"/>
    <w:rsid w:val="00A70FBF"/>
    <w:rsid w:val="00A71191"/>
    <w:rsid w:val="00A7148D"/>
    <w:rsid w:val="00A71765"/>
    <w:rsid w:val="00A71FEA"/>
    <w:rsid w:val="00A72209"/>
    <w:rsid w:val="00A72370"/>
    <w:rsid w:val="00A723E2"/>
    <w:rsid w:val="00A72440"/>
    <w:rsid w:val="00A7255C"/>
    <w:rsid w:val="00A72A6A"/>
    <w:rsid w:val="00A72B25"/>
    <w:rsid w:val="00A72B89"/>
    <w:rsid w:val="00A72D36"/>
    <w:rsid w:val="00A72FCE"/>
    <w:rsid w:val="00A73180"/>
    <w:rsid w:val="00A733C0"/>
    <w:rsid w:val="00A7389F"/>
    <w:rsid w:val="00A73ABE"/>
    <w:rsid w:val="00A73B82"/>
    <w:rsid w:val="00A73C58"/>
    <w:rsid w:val="00A73E18"/>
    <w:rsid w:val="00A73FE4"/>
    <w:rsid w:val="00A7405E"/>
    <w:rsid w:val="00A74314"/>
    <w:rsid w:val="00A744AC"/>
    <w:rsid w:val="00A7454C"/>
    <w:rsid w:val="00A74619"/>
    <w:rsid w:val="00A7496C"/>
    <w:rsid w:val="00A74B4C"/>
    <w:rsid w:val="00A74F88"/>
    <w:rsid w:val="00A75066"/>
    <w:rsid w:val="00A7577D"/>
    <w:rsid w:val="00A75A8A"/>
    <w:rsid w:val="00A760B3"/>
    <w:rsid w:val="00A7671C"/>
    <w:rsid w:val="00A76853"/>
    <w:rsid w:val="00A768DE"/>
    <w:rsid w:val="00A76B82"/>
    <w:rsid w:val="00A76CF9"/>
    <w:rsid w:val="00A76EA1"/>
    <w:rsid w:val="00A77014"/>
    <w:rsid w:val="00A772A2"/>
    <w:rsid w:val="00A7746C"/>
    <w:rsid w:val="00A77552"/>
    <w:rsid w:val="00A77622"/>
    <w:rsid w:val="00A77948"/>
    <w:rsid w:val="00A77D4B"/>
    <w:rsid w:val="00A77EED"/>
    <w:rsid w:val="00A8023E"/>
    <w:rsid w:val="00A80249"/>
    <w:rsid w:val="00A80398"/>
    <w:rsid w:val="00A8053E"/>
    <w:rsid w:val="00A8090E"/>
    <w:rsid w:val="00A80B97"/>
    <w:rsid w:val="00A80D0E"/>
    <w:rsid w:val="00A80E9A"/>
    <w:rsid w:val="00A812C1"/>
    <w:rsid w:val="00A814EA"/>
    <w:rsid w:val="00A815A5"/>
    <w:rsid w:val="00A815C5"/>
    <w:rsid w:val="00A817BA"/>
    <w:rsid w:val="00A8194F"/>
    <w:rsid w:val="00A81A6F"/>
    <w:rsid w:val="00A81D4B"/>
    <w:rsid w:val="00A81E61"/>
    <w:rsid w:val="00A81E70"/>
    <w:rsid w:val="00A81EBA"/>
    <w:rsid w:val="00A81EBE"/>
    <w:rsid w:val="00A82015"/>
    <w:rsid w:val="00A823E1"/>
    <w:rsid w:val="00A8264F"/>
    <w:rsid w:val="00A82735"/>
    <w:rsid w:val="00A82B1E"/>
    <w:rsid w:val="00A82BC8"/>
    <w:rsid w:val="00A82DFE"/>
    <w:rsid w:val="00A83CF1"/>
    <w:rsid w:val="00A83D04"/>
    <w:rsid w:val="00A83DFF"/>
    <w:rsid w:val="00A83EC4"/>
    <w:rsid w:val="00A83EEB"/>
    <w:rsid w:val="00A83FB4"/>
    <w:rsid w:val="00A84232"/>
    <w:rsid w:val="00A84627"/>
    <w:rsid w:val="00A846A6"/>
    <w:rsid w:val="00A84931"/>
    <w:rsid w:val="00A84BF5"/>
    <w:rsid w:val="00A84D1A"/>
    <w:rsid w:val="00A84FFD"/>
    <w:rsid w:val="00A851FD"/>
    <w:rsid w:val="00A852B1"/>
    <w:rsid w:val="00A853B5"/>
    <w:rsid w:val="00A85D23"/>
    <w:rsid w:val="00A8616C"/>
    <w:rsid w:val="00A86289"/>
    <w:rsid w:val="00A863A1"/>
    <w:rsid w:val="00A8658A"/>
    <w:rsid w:val="00A86C1B"/>
    <w:rsid w:val="00A86CD9"/>
    <w:rsid w:val="00A86FEF"/>
    <w:rsid w:val="00A8720A"/>
    <w:rsid w:val="00A872B3"/>
    <w:rsid w:val="00A87618"/>
    <w:rsid w:val="00A87EB8"/>
    <w:rsid w:val="00A87F7D"/>
    <w:rsid w:val="00A901A3"/>
    <w:rsid w:val="00A901D3"/>
    <w:rsid w:val="00A9100B"/>
    <w:rsid w:val="00A911C5"/>
    <w:rsid w:val="00A911F7"/>
    <w:rsid w:val="00A91454"/>
    <w:rsid w:val="00A91854"/>
    <w:rsid w:val="00A91985"/>
    <w:rsid w:val="00A919BE"/>
    <w:rsid w:val="00A91BCC"/>
    <w:rsid w:val="00A91F43"/>
    <w:rsid w:val="00A92450"/>
    <w:rsid w:val="00A924EA"/>
    <w:rsid w:val="00A9277E"/>
    <w:rsid w:val="00A92E6C"/>
    <w:rsid w:val="00A92EE6"/>
    <w:rsid w:val="00A93041"/>
    <w:rsid w:val="00A93383"/>
    <w:rsid w:val="00A9347A"/>
    <w:rsid w:val="00A936AC"/>
    <w:rsid w:val="00A93736"/>
    <w:rsid w:val="00A937DF"/>
    <w:rsid w:val="00A93856"/>
    <w:rsid w:val="00A93C29"/>
    <w:rsid w:val="00A93E54"/>
    <w:rsid w:val="00A93F0C"/>
    <w:rsid w:val="00A942A4"/>
    <w:rsid w:val="00A94330"/>
    <w:rsid w:val="00A94D27"/>
    <w:rsid w:val="00A95304"/>
    <w:rsid w:val="00A9539F"/>
    <w:rsid w:val="00A95417"/>
    <w:rsid w:val="00A957EC"/>
    <w:rsid w:val="00A95A58"/>
    <w:rsid w:val="00A95A64"/>
    <w:rsid w:val="00A95B22"/>
    <w:rsid w:val="00A95D48"/>
    <w:rsid w:val="00A96163"/>
    <w:rsid w:val="00A962A2"/>
    <w:rsid w:val="00A96300"/>
    <w:rsid w:val="00A964CF"/>
    <w:rsid w:val="00A96750"/>
    <w:rsid w:val="00A967BB"/>
    <w:rsid w:val="00A96AE1"/>
    <w:rsid w:val="00A96B7F"/>
    <w:rsid w:val="00A96D7C"/>
    <w:rsid w:val="00A96F29"/>
    <w:rsid w:val="00A96FB0"/>
    <w:rsid w:val="00A97113"/>
    <w:rsid w:val="00A972FD"/>
    <w:rsid w:val="00A97394"/>
    <w:rsid w:val="00A9748C"/>
    <w:rsid w:val="00A97795"/>
    <w:rsid w:val="00A97971"/>
    <w:rsid w:val="00A979D6"/>
    <w:rsid w:val="00A97C0F"/>
    <w:rsid w:val="00A97CDF"/>
    <w:rsid w:val="00A97F89"/>
    <w:rsid w:val="00A97FB8"/>
    <w:rsid w:val="00A9B999"/>
    <w:rsid w:val="00AA0041"/>
    <w:rsid w:val="00AA0118"/>
    <w:rsid w:val="00AA040A"/>
    <w:rsid w:val="00AA0569"/>
    <w:rsid w:val="00AA060B"/>
    <w:rsid w:val="00AA06E7"/>
    <w:rsid w:val="00AA07EE"/>
    <w:rsid w:val="00AA0844"/>
    <w:rsid w:val="00AA09E1"/>
    <w:rsid w:val="00AA0AF9"/>
    <w:rsid w:val="00AA0CC8"/>
    <w:rsid w:val="00AA157F"/>
    <w:rsid w:val="00AA1742"/>
    <w:rsid w:val="00AA175D"/>
    <w:rsid w:val="00AA20EA"/>
    <w:rsid w:val="00AA23FD"/>
    <w:rsid w:val="00AA24B3"/>
    <w:rsid w:val="00AA24BA"/>
    <w:rsid w:val="00AA25B1"/>
    <w:rsid w:val="00AA2674"/>
    <w:rsid w:val="00AA2707"/>
    <w:rsid w:val="00AA277A"/>
    <w:rsid w:val="00AA28DC"/>
    <w:rsid w:val="00AA2C11"/>
    <w:rsid w:val="00AA2D21"/>
    <w:rsid w:val="00AA3293"/>
    <w:rsid w:val="00AA3343"/>
    <w:rsid w:val="00AA33E8"/>
    <w:rsid w:val="00AA358D"/>
    <w:rsid w:val="00AA3BF6"/>
    <w:rsid w:val="00AA3C04"/>
    <w:rsid w:val="00AA4020"/>
    <w:rsid w:val="00AA412B"/>
    <w:rsid w:val="00AA42F2"/>
    <w:rsid w:val="00AA4408"/>
    <w:rsid w:val="00AA44E0"/>
    <w:rsid w:val="00AA45B0"/>
    <w:rsid w:val="00AA45C7"/>
    <w:rsid w:val="00AA47C4"/>
    <w:rsid w:val="00AA4980"/>
    <w:rsid w:val="00AA4C2B"/>
    <w:rsid w:val="00AA4D1C"/>
    <w:rsid w:val="00AA4D4D"/>
    <w:rsid w:val="00AA5410"/>
    <w:rsid w:val="00AA5C30"/>
    <w:rsid w:val="00AA5E51"/>
    <w:rsid w:val="00AA5F95"/>
    <w:rsid w:val="00AA6292"/>
    <w:rsid w:val="00AA6443"/>
    <w:rsid w:val="00AA64CC"/>
    <w:rsid w:val="00AA6573"/>
    <w:rsid w:val="00AA671F"/>
    <w:rsid w:val="00AA6ADB"/>
    <w:rsid w:val="00AA6D0D"/>
    <w:rsid w:val="00AA6DC3"/>
    <w:rsid w:val="00AA6DDD"/>
    <w:rsid w:val="00AA6FF0"/>
    <w:rsid w:val="00AA73BD"/>
    <w:rsid w:val="00AA75E9"/>
    <w:rsid w:val="00AA76B0"/>
    <w:rsid w:val="00AA775C"/>
    <w:rsid w:val="00AA7B5E"/>
    <w:rsid w:val="00AA7EC2"/>
    <w:rsid w:val="00AB0058"/>
    <w:rsid w:val="00AB00CF"/>
    <w:rsid w:val="00AB0338"/>
    <w:rsid w:val="00AB05D9"/>
    <w:rsid w:val="00AB0AA6"/>
    <w:rsid w:val="00AB0CEF"/>
    <w:rsid w:val="00AB0D49"/>
    <w:rsid w:val="00AB0E97"/>
    <w:rsid w:val="00AB1078"/>
    <w:rsid w:val="00AB1129"/>
    <w:rsid w:val="00AB11D3"/>
    <w:rsid w:val="00AB1253"/>
    <w:rsid w:val="00AB1284"/>
    <w:rsid w:val="00AB136D"/>
    <w:rsid w:val="00AB139C"/>
    <w:rsid w:val="00AB1A5E"/>
    <w:rsid w:val="00AB1EF3"/>
    <w:rsid w:val="00AB206F"/>
    <w:rsid w:val="00AB2142"/>
    <w:rsid w:val="00AB218A"/>
    <w:rsid w:val="00AB2341"/>
    <w:rsid w:val="00AB2776"/>
    <w:rsid w:val="00AB29CF"/>
    <w:rsid w:val="00AB2A34"/>
    <w:rsid w:val="00AB2A40"/>
    <w:rsid w:val="00AB2A50"/>
    <w:rsid w:val="00AB2AAB"/>
    <w:rsid w:val="00AB2ACA"/>
    <w:rsid w:val="00AB2B7A"/>
    <w:rsid w:val="00AB3807"/>
    <w:rsid w:val="00AB3969"/>
    <w:rsid w:val="00AB39FD"/>
    <w:rsid w:val="00AB3A61"/>
    <w:rsid w:val="00AB3D4A"/>
    <w:rsid w:val="00AB42DC"/>
    <w:rsid w:val="00AB4586"/>
    <w:rsid w:val="00AB4587"/>
    <w:rsid w:val="00AB4640"/>
    <w:rsid w:val="00AB4979"/>
    <w:rsid w:val="00AB4FDE"/>
    <w:rsid w:val="00AB4FE6"/>
    <w:rsid w:val="00AB51F8"/>
    <w:rsid w:val="00AB526A"/>
    <w:rsid w:val="00AB56DC"/>
    <w:rsid w:val="00AB58A8"/>
    <w:rsid w:val="00AB598E"/>
    <w:rsid w:val="00AB5C31"/>
    <w:rsid w:val="00AB5C7A"/>
    <w:rsid w:val="00AB5D1F"/>
    <w:rsid w:val="00AB5E55"/>
    <w:rsid w:val="00AB6279"/>
    <w:rsid w:val="00AB6479"/>
    <w:rsid w:val="00AB6521"/>
    <w:rsid w:val="00AB675B"/>
    <w:rsid w:val="00AB6766"/>
    <w:rsid w:val="00AB677C"/>
    <w:rsid w:val="00AB687B"/>
    <w:rsid w:val="00AB688C"/>
    <w:rsid w:val="00AB693F"/>
    <w:rsid w:val="00AB6974"/>
    <w:rsid w:val="00AB6C90"/>
    <w:rsid w:val="00AB6E1B"/>
    <w:rsid w:val="00AB6E43"/>
    <w:rsid w:val="00AB706B"/>
    <w:rsid w:val="00AB7114"/>
    <w:rsid w:val="00AB7355"/>
    <w:rsid w:val="00AB744B"/>
    <w:rsid w:val="00AB74A3"/>
    <w:rsid w:val="00AB75A7"/>
    <w:rsid w:val="00AB7602"/>
    <w:rsid w:val="00AB7668"/>
    <w:rsid w:val="00AB7695"/>
    <w:rsid w:val="00AB777F"/>
    <w:rsid w:val="00AB79DE"/>
    <w:rsid w:val="00AB7A7C"/>
    <w:rsid w:val="00AB7B8A"/>
    <w:rsid w:val="00AB7C3F"/>
    <w:rsid w:val="00AB7C8D"/>
    <w:rsid w:val="00AB7CBA"/>
    <w:rsid w:val="00AB7F06"/>
    <w:rsid w:val="00AC000F"/>
    <w:rsid w:val="00AC0044"/>
    <w:rsid w:val="00AC0255"/>
    <w:rsid w:val="00AC03BD"/>
    <w:rsid w:val="00AC072A"/>
    <w:rsid w:val="00AC0733"/>
    <w:rsid w:val="00AC0778"/>
    <w:rsid w:val="00AC0843"/>
    <w:rsid w:val="00AC0DCB"/>
    <w:rsid w:val="00AC121C"/>
    <w:rsid w:val="00AC1B4D"/>
    <w:rsid w:val="00AC1D33"/>
    <w:rsid w:val="00AC21B4"/>
    <w:rsid w:val="00AC250A"/>
    <w:rsid w:val="00AC299F"/>
    <w:rsid w:val="00AC2D3B"/>
    <w:rsid w:val="00AC2DBC"/>
    <w:rsid w:val="00AC3072"/>
    <w:rsid w:val="00AC30A4"/>
    <w:rsid w:val="00AC3640"/>
    <w:rsid w:val="00AC36CA"/>
    <w:rsid w:val="00AC3828"/>
    <w:rsid w:val="00AC3DE5"/>
    <w:rsid w:val="00AC3E30"/>
    <w:rsid w:val="00AC3FAA"/>
    <w:rsid w:val="00AC404C"/>
    <w:rsid w:val="00AC4418"/>
    <w:rsid w:val="00AC4746"/>
    <w:rsid w:val="00AC47A3"/>
    <w:rsid w:val="00AC4871"/>
    <w:rsid w:val="00AC4ABD"/>
    <w:rsid w:val="00AC4F74"/>
    <w:rsid w:val="00AC4FF3"/>
    <w:rsid w:val="00AC510D"/>
    <w:rsid w:val="00AC55EB"/>
    <w:rsid w:val="00AC5697"/>
    <w:rsid w:val="00AC594A"/>
    <w:rsid w:val="00AC5A83"/>
    <w:rsid w:val="00AC5BAB"/>
    <w:rsid w:val="00AC5DB2"/>
    <w:rsid w:val="00AC5EDF"/>
    <w:rsid w:val="00AC600E"/>
    <w:rsid w:val="00AC6157"/>
    <w:rsid w:val="00AC6193"/>
    <w:rsid w:val="00AC62A4"/>
    <w:rsid w:val="00AC632E"/>
    <w:rsid w:val="00AC63BC"/>
    <w:rsid w:val="00AC64A6"/>
    <w:rsid w:val="00AC6648"/>
    <w:rsid w:val="00AC6C9C"/>
    <w:rsid w:val="00AC71B7"/>
    <w:rsid w:val="00AC7334"/>
    <w:rsid w:val="00AC7506"/>
    <w:rsid w:val="00AC783C"/>
    <w:rsid w:val="00AC7A8E"/>
    <w:rsid w:val="00AC7B37"/>
    <w:rsid w:val="00AC7F5C"/>
    <w:rsid w:val="00AD0203"/>
    <w:rsid w:val="00AD0375"/>
    <w:rsid w:val="00AD03FC"/>
    <w:rsid w:val="00AD0407"/>
    <w:rsid w:val="00AD0563"/>
    <w:rsid w:val="00AD0643"/>
    <w:rsid w:val="00AD085C"/>
    <w:rsid w:val="00AD0A94"/>
    <w:rsid w:val="00AD0F90"/>
    <w:rsid w:val="00AD1089"/>
    <w:rsid w:val="00AD10D4"/>
    <w:rsid w:val="00AD123D"/>
    <w:rsid w:val="00AD13C7"/>
    <w:rsid w:val="00AD149A"/>
    <w:rsid w:val="00AD161A"/>
    <w:rsid w:val="00AD1659"/>
    <w:rsid w:val="00AD16B6"/>
    <w:rsid w:val="00AD1979"/>
    <w:rsid w:val="00AD1C0E"/>
    <w:rsid w:val="00AD1CD0"/>
    <w:rsid w:val="00AD1D55"/>
    <w:rsid w:val="00AD1D59"/>
    <w:rsid w:val="00AD1E22"/>
    <w:rsid w:val="00AD1EBD"/>
    <w:rsid w:val="00AD225B"/>
    <w:rsid w:val="00AD2677"/>
    <w:rsid w:val="00AD26C4"/>
    <w:rsid w:val="00AD27E6"/>
    <w:rsid w:val="00AD28BA"/>
    <w:rsid w:val="00AD295A"/>
    <w:rsid w:val="00AD29E8"/>
    <w:rsid w:val="00AD2BED"/>
    <w:rsid w:val="00AD2C34"/>
    <w:rsid w:val="00AD2DAB"/>
    <w:rsid w:val="00AD2E21"/>
    <w:rsid w:val="00AD2FF3"/>
    <w:rsid w:val="00AD3372"/>
    <w:rsid w:val="00AD33B3"/>
    <w:rsid w:val="00AD344A"/>
    <w:rsid w:val="00AD3484"/>
    <w:rsid w:val="00AD34FA"/>
    <w:rsid w:val="00AD373E"/>
    <w:rsid w:val="00AD3BDE"/>
    <w:rsid w:val="00AD3DC2"/>
    <w:rsid w:val="00AD3E3C"/>
    <w:rsid w:val="00AD3ECC"/>
    <w:rsid w:val="00AD40A4"/>
    <w:rsid w:val="00AD425A"/>
    <w:rsid w:val="00AD42E2"/>
    <w:rsid w:val="00AD47BD"/>
    <w:rsid w:val="00AD4A47"/>
    <w:rsid w:val="00AD4A8B"/>
    <w:rsid w:val="00AD516A"/>
    <w:rsid w:val="00AD5320"/>
    <w:rsid w:val="00AD5453"/>
    <w:rsid w:val="00AD5569"/>
    <w:rsid w:val="00AD561C"/>
    <w:rsid w:val="00AD5AA9"/>
    <w:rsid w:val="00AD5D51"/>
    <w:rsid w:val="00AD5DA6"/>
    <w:rsid w:val="00AD6042"/>
    <w:rsid w:val="00AD611B"/>
    <w:rsid w:val="00AD66ED"/>
    <w:rsid w:val="00AD6712"/>
    <w:rsid w:val="00AD6726"/>
    <w:rsid w:val="00AD679B"/>
    <w:rsid w:val="00AD682F"/>
    <w:rsid w:val="00AD68DE"/>
    <w:rsid w:val="00AD6942"/>
    <w:rsid w:val="00AD6991"/>
    <w:rsid w:val="00AD6AC8"/>
    <w:rsid w:val="00AD6F57"/>
    <w:rsid w:val="00AD70B4"/>
    <w:rsid w:val="00AD74C3"/>
    <w:rsid w:val="00AD779A"/>
    <w:rsid w:val="00AD7CEE"/>
    <w:rsid w:val="00AD7FBC"/>
    <w:rsid w:val="00AE0228"/>
    <w:rsid w:val="00AE034A"/>
    <w:rsid w:val="00AE0352"/>
    <w:rsid w:val="00AE0692"/>
    <w:rsid w:val="00AE08AE"/>
    <w:rsid w:val="00AE0969"/>
    <w:rsid w:val="00AE0E83"/>
    <w:rsid w:val="00AE0FBD"/>
    <w:rsid w:val="00AE10B5"/>
    <w:rsid w:val="00AE11B1"/>
    <w:rsid w:val="00AE1462"/>
    <w:rsid w:val="00AE166D"/>
    <w:rsid w:val="00AE17C1"/>
    <w:rsid w:val="00AE185F"/>
    <w:rsid w:val="00AE1BA0"/>
    <w:rsid w:val="00AE1BE5"/>
    <w:rsid w:val="00AE1C5C"/>
    <w:rsid w:val="00AE2130"/>
    <w:rsid w:val="00AE221F"/>
    <w:rsid w:val="00AE2418"/>
    <w:rsid w:val="00AE2514"/>
    <w:rsid w:val="00AE2613"/>
    <w:rsid w:val="00AE276C"/>
    <w:rsid w:val="00AE28C8"/>
    <w:rsid w:val="00AE2958"/>
    <w:rsid w:val="00AE29F9"/>
    <w:rsid w:val="00AE2B0C"/>
    <w:rsid w:val="00AE2D0B"/>
    <w:rsid w:val="00AE2E27"/>
    <w:rsid w:val="00AE3439"/>
    <w:rsid w:val="00AE3BE4"/>
    <w:rsid w:val="00AE3BFD"/>
    <w:rsid w:val="00AE3F44"/>
    <w:rsid w:val="00AE40A0"/>
    <w:rsid w:val="00AE411C"/>
    <w:rsid w:val="00AE41B5"/>
    <w:rsid w:val="00AE4218"/>
    <w:rsid w:val="00AE42E7"/>
    <w:rsid w:val="00AE4499"/>
    <w:rsid w:val="00AE4646"/>
    <w:rsid w:val="00AE46B1"/>
    <w:rsid w:val="00AE49C5"/>
    <w:rsid w:val="00AE4A9D"/>
    <w:rsid w:val="00AE4BFD"/>
    <w:rsid w:val="00AE4F67"/>
    <w:rsid w:val="00AE51DA"/>
    <w:rsid w:val="00AE541B"/>
    <w:rsid w:val="00AE5D75"/>
    <w:rsid w:val="00AE5DC9"/>
    <w:rsid w:val="00AE5E4A"/>
    <w:rsid w:val="00AE5FEC"/>
    <w:rsid w:val="00AE6093"/>
    <w:rsid w:val="00AE6333"/>
    <w:rsid w:val="00AE63E3"/>
    <w:rsid w:val="00AE64C4"/>
    <w:rsid w:val="00AE68D1"/>
    <w:rsid w:val="00AE68FE"/>
    <w:rsid w:val="00AE69E6"/>
    <w:rsid w:val="00AE6D99"/>
    <w:rsid w:val="00AE6E06"/>
    <w:rsid w:val="00AE6EA4"/>
    <w:rsid w:val="00AE711B"/>
    <w:rsid w:val="00AE739B"/>
    <w:rsid w:val="00AE78C4"/>
    <w:rsid w:val="00AE793B"/>
    <w:rsid w:val="00AE7958"/>
    <w:rsid w:val="00AE7990"/>
    <w:rsid w:val="00AE7CAA"/>
    <w:rsid w:val="00AF043E"/>
    <w:rsid w:val="00AF058D"/>
    <w:rsid w:val="00AF059F"/>
    <w:rsid w:val="00AF06F1"/>
    <w:rsid w:val="00AF0A24"/>
    <w:rsid w:val="00AF1177"/>
    <w:rsid w:val="00AF1369"/>
    <w:rsid w:val="00AF1402"/>
    <w:rsid w:val="00AF166B"/>
    <w:rsid w:val="00AF1745"/>
    <w:rsid w:val="00AF1CA1"/>
    <w:rsid w:val="00AF1D90"/>
    <w:rsid w:val="00AF1F03"/>
    <w:rsid w:val="00AF1F4B"/>
    <w:rsid w:val="00AF2133"/>
    <w:rsid w:val="00AF2368"/>
    <w:rsid w:val="00AF24CB"/>
    <w:rsid w:val="00AF24D4"/>
    <w:rsid w:val="00AF2570"/>
    <w:rsid w:val="00AF258F"/>
    <w:rsid w:val="00AF298E"/>
    <w:rsid w:val="00AF2AB7"/>
    <w:rsid w:val="00AF2BC9"/>
    <w:rsid w:val="00AF2C05"/>
    <w:rsid w:val="00AF2CCC"/>
    <w:rsid w:val="00AF2D91"/>
    <w:rsid w:val="00AF2F09"/>
    <w:rsid w:val="00AF2F36"/>
    <w:rsid w:val="00AF3121"/>
    <w:rsid w:val="00AF31BE"/>
    <w:rsid w:val="00AF33FD"/>
    <w:rsid w:val="00AF36EF"/>
    <w:rsid w:val="00AF3A2C"/>
    <w:rsid w:val="00AF3B1F"/>
    <w:rsid w:val="00AF3BBD"/>
    <w:rsid w:val="00AF3BE4"/>
    <w:rsid w:val="00AF3CB4"/>
    <w:rsid w:val="00AF3E54"/>
    <w:rsid w:val="00AF3EC9"/>
    <w:rsid w:val="00AF40CD"/>
    <w:rsid w:val="00AF46E7"/>
    <w:rsid w:val="00AF479B"/>
    <w:rsid w:val="00AF4A4F"/>
    <w:rsid w:val="00AF4AEE"/>
    <w:rsid w:val="00AF4B58"/>
    <w:rsid w:val="00AF4CDD"/>
    <w:rsid w:val="00AF4D8B"/>
    <w:rsid w:val="00AF51D1"/>
    <w:rsid w:val="00AF5221"/>
    <w:rsid w:val="00AF5334"/>
    <w:rsid w:val="00AF57AE"/>
    <w:rsid w:val="00AF57B6"/>
    <w:rsid w:val="00AF597F"/>
    <w:rsid w:val="00AF5E1C"/>
    <w:rsid w:val="00AF5EA2"/>
    <w:rsid w:val="00AF63DC"/>
    <w:rsid w:val="00AF6569"/>
    <w:rsid w:val="00AF6591"/>
    <w:rsid w:val="00AF68B1"/>
    <w:rsid w:val="00AF7062"/>
    <w:rsid w:val="00AF7077"/>
    <w:rsid w:val="00AF72BC"/>
    <w:rsid w:val="00AF761D"/>
    <w:rsid w:val="00AF7714"/>
    <w:rsid w:val="00AF7922"/>
    <w:rsid w:val="00AF79A7"/>
    <w:rsid w:val="00AF7A0D"/>
    <w:rsid w:val="00AF7E7E"/>
    <w:rsid w:val="00B001EB"/>
    <w:rsid w:val="00B0027F"/>
    <w:rsid w:val="00B0028E"/>
    <w:rsid w:val="00B00319"/>
    <w:rsid w:val="00B00431"/>
    <w:rsid w:val="00B0051A"/>
    <w:rsid w:val="00B00566"/>
    <w:rsid w:val="00B00578"/>
    <w:rsid w:val="00B0057D"/>
    <w:rsid w:val="00B00809"/>
    <w:rsid w:val="00B0099B"/>
    <w:rsid w:val="00B00A7F"/>
    <w:rsid w:val="00B00B90"/>
    <w:rsid w:val="00B00DDF"/>
    <w:rsid w:val="00B00E2C"/>
    <w:rsid w:val="00B00F99"/>
    <w:rsid w:val="00B01313"/>
    <w:rsid w:val="00B0131A"/>
    <w:rsid w:val="00B01A0C"/>
    <w:rsid w:val="00B01B95"/>
    <w:rsid w:val="00B01CFD"/>
    <w:rsid w:val="00B01D10"/>
    <w:rsid w:val="00B01E48"/>
    <w:rsid w:val="00B02317"/>
    <w:rsid w:val="00B025B9"/>
    <w:rsid w:val="00B02647"/>
    <w:rsid w:val="00B02A81"/>
    <w:rsid w:val="00B02BC0"/>
    <w:rsid w:val="00B02CE1"/>
    <w:rsid w:val="00B02D79"/>
    <w:rsid w:val="00B02F9E"/>
    <w:rsid w:val="00B03042"/>
    <w:rsid w:val="00B0310A"/>
    <w:rsid w:val="00B03319"/>
    <w:rsid w:val="00B03320"/>
    <w:rsid w:val="00B03456"/>
    <w:rsid w:val="00B036B6"/>
    <w:rsid w:val="00B03BE0"/>
    <w:rsid w:val="00B03D44"/>
    <w:rsid w:val="00B03D72"/>
    <w:rsid w:val="00B0400B"/>
    <w:rsid w:val="00B040F1"/>
    <w:rsid w:val="00B04589"/>
    <w:rsid w:val="00B04796"/>
    <w:rsid w:val="00B049C6"/>
    <w:rsid w:val="00B04E71"/>
    <w:rsid w:val="00B0542A"/>
    <w:rsid w:val="00B055CD"/>
    <w:rsid w:val="00B055E3"/>
    <w:rsid w:val="00B055F8"/>
    <w:rsid w:val="00B0567F"/>
    <w:rsid w:val="00B05A10"/>
    <w:rsid w:val="00B05A4C"/>
    <w:rsid w:val="00B05ADA"/>
    <w:rsid w:val="00B05B9A"/>
    <w:rsid w:val="00B05BD3"/>
    <w:rsid w:val="00B05DD0"/>
    <w:rsid w:val="00B0610F"/>
    <w:rsid w:val="00B06200"/>
    <w:rsid w:val="00B06244"/>
    <w:rsid w:val="00B0633E"/>
    <w:rsid w:val="00B06354"/>
    <w:rsid w:val="00B0639D"/>
    <w:rsid w:val="00B06407"/>
    <w:rsid w:val="00B0643F"/>
    <w:rsid w:val="00B064D7"/>
    <w:rsid w:val="00B0669C"/>
    <w:rsid w:val="00B06952"/>
    <w:rsid w:val="00B06A31"/>
    <w:rsid w:val="00B06DCA"/>
    <w:rsid w:val="00B06F73"/>
    <w:rsid w:val="00B07000"/>
    <w:rsid w:val="00B07109"/>
    <w:rsid w:val="00B071FC"/>
    <w:rsid w:val="00B07573"/>
    <w:rsid w:val="00B07689"/>
    <w:rsid w:val="00B0776B"/>
    <w:rsid w:val="00B079F2"/>
    <w:rsid w:val="00B07A61"/>
    <w:rsid w:val="00B07A64"/>
    <w:rsid w:val="00B07E24"/>
    <w:rsid w:val="00B07F55"/>
    <w:rsid w:val="00B10335"/>
    <w:rsid w:val="00B107F1"/>
    <w:rsid w:val="00B10D7A"/>
    <w:rsid w:val="00B10E03"/>
    <w:rsid w:val="00B10E34"/>
    <w:rsid w:val="00B10FE4"/>
    <w:rsid w:val="00B11122"/>
    <w:rsid w:val="00B11130"/>
    <w:rsid w:val="00B1182C"/>
    <w:rsid w:val="00B11AC0"/>
    <w:rsid w:val="00B11B38"/>
    <w:rsid w:val="00B11F63"/>
    <w:rsid w:val="00B12121"/>
    <w:rsid w:val="00B12139"/>
    <w:rsid w:val="00B12162"/>
    <w:rsid w:val="00B12509"/>
    <w:rsid w:val="00B1259C"/>
    <w:rsid w:val="00B12686"/>
    <w:rsid w:val="00B126C9"/>
    <w:rsid w:val="00B129EC"/>
    <w:rsid w:val="00B12C6C"/>
    <w:rsid w:val="00B13013"/>
    <w:rsid w:val="00B130DC"/>
    <w:rsid w:val="00B131AF"/>
    <w:rsid w:val="00B13244"/>
    <w:rsid w:val="00B133A6"/>
    <w:rsid w:val="00B1345F"/>
    <w:rsid w:val="00B13538"/>
    <w:rsid w:val="00B1357C"/>
    <w:rsid w:val="00B135B2"/>
    <w:rsid w:val="00B13728"/>
    <w:rsid w:val="00B13BA7"/>
    <w:rsid w:val="00B13BDB"/>
    <w:rsid w:val="00B13D9B"/>
    <w:rsid w:val="00B13F1B"/>
    <w:rsid w:val="00B1416F"/>
    <w:rsid w:val="00B1417E"/>
    <w:rsid w:val="00B14713"/>
    <w:rsid w:val="00B148D2"/>
    <w:rsid w:val="00B14948"/>
    <w:rsid w:val="00B14AC1"/>
    <w:rsid w:val="00B15275"/>
    <w:rsid w:val="00B15453"/>
    <w:rsid w:val="00B15494"/>
    <w:rsid w:val="00B154DE"/>
    <w:rsid w:val="00B156ED"/>
    <w:rsid w:val="00B15864"/>
    <w:rsid w:val="00B15894"/>
    <w:rsid w:val="00B15A14"/>
    <w:rsid w:val="00B15C6D"/>
    <w:rsid w:val="00B15D9A"/>
    <w:rsid w:val="00B15EA2"/>
    <w:rsid w:val="00B15ECA"/>
    <w:rsid w:val="00B15F1B"/>
    <w:rsid w:val="00B15F2C"/>
    <w:rsid w:val="00B16311"/>
    <w:rsid w:val="00B16566"/>
    <w:rsid w:val="00B165FC"/>
    <w:rsid w:val="00B16704"/>
    <w:rsid w:val="00B167E9"/>
    <w:rsid w:val="00B1694B"/>
    <w:rsid w:val="00B16967"/>
    <w:rsid w:val="00B16A09"/>
    <w:rsid w:val="00B16BC2"/>
    <w:rsid w:val="00B16BDF"/>
    <w:rsid w:val="00B17138"/>
    <w:rsid w:val="00B174C8"/>
    <w:rsid w:val="00B17757"/>
    <w:rsid w:val="00B17773"/>
    <w:rsid w:val="00B17A11"/>
    <w:rsid w:val="00B17D74"/>
    <w:rsid w:val="00B17E04"/>
    <w:rsid w:val="00B20076"/>
    <w:rsid w:val="00B20620"/>
    <w:rsid w:val="00B2082F"/>
    <w:rsid w:val="00B20874"/>
    <w:rsid w:val="00B20A2F"/>
    <w:rsid w:val="00B20A73"/>
    <w:rsid w:val="00B20CD0"/>
    <w:rsid w:val="00B20D9C"/>
    <w:rsid w:val="00B20EC4"/>
    <w:rsid w:val="00B212AA"/>
    <w:rsid w:val="00B21372"/>
    <w:rsid w:val="00B218A8"/>
    <w:rsid w:val="00B218E9"/>
    <w:rsid w:val="00B21C5D"/>
    <w:rsid w:val="00B2205D"/>
    <w:rsid w:val="00B220E5"/>
    <w:rsid w:val="00B22103"/>
    <w:rsid w:val="00B22217"/>
    <w:rsid w:val="00B22341"/>
    <w:rsid w:val="00B223FD"/>
    <w:rsid w:val="00B2243E"/>
    <w:rsid w:val="00B22713"/>
    <w:rsid w:val="00B22721"/>
    <w:rsid w:val="00B2297C"/>
    <w:rsid w:val="00B22B2E"/>
    <w:rsid w:val="00B2342C"/>
    <w:rsid w:val="00B2358C"/>
    <w:rsid w:val="00B23849"/>
    <w:rsid w:val="00B238CE"/>
    <w:rsid w:val="00B23990"/>
    <w:rsid w:val="00B23D0D"/>
    <w:rsid w:val="00B23ECF"/>
    <w:rsid w:val="00B23FED"/>
    <w:rsid w:val="00B2416F"/>
    <w:rsid w:val="00B241A7"/>
    <w:rsid w:val="00B243D5"/>
    <w:rsid w:val="00B24412"/>
    <w:rsid w:val="00B24831"/>
    <w:rsid w:val="00B24940"/>
    <w:rsid w:val="00B24A3C"/>
    <w:rsid w:val="00B24C8D"/>
    <w:rsid w:val="00B24CA5"/>
    <w:rsid w:val="00B24CDE"/>
    <w:rsid w:val="00B24D74"/>
    <w:rsid w:val="00B24DFC"/>
    <w:rsid w:val="00B24E6F"/>
    <w:rsid w:val="00B24FAB"/>
    <w:rsid w:val="00B25019"/>
    <w:rsid w:val="00B250B3"/>
    <w:rsid w:val="00B253FC"/>
    <w:rsid w:val="00B25465"/>
    <w:rsid w:val="00B254F9"/>
    <w:rsid w:val="00B25860"/>
    <w:rsid w:val="00B25AFA"/>
    <w:rsid w:val="00B25BFE"/>
    <w:rsid w:val="00B25E1D"/>
    <w:rsid w:val="00B26743"/>
    <w:rsid w:val="00B2694C"/>
    <w:rsid w:val="00B26BED"/>
    <w:rsid w:val="00B27207"/>
    <w:rsid w:val="00B276AB"/>
    <w:rsid w:val="00B278C0"/>
    <w:rsid w:val="00B301A1"/>
    <w:rsid w:val="00B30316"/>
    <w:rsid w:val="00B305A8"/>
    <w:rsid w:val="00B3064B"/>
    <w:rsid w:val="00B30835"/>
    <w:rsid w:val="00B30941"/>
    <w:rsid w:val="00B30EE6"/>
    <w:rsid w:val="00B30F19"/>
    <w:rsid w:val="00B312D7"/>
    <w:rsid w:val="00B312FD"/>
    <w:rsid w:val="00B3142B"/>
    <w:rsid w:val="00B31443"/>
    <w:rsid w:val="00B316B2"/>
    <w:rsid w:val="00B316D7"/>
    <w:rsid w:val="00B316E5"/>
    <w:rsid w:val="00B31873"/>
    <w:rsid w:val="00B31BBC"/>
    <w:rsid w:val="00B31D33"/>
    <w:rsid w:val="00B31EBD"/>
    <w:rsid w:val="00B320D4"/>
    <w:rsid w:val="00B321BB"/>
    <w:rsid w:val="00B32366"/>
    <w:rsid w:val="00B32A63"/>
    <w:rsid w:val="00B32BC8"/>
    <w:rsid w:val="00B32DCD"/>
    <w:rsid w:val="00B32FB3"/>
    <w:rsid w:val="00B33275"/>
    <w:rsid w:val="00B335C7"/>
    <w:rsid w:val="00B341D1"/>
    <w:rsid w:val="00B34416"/>
    <w:rsid w:val="00B344E7"/>
    <w:rsid w:val="00B3476E"/>
    <w:rsid w:val="00B34771"/>
    <w:rsid w:val="00B3479D"/>
    <w:rsid w:val="00B34C72"/>
    <w:rsid w:val="00B354FD"/>
    <w:rsid w:val="00B35622"/>
    <w:rsid w:val="00B35BA5"/>
    <w:rsid w:val="00B35D9F"/>
    <w:rsid w:val="00B35DE5"/>
    <w:rsid w:val="00B3619E"/>
    <w:rsid w:val="00B3627B"/>
    <w:rsid w:val="00B362B3"/>
    <w:rsid w:val="00B36408"/>
    <w:rsid w:val="00B36429"/>
    <w:rsid w:val="00B36472"/>
    <w:rsid w:val="00B36681"/>
    <w:rsid w:val="00B36749"/>
    <w:rsid w:val="00B367E3"/>
    <w:rsid w:val="00B36859"/>
    <w:rsid w:val="00B371D1"/>
    <w:rsid w:val="00B3727C"/>
    <w:rsid w:val="00B37364"/>
    <w:rsid w:val="00B37709"/>
    <w:rsid w:val="00B3785E"/>
    <w:rsid w:val="00B37BA3"/>
    <w:rsid w:val="00B37EBE"/>
    <w:rsid w:val="00B37ED2"/>
    <w:rsid w:val="00B37F2A"/>
    <w:rsid w:val="00B37F6D"/>
    <w:rsid w:val="00B40490"/>
    <w:rsid w:val="00B405A0"/>
    <w:rsid w:val="00B4084C"/>
    <w:rsid w:val="00B40879"/>
    <w:rsid w:val="00B409FF"/>
    <w:rsid w:val="00B40D9F"/>
    <w:rsid w:val="00B40FAD"/>
    <w:rsid w:val="00B41083"/>
    <w:rsid w:val="00B4114A"/>
    <w:rsid w:val="00B41165"/>
    <w:rsid w:val="00B41187"/>
    <w:rsid w:val="00B4132F"/>
    <w:rsid w:val="00B413E4"/>
    <w:rsid w:val="00B41764"/>
    <w:rsid w:val="00B41806"/>
    <w:rsid w:val="00B4184B"/>
    <w:rsid w:val="00B41CE3"/>
    <w:rsid w:val="00B41FD1"/>
    <w:rsid w:val="00B41FD5"/>
    <w:rsid w:val="00B41FF1"/>
    <w:rsid w:val="00B42927"/>
    <w:rsid w:val="00B42AE9"/>
    <w:rsid w:val="00B42BC2"/>
    <w:rsid w:val="00B42E44"/>
    <w:rsid w:val="00B42E9F"/>
    <w:rsid w:val="00B42ECA"/>
    <w:rsid w:val="00B42EE5"/>
    <w:rsid w:val="00B43163"/>
    <w:rsid w:val="00B4338F"/>
    <w:rsid w:val="00B438E9"/>
    <w:rsid w:val="00B43CC8"/>
    <w:rsid w:val="00B43FDC"/>
    <w:rsid w:val="00B442DB"/>
    <w:rsid w:val="00B44302"/>
    <w:rsid w:val="00B444E6"/>
    <w:rsid w:val="00B4491D"/>
    <w:rsid w:val="00B449BA"/>
    <w:rsid w:val="00B44D52"/>
    <w:rsid w:val="00B44F23"/>
    <w:rsid w:val="00B450E2"/>
    <w:rsid w:val="00B45225"/>
    <w:rsid w:val="00B452AC"/>
    <w:rsid w:val="00B452B9"/>
    <w:rsid w:val="00B452CE"/>
    <w:rsid w:val="00B454A1"/>
    <w:rsid w:val="00B457FE"/>
    <w:rsid w:val="00B45C69"/>
    <w:rsid w:val="00B45D7C"/>
    <w:rsid w:val="00B45EC9"/>
    <w:rsid w:val="00B463CC"/>
    <w:rsid w:val="00B464B1"/>
    <w:rsid w:val="00B46567"/>
    <w:rsid w:val="00B469AA"/>
    <w:rsid w:val="00B46E1E"/>
    <w:rsid w:val="00B470C0"/>
    <w:rsid w:val="00B471FD"/>
    <w:rsid w:val="00B47303"/>
    <w:rsid w:val="00B4748D"/>
    <w:rsid w:val="00B47885"/>
    <w:rsid w:val="00B47BD8"/>
    <w:rsid w:val="00B47C1A"/>
    <w:rsid w:val="00B47EFE"/>
    <w:rsid w:val="00B50039"/>
    <w:rsid w:val="00B5003B"/>
    <w:rsid w:val="00B5018A"/>
    <w:rsid w:val="00B501DF"/>
    <w:rsid w:val="00B50CE2"/>
    <w:rsid w:val="00B50F32"/>
    <w:rsid w:val="00B510E5"/>
    <w:rsid w:val="00B5119A"/>
    <w:rsid w:val="00B514CD"/>
    <w:rsid w:val="00B5153B"/>
    <w:rsid w:val="00B51728"/>
    <w:rsid w:val="00B5174E"/>
    <w:rsid w:val="00B517CE"/>
    <w:rsid w:val="00B518A2"/>
    <w:rsid w:val="00B518B5"/>
    <w:rsid w:val="00B519C4"/>
    <w:rsid w:val="00B51D63"/>
    <w:rsid w:val="00B51F05"/>
    <w:rsid w:val="00B51FF7"/>
    <w:rsid w:val="00B5245E"/>
    <w:rsid w:val="00B529F2"/>
    <w:rsid w:val="00B52BCE"/>
    <w:rsid w:val="00B52ECD"/>
    <w:rsid w:val="00B52F4B"/>
    <w:rsid w:val="00B530D4"/>
    <w:rsid w:val="00B531D1"/>
    <w:rsid w:val="00B53204"/>
    <w:rsid w:val="00B5347C"/>
    <w:rsid w:val="00B538A7"/>
    <w:rsid w:val="00B53A32"/>
    <w:rsid w:val="00B53B4F"/>
    <w:rsid w:val="00B53BF9"/>
    <w:rsid w:val="00B53E48"/>
    <w:rsid w:val="00B54057"/>
    <w:rsid w:val="00B5416A"/>
    <w:rsid w:val="00B5434F"/>
    <w:rsid w:val="00B54369"/>
    <w:rsid w:val="00B548EC"/>
    <w:rsid w:val="00B549B1"/>
    <w:rsid w:val="00B54DE5"/>
    <w:rsid w:val="00B552C0"/>
    <w:rsid w:val="00B554B8"/>
    <w:rsid w:val="00B554D7"/>
    <w:rsid w:val="00B554DB"/>
    <w:rsid w:val="00B5560F"/>
    <w:rsid w:val="00B55840"/>
    <w:rsid w:val="00B55A45"/>
    <w:rsid w:val="00B55AC0"/>
    <w:rsid w:val="00B55CCF"/>
    <w:rsid w:val="00B55D12"/>
    <w:rsid w:val="00B55DE6"/>
    <w:rsid w:val="00B55F9C"/>
    <w:rsid w:val="00B56395"/>
    <w:rsid w:val="00B5654A"/>
    <w:rsid w:val="00B567A4"/>
    <w:rsid w:val="00B567AA"/>
    <w:rsid w:val="00B56A4A"/>
    <w:rsid w:val="00B56A95"/>
    <w:rsid w:val="00B57399"/>
    <w:rsid w:val="00B579C0"/>
    <w:rsid w:val="00B57A27"/>
    <w:rsid w:val="00B57C3A"/>
    <w:rsid w:val="00B57DDD"/>
    <w:rsid w:val="00B57EB0"/>
    <w:rsid w:val="00B57F12"/>
    <w:rsid w:val="00B60625"/>
    <w:rsid w:val="00B606C9"/>
    <w:rsid w:val="00B60A4D"/>
    <w:rsid w:val="00B60B3E"/>
    <w:rsid w:val="00B60BA5"/>
    <w:rsid w:val="00B610ED"/>
    <w:rsid w:val="00B61107"/>
    <w:rsid w:val="00B612B8"/>
    <w:rsid w:val="00B61425"/>
    <w:rsid w:val="00B61609"/>
    <w:rsid w:val="00B61AFC"/>
    <w:rsid w:val="00B61B9E"/>
    <w:rsid w:val="00B61F57"/>
    <w:rsid w:val="00B62313"/>
    <w:rsid w:val="00B6268C"/>
    <w:rsid w:val="00B627D5"/>
    <w:rsid w:val="00B62A37"/>
    <w:rsid w:val="00B62A45"/>
    <w:rsid w:val="00B62AA2"/>
    <w:rsid w:val="00B6314F"/>
    <w:rsid w:val="00B63303"/>
    <w:rsid w:val="00B63685"/>
    <w:rsid w:val="00B63740"/>
    <w:rsid w:val="00B639CB"/>
    <w:rsid w:val="00B63CB6"/>
    <w:rsid w:val="00B63FAB"/>
    <w:rsid w:val="00B63FB2"/>
    <w:rsid w:val="00B6444A"/>
    <w:rsid w:val="00B6466A"/>
    <w:rsid w:val="00B646A5"/>
    <w:rsid w:val="00B6474B"/>
    <w:rsid w:val="00B647C2"/>
    <w:rsid w:val="00B649CB"/>
    <w:rsid w:val="00B64AA7"/>
    <w:rsid w:val="00B64C0C"/>
    <w:rsid w:val="00B64C48"/>
    <w:rsid w:val="00B64D5B"/>
    <w:rsid w:val="00B64EA4"/>
    <w:rsid w:val="00B64F22"/>
    <w:rsid w:val="00B64FF4"/>
    <w:rsid w:val="00B653F5"/>
    <w:rsid w:val="00B65539"/>
    <w:rsid w:val="00B6570A"/>
    <w:rsid w:val="00B658C8"/>
    <w:rsid w:val="00B658D2"/>
    <w:rsid w:val="00B658F5"/>
    <w:rsid w:val="00B65B7A"/>
    <w:rsid w:val="00B65CA7"/>
    <w:rsid w:val="00B65D9B"/>
    <w:rsid w:val="00B65FB5"/>
    <w:rsid w:val="00B660A6"/>
    <w:rsid w:val="00B660A7"/>
    <w:rsid w:val="00B6612C"/>
    <w:rsid w:val="00B663FA"/>
    <w:rsid w:val="00B6653D"/>
    <w:rsid w:val="00B66615"/>
    <w:rsid w:val="00B666B6"/>
    <w:rsid w:val="00B666D7"/>
    <w:rsid w:val="00B66971"/>
    <w:rsid w:val="00B66989"/>
    <w:rsid w:val="00B66AA7"/>
    <w:rsid w:val="00B66C3D"/>
    <w:rsid w:val="00B66F2F"/>
    <w:rsid w:val="00B66F86"/>
    <w:rsid w:val="00B670AA"/>
    <w:rsid w:val="00B67170"/>
    <w:rsid w:val="00B672FB"/>
    <w:rsid w:val="00B67618"/>
    <w:rsid w:val="00B6797F"/>
    <w:rsid w:val="00B679F2"/>
    <w:rsid w:val="00B67EBA"/>
    <w:rsid w:val="00B700B3"/>
    <w:rsid w:val="00B7063F"/>
    <w:rsid w:val="00B706C6"/>
    <w:rsid w:val="00B70770"/>
    <w:rsid w:val="00B70961"/>
    <w:rsid w:val="00B70BBE"/>
    <w:rsid w:val="00B70D03"/>
    <w:rsid w:val="00B712A4"/>
    <w:rsid w:val="00B7163A"/>
    <w:rsid w:val="00B719C6"/>
    <w:rsid w:val="00B71C35"/>
    <w:rsid w:val="00B71F5C"/>
    <w:rsid w:val="00B71F7C"/>
    <w:rsid w:val="00B72428"/>
    <w:rsid w:val="00B724F9"/>
    <w:rsid w:val="00B72523"/>
    <w:rsid w:val="00B7258E"/>
    <w:rsid w:val="00B7299C"/>
    <w:rsid w:val="00B72B4F"/>
    <w:rsid w:val="00B72BBE"/>
    <w:rsid w:val="00B72CA6"/>
    <w:rsid w:val="00B73099"/>
    <w:rsid w:val="00B73481"/>
    <w:rsid w:val="00B7358F"/>
    <w:rsid w:val="00B7384B"/>
    <w:rsid w:val="00B738FE"/>
    <w:rsid w:val="00B73A28"/>
    <w:rsid w:val="00B73A32"/>
    <w:rsid w:val="00B73A94"/>
    <w:rsid w:val="00B73AB8"/>
    <w:rsid w:val="00B73E75"/>
    <w:rsid w:val="00B7425B"/>
    <w:rsid w:val="00B7433B"/>
    <w:rsid w:val="00B74596"/>
    <w:rsid w:val="00B74760"/>
    <w:rsid w:val="00B747A3"/>
    <w:rsid w:val="00B74D1B"/>
    <w:rsid w:val="00B7513B"/>
    <w:rsid w:val="00B75295"/>
    <w:rsid w:val="00B752EA"/>
    <w:rsid w:val="00B753D4"/>
    <w:rsid w:val="00B753DD"/>
    <w:rsid w:val="00B75981"/>
    <w:rsid w:val="00B75A5E"/>
    <w:rsid w:val="00B75CD3"/>
    <w:rsid w:val="00B76007"/>
    <w:rsid w:val="00B7618E"/>
    <w:rsid w:val="00B763AA"/>
    <w:rsid w:val="00B764C3"/>
    <w:rsid w:val="00B76571"/>
    <w:rsid w:val="00B765A6"/>
    <w:rsid w:val="00B765D6"/>
    <w:rsid w:val="00B7676D"/>
    <w:rsid w:val="00B767B4"/>
    <w:rsid w:val="00B76A7B"/>
    <w:rsid w:val="00B76AF9"/>
    <w:rsid w:val="00B76C35"/>
    <w:rsid w:val="00B76EDC"/>
    <w:rsid w:val="00B772DF"/>
    <w:rsid w:val="00B7737A"/>
    <w:rsid w:val="00B77523"/>
    <w:rsid w:val="00B77735"/>
    <w:rsid w:val="00B7785F"/>
    <w:rsid w:val="00B778C4"/>
    <w:rsid w:val="00B77FF0"/>
    <w:rsid w:val="00B800BD"/>
    <w:rsid w:val="00B80377"/>
    <w:rsid w:val="00B803DA"/>
    <w:rsid w:val="00B808E2"/>
    <w:rsid w:val="00B8098C"/>
    <w:rsid w:val="00B80AD8"/>
    <w:rsid w:val="00B80CE8"/>
    <w:rsid w:val="00B80DD7"/>
    <w:rsid w:val="00B80E1D"/>
    <w:rsid w:val="00B80F38"/>
    <w:rsid w:val="00B8182E"/>
    <w:rsid w:val="00B81974"/>
    <w:rsid w:val="00B81A5C"/>
    <w:rsid w:val="00B81AAA"/>
    <w:rsid w:val="00B81AAB"/>
    <w:rsid w:val="00B81BB9"/>
    <w:rsid w:val="00B81BEC"/>
    <w:rsid w:val="00B81C62"/>
    <w:rsid w:val="00B81DEE"/>
    <w:rsid w:val="00B81DEF"/>
    <w:rsid w:val="00B82275"/>
    <w:rsid w:val="00B82356"/>
    <w:rsid w:val="00B82535"/>
    <w:rsid w:val="00B82757"/>
    <w:rsid w:val="00B8295D"/>
    <w:rsid w:val="00B82AB6"/>
    <w:rsid w:val="00B82D9B"/>
    <w:rsid w:val="00B82E5C"/>
    <w:rsid w:val="00B82E75"/>
    <w:rsid w:val="00B83089"/>
    <w:rsid w:val="00B832CD"/>
    <w:rsid w:val="00B83426"/>
    <w:rsid w:val="00B838ED"/>
    <w:rsid w:val="00B83964"/>
    <w:rsid w:val="00B83BD9"/>
    <w:rsid w:val="00B83C1D"/>
    <w:rsid w:val="00B84092"/>
    <w:rsid w:val="00B84247"/>
    <w:rsid w:val="00B84407"/>
    <w:rsid w:val="00B845B3"/>
    <w:rsid w:val="00B84742"/>
    <w:rsid w:val="00B8493B"/>
    <w:rsid w:val="00B84ABD"/>
    <w:rsid w:val="00B84CAA"/>
    <w:rsid w:val="00B852D3"/>
    <w:rsid w:val="00B8567A"/>
    <w:rsid w:val="00B85937"/>
    <w:rsid w:val="00B85AF0"/>
    <w:rsid w:val="00B85E8D"/>
    <w:rsid w:val="00B85F4D"/>
    <w:rsid w:val="00B85F65"/>
    <w:rsid w:val="00B8610B"/>
    <w:rsid w:val="00B8615B"/>
    <w:rsid w:val="00B86485"/>
    <w:rsid w:val="00B86A8B"/>
    <w:rsid w:val="00B86AA7"/>
    <w:rsid w:val="00B86B4F"/>
    <w:rsid w:val="00B86DD0"/>
    <w:rsid w:val="00B86F93"/>
    <w:rsid w:val="00B87660"/>
    <w:rsid w:val="00B8773A"/>
    <w:rsid w:val="00B8784D"/>
    <w:rsid w:val="00B8797F"/>
    <w:rsid w:val="00B87B6C"/>
    <w:rsid w:val="00B87D1B"/>
    <w:rsid w:val="00B87DBB"/>
    <w:rsid w:val="00B87DD1"/>
    <w:rsid w:val="00B87E6D"/>
    <w:rsid w:val="00B90210"/>
    <w:rsid w:val="00B90427"/>
    <w:rsid w:val="00B9044E"/>
    <w:rsid w:val="00B908F5"/>
    <w:rsid w:val="00B90A82"/>
    <w:rsid w:val="00B90C9D"/>
    <w:rsid w:val="00B90D52"/>
    <w:rsid w:val="00B90DCD"/>
    <w:rsid w:val="00B90E04"/>
    <w:rsid w:val="00B90EC0"/>
    <w:rsid w:val="00B91180"/>
    <w:rsid w:val="00B91244"/>
    <w:rsid w:val="00B9132A"/>
    <w:rsid w:val="00B91419"/>
    <w:rsid w:val="00B9144E"/>
    <w:rsid w:val="00B9167E"/>
    <w:rsid w:val="00B916D8"/>
    <w:rsid w:val="00B919B8"/>
    <w:rsid w:val="00B91D8D"/>
    <w:rsid w:val="00B92153"/>
    <w:rsid w:val="00B92196"/>
    <w:rsid w:val="00B923AD"/>
    <w:rsid w:val="00B923C0"/>
    <w:rsid w:val="00B928AF"/>
    <w:rsid w:val="00B92D8B"/>
    <w:rsid w:val="00B92D8D"/>
    <w:rsid w:val="00B9306D"/>
    <w:rsid w:val="00B93354"/>
    <w:rsid w:val="00B93589"/>
    <w:rsid w:val="00B93710"/>
    <w:rsid w:val="00B939FB"/>
    <w:rsid w:val="00B93BAD"/>
    <w:rsid w:val="00B93D87"/>
    <w:rsid w:val="00B93F12"/>
    <w:rsid w:val="00B93F95"/>
    <w:rsid w:val="00B93FF1"/>
    <w:rsid w:val="00B94081"/>
    <w:rsid w:val="00B9433F"/>
    <w:rsid w:val="00B94D1B"/>
    <w:rsid w:val="00B94D61"/>
    <w:rsid w:val="00B94FC6"/>
    <w:rsid w:val="00B95068"/>
    <w:rsid w:val="00B955D6"/>
    <w:rsid w:val="00B9575E"/>
    <w:rsid w:val="00B95A2B"/>
    <w:rsid w:val="00B95B8A"/>
    <w:rsid w:val="00B96281"/>
    <w:rsid w:val="00B96379"/>
    <w:rsid w:val="00B96C03"/>
    <w:rsid w:val="00B96D49"/>
    <w:rsid w:val="00B97491"/>
    <w:rsid w:val="00B974CC"/>
    <w:rsid w:val="00B9766A"/>
    <w:rsid w:val="00B97968"/>
    <w:rsid w:val="00B97ACA"/>
    <w:rsid w:val="00B97C47"/>
    <w:rsid w:val="00B97E47"/>
    <w:rsid w:val="00B97FC5"/>
    <w:rsid w:val="00BA00A9"/>
    <w:rsid w:val="00BA066E"/>
    <w:rsid w:val="00BA079B"/>
    <w:rsid w:val="00BA0852"/>
    <w:rsid w:val="00BA08F8"/>
    <w:rsid w:val="00BA09CF"/>
    <w:rsid w:val="00BA0E9C"/>
    <w:rsid w:val="00BA0EA4"/>
    <w:rsid w:val="00BA0EB5"/>
    <w:rsid w:val="00BA0F37"/>
    <w:rsid w:val="00BA0FAB"/>
    <w:rsid w:val="00BA109D"/>
    <w:rsid w:val="00BA1135"/>
    <w:rsid w:val="00BA125C"/>
    <w:rsid w:val="00BA139F"/>
    <w:rsid w:val="00BA13FA"/>
    <w:rsid w:val="00BA15A9"/>
    <w:rsid w:val="00BA1796"/>
    <w:rsid w:val="00BA17BE"/>
    <w:rsid w:val="00BA186C"/>
    <w:rsid w:val="00BA1D2E"/>
    <w:rsid w:val="00BA1DA9"/>
    <w:rsid w:val="00BA2032"/>
    <w:rsid w:val="00BA217E"/>
    <w:rsid w:val="00BA2484"/>
    <w:rsid w:val="00BA250D"/>
    <w:rsid w:val="00BA2BDE"/>
    <w:rsid w:val="00BA2C97"/>
    <w:rsid w:val="00BA2D61"/>
    <w:rsid w:val="00BA2EB3"/>
    <w:rsid w:val="00BA2FA5"/>
    <w:rsid w:val="00BA30F4"/>
    <w:rsid w:val="00BA319A"/>
    <w:rsid w:val="00BA348F"/>
    <w:rsid w:val="00BA36B4"/>
    <w:rsid w:val="00BA39C3"/>
    <w:rsid w:val="00BA3FA1"/>
    <w:rsid w:val="00BA405E"/>
    <w:rsid w:val="00BA436B"/>
    <w:rsid w:val="00BA4560"/>
    <w:rsid w:val="00BA4640"/>
    <w:rsid w:val="00BA4CF7"/>
    <w:rsid w:val="00BA50B5"/>
    <w:rsid w:val="00BA51C2"/>
    <w:rsid w:val="00BA51E9"/>
    <w:rsid w:val="00BA5415"/>
    <w:rsid w:val="00BA54BC"/>
    <w:rsid w:val="00BA54C1"/>
    <w:rsid w:val="00BA5671"/>
    <w:rsid w:val="00BA5744"/>
    <w:rsid w:val="00BA57E8"/>
    <w:rsid w:val="00BA5A95"/>
    <w:rsid w:val="00BA5B3C"/>
    <w:rsid w:val="00BA5B58"/>
    <w:rsid w:val="00BA5C59"/>
    <w:rsid w:val="00BA5D5D"/>
    <w:rsid w:val="00BA5F7C"/>
    <w:rsid w:val="00BA5FF3"/>
    <w:rsid w:val="00BA62BE"/>
    <w:rsid w:val="00BA6491"/>
    <w:rsid w:val="00BA653C"/>
    <w:rsid w:val="00BA65BA"/>
    <w:rsid w:val="00BA689D"/>
    <w:rsid w:val="00BA6ACE"/>
    <w:rsid w:val="00BA6B75"/>
    <w:rsid w:val="00BA6B7D"/>
    <w:rsid w:val="00BA6BF3"/>
    <w:rsid w:val="00BA71A1"/>
    <w:rsid w:val="00BA7220"/>
    <w:rsid w:val="00BA772C"/>
    <w:rsid w:val="00BA78A6"/>
    <w:rsid w:val="00BA78F0"/>
    <w:rsid w:val="00BA7917"/>
    <w:rsid w:val="00BA7949"/>
    <w:rsid w:val="00BA7C45"/>
    <w:rsid w:val="00BA7E17"/>
    <w:rsid w:val="00BA7F40"/>
    <w:rsid w:val="00BB016F"/>
    <w:rsid w:val="00BB0304"/>
    <w:rsid w:val="00BB0697"/>
    <w:rsid w:val="00BB06E0"/>
    <w:rsid w:val="00BB0795"/>
    <w:rsid w:val="00BB08D0"/>
    <w:rsid w:val="00BB0F87"/>
    <w:rsid w:val="00BB10FF"/>
    <w:rsid w:val="00BB11C3"/>
    <w:rsid w:val="00BB161F"/>
    <w:rsid w:val="00BB17D6"/>
    <w:rsid w:val="00BB1835"/>
    <w:rsid w:val="00BB18DD"/>
    <w:rsid w:val="00BB1F13"/>
    <w:rsid w:val="00BB1F62"/>
    <w:rsid w:val="00BB2261"/>
    <w:rsid w:val="00BB231E"/>
    <w:rsid w:val="00BB2395"/>
    <w:rsid w:val="00BB2584"/>
    <w:rsid w:val="00BB272B"/>
    <w:rsid w:val="00BB29B0"/>
    <w:rsid w:val="00BB29E3"/>
    <w:rsid w:val="00BB2D2D"/>
    <w:rsid w:val="00BB2E91"/>
    <w:rsid w:val="00BB315B"/>
    <w:rsid w:val="00BB321C"/>
    <w:rsid w:val="00BB333C"/>
    <w:rsid w:val="00BB368E"/>
    <w:rsid w:val="00BB380E"/>
    <w:rsid w:val="00BB3AA0"/>
    <w:rsid w:val="00BB3AFA"/>
    <w:rsid w:val="00BB3B28"/>
    <w:rsid w:val="00BB3EE9"/>
    <w:rsid w:val="00BB406F"/>
    <w:rsid w:val="00BB40D4"/>
    <w:rsid w:val="00BB426F"/>
    <w:rsid w:val="00BB45D4"/>
    <w:rsid w:val="00BB46A4"/>
    <w:rsid w:val="00BB48E7"/>
    <w:rsid w:val="00BB4B20"/>
    <w:rsid w:val="00BB501B"/>
    <w:rsid w:val="00BB5438"/>
    <w:rsid w:val="00BB54CF"/>
    <w:rsid w:val="00BB5519"/>
    <w:rsid w:val="00BB58D2"/>
    <w:rsid w:val="00BB5E17"/>
    <w:rsid w:val="00BB5F04"/>
    <w:rsid w:val="00BB5F34"/>
    <w:rsid w:val="00BB60D1"/>
    <w:rsid w:val="00BB62D8"/>
    <w:rsid w:val="00BB6547"/>
    <w:rsid w:val="00BB6CD2"/>
    <w:rsid w:val="00BB72E1"/>
    <w:rsid w:val="00BB733E"/>
    <w:rsid w:val="00BB7461"/>
    <w:rsid w:val="00BB77E9"/>
    <w:rsid w:val="00BB7950"/>
    <w:rsid w:val="00BB7B46"/>
    <w:rsid w:val="00BB7FF6"/>
    <w:rsid w:val="00BC05C9"/>
    <w:rsid w:val="00BC0701"/>
    <w:rsid w:val="00BC072F"/>
    <w:rsid w:val="00BC08AF"/>
    <w:rsid w:val="00BC09EB"/>
    <w:rsid w:val="00BC1165"/>
    <w:rsid w:val="00BC12C3"/>
    <w:rsid w:val="00BC138E"/>
    <w:rsid w:val="00BC1649"/>
    <w:rsid w:val="00BC17DC"/>
    <w:rsid w:val="00BC1B43"/>
    <w:rsid w:val="00BC23B9"/>
    <w:rsid w:val="00BC23F3"/>
    <w:rsid w:val="00BC2445"/>
    <w:rsid w:val="00BC2655"/>
    <w:rsid w:val="00BC2CA1"/>
    <w:rsid w:val="00BC2E9E"/>
    <w:rsid w:val="00BC3194"/>
    <w:rsid w:val="00BC334A"/>
    <w:rsid w:val="00BC3754"/>
    <w:rsid w:val="00BC3840"/>
    <w:rsid w:val="00BC3AC4"/>
    <w:rsid w:val="00BC3AFC"/>
    <w:rsid w:val="00BC3B1E"/>
    <w:rsid w:val="00BC3C43"/>
    <w:rsid w:val="00BC40A2"/>
    <w:rsid w:val="00BC444E"/>
    <w:rsid w:val="00BC45D9"/>
    <w:rsid w:val="00BC4775"/>
    <w:rsid w:val="00BC4A22"/>
    <w:rsid w:val="00BC4A7B"/>
    <w:rsid w:val="00BC4F1F"/>
    <w:rsid w:val="00BC5511"/>
    <w:rsid w:val="00BC569A"/>
    <w:rsid w:val="00BC56C7"/>
    <w:rsid w:val="00BC5708"/>
    <w:rsid w:val="00BC5A61"/>
    <w:rsid w:val="00BC5D1F"/>
    <w:rsid w:val="00BC5FF0"/>
    <w:rsid w:val="00BC6651"/>
    <w:rsid w:val="00BC683D"/>
    <w:rsid w:val="00BC690D"/>
    <w:rsid w:val="00BC691F"/>
    <w:rsid w:val="00BC69DE"/>
    <w:rsid w:val="00BC6A8B"/>
    <w:rsid w:val="00BC6C16"/>
    <w:rsid w:val="00BC71EA"/>
    <w:rsid w:val="00BC725E"/>
    <w:rsid w:val="00BC7620"/>
    <w:rsid w:val="00BC77CB"/>
    <w:rsid w:val="00BC788F"/>
    <w:rsid w:val="00BC7E0E"/>
    <w:rsid w:val="00BC7FB1"/>
    <w:rsid w:val="00BD0005"/>
    <w:rsid w:val="00BD0096"/>
    <w:rsid w:val="00BD024F"/>
    <w:rsid w:val="00BD032A"/>
    <w:rsid w:val="00BD0826"/>
    <w:rsid w:val="00BD0CD6"/>
    <w:rsid w:val="00BD0E1A"/>
    <w:rsid w:val="00BD0F5F"/>
    <w:rsid w:val="00BD10CE"/>
    <w:rsid w:val="00BD15A9"/>
    <w:rsid w:val="00BD15FB"/>
    <w:rsid w:val="00BD164A"/>
    <w:rsid w:val="00BD18DC"/>
    <w:rsid w:val="00BD1A59"/>
    <w:rsid w:val="00BD1C17"/>
    <w:rsid w:val="00BD1C7C"/>
    <w:rsid w:val="00BD1F63"/>
    <w:rsid w:val="00BD1FE3"/>
    <w:rsid w:val="00BD2155"/>
    <w:rsid w:val="00BD218B"/>
    <w:rsid w:val="00BD2267"/>
    <w:rsid w:val="00BD2DB5"/>
    <w:rsid w:val="00BD2FD4"/>
    <w:rsid w:val="00BD31D1"/>
    <w:rsid w:val="00BD31EC"/>
    <w:rsid w:val="00BD3360"/>
    <w:rsid w:val="00BD34BC"/>
    <w:rsid w:val="00BD3945"/>
    <w:rsid w:val="00BD3FB8"/>
    <w:rsid w:val="00BD4097"/>
    <w:rsid w:val="00BD42D5"/>
    <w:rsid w:val="00BD43B0"/>
    <w:rsid w:val="00BD44D9"/>
    <w:rsid w:val="00BD451C"/>
    <w:rsid w:val="00BD468E"/>
    <w:rsid w:val="00BD483F"/>
    <w:rsid w:val="00BD48DC"/>
    <w:rsid w:val="00BD4AFF"/>
    <w:rsid w:val="00BD4BD6"/>
    <w:rsid w:val="00BD4FE3"/>
    <w:rsid w:val="00BD523B"/>
    <w:rsid w:val="00BD526F"/>
    <w:rsid w:val="00BD52DF"/>
    <w:rsid w:val="00BD53B1"/>
    <w:rsid w:val="00BD5442"/>
    <w:rsid w:val="00BD548C"/>
    <w:rsid w:val="00BD54BB"/>
    <w:rsid w:val="00BD580B"/>
    <w:rsid w:val="00BD5D33"/>
    <w:rsid w:val="00BD600F"/>
    <w:rsid w:val="00BD615D"/>
    <w:rsid w:val="00BD63BD"/>
    <w:rsid w:val="00BD63C9"/>
    <w:rsid w:val="00BD645A"/>
    <w:rsid w:val="00BD6642"/>
    <w:rsid w:val="00BD67EB"/>
    <w:rsid w:val="00BD6830"/>
    <w:rsid w:val="00BD6847"/>
    <w:rsid w:val="00BD6912"/>
    <w:rsid w:val="00BD6E34"/>
    <w:rsid w:val="00BD7574"/>
    <w:rsid w:val="00BD7707"/>
    <w:rsid w:val="00BD7D7A"/>
    <w:rsid w:val="00BE0018"/>
    <w:rsid w:val="00BE068E"/>
    <w:rsid w:val="00BE08AA"/>
    <w:rsid w:val="00BE099F"/>
    <w:rsid w:val="00BE0A47"/>
    <w:rsid w:val="00BE0A95"/>
    <w:rsid w:val="00BE0BEE"/>
    <w:rsid w:val="00BE1071"/>
    <w:rsid w:val="00BE1114"/>
    <w:rsid w:val="00BE1196"/>
    <w:rsid w:val="00BE1341"/>
    <w:rsid w:val="00BE137D"/>
    <w:rsid w:val="00BE14A3"/>
    <w:rsid w:val="00BE1625"/>
    <w:rsid w:val="00BE1663"/>
    <w:rsid w:val="00BE16A5"/>
    <w:rsid w:val="00BE19A0"/>
    <w:rsid w:val="00BE19A5"/>
    <w:rsid w:val="00BE1D17"/>
    <w:rsid w:val="00BE1D5A"/>
    <w:rsid w:val="00BE20FF"/>
    <w:rsid w:val="00BE22D3"/>
    <w:rsid w:val="00BE2304"/>
    <w:rsid w:val="00BE2555"/>
    <w:rsid w:val="00BE277B"/>
    <w:rsid w:val="00BE2AA8"/>
    <w:rsid w:val="00BE2D8A"/>
    <w:rsid w:val="00BE2E56"/>
    <w:rsid w:val="00BE30C8"/>
    <w:rsid w:val="00BE3370"/>
    <w:rsid w:val="00BE36FC"/>
    <w:rsid w:val="00BE40C4"/>
    <w:rsid w:val="00BE42C6"/>
    <w:rsid w:val="00BE4510"/>
    <w:rsid w:val="00BE453E"/>
    <w:rsid w:val="00BE45F7"/>
    <w:rsid w:val="00BE489B"/>
    <w:rsid w:val="00BE4A5C"/>
    <w:rsid w:val="00BE4BFB"/>
    <w:rsid w:val="00BE4DD8"/>
    <w:rsid w:val="00BE4E59"/>
    <w:rsid w:val="00BE4EBC"/>
    <w:rsid w:val="00BE4EDD"/>
    <w:rsid w:val="00BE505D"/>
    <w:rsid w:val="00BE5465"/>
    <w:rsid w:val="00BE54F6"/>
    <w:rsid w:val="00BE5709"/>
    <w:rsid w:val="00BE59CF"/>
    <w:rsid w:val="00BE61C3"/>
    <w:rsid w:val="00BE689F"/>
    <w:rsid w:val="00BE69EA"/>
    <w:rsid w:val="00BE6D54"/>
    <w:rsid w:val="00BE6D81"/>
    <w:rsid w:val="00BE6DAE"/>
    <w:rsid w:val="00BE7097"/>
    <w:rsid w:val="00BE70A1"/>
    <w:rsid w:val="00BE71B2"/>
    <w:rsid w:val="00BE72D6"/>
    <w:rsid w:val="00BE7429"/>
    <w:rsid w:val="00BE74B8"/>
    <w:rsid w:val="00BE763B"/>
    <w:rsid w:val="00BE7743"/>
    <w:rsid w:val="00BF0167"/>
    <w:rsid w:val="00BF04B1"/>
    <w:rsid w:val="00BF0503"/>
    <w:rsid w:val="00BF082C"/>
    <w:rsid w:val="00BF0C8B"/>
    <w:rsid w:val="00BF1098"/>
    <w:rsid w:val="00BF110B"/>
    <w:rsid w:val="00BF1376"/>
    <w:rsid w:val="00BF1583"/>
    <w:rsid w:val="00BF1627"/>
    <w:rsid w:val="00BF1696"/>
    <w:rsid w:val="00BF181F"/>
    <w:rsid w:val="00BF1D1C"/>
    <w:rsid w:val="00BF2142"/>
    <w:rsid w:val="00BF2C7D"/>
    <w:rsid w:val="00BF2F12"/>
    <w:rsid w:val="00BF35E4"/>
    <w:rsid w:val="00BF36DB"/>
    <w:rsid w:val="00BF381C"/>
    <w:rsid w:val="00BF38F5"/>
    <w:rsid w:val="00BF3A69"/>
    <w:rsid w:val="00BF3A71"/>
    <w:rsid w:val="00BF3CE2"/>
    <w:rsid w:val="00BF3D0A"/>
    <w:rsid w:val="00BF3D25"/>
    <w:rsid w:val="00BF3FF7"/>
    <w:rsid w:val="00BF4098"/>
    <w:rsid w:val="00BF41DB"/>
    <w:rsid w:val="00BF4221"/>
    <w:rsid w:val="00BF4367"/>
    <w:rsid w:val="00BF474F"/>
    <w:rsid w:val="00BF493E"/>
    <w:rsid w:val="00BF4B98"/>
    <w:rsid w:val="00BF4FFE"/>
    <w:rsid w:val="00BF511F"/>
    <w:rsid w:val="00BF518C"/>
    <w:rsid w:val="00BF51E5"/>
    <w:rsid w:val="00BF5443"/>
    <w:rsid w:val="00BF5578"/>
    <w:rsid w:val="00BF55D5"/>
    <w:rsid w:val="00BF5676"/>
    <w:rsid w:val="00BF575E"/>
    <w:rsid w:val="00BF584C"/>
    <w:rsid w:val="00BF58AD"/>
    <w:rsid w:val="00BF5CBA"/>
    <w:rsid w:val="00BF5E7F"/>
    <w:rsid w:val="00BF606D"/>
    <w:rsid w:val="00BF610A"/>
    <w:rsid w:val="00BF6331"/>
    <w:rsid w:val="00BF64BC"/>
    <w:rsid w:val="00BF6841"/>
    <w:rsid w:val="00BF6857"/>
    <w:rsid w:val="00BF6B1F"/>
    <w:rsid w:val="00BF6EBD"/>
    <w:rsid w:val="00BF72C1"/>
    <w:rsid w:val="00BF7763"/>
    <w:rsid w:val="00BF789A"/>
    <w:rsid w:val="00BF78D6"/>
    <w:rsid w:val="00BF7A0C"/>
    <w:rsid w:val="00BF7D6E"/>
    <w:rsid w:val="00C000C7"/>
    <w:rsid w:val="00C0012E"/>
    <w:rsid w:val="00C001EE"/>
    <w:rsid w:val="00C002B7"/>
    <w:rsid w:val="00C00684"/>
    <w:rsid w:val="00C006BF"/>
    <w:rsid w:val="00C00D4C"/>
    <w:rsid w:val="00C00F75"/>
    <w:rsid w:val="00C01346"/>
    <w:rsid w:val="00C0144C"/>
    <w:rsid w:val="00C01A10"/>
    <w:rsid w:val="00C01B2E"/>
    <w:rsid w:val="00C01B6C"/>
    <w:rsid w:val="00C01C08"/>
    <w:rsid w:val="00C01CA3"/>
    <w:rsid w:val="00C01EDC"/>
    <w:rsid w:val="00C024AE"/>
    <w:rsid w:val="00C024D5"/>
    <w:rsid w:val="00C025B9"/>
    <w:rsid w:val="00C02692"/>
    <w:rsid w:val="00C02759"/>
    <w:rsid w:val="00C029AD"/>
    <w:rsid w:val="00C02B3F"/>
    <w:rsid w:val="00C02C9F"/>
    <w:rsid w:val="00C02D11"/>
    <w:rsid w:val="00C0302A"/>
    <w:rsid w:val="00C031EA"/>
    <w:rsid w:val="00C038EA"/>
    <w:rsid w:val="00C038F6"/>
    <w:rsid w:val="00C03D8C"/>
    <w:rsid w:val="00C03E67"/>
    <w:rsid w:val="00C0402C"/>
    <w:rsid w:val="00C04320"/>
    <w:rsid w:val="00C045DA"/>
    <w:rsid w:val="00C0478B"/>
    <w:rsid w:val="00C04ABB"/>
    <w:rsid w:val="00C04C41"/>
    <w:rsid w:val="00C04D2B"/>
    <w:rsid w:val="00C04D59"/>
    <w:rsid w:val="00C04D84"/>
    <w:rsid w:val="00C04D8B"/>
    <w:rsid w:val="00C04EAB"/>
    <w:rsid w:val="00C05090"/>
    <w:rsid w:val="00C050BE"/>
    <w:rsid w:val="00C05154"/>
    <w:rsid w:val="00C051DC"/>
    <w:rsid w:val="00C0539A"/>
    <w:rsid w:val="00C05986"/>
    <w:rsid w:val="00C05DCC"/>
    <w:rsid w:val="00C05E7F"/>
    <w:rsid w:val="00C05E8A"/>
    <w:rsid w:val="00C06238"/>
    <w:rsid w:val="00C06484"/>
    <w:rsid w:val="00C064D3"/>
    <w:rsid w:val="00C065E6"/>
    <w:rsid w:val="00C06AD4"/>
    <w:rsid w:val="00C06D2C"/>
    <w:rsid w:val="00C06FD7"/>
    <w:rsid w:val="00C0709A"/>
    <w:rsid w:val="00C071EE"/>
    <w:rsid w:val="00C074F3"/>
    <w:rsid w:val="00C077D4"/>
    <w:rsid w:val="00C07B78"/>
    <w:rsid w:val="00C07E68"/>
    <w:rsid w:val="00C1023D"/>
    <w:rsid w:val="00C10385"/>
    <w:rsid w:val="00C10622"/>
    <w:rsid w:val="00C10694"/>
    <w:rsid w:val="00C106CE"/>
    <w:rsid w:val="00C10840"/>
    <w:rsid w:val="00C10A7A"/>
    <w:rsid w:val="00C10C3F"/>
    <w:rsid w:val="00C10CC9"/>
    <w:rsid w:val="00C10DCC"/>
    <w:rsid w:val="00C10FDD"/>
    <w:rsid w:val="00C11345"/>
    <w:rsid w:val="00C113C0"/>
    <w:rsid w:val="00C11497"/>
    <w:rsid w:val="00C11CAE"/>
    <w:rsid w:val="00C11CDC"/>
    <w:rsid w:val="00C11D49"/>
    <w:rsid w:val="00C1202F"/>
    <w:rsid w:val="00C1204D"/>
    <w:rsid w:val="00C122B5"/>
    <w:rsid w:val="00C122C1"/>
    <w:rsid w:val="00C1286D"/>
    <w:rsid w:val="00C12D5E"/>
    <w:rsid w:val="00C12DEC"/>
    <w:rsid w:val="00C130FE"/>
    <w:rsid w:val="00C13367"/>
    <w:rsid w:val="00C137E4"/>
    <w:rsid w:val="00C13989"/>
    <w:rsid w:val="00C13B58"/>
    <w:rsid w:val="00C13E3A"/>
    <w:rsid w:val="00C13ECD"/>
    <w:rsid w:val="00C13EDD"/>
    <w:rsid w:val="00C13F7C"/>
    <w:rsid w:val="00C14108"/>
    <w:rsid w:val="00C1421E"/>
    <w:rsid w:val="00C144EA"/>
    <w:rsid w:val="00C146EF"/>
    <w:rsid w:val="00C14965"/>
    <w:rsid w:val="00C149BB"/>
    <w:rsid w:val="00C149C1"/>
    <w:rsid w:val="00C14FF1"/>
    <w:rsid w:val="00C15020"/>
    <w:rsid w:val="00C15087"/>
    <w:rsid w:val="00C1521E"/>
    <w:rsid w:val="00C156F2"/>
    <w:rsid w:val="00C1576A"/>
    <w:rsid w:val="00C158FF"/>
    <w:rsid w:val="00C15977"/>
    <w:rsid w:val="00C159A8"/>
    <w:rsid w:val="00C15D0C"/>
    <w:rsid w:val="00C15FFE"/>
    <w:rsid w:val="00C161C6"/>
    <w:rsid w:val="00C162D0"/>
    <w:rsid w:val="00C16577"/>
    <w:rsid w:val="00C16B25"/>
    <w:rsid w:val="00C16E42"/>
    <w:rsid w:val="00C17971"/>
    <w:rsid w:val="00C17A59"/>
    <w:rsid w:val="00C17ABB"/>
    <w:rsid w:val="00C17DD1"/>
    <w:rsid w:val="00C17E3C"/>
    <w:rsid w:val="00C17F15"/>
    <w:rsid w:val="00C200E8"/>
    <w:rsid w:val="00C20347"/>
    <w:rsid w:val="00C2070D"/>
    <w:rsid w:val="00C20714"/>
    <w:rsid w:val="00C2084B"/>
    <w:rsid w:val="00C20A03"/>
    <w:rsid w:val="00C20A25"/>
    <w:rsid w:val="00C20CCA"/>
    <w:rsid w:val="00C20DCC"/>
    <w:rsid w:val="00C21582"/>
    <w:rsid w:val="00C21915"/>
    <w:rsid w:val="00C21B86"/>
    <w:rsid w:val="00C21C6F"/>
    <w:rsid w:val="00C21FFF"/>
    <w:rsid w:val="00C223A4"/>
    <w:rsid w:val="00C22962"/>
    <w:rsid w:val="00C22976"/>
    <w:rsid w:val="00C22C2C"/>
    <w:rsid w:val="00C22CC4"/>
    <w:rsid w:val="00C22D6C"/>
    <w:rsid w:val="00C22DD1"/>
    <w:rsid w:val="00C22DFC"/>
    <w:rsid w:val="00C23235"/>
    <w:rsid w:val="00C235E3"/>
    <w:rsid w:val="00C23A4B"/>
    <w:rsid w:val="00C23A53"/>
    <w:rsid w:val="00C23B28"/>
    <w:rsid w:val="00C23B95"/>
    <w:rsid w:val="00C23D3B"/>
    <w:rsid w:val="00C2404E"/>
    <w:rsid w:val="00C2441D"/>
    <w:rsid w:val="00C2451E"/>
    <w:rsid w:val="00C25011"/>
    <w:rsid w:val="00C2523A"/>
    <w:rsid w:val="00C25701"/>
    <w:rsid w:val="00C25F90"/>
    <w:rsid w:val="00C261F1"/>
    <w:rsid w:val="00C2626D"/>
    <w:rsid w:val="00C26672"/>
    <w:rsid w:val="00C268FA"/>
    <w:rsid w:val="00C26C56"/>
    <w:rsid w:val="00C26C62"/>
    <w:rsid w:val="00C2702E"/>
    <w:rsid w:val="00C273E6"/>
    <w:rsid w:val="00C274C8"/>
    <w:rsid w:val="00C277CA"/>
    <w:rsid w:val="00C27833"/>
    <w:rsid w:val="00C27990"/>
    <w:rsid w:val="00C27BA0"/>
    <w:rsid w:val="00C27CA1"/>
    <w:rsid w:val="00C3000D"/>
    <w:rsid w:val="00C3003F"/>
    <w:rsid w:val="00C304A8"/>
    <w:rsid w:val="00C305AF"/>
    <w:rsid w:val="00C307A9"/>
    <w:rsid w:val="00C307D5"/>
    <w:rsid w:val="00C30BB1"/>
    <w:rsid w:val="00C30C16"/>
    <w:rsid w:val="00C311F8"/>
    <w:rsid w:val="00C313D2"/>
    <w:rsid w:val="00C31442"/>
    <w:rsid w:val="00C3155C"/>
    <w:rsid w:val="00C318FD"/>
    <w:rsid w:val="00C31AEC"/>
    <w:rsid w:val="00C31C81"/>
    <w:rsid w:val="00C31DCE"/>
    <w:rsid w:val="00C31E92"/>
    <w:rsid w:val="00C31FA6"/>
    <w:rsid w:val="00C31FFF"/>
    <w:rsid w:val="00C32245"/>
    <w:rsid w:val="00C322A4"/>
    <w:rsid w:val="00C324EE"/>
    <w:rsid w:val="00C32595"/>
    <w:rsid w:val="00C32832"/>
    <w:rsid w:val="00C33196"/>
    <w:rsid w:val="00C331A3"/>
    <w:rsid w:val="00C33500"/>
    <w:rsid w:val="00C335EC"/>
    <w:rsid w:val="00C336FA"/>
    <w:rsid w:val="00C338CA"/>
    <w:rsid w:val="00C33951"/>
    <w:rsid w:val="00C33990"/>
    <w:rsid w:val="00C33A88"/>
    <w:rsid w:val="00C33D61"/>
    <w:rsid w:val="00C33DFE"/>
    <w:rsid w:val="00C33E97"/>
    <w:rsid w:val="00C340B1"/>
    <w:rsid w:val="00C3413B"/>
    <w:rsid w:val="00C34357"/>
    <w:rsid w:val="00C34395"/>
    <w:rsid w:val="00C343C7"/>
    <w:rsid w:val="00C34BAA"/>
    <w:rsid w:val="00C34D54"/>
    <w:rsid w:val="00C34F09"/>
    <w:rsid w:val="00C350CC"/>
    <w:rsid w:val="00C35136"/>
    <w:rsid w:val="00C3536E"/>
    <w:rsid w:val="00C354E1"/>
    <w:rsid w:val="00C356B4"/>
    <w:rsid w:val="00C35741"/>
    <w:rsid w:val="00C35822"/>
    <w:rsid w:val="00C35927"/>
    <w:rsid w:val="00C35A18"/>
    <w:rsid w:val="00C35A3E"/>
    <w:rsid w:val="00C35C85"/>
    <w:rsid w:val="00C35C94"/>
    <w:rsid w:val="00C35EB0"/>
    <w:rsid w:val="00C3627C"/>
    <w:rsid w:val="00C362FE"/>
    <w:rsid w:val="00C36588"/>
    <w:rsid w:val="00C36734"/>
    <w:rsid w:val="00C36916"/>
    <w:rsid w:val="00C36926"/>
    <w:rsid w:val="00C369E6"/>
    <w:rsid w:val="00C36D03"/>
    <w:rsid w:val="00C3740B"/>
    <w:rsid w:val="00C37421"/>
    <w:rsid w:val="00C375CC"/>
    <w:rsid w:val="00C378E8"/>
    <w:rsid w:val="00C379A8"/>
    <w:rsid w:val="00C37A70"/>
    <w:rsid w:val="00C4006B"/>
    <w:rsid w:val="00C404FB"/>
    <w:rsid w:val="00C407D2"/>
    <w:rsid w:val="00C409C6"/>
    <w:rsid w:val="00C40D4B"/>
    <w:rsid w:val="00C40E9F"/>
    <w:rsid w:val="00C40ED9"/>
    <w:rsid w:val="00C40F28"/>
    <w:rsid w:val="00C40F8F"/>
    <w:rsid w:val="00C4188F"/>
    <w:rsid w:val="00C4194B"/>
    <w:rsid w:val="00C41BD8"/>
    <w:rsid w:val="00C41D57"/>
    <w:rsid w:val="00C4209D"/>
    <w:rsid w:val="00C42187"/>
    <w:rsid w:val="00C42395"/>
    <w:rsid w:val="00C4245A"/>
    <w:rsid w:val="00C42695"/>
    <w:rsid w:val="00C426F6"/>
    <w:rsid w:val="00C429E9"/>
    <w:rsid w:val="00C42AFA"/>
    <w:rsid w:val="00C42D65"/>
    <w:rsid w:val="00C42E24"/>
    <w:rsid w:val="00C42ECF"/>
    <w:rsid w:val="00C435F9"/>
    <w:rsid w:val="00C43603"/>
    <w:rsid w:val="00C4382E"/>
    <w:rsid w:val="00C438DD"/>
    <w:rsid w:val="00C43C4C"/>
    <w:rsid w:val="00C43C51"/>
    <w:rsid w:val="00C43C53"/>
    <w:rsid w:val="00C43FE5"/>
    <w:rsid w:val="00C44077"/>
    <w:rsid w:val="00C44240"/>
    <w:rsid w:val="00C447F5"/>
    <w:rsid w:val="00C44883"/>
    <w:rsid w:val="00C44AFA"/>
    <w:rsid w:val="00C44C15"/>
    <w:rsid w:val="00C44F8B"/>
    <w:rsid w:val="00C45161"/>
    <w:rsid w:val="00C451E8"/>
    <w:rsid w:val="00C45338"/>
    <w:rsid w:val="00C45A26"/>
    <w:rsid w:val="00C45BC3"/>
    <w:rsid w:val="00C45C42"/>
    <w:rsid w:val="00C45C53"/>
    <w:rsid w:val="00C4613F"/>
    <w:rsid w:val="00C46210"/>
    <w:rsid w:val="00C4650A"/>
    <w:rsid w:val="00C465BC"/>
    <w:rsid w:val="00C4677F"/>
    <w:rsid w:val="00C46BE0"/>
    <w:rsid w:val="00C46CC8"/>
    <w:rsid w:val="00C46DF3"/>
    <w:rsid w:val="00C46FA6"/>
    <w:rsid w:val="00C46FE2"/>
    <w:rsid w:val="00C46FEE"/>
    <w:rsid w:val="00C47347"/>
    <w:rsid w:val="00C473E1"/>
    <w:rsid w:val="00C47654"/>
    <w:rsid w:val="00C4773D"/>
    <w:rsid w:val="00C47AFA"/>
    <w:rsid w:val="00C47BF5"/>
    <w:rsid w:val="00C47C46"/>
    <w:rsid w:val="00C47DF6"/>
    <w:rsid w:val="00C47EA3"/>
    <w:rsid w:val="00C47ED8"/>
    <w:rsid w:val="00C47FE3"/>
    <w:rsid w:val="00C50220"/>
    <w:rsid w:val="00C508BC"/>
    <w:rsid w:val="00C509E2"/>
    <w:rsid w:val="00C50B02"/>
    <w:rsid w:val="00C50B18"/>
    <w:rsid w:val="00C50DE3"/>
    <w:rsid w:val="00C50F6D"/>
    <w:rsid w:val="00C50F7F"/>
    <w:rsid w:val="00C511D8"/>
    <w:rsid w:val="00C512AE"/>
    <w:rsid w:val="00C51542"/>
    <w:rsid w:val="00C518EA"/>
    <w:rsid w:val="00C5194E"/>
    <w:rsid w:val="00C51BB7"/>
    <w:rsid w:val="00C51CDE"/>
    <w:rsid w:val="00C51E48"/>
    <w:rsid w:val="00C51F73"/>
    <w:rsid w:val="00C51F9A"/>
    <w:rsid w:val="00C5207A"/>
    <w:rsid w:val="00C520BE"/>
    <w:rsid w:val="00C5218D"/>
    <w:rsid w:val="00C5224B"/>
    <w:rsid w:val="00C52384"/>
    <w:rsid w:val="00C523AA"/>
    <w:rsid w:val="00C52968"/>
    <w:rsid w:val="00C52997"/>
    <w:rsid w:val="00C529C9"/>
    <w:rsid w:val="00C52A84"/>
    <w:rsid w:val="00C52BDF"/>
    <w:rsid w:val="00C52F8B"/>
    <w:rsid w:val="00C52FF0"/>
    <w:rsid w:val="00C53114"/>
    <w:rsid w:val="00C53490"/>
    <w:rsid w:val="00C534B9"/>
    <w:rsid w:val="00C53879"/>
    <w:rsid w:val="00C538A2"/>
    <w:rsid w:val="00C5395A"/>
    <w:rsid w:val="00C5409F"/>
    <w:rsid w:val="00C5414A"/>
    <w:rsid w:val="00C545CB"/>
    <w:rsid w:val="00C547C6"/>
    <w:rsid w:val="00C5518D"/>
    <w:rsid w:val="00C551E9"/>
    <w:rsid w:val="00C553D8"/>
    <w:rsid w:val="00C55479"/>
    <w:rsid w:val="00C554C6"/>
    <w:rsid w:val="00C55E05"/>
    <w:rsid w:val="00C56100"/>
    <w:rsid w:val="00C56390"/>
    <w:rsid w:val="00C563FE"/>
    <w:rsid w:val="00C56433"/>
    <w:rsid w:val="00C56B45"/>
    <w:rsid w:val="00C56B52"/>
    <w:rsid w:val="00C56D17"/>
    <w:rsid w:val="00C56F58"/>
    <w:rsid w:val="00C56FC4"/>
    <w:rsid w:val="00C5702C"/>
    <w:rsid w:val="00C57955"/>
    <w:rsid w:val="00C57D41"/>
    <w:rsid w:val="00C57D68"/>
    <w:rsid w:val="00C57F51"/>
    <w:rsid w:val="00C6046B"/>
    <w:rsid w:val="00C60589"/>
    <w:rsid w:val="00C60BB4"/>
    <w:rsid w:val="00C60E6B"/>
    <w:rsid w:val="00C61014"/>
    <w:rsid w:val="00C6109B"/>
    <w:rsid w:val="00C610A3"/>
    <w:rsid w:val="00C615E0"/>
    <w:rsid w:val="00C6161D"/>
    <w:rsid w:val="00C61B3D"/>
    <w:rsid w:val="00C61B8E"/>
    <w:rsid w:val="00C62187"/>
    <w:rsid w:val="00C62495"/>
    <w:rsid w:val="00C62732"/>
    <w:rsid w:val="00C6285D"/>
    <w:rsid w:val="00C628EB"/>
    <w:rsid w:val="00C62C62"/>
    <w:rsid w:val="00C62EF5"/>
    <w:rsid w:val="00C63029"/>
    <w:rsid w:val="00C631E1"/>
    <w:rsid w:val="00C63442"/>
    <w:rsid w:val="00C63869"/>
    <w:rsid w:val="00C639A8"/>
    <w:rsid w:val="00C639D9"/>
    <w:rsid w:val="00C63ADB"/>
    <w:rsid w:val="00C63CA7"/>
    <w:rsid w:val="00C63FD3"/>
    <w:rsid w:val="00C64028"/>
    <w:rsid w:val="00C64033"/>
    <w:rsid w:val="00C640F4"/>
    <w:rsid w:val="00C641B2"/>
    <w:rsid w:val="00C641EE"/>
    <w:rsid w:val="00C64368"/>
    <w:rsid w:val="00C645FB"/>
    <w:rsid w:val="00C64692"/>
    <w:rsid w:val="00C64843"/>
    <w:rsid w:val="00C64880"/>
    <w:rsid w:val="00C64E2B"/>
    <w:rsid w:val="00C64E30"/>
    <w:rsid w:val="00C64F2F"/>
    <w:rsid w:val="00C64FA2"/>
    <w:rsid w:val="00C6522F"/>
    <w:rsid w:val="00C655EA"/>
    <w:rsid w:val="00C65CEE"/>
    <w:rsid w:val="00C65D68"/>
    <w:rsid w:val="00C65EEB"/>
    <w:rsid w:val="00C669A7"/>
    <w:rsid w:val="00C669E2"/>
    <w:rsid w:val="00C669F8"/>
    <w:rsid w:val="00C66E44"/>
    <w:rsid w:val="00C66EAA"/>
    <w:rsid w:val="00C67241"/>
    <w:rsid w:val="00C67832"/>
    <w:rsid w:val="00C678D1"/>
    <w:rsid w:val="00C67967"/>
    <w:rsid w:val="00C67A17"/>
    <w:rsid w:val="00C67B3F"/>
    <w:rsid w:val="00C67D6E"/>
    <w:rsid w:val="00C67F61"/>
    <w:rsid w:val="00C704A9"/>
    <w:rsid w:val="00C707C5"/>
    <w:rsid w:val="00C70A08"/>
    <w:rsid w:val="00C7104E"/>
    <w:rsid w:val="00C71075"/>
    <w:rsid w:val="00C71387"/>
    <w:rsid w:val="00C71420"/>
    <w:rsid w:val="00C715C9"/>
    <w:rsid w:val="00C717E0"/>
    <w:rsid w:val="00C7190C"/>
    <w:rsid w:val="00C71C3F"/>
    <w:rsid w:val="00C71E78"/>
    <w:rsid w:val="00C71E9A"/>
    <w:rsid w:val="00C7268B"/>
    <w:rsid w:val="00C7287E"/>
    <w:rsid w:val="00C72AAC"/>
    <w:rsid w:val="00C72B00"/>
    <w:rsid w:val="00C72E15"/>
    <w:rsid w:val="00C72E5F"/>
    <w:rsid w:val="00C7306F"/>
    <w:rsid w:val="00C73428"/>
    <w:rsid w:val="00C735F9"/>
    <w:rsid w:val="00C736AF"/>
    <w:rsid w:val="00C73768"/>
    <w:rsid w:val="00C73C0B"/>
    <w:rsid w:val="00C73CE9"/>
    <w:rsid w:val="00C73D87"/>
    <w:rsid w:val="00C73DC5"/>
    <w:rsid w:val="00C7417A"/>
    <w:rsid w:val="00C7423A"/>
    <w:rsid w:val="00C744FA"/>
    <w:rsid w:val="00C746C3"/>
    <w:rsid w:val="00C746F1"/>
    <w:rsid w:val="00C7475D"/>
    <w:rsid w:val="00C749EB"/>
    <w:rsid w:val="00C74D97"/>
    <w:rsid w:val="00C74E80"/>
    <w:rsid w:val="00C75457"/>
    <w:rsid w:val="00C75500"/>
    <w:rsid w:val="00C755F3"/>
    <w:rsid w:val="00C75609"/>
    <w:rsid w:val="00C7561A"/>
    <w:rsid w:val="00C757A9"/>
    <w:rsid w:val="00C759CD"/>
    <w:rsid w:val="00C75DBC"/>
    <w:rsid w:val="00C75FF7"/>
    <w:rsid w:val="00C760FB"/>
    <w:rsid w:val="00C7614D"/>
    <w:rsid w:val="00C76346"/>
    <w:rsid w:val="00C7657D"/>
    <w:rsid w:val="00C765C5"/>
    <w:rsid w:val="00C765E2"/>
    <w:rsid w:val="00C76750"/>
    <w:rsid w:val="00C76FF8"/>
    <w:rsid w:val="00C7748A"/>
    <w:rsid w:val="00C7760A"/>
    <w:rsid w:val="00C778FB"/>
    <w:rsid w:val="00C779A1"/>
    <w:rsid w:val="00C77D23"/>
    <w:rsid w:val="00C80086"/>
    <w:rsid w:val="00C8033E"/>
    <w:rsid w:val="00C80861"/>
    <w:rsid w:val="00C8089D"/>
    <w:rsid w:val="00C80F3D"/>
    <w:rsid w:val="00C80FAC"/>
    <w:rsid w:val="00C810BB"/>
    <w:rsid w:val="00C81854"/>
    <w:rsid w:val="00C81E7E"/>
    <w:rsid w:val="00C823CB"/>
    <w:rsid w:val="00C82622"/>
    <w:rsid w:val="00C82DA9"/>
    <w:rsid w:val="00C82F1E"/>
    <w:rsid w:val="00C82F50"/>
    <w:rsid w:val="00C82F5A"/>
    <w:rsid w:val="00C831B0"/>
    <w:rsid w:val="00C83353"/>
    <w:rsid w:val="00C8335B"/>
    <w:rsid w:val="00C833E6"/>
    <w:rsid w:val="00C838DD"/>
    <w:rsid w:val="00C83979"/>
    <w:rsid w:val="00C839BD"/>
    <w:rsid w:val="00C839F3"/>
    <w:rsid w:val="00C83A2B"/>
    <w:rsid w:val="00C83BFB"/>
    <w:rsid w:val="00C84375"/>
    <w:rsid w:val="00C8471B"/>
    <w:rsid w:val="00C848FA"/>
    <w:rsid w:val="00C84940"/>
    <w:rsid w:val="00C849AD"/>
    <w:rsid w:val="00C84D2A"/>
    <w:rsid w:val="00C84D88"/>
    <w:rsid w:val="00C84E56"/>
    <w:rsid w:val="00C85453"/>
    <w:rsid w:val="00C8546C"/>
    <w:rsid w:val="00C85731"/>
    <w:rsid w:val="00C8591C"/>
    <w:rsid w:val="00C85CEF"/>
    <w:rsid w:val="00C86052"/>
    <w:rsid w:val="00C86134"/>
    <w:rsid w:val="00C861B1"/>
    <w:rsid w:val="00C86848"/>
    <w:rsid w:val="00C868F5"/>
    <w:rsid w:val="00C86D0E"/>
    <w:rsid w:val="00C86F1D"/>
    <w:rsid w:val="00C86FC1"/>
    <w:rsid w:val="00C8714A"/>
    <w:rsid w:val="00C871EE"/>
    <w:rsid w:val="00C87273"/>
    <w:rsid w:val="00C87484"/>
    <w:rsid w:val="00C876EF"/>
    <w:rsid w:val="00C87729"/>
    <w:rsid w:val="00C87A54"/>
    <w:rsid w:val="00C87BB0"/>
    <w:rsid w:val="00C87CFF"/>
    <w:rsid w:val="00C87DA9"/>
    <w:rsid w:val="00C87F42"/>
    <w:rsid w:val="00C87F6A"/>
    <w:rsid w:val="00C9001A"/>
    <w:rsid w:val="00C90212"/>
    <w:rsid w:val="00C90270"/>
    <w:rsid w:val="00C90287"/>
    <w:rsid w:val="00C90377"/>
    <w:rsid w:val="00C90387"/>
    <w:rsid w:val="00C90454"/>
    <w:rsid w:val="00C907B6"/>
    <w:rsid w:val="00C909E8"/>
    <w:rsid w:val="00C90C29"/>
    <w:rsid w:val="00C90DF7"/>
    <w:rsid w:val="00C90ED3"/>
    <w:rsid w:val="00C90FA9"/>
    <w:rsid w:val="00C911C3"/>
    <w:rsid w:val="00C91213"/>
    <w:rsid w:val="00C91228"/>
    <w:rsid w:val="00C9190D"/>
    <w:rsid w:val="00C9194B"/>
    <w:rsid w:val="00C91AFD"/>
    <w:rsid w:val="00C91BEF"/>
    <w:rsid w:val="00C91EA2"/>
    <w:rsid w:val="00C91F1F"/>
    <w:rsid w:val="00C92188"/>
    <w:rsid w:val="00C9246D"/>
    <w:rsid w:val="00C924A4"/>
    <w:rsid w:val="00C92668"/>
    <w:rsid w:val="00C92736"/>
    <w:rsid w:val="00C92A60"/>
    <w:rsid w:val="00C92C6B"/>
    <w:rsid w:val="00C92E90"/>
    <w:rsid w:val="00C93055"/>
    <w:rsid w:val="00C931A2"/>
    <w:rsid w:val="00C932E3"/>
    <w:rsid w:val="00C93648"/>
    <w:rsid w:val="00C93D84"/>
    <w:rsid w:val="00C93E57"/>
    <w:rsid w:val="00C94202"/>
    <w:rsid w:val="00C9427E"/>
    <w:rsid w:val="00C942C9"/>
    <w:rsid w:val="00C9436D"/>
    <w:rsid w:val="00C94813"/>
    <w:rsid w:val="00C9485B"/>
    <w:rsid w:val="00C94E58"/>
    <w:rsid w:val="00C95007"/>
    <w:rsid w:val="00C95099"/>
    <w:rsid w:val="00C95143"/>
    <w:rsid w:val="00C9546C"/>
    <w:rsid w:val="00C954CE"/>
    <w:rsid w:val="00C955F8"/>
    <w:rsid w:val="00C955FF"/>
    <w:rsid w:val="00C956D4"/>
    <w:rsid w:val="00C956FB"/>
    <w:rsid w:val="00C9573E"/>
    <w:rsid w:val="00C9581A"/>
    <w:rsid w:val="00C95D16"/>
    <w:rsid w:val="00C96184"/>
    <w:rsid w:val="00C96413"/>
    <w:rsid w:val="00C96608"/>
    <w:rsid w:val="00C96797"/>
    <w:rsid w:val="00C967E7"/>
    <w:rsid w:val="00C97059"/>
    <w:rsid w:val="00C974F8"/>
    <w:rsid w:val="00C97964"/>
    <w:rsid w:val="00C9799C"/>
    <w:rsid w:val="00C97A5F"/>
    <w:rsid w:val="00C97AD6"/>
    <w:rsid w:val="00C97F9F"/>
    <w:rsid w:val="00CA0374"/>
    <w:rsid w:val="00CA06F2"/>
    <w:rsid w:val="00CA0AB5"/>
    <w:rsid w:val="00CA0B5D"/>
    <w:rsid w:val="00CA0FA6"/>
    <w:rsid w:val="00CA1132"/>
    <w:rsid w:val="00CA14C3"/>
    <w:rsid w:val="00CA15E1"/>
    <w:rsid w:val="00CA1792"/>
    <w:rsid w:val="00CA1859"/>
    <w:rsid w:val="00CA1AEC"/>
    <w:rsid w:val="00CA1F1E"/>
    <w:rsid w:val="00CA220B"/>
    <w:rsid w:val="00CA25CA"/>
    <w:rsid w:val="00CA26BF"/>
    <w:rsid w:val="00CA284B"/>
    <w:rsid w:val="00CA28CF"/>
    <w:rsid w:val="00CA29D9"/>
    <w:rsid w:val="00CA2B86"/>
    <w:rsid w:val="00CA2CA6"/>
    <w:rsid w:val="00CA2F9B"/>
    <w:rsid w:val="00CA3156"/>
    <w:rsid w:val="00CA32BD"/>
    <w:rsid w:val="00CA351E"/>
    <w:rsid w:val="00CA3671"/>
    <w:rsid w:val="00CA367A"/>
    <w:rsid w:val="00CA3B91"/>
    <w:rsid w:val="00CA3CC4"/>
    <w:rsid w:val="00CA45DE"/>
    <w:rsid w:val="00CA485C"/>
    <w:rsid w:val="00CA49E5"/>
    <w:rsid w:val="00CA506F"/>
    <w:rsid w:val="00CA50B7"/>
    <w:rsid w:val="00CA50D3"/>
    <w:rsid w:val="00CA52B7"/>
    <w:rsid w:val="00CA531B"/>
    <w:rsid w:val="00CA5580"/>
    <w:rsid w:val="00CA563C"/>
    <w:rsid w:val="00CA56B6"/>
    <w:rsid w:val="00CA56FE"/>
    <w:rsid w:val="00CA56FF"/>
    <w:rsid w:val="00CA5955"/>
    <w:rsid w:val="00CA597D"/>
    <w:rsid w:val="00CA5E05"/>
    <w:rsid w:val="00CA5E66"/>
    <w:rsid w:val="00CA5F45"/>
    <w:rsid w:val="00CA63AA"/>
    <w:rsid w:val="00CA6764"/>
    <w:rsid w:val="00CA67E1"/>
    <w:rsid w:val="00CA6D40"/>
    <w:rsid w:val="00CA6E3C"/>
    <w:rsid w:val="00CA702F"/>
    <w:rsid w:val="00CA7199"/>
    <w:rsid w:val="00CA71F7"/>
    <w:rsid w:val="00CA7434"/>
    <w:rsid w:val="00CA784B"/>
    <w:rsid w:val="00CA7864"/>
    <w:rsid w:val="00CA7A48"/>
    <w:rsid w:val="00CA7D23"/>
    <w:rsid w:val="00CB000F"/>
    <w:rsid w:val="00CB01C4"/>
    <w:rsid w:val="00CB0510"/>
    <w:rsid w:val="00CB0671"/>
    <w:rsid w:val="00CB0990"/>
    <w:rsid w:val="00CB0AEC"/>
    <w:rsid w:val="00CB1263"/>
    <w:rsid w:val="00CB13BE"/>
    <w:rsid w:val="00CB16B4"/>
    <w:rsid w:val="00CB16DF"/>
    <w:rsid w:val="00CB1977"/>
    <w:rsid w:val="00CB1B1D"/>
    <w:rsid w:val="00CB1B71"/>
    <w:rsid w:val="00CB1F1F"/>
    <w:rsid w:val="00CB212D"/>
    <w:rsid w:val="00CB2270"/>
    <w:rsid w:val="00CB2877"/>
    <w:rsid w:val="00CB297B"/>
    <w:rsid w:val="00CB2A1E"/>
    <w:rsid w:val="00CB2B21"/>
    <w:rsid w:val="00CB2B76"/>
    <w:rsid w:val="00CB2B90"/>
    <w:rsid w:val="00CB2E79"/>
    <w:rsid w:val="00CB2FCB"/>
    <w:rsid w:val="00CB3341"/>
    <w:rsid w:val="00CB3B57"/>
    <w:rsid w:val="00CB3C9E"/>
    <w:rsid w:val="00CB3E3B"/>
    <w:rsid w:val="00CB4130"/>
    <w:rsid w:val="00CB43AF"/>
    <w:rsid w:val="00CB45EE"/>
    <w:rsid w:val="00CB4602"/>
    <w:rsid w:val="00CB49CE"/>
    <w:rsid w:val="00CB49DA"/>
    <w:rsid w:val="00CB4C01"/>
    <w:rsid w:val="00CB4FEC"/>
    <w:rsid w:val="00CB59E8"/>
    <w:rsid w:val="00CB5EB4"/>
    <w:rsid w:val="00CB600B"/>
    <w:rsid w:val="00CB60D0"/>
    <w:rsid w:val="00CB6308"/>
    <w:rsid w:val="00CB656D"/>
    <w:rsid w:val="00CB677D"/>
    <w:rsid w:val="00CB69A9"/>
    <w:rsid w:val="00CB6EC0"/>
    <w:rsid w:val="00CB7378"/>
    <w:rsid w:val="00CB779A"/>
    <w:rsid w:val="00CB77DC"/>
    <w:rsid w:val="00CB7EBF"/>
    <w:rsid w:val="00CB7EC8"/>
    <w:rsid w:val="00CC02F7"/>
    <w:rsid w:val="00CC035A"/>
    <w:rsid w:val="00CC0365"/>
    <w:rsid w:val="00CC03D2"/>
    <w:rsid w:val="00CC058A"/>
    <w:rsid w:val="00CC0732"/>
    <w:rsid w:val="00CC0959"/>
    <w:rsid w:val="00CC0BC7"/>
    <w:rsid w:val="00CC10C6"/>
    <w:rsid w:val="00CC1288"/>
    <w:rsid w:val="00CC131F"/>
    <w:rsid w:val="00CC138C"/>
    <w:rsid w:val="00CC141C"/>
    <w:rsid w:val="00CC178E"/>
    <w:rsid w:val="00CC1BB2"/>
    <w:rsid w:val="00CC1C78"/>
    <w:rsid w:val="00CC209F"/>
    <w:rsid w:val="00CC21E9"/>
    <w:rsid w:val="00CC24F8"/>
    <w:rsid w:val="00CC26B5"/>
    <w:rsid w:val="00CC27B9"/>
    <w:rsid w:val="00CC29CA"/>
    <w:rsid w:val="00CC2AD8"/>
    <w:rsid w:val="00CC2CB3"/>
    <w:rsid w:val="00CC2CE8"/>
    <w:rsid w:val="00CC30E7"/>
    <w:rsid w:val="00CC3888"/>
    <w:rsid w:val="00CC3999"/>
    <w:rsid w:val="00CC3C07"/>
    <w:rsid w:val="00CC458C"/>
    <w:rsid w:val="00CC471D"/>
    <w:rsid w:val="00CC4A85"/>
    <w:rsid w:val="00CC4DC8"/>
    <w:rsid w:val="00CC4DDB"/>
    <w:rsid w:val="00CC4F1D"/>
    <w:rsid w:val="00CC53F4"/>
    <w:rsid w:val="00CC573B"/>
    <w:rsid w:val="00CC57EA"/>
    <w:rsid w:val="00CC5ABC"/>
    <w:rsid w:val="00CC5B17"/>
    <w:rsid w:val="00CC5B7B"/>
    <w:rsid w:val="00CC5BB9"/>
    <w:rsid w:val="00CC641F"/>
    <w:rsid w:val="00CC6556"/>
    <w:rsid w:val="00CC6A75"/>
    <w:rsid w:val="00CC6C2D"/>
    <w:rsid w:val="00CC6D03"/>
    <w:rsid w:val="00CC6D4D"/>
    <w:rsid w:val="00CC6DCA"/>
    <w:rsid w:val="00CC6EAF"/>
    <w:rsid w:val="00CC70AF"/>
    <w:rsid w:val="00CC7474"/>
    <w:rsid w:val="00CC773E"/>
    <w:rsid w:val="00CC7747"/>
    <w:rsid w:val="00CC77C2"/>
    <w:rsid w:val="00CC7977"/>
    <w:rsid w:val="00CC79FC"/>
    <w:rsid w:val="00CC7C3D"/>
    <w:rsid w:val="00CC7DF5"/>
    <w:rsid w:val="00CD019F"/>
    <w:rsid w:val="00CD0271"/>
    <w:rsid w:val="00CD0450"/>
    <w:rsid w:val="00CD04CD"/>
    <w:rsid w:val="00CD0562"/>
    <w:rsid w:val="00CD072F"/>
    <w:rsid w:val="00CD0817"/>
    <w:rsid w:val="00CD08DC"/>
    <w:rsid w:val="00CD0C82"/>
    <w:rsid w:val="00CD0CA0"/>
    <w:rsid w:val="00CD0CC1"/>
    <w:rsid w:val="00CD105B"/>
    <w:rsid w:val="00CD12D2"/>
    <w:rsid w:val="00CD1445"/>
    <w:rsid w:val="00CD1477"/>
    <w:rsid w:val="00CD14FC"/>
    <w:rsid w:val="00CD1871"/>
    <w:rsid w:val="00CD190C"/>
    <w:rsid w:val="00CD1B64"/>
    <w:rsid w:val="00CD1B8C"/>
    <w:rsid w:val="00CD231E"/>
    <w:rsid w:val="00CD260D"/>
    <w:rsid w:val="00CD284C"/>
    <w:rsid w:val="00CD2A4B"/>
    <w:rsid w:val="00CD2BF8"/>
    <w:rsid w:val="00CD30CE"/>
    <w:rsid w:val="00CD310E"/>
    <w:rsid w:val="00CD33A6"/>
    <w:rsid w:val="00CD3575"/>
    <w:rsid w:val="00CD357F"/>
    <w:rsid w:val="00CD35AC"/>
    <w:rsid w:val="00CD3897"/>
    <w:rsid w:val="00CD3B08"/>
    <w:rsid w:val="00CD3E15"/>
    <w:rsid w:val="00CD3E7B"/>
    <w:rsid w:val="00CD3FCC"/>
    <w:rsid w:val="00CD4052"/>
    <w:rsid w:val="00CD41E6"/>
    <w:rsid w:val="00CD46E1"/>
    <w:rsid w:val="00CD4718"/>
    <w:rsid w:val="00CD47E7"/>
    <w:rsid w:val="00CD4930"/>
    <w:rsid w:val="00CD4CAF"/>
    <w:rsid w:val="00CD4F92"/>
    <w:rsid w:val="00CD4FBF"/>
    <w:rsid w:val="00CD4FD3"/>
    <w:rsid w:val="00CD51B7"/>
    <w:rsid w:val="00CD548A"/>
    <w:rsid w:val="00CD56C6"/>
    <w:rsid w:val="00CD5C50"/>
    <w:rsid w:val="00CD5D77"/>
    <w:rsid w:val="00CD62C8"/>
    <w:rsid w:val="00CD6776"/>
    <w:rsid w:val="00CD67C6"/>
    <w:rsid w:val="00CD67E0"/>
    <w:rsid w:val="00CD6A15"/>
    <w:rsid w:val="00CD7091"/>
    <w:rsid w:val="00CD70A4"/>
    <w:rsid w:val="00CD70CC"/>
    <w:rsid w:val="00CD7392"/>
    <w:rsid w:val="00CD7450"/>
    <w:rsid w:val="00CD75CF"/>
    <w:rsid w:val="00CD7F16"/>
    <w:rsid w:val="00CE0324"/>
    <w:rsid w:val="00CE04D0"/>
    <w:rsid w:val="00CE0900"/>
    <w:rsid w:val="00CE0965"/>
    <w:rsid w:val="00CE09F3"/>
    <w:rsid w:val="00CE0C0F"/>
    <w:rsid w:val="00CE14C7"/>
    <w:rsid w:val="00CE16A9"/>
    <w:rsid w:val="00CE16C3"/>
    <w:rsid w:val="00CE17BF"/>
    <w:rsid w:val="00CE1966"/>
    <w:rsid w:val="00CE1C85"/>
    <w:rsid w:val="00CE1D7A"/>
    <w:rsid w:val="00CE1F86"/>
    <w:rsid w:val="00CE21BA"/>
    <w:rsid w:val="00CE22B7"/>
    <w:rsid w:val="00CE22F9"/>
    <w:rsid w:val="00CE2859"/>
    <w:rsid w:val="00CE2A68"/>
    <w:rsid w:val="00CE2E37"/>
    <w:rsid w:val="00CE2E54"/>
    <w:rsid w:val="00CE3205"/>
    <w:rsid w:val="00CE3242"/>
    <w:rsid w:val="00CE3267"/>
    <w:rsid w:val="00CE3A58"/>
    <w:rsid w:val="00CE3B63"/>
    <w:rsid w:val="00CE3EC1"/>
    <w:rsid w:val="00CE3F90"/>
    <w:rsid w:val="00CE420D"/>
    <w:rsid w:val="00CE4342"/>
    <w:rsid w:val="00CE43C3"/>
    <w:rsid w:val="00CE46A1"/>
    <w:rsid w:val="00CE47CD"/>
    <w:rsid w:val="00CE49D2"/>
    <w:rsid w:val="00CE4BE0"/>
    <w:rsid w:val="00CE4C09"/>
    <w:rsid w:val="00CE4CDF"/>
    <w:rsid w:val="00CE5164"/>
    <w:rsid w:val="00CE5333"/>
    <w:rsid w:val="00CE55BD"/>
    <w:rsid w:val="00CE569A"/>
    <w:rsid w:val="00CE56C6"/>
    <w:rsid w:val="00CE56E6"/>
    <w:rsid w:val="00CE5CFF"/>
    <w:rsid w:val="00CE5D38"/>
    <w:rsid w:val="00CE5F47"/>
    <w:rsid w:val="00CE6089"/>
    <w:rsid w:val="00CE609B"/>
    <w:rsid w:val="00CE6430"/>
    <w:rsid w:val="00CE653F"/>
    <w:rsid w:val="00CE6617"/>
    <w:rsid w:val="00CE663F"/>
    <w:rsid w:val="00CE664B"/>
    <w:rsid w:val="00CE67EA"/>
    <w:rsid w:val="00CE6AE1"/>
    <w:rsid w:val="00CE6D91"/>
    <w:rsid w:val="00CE6EE9"/>
    <w:rsid w:val="00CE70B1"/>
    <w:rsid w:val="00CE70C1"/>
    <w:rsid w:val="00CE73DC"/>
    <w:rsid w:val="00CE742C"/>
    <w:rsid w:val="00CE74BD"/>
    <w:rsid w:val="00CE75F4"/>
    <w:rsid w:val="00CE7C2B"/>
    <w:rsid w:val="00CE7E7A"/>
    <w:rsid w:val="00CE7F46"/>
    <w:rsid w:val="00CF00CF"/>
    <w:rsid w:val="00CF01BD"/>
    <w:rsid w:val="00CF0544"/>
    <w:rsid w:val="00CF0724"/>
    <w:rsid w:val="00CF0833"/>
    <w:rsid w:val="00CF0A38"/>
    <w:rsid w:val="00CF0D3D"/>
    <w:rsid w:val="00CF0D7D"/>
    <w:rsid w:val="00CF1016"/>
    <w:rsid w:val="00CF115A"/>
    <w:rsid w:val="00CF1183"/>
    <w:rsid w:val="00CF1F59"/>
    <w:rsid w:val="00CF1FB9"/>
    <w:rsid w:val="00CF2646"/>
    <w:rsid w:val="00CF269B"/>
    <w:rsid w:val="00CF26BF"/>
    <w:rsid w:val="00CF2E5A"/>
    <w:rsid w:val="00CF2F52"/>
    <w:rsid w:val="00CF30EB"/>
    <w:rsid w:val="00CF3223"/>
    <w:rsid w:val="00CF32D6"/>
    <w:rsid w:val="00CF33AD"/>
    <w:rsid w:val="00CF3600"/>
    <w:rsid w:val="00CF3858"/>
    <w:rsid w:val="00CF38FD"/>
    <w:rsid w:val="00CF3CA4"/>
    <w:rsid w:val="00CF3D38"/>
    <w:rsid w:val="00CF44A2"/>
    <w:rsid w:val="00CF4561"/>
    <w:rsid w:val="00CF49A3"/>
    <w:rsid w:val="00CF4AED"/>
    <w:rsid w:val="00CF4AEE"/>
    <w:rsid w:val="00CF4D09"/>
    <w:rsid w:val="00CF5198"/>
    <w:rsid w:val="00CF52A7"/>
    <w:rsid w:val="00CF55C3"/>
    <w:rsid w:val="00CF588A"/>
    <w:rsid w:val="00CF5963"/>
    <w:rsid w:val="00CF5D5A"/>
    <w:rsid w:val="00CF6003"/>
    <w:rsid w:val="00CF60C3"/>
    <w:rsid w:val="00CF61B8"/>
    <w:rsid w:val="00CF62FC"/>
    <w:rsid w:val="00CF636A"/>
    <w:rsid w:val="00CF657A"/>
    <w:rsid w:val="00CF65C4"/>
    <w:rsid w:val="00CF65F9"/>
    <w:rsid w:val="00CF6B83"/>
    <w:rsid w:val="00CF6CCD"/>
    <w:rsid w:val="00CF6D8F"/>
    <w:rsid w:val="00CF6E43"/>
    <w:rsid w:val="00CF6F68"/>
    <w:rsid w:val="00CF77AA"/>
    <w:rsid w:val="00CF783E"/>
    <w:rsid w:val="00CF787F"/>
    <w:rsid w:val="00CF7D1B"/>
    <w:rsid w:val="00CF7DA3"/>
    <w:rsid w:val="00CF7DEC"/>
    <w:rsid w:val="00CF7FC9"/>
    <w:rsid w:val="00D00042"/>
    <w:rsid w:val="00D00152"/>
    <w:rsid w:val="00D004AA"/>
    <w:rsid w:val="00D0058B"/>
    <w:rsid w:val="00D0072A"/>
    <w:rsid w:val="00D00C95"/>
    <w:rsid w:val="00D00CC5"/>
    <w:rsid w:val="00D00EBF"/>
    <w:rsid w:val="00D01088"/>
    <w:rsid w:val="00D012BB"/>
    <w:rsid w:val="00D01635"/>
    <w:rsid w:val="00D01735"/>
    <w:rsid w:val="00D017F4"/>
    <w:rsid w:val="00D0189C"/>
    <w:rsid w:val="00D018F5"/>
    <w:rsid w:val="00D01B5D"/>
    <w:rsid w:val="00D01CF1"/>
    <w:rsid w:val="00D02082"/>
    <w:rsid w:val="00D0215A"/>
    <w:rsid w:val="00D0236D"/>
    <w:rsid w:val="00D025CA"/>
    <w:rsid w:val="00D0261E"/>
    <w:rsid w:val="00D0270B"/>
    <w:rsid w:val="00D028C7"/>
    <w:rsid w:val="00D02AAC"/>
    <w:rsid w:val="00D02CB3"/>
    <w:rsid w:val="00D02DD7"/>
    <w:rsid w:val="00D02DEA"/>
    <w:rsid w:val="00D02E5C"/>
    <w:rsid w:val="00D031D4"/>
    <w:rsid w:val="00D032EB"/>
    <w:rsid w:val="00D03445"/>
    <w:rsid w:val="00D03477"/>
    <w:rsid w:val="00D038B0"/>
    <w:rsid w:val="00D03A67"/>
    <w:rsid w:val="00D03A97"/>
    <w:rsid w:val="00D03ED0"/>
    <w:rsid w:val="00D03F0F"/>
    <w:rsid w:val="00D04026"/>
    <w:rsid w:val="00D04138"/>
    <w:rsid w:val="00D04199"/>
    <w:rsid w:val="00D04234"/>
    <w:rsid w:val="00D042B5"/>
    <w:rsid w:val="00D042D5"/>
    <w:rsid w:val="00D04300"/>
    <w:rsid w:val="00D04417"/>
    <w:rsid w:val="00D04472"/>
    <w:rsid w:val="00D046D6"/>
    <w:rsid w:val="00D04836"/>
    <w:rsid w:val="00D049F7"/>
    <w:rsid w:val="00D04ABA"/>
    <w:rsid w:val="00D04B48"/>
    <w:rsid w:val="00D05046"/>
    <w:rsid w:val="00D05184"/>
    <w:rsid w:val="00D05303"/>
    <w:rsid w:val="00D05424"/>
    <w:rsid w:val="00D05488"/>
    <w:rsid w:val="00D055BA"/>
    <w:rsid w:val="00D058B1"/>
    <w:rsid w:val="00D058E1"/>
    <w:rsid w:val="00D0594D"/>
    <w:rsid w:val="00D05986"/>
    <w:rsid w:val="00D05D27"/>
    <w:rsid w:val="00D05E96"/>
    <w:rsid w:val="00D061AE"/>
    <w:rsid w:val="00D06200"/>
    <w:rsid w:val="00D064D6"/>
    <w:rsid w:val="00D06509"/>
    <w:rsid w:val="00D067C5"/>
    <w:rsid w:val="00D06D0B"/>
    <w:rsid w:val="00D06D15"/>
    <w:rsid w:val="00D06D43"/>
    <w:rsid w:val="00D07011"/>
    <w:rsid w:val="00D07281"/>
    <w:rsid w:val="00D07522"/>
    <w:rsid w:val="00D077DA"/>
    <w:rsid w:val="00D07994"/>
    <w:rsid w:val="00D07D46"/>
    <w:rsid w:val="00D07D59"/>
    <w:rsid w:val="00D10283"/>
    <w:rsid w:val="00D1041B"/>
    <w:rsid w:val="00D10562"/>
    <w:rsid w:val="00D10585"/>
    <w:rsid w:val="00D106BF"/>
    <w:rsid w:val="00D106E2"/>
    <w:rsid w:val="00D10A09"/>
    <w:rsid w:val="00D10D71"/>
    <w:rsid w:val="00D10D87"/>
    <w:rsid w:val="00D10EE6"/>
    <w:rsid w:val="00D10EFD"/>
    <w:rsid w:val="00D112AD"/>
    <w:rsid w:val="00D115C1"/>
    <w:rsid w:val="00D115F8"/>
    <w:rsid w:val="00D11A74"/>
    <w:rsid w:val="00D11B3A"/>
    <w:rsid w:val="00D11CD2"/>
    <w:rsid w:val="00D11F12"/>
    <w:rsid w:val="00D12542"/>
    <w:rsid w:val="00D128F1"/>
    <w:rsid w:val="00D12B2C"/>
    <w:rsid w:val="00D12C7A"/>
    <w:rsid w:val="00D1302B"/>
    <w:rsid w:val="00D1315B"/>
    <w:rsid w:val="00D13352"/>
    <w:rsid w:val="00D13410"/>
    <w:rsid w:val="00D13A3A"/>
    <w:rsid w:val="00D13A57"/>
    <w:rsid w:val="00D13BA4"/>
    <w:rsid w:val="00D13D44"/>
    <w:rsid w:val="00D13D82"/>
    <w:rsid w:val="00D13E6B"/>
    <w:rsid w:val="00D143FA"/>
    <w:rsid w:val="00D14449"/>
    <w:rsid w:val="00D1451F"/>
    <w:rsid w:val="00D146F4"/>
    <w:rsid w:val="00D147F2"/>
    <w:rsid w:val="00D1497F"/>
    <w:rsid w:val="00D14E9D"/>
    <w:rsid w:val="00D155E5"/>
    <w:rsid w:val="00D15BC5"/>
    <w:rsid w:val="00D15DBB"/>
    <w:rsid w:val="00D15E27"/>
    <w:rsid w:val="00D15ECA"/>
    <w:rsid w:val="00D15FCD"/>
    <w:rsid w:val="00D16227"/>
    <w:rsid w:val="00D1628B"/>
    <w:rsid w:val="00D163E8"/>
    <w:rsid w:val="00D169ED"/>
    <w:rsid w:val="00D16A99"/>
    <w:rsid w:val="00D16B4C"/>
    <w:rsid w:val="00D16E14"/>
    <w:rsid w:val="00D17071"/>
    <w:rsid w:val="00D178A2"/>
    <w:rsid w:val="00D179BB"/>
    <w:rsid w:val="00D17C4C"/>
    <w:rsid w:val="00D17D08"/>
    <w:rsid w:val="00D17E11"/>
    <w:rsid w:val="00D20276"/>
    <w:rsid w:val="00D203AA"/>
    <w:rsid w:val="00D2041F"/>
    <w:rsid w:val="00D20702"/>
    <w:rsid w:val="00D20A05"/>
    <w:rsid w:val="00D20B04"/>
    <w:rsid w:val="00D20B57"/>
    <w:rsid w:val="00D20FD2"/>
    <w:rsid w:val="00D213C1"/>
    <w:rsid w:val="00D213E2"/>
    <w:rsid w:val="00D2168D"/>
    <w:rsid w:val="00D2218E"/>
    <w:rsid w:val="00D222B6"/>
    <w:rsid w:val="00D224F9"/>
    <w:rsid w:val="00D225E3"/>
    <w:rsid w:val="00D2273A"/>
    <w:rsid w:val="00D2296D"/>
    <w:rsid w:val="00D22EAD"/>
    <w:rsid w:val="00D22F67"/>
    <w:rsid w:val="00D23309"/>
    <w:rsid w:val="00D23401"/>
    <w:rsid w:val="00D235F9"/>
    <w:rsid w:val="00D23654"/>
    <w:rsid w:val="00D23764"/>
    <w:rsid w:val="00D2376E"/>
    <w:rsid w:val="00D2378E"/>
    <w:rsid w:val="00D23AAE"/>
    <w:rsid w:val="00D23AC1"/>
    <w:rsid w:val="00D23B8B"/>
    <w:rsid w:val="00D23F06"/>
    <w:rsid w:val="00D23FE2"/>
    <w:rsid w:val="00D24021"/>
    <w:rsid w:val="00D243AE"/>
    <w:rsid w:val="00D2444F"/>
    <w:rsid w:val="00D245DC"/>
    <w:rsid w:val="00D245F2"/>
    <w:rsid w:val="00D248F7"/>
    <w:rsid w:val="00D24AAE"/>
    <w:rsid w:val="00D24CD9"/>
    <w:rsid w:val="00D24DB7"/>
    <w:rsid w:val="00D24FD8"/>
    <w:rsid w:val="00D25490"/>
    <w:rsid w:val="00D25868"/>
    <w:rsid w:val="00D25BE6"/>
    <w:rsid w:val="00D25BFC"/>
    <w:rsid w:val="00D25CB6"/>
    <w:rsid w:val="00D25E88"/>
    <w:rsid w:val="00D25F6E"/>
    <w:rsid w:val="00D26069"/>
    <w:rsid w:val="00D2633D"/>
    <w:rsid w:val="00D263A7"/>
    <w:rsid w:val="00D26652"/>
    <w:rsid w:val="00D2666C"/>
    <w:rsid w:val="00D26823"/>
    <w:rsid w:val="00D26BF5"/>
    <w:rsid w:val="00D27191"/>
    <w:rsid w:val="00D27797"/>
    <w:rsid w:val="00D27C76"/>
    <w:rsid w:val="00D27D60"/>
    <w:rsid w:val="00D302A0"/>
    <w:rsid w:val="00D302FD"/>
    <w:rsid w:val="00D3032C"/>
    <w:rsid w:val="00D3053F"/>
    <w:rsid w:val="00D30803"/>
    <w:rsid w:val="00D30925"/>
    <w:rsid w:val="00D30B9E"/>
    <w:rsid w:val="00D312B0"/>
    <w:rsid w:val="00D31362"/>
    <w:rsid w:val="00D313BC"/>
    <w:rsid w:val="00D3164F"/>
    <w:rsid w:val="00D31E1A"/>
    <w:rsid w:val="00D31F88"/>
    <w:rsid w:val="00D31FBD"/>
    <w:rsid w:val="00D320D6"/>
    <w:rsid w:val="00D32140"/>
    <w:rsid w:val="00D325D5"/>
    <w:rsid w:val="00D325F6"/>
    <w:rsid w:val="00D3262A"/>
    <w:rsid w:val="00D326DC"/>
    <w:rsid w:val="00D32740"/>
    <w:rsid w:val="00D32EDA"/>
    <w:rsid w:val="00D33106"/>
    <w:rsid w:val="00D3312B"/>
    <w:rsid w:val="00D332B1"/>
    <w:rsid w:val="00D33510"/>
    <w:rsid w:val="00D33625"/>
    <w:rsid w:val="00D33815"/>
    <w:rsid w:val="00D33899"/>
    <w:rsid w:val="00D33A76"/>
    <w:rsid w:val="00D33AB6"/>
    <w:rsid w:val="00D33B8B"/>
    <w:rsid w:val="00D33CEC"/>
    <w:rsid w:val="00D33DC6"/>
    <w:rsid w:val="00D342A9"/>
    <w:rsid w:val="00D342CD"/>
    <w:rsid w:val="00D349E9"/>
    <w:rsid w:val="00D34B75"/>
    <w:rsid w:val="00D34FFA"/>
    <w:rsid w:val="00D3511E"/>
    <w:rsid w:val="00D354C7"/>
    <w:rsid w:val="00D3557A"/>
    <w:rsid w:val="00D35A73"/>
    <w:rsid w:val="00D3610A"/>
    <w:rsid w:val="00D361A3"/>
    <w:rsid w:val="00D361B2"/>
    <w:rsid w:val="00D36202"/>
    <w:rsid w:val="00D36463"/>
    <w:rsid w:val="00D367BD"/>
    <w:rsid w:val="00D36812"/>
    <w:rsid w:val="00D36951"/>
    <w:rsid w:val="00D36CE5"/>
    <w:rsid w:val="00D37575"/>
    <w:rsid w:val="00D37660"/>
    <w:rsid w:val="00D376C1"/>
    <w:rsid w:val="00D379B3"/>
    <w:rsid w:val="00D37B98"/>
    <w:rsid w:val="00D37C24"/>
    <w:rsid w:val="00D37DC9"/>
    <w:rsid w:val="00D4005B"/>
    <w:rsid w:val="00D40246"/>
    <w:rsid w:val="00D4029A"/>
    <w:rsid w:val="00D4033E"/>
    <w:rsid w:val="00D4040E"/>
    <w:rsid w:val="00D404F7"/>
    <w:rsid w:val="00D40586"/>
    <w:rsid w:val="00D405F9"/>
    <w:rsid w:val="00D40707"/>
    <w:rsid w:val="00D40C19"/>
    <w:rsid w:val="00D40D97"/>
    <w:rsid w:val="00D40DE3"/>
    <w:rsid w:val="00D411D2"/>
    <w:rsid w:val="00D41387"/>
    <w:rsid w:val="00D415C7"/>
    <w:rsid w:val="00D41786"/>
    <w:rsid w:val="00D41F05"/>
    <w:rsid w:val="00D41F2E"/>
    <w:rsid w:val="00D42554"/>
    <w:rsid w:val="00D42657"/>
    <w:rsid w:val="00D42982"/>
    <w:rsid w:val="00D42D0B"/>
    <w:rsid w:val="00D431BF"/>
    <w:rsid w:val="00D434DD"/>
    <w:rsid w:val="00D438E4"/>
    <w:rsid w:val="00D43A15"/>
    <w:rsid w:val="00D43B6B"/>
    <w:rsid w:val="00D43C59"/>
    <w:rsid w:val="00D43D49"/>
    <w:rsid w:val="00D43E5C"/>
    <w:rsid w:val="00D44088"/>
    <w:rsid w:val="00D4432D"/>
    <w:rsid w:val="00D44599"/>
    <w:rsid w:val="00D44867"/>
    <w:rsid w:val="00D45289"/>
    <w:rsid w:val="00D452BB"/>
    <w:rsid w:val="00D45868"/>
    <w:rsid w:val="00D45943"/>
    <w:rsid w:val="00D45A94"/>
    <w:rsid w:val="00D45ABA"/>
    <w:rsid w:val="00D45AEC"/>
    <w:rsid w:val="00D45E2A"/>
    <w:rsid w:val="00D460CE"/>
    <w:rsid w:val="00D46174"/>
    <w:rsid w:val="00D461C6"/>
    <w:rsid w:val="00D46356"/>
    <w:rsid w:val="00D46464"/>
    <w:rsid w:val="00D464D6"/>
    <w:rsid w:val="00D4682C"/>
    <w:rsid w:val="00D468B3"/>
    <w:rsid w:val="00D468F5"/>
    <w:rsid w:val="00D46937"/>
    <w:rsid w:val="00D46B4A"/>
    <w:rsid w:val="00D46D13"/>
    <w:rsid w:val="00D46DE4"/>
    <w:rsid w:val="00D4732D"/>
    <w:rsid w:val="00D475A0"/>
    <w:rsid w:val="00D4772D"/>
    <w:rsid w:val="00D47C41"/>
    <w:rsid w:val="00D50028"/>
    <w:rsid w:val="00D5008C"/>
    <w:rsid w:val="00D5060B"/>
    <w:rsid w:val="00D506DB"/>
    <w:rsid w:val="00D50A95"/>
    <w:rsid w:val="00D50B8D"/>
    <w:rsid w:val="00D50C42"/>
    <w:rsid w:val="00D510F4"/>
    <w:rsid w:val="00D5174D"/>
    <w:rsid w:val="00D5186B"/>
    <w:rsid w:val="00D519DD"/>
    <w:rsid w:val="00D51A6A"/>
    <w:rsid w:val="00D51D82"/>
    <w:rsid w:val="00D51E84"/>
    <w:rsid w:val="00D51F28"/>
    <w:rsid w:val="00D52534"/>
    <w:rsid w:val="00D5254B"/>
    <w:rsid w:val="00D52839"/>
    <w:rsid w:val="00D52B4B"/>
    <w:rsid w:val="00D52FC3"/>
    <w:rsid w:val="00D53233"/>
    <w:rsid w:val="00D53273"/>
    <w:rsid w:val="00D53A8F"/>
    <w:rsid w:val="00D53BCA"/>
    <w:rsid w:val="00D53D2A"/>
    <w:rsid w:val="00D53D46"/>
    <w:rsid w:val="00D53DDD"/>
    <w:rsid w:val="00D53E0D"/>
    <w:rsid w:val="00D53E40"/>
    <w:rsid w:val="00D545DC"/>
    <w:rsid w:val="00D548F6"/>
    <w:rsid w:val="00D549C4"/>
    <w:rsid w:val="00D54B28"/>
    <w:rsid w:val="00D54CA5"/>
    <w:rsid w:val="00D54D16"/>
    <w:rsid w:val="00D54DC2"/>
    <w:rsid w:val="00D54F4B"/>
    <w:rsid w:val="00D55037"/>
    <w:rsid w:val="00D5516A"/>
    <w:rsid w:val="00D55956"/>
    <w:rsid w:val="00D55957"/>
    <w:rsid w:val="00D55B3D"/>
    <w:rsid w:val="00D55D06"/>
    <w:rsid w:val="00D55EA5"/>
    <w:rsid w:val="00D56408"/>
    <w:rsid w:val="00D564C9"/>
    <w:rsid w:val="00D564EE"/>
    <w:rsid w:val="00D566CF"/>
    <w:rsid w:val="00D56875"/>
    <w:rsid w:val="00D56902"/>
    <w:rsid w:val="00D56C52"/>
    <w:rsid w:val="00D56C5F"/>
    <w:rsid w:val="00D56CC8"/>
    <w:rsid w:val="00D57235"/>
    <w:rsid w:val="00D5725D"/>
    <w:rsid w:val="00D57413"/>
    <w:rsid w:val="00D574D7"/>
    <w:rsid w:val="00D57604"/>
    <w:rsid w:val="00D578CC"/>
    <w:rsid w:val="00D604B2"/>
    <w:rsid w:val="00D608A9"/>
    <w:rsid w:val="00D60DD2"/>
    <w:rsid w:val="00D60FB8"/>
    <w:rsid w:val="00D61557"/>
    <w:rsid w:val="00D615E2"/>
    <w:rsid w:val="00D618EE"/>
    <w:rsid w:val="00D61F01"/>
    <w:rsid w:val="00D61F70"/>
    <w:rsid w:val="00D6250C"/>
    <w:rsid w:val="00D627A6"/>
    <w:rsid w:val="00D627C2"/>
    <w:rsid w:val="00D62AA4"/>
    <w:rsid w:val="00D62C76"/>
    <w:rsid w:val="00D62DB8"/>
    <w:rsid w:val="00D62FFE"/>
    <w:rsid w:val="00D6317C"/>
    <w:rsid w:val="00D6319E"/>
    <w:rsid w:val="00D63585"/>
    <w:rsid w:val="00D6358D"/>
    <w:rsid w:val="00D63674"/>
    <w:rsid w:val="00D63821"/>
    <w:rsid w:val="00D63B7B"/>
    <w:rsid w:val="00D63BF6"/>
    <w:rsid w:val="00D63D5E"/>
    <w:rsid w:val="00D63EB9"/>
    <w:rsid w:val="00D640FB"/>
    <w:rsid w:val="00D641D6"/>
    <w:rsid w:val="00D64417"/>
    <w:rsid w:val="00D6445A"/>
    <w:rsid w:val="00D6446C"/>
    <w:rsid w:val="00D644E3"/>
    <w:rsid w:val="00D647B0"/>
    <w:rsid w:val="00D64813"/>
    <w:rsid w:val="00D64834"/>
    <w:rsid w:val="00D64B2B"/>
    <w:rsid w:val="00D64D1A"/>
    <w:rsid w:val="00D64EAE"/>
    <w:rsid w:val="00D651F7"/>
    <w:rsid w:val="00D653E6"/>
    <w:rsid w:val="00D65717"/>
    <w:rsid w:val="00D657BB"/>
    <w:rsid w:val="00D65ABE"/>
    <w:rsid w:val="00D65F88"/>
    <w:rsid w:val="00D660EA"/>
    <w:rsid w:val="00D66748"/>
    <w:rsid w:val="00D667B3"/>
    <w:rsid w:val="00D667CD"/>
    <w:rsid w:val="00D66858"/>
    <w:rsid w:val="00D668DA"/>
    <w:rsid w:val="00D66C14"/>
    <w:rsid w:val="00D66C15"/>
    <w:rsid w:val="00D671C1"/>
    <w:rsid w:val="00D67555"/>
    <w:rsid w:val="00D67729"/>
    <w:rsid w:val="00D677A7"/>
    <w:rsid w:val="00D679F5"/>
    <w:rsid w:val="00D67BE3"/>
    <w:rsid w:val="00D67E18"/>
    <w:rsid w:val="00D700BE"/>
    <w:rsid w:val="00D700EC"/>
    <w:rsid w:val="00D706AA"/>
    <w:rsid w:val="00D7070F"/>
    <w:rsid w:val="00D708BB"/>
    <w:rsid w:val="00D70AFF"/>
    <w:rsid w:val="00D70C43"/>
    <w:rsid w:val="00D7150C"/>
    <w:rsid w:val="00D71523"/>
    <w:rsid w:val="00D71698"/>
    <w:rsid w:val="00D71850"/>
    <w:rsid w:val="00D71C81"/>
    <w:rsid w:val="00D71E96"/>
    <w:rsid w:val="00D7201F"/>
    <w:rsid w:val="00D72022"/>
    <w:rsid w:val="00D7225E"/>
    <w:rsid w:val="00D724B7"/>
    <w:rsid w:val="00D727CD"/>
    <w:rsid w:val="00D72990"/>
    <w:rsid w:val="00D72A91"/>
    <w:rsid w:val="00D72AB9"/>
    <w:rsid w:val="00D72B29"/>
    <w:rsid w:val="00D72BAD"/>
    <w:rsid w:val="00D72BDE"/>
    <w:rsid w:val="00D72C83"/>
    <w:rsid w:val="00D7339C"/>
    <w:rsid w:val="00D737E0"/>
    <w:rsid w:val="00D7396E"/>
    <w:rsid w:val="00D73EC3"/>
    <w:rsid w:val="00D744FF"/>
    <w:rsid w:val="00D74657"/>
    <w:rsid w:val="00D74764"/>
    <w:rsid w:val="00D74880"/>
    <w:rsid w:val="00D74AD8"/>
    <w:rsid w:val="00D74E68"/>
    <w:rsid w:val="00D75166"/>
    <w:rsid w:val="00D75391"/>
    <w:rsid w:val="00D75869"/>
    <w:rsid w:val="00D758D9"/>
    <w:rsid w:val="00D75C09"/>
    <w:rsid w:val="00D7621B"/>
    <w:rsid w:val="00D76305"/>
    <w:rsid w:val="00D76594"/>
    <w:rsid w:val="00D767C1"/>
    <w:rsid w:val="00D768C1"/>
    <w:rsid w:val="00D76D53"/>
    <w:rsid w:val="00D76FCC"/>
    <w:rsid w:val="00D7706A"/>
    <w:rsid w:val="00D7706E"/>
    <w:rsid w:val="00D77191"/>
    <w:rsid w:val="00D7759B"/>
    <w:rsid w:val="00D7798D"/>
    <w:rsid w:val="00D77BE6"/>
    <w:rsid w:val="00D80390"/>
    <w:rsid w:val="00D807B9"/>
    <w:rsid w:val="00D80808"/>
    <w:rsid w:val="00D80831"/>
    <w:rsid w:val="00D80B82"/>
    <w:rsid w:val="00D80D3A"/>
    <w:rsid w:val="00D80D7B"/>
    <w:rsid w:val="00D81312"/>
    <w:rsid w:val="00D813DC"/>
    <w:rsid w:val="00D81717"/>
    <w:rsid w:val="00D81B80"/>
    <w:rsid w:val="00D81BA2"/>
    <w:rsid w:val="00D81C1E"/>
    <w:rsid w:val="00D8205D"/>
    <w:rsid w:val="00D821A0"/>
    <w:rsid w:val="00D82289"/>
    <w:rsid w:val="00D824A8"/>
    <w:rsid w:val="00D82504"/>
    <w:rsid w:val="00D82E50"/>
    <w:rsid w:val="00D82EEF"/>
    <w:rsid w:val="00D83794"/>
    <w:rsid w:val="00D83B45"/>
    <w:rsid w:val="00D842DF"/>
    <w:rsid w:val="00D843FD"/>
    <w:rsid w:val="00D847EA"/>
    <w:rsid w:val="00D84AA1"/>
    <w:rsid w:val="00D84C3A"/>
    <w:rsid w:val="00D84FEC"/>
    <w:rsid w:val="00D8500D"/>
    <w:rsid w:val="00D851A5"/>
    <w:rsid w:val="00D8535E"/>
    <w:rsid w:val="00D85812"/>
    <w:rsid w:val="00D85881"/>
    <w:rsid w:val="00D85F7F"/>
    <w:rsid w:val="00D862D1"/>
    <w:rsid w:val="00D865B0"/>
    <w:rsid w:val="00D86714"/>
    <w:rsid w:val="00D8694B"/>
    <w:rsid w:val="00D869BD"/>
    <w:rsid w:val="00D86C5E"/>
    <w:rsid w:val="00D86D13"/>
    <w:rsid w:val="00D8709B"/>
    <w:rsid w:val="00D8720E"/>
    <w:rsid w:val="00D87506"/>
    <w:rsid w:val="00D8753B"/>
    <w:rsid w:val="00D87590"/>
    <w:rsid w:val="00D87670"/>
    <w:rsid w:val="00D8769D"/>
    <w:rsid w:val="00D876E3"/>
    <w:rsid w:val="00D876E7"/>
    <w:rsid w:val="00D8774E"/>
    <w:rsid w:val="00D879A9"/>
    <w:rsid w:val="00D87F15"/>
    <w:rsid w:val="00D90152"/>
    <w:rsid w:val="00D901A7"/>
    <w:rsid w:val="00D90229"/>
    <w:rsid w:val="00D90650"/>
    <w:rsid w:val="00D9065D"/>
    <w:rsid w:val="00D90A81"/>
    <w:rsid w:val="00D90C57"/>
    <w:rsid w:val="00D90CF7"/>
    <w:rsid w:val="00D90F1C"/>
    <w:rsid w:val="00D91177"/>
    <w:rsid w:val="00D91248"/>
    <w:rsid w:val="00D912D0"/>
    <w:rsid w:val="00D91405"/>
    <w:rsid w:val="00D9194A"/>
    <w:rsid w:val="00D91974"/>
    <w:rsid w:val="00D919FB"/>
    <w:rsid w:val="00D91D68"/>
    <w:rsid w:val="00D91ED4"/>
    <w:rsid w:val="00D92568"/>
    <w:rsid w:val="00D9297F"/>
    <w:rsid w:val="00D92E59"/>
    <w:rsid w:val="00D92FEF"/>
    <w:rsid w:val="00D9304E"/>
    <w:rsid w:val="00D93218"/>
    <w:rsid w:val="00D9364D"/>
    <w:rsid w:val="00D936D6"/>
    <w:rsid w:val="00D93723"/>
    <w:rsid w:val="00D93954"/>
    <w:rsid w:val="00D93AB3"/>
    <w:rsid w:val="00D93BD0"/>
    <w:rsid w:val="00D93D70"/>
    <w:rsid w:val="00D93F68"/>
    <w:rsid w:val="00D943BC"/>
    <w:rsid w:val="00D94571"/>
    <w:rsid w:val="00D94F00"/>
    <w:rsid w:val="00D9516A"/>
    <w:rsid w:val="00D95282"/>
    <w:rsid w:val="00D9552C"/>
    <w:rsid w:val="00D9572B"/>
    <w:rsid w:val="00D95745"/>
    <w:rsid w:val="00D95862"/>
    <w:rsid w:val="00D95980"/>
    <w:rsid w:val="00D95A37"/>
    <w:rsid w:val="00D95BB9"/>
    <w:rsid w:val="00D95C81"/>
    <w:rsid w:val="00D95DAA"/>
    <w:rsid w:val="00D96188"/>
    <w:rsid w:val="00D96319"/>
    <w:rsid w:val="00D964FE"/>
    <w:rsid w:val="00D96679"/>
    <w:rsid w:val="00D96824"/>
    <w:rsid w:val="00D96998"/>
    <w:rsid w:val="00D96C37"/>
    <w:rsid w:val="00D96E09"/>
    <w:rsid w:val="00D97472"/>
    <w:rsid w:val="00D9793C"/>
    <w:rsid w:val="00D97DDA"/>
    <w:rsid w:val="00DA02FE"/>
    <w:rsid w:val="00DA03B6"/>
    <w:rsid w:val="00DA0695"/>
    <w:rsid w:val="00DA0723"/>
    <w:rsid w:val="00DA076E"/>
    <w:rsid w:val="00DA0E47"/>
    <w:rsid w:val="00DA1161"/>
    <w:rsid w:val="00DA11E0"/>
    <w:rsid w:val="00DA133A"/>
    <w:rsid w:val="00DA148B"/>
    <w:rsid w:val="00DA14BA"/>
    <w:rsid w:val="00DA1603"/>
    <w:rsid w:val="00DA1826"/>
    <w:rsid w:val="00DA18CE"/>
    <w:rsid w:val="00DA1BE0"/>
    <w:rsid w:val="00DA1D64"/>
    <w:rsid w:val="00DA200E"/>
    <w:rsid w:val="00DA2094"/>
    <w:rsid w:val="00DA21E5"/>
    <w:rsid w:val="00DA2485"/>
    <w:rsid w:val="00DA2552"/>
    <w:rsid w:val="00DA25BE"/>
    <w:rsid w:val="00DA25E9"/>
    <w:rsid w:val="00DA26B5"/>
    <w:rsid w:val="00DA319F"/>
    <w:rsid w:val="00DA33D5"/>
    <w:rsid w:val="00DA381B"/>
    <w:rsid w:val="00DA3B41"/>
    <w:rsid w:val="00DA3B67"/>
    <w:rsid w:val="00DA3FE1"/>
    <w:rsid w:val="00DA4621"/>
    <w:rsid w:val="00DA46A4"/>
    <w:rsid w:val="00DA48C4"/>
    <w:rsid w:val="00DA493B"/>
    <w:rsid w:val="00DA4AA9"/>
    <w:rsid w:val="00DA4AAC"/>
    <w:rsid w:val="00DA4B06"/>
    <w:rsid w:val="00DA5061"/>
    <w:rsid w:val="00DA50B2"/>
    <w:rsid w:val="00DA51A7"/>
    <w:rsid w:val="00DA576A"/>
    <w:rsid w:val="00DA594B"/>
    <w:rsid w:val="00DA59C5"/>
    <w:rsid w:val="00DA59DD"/>
    <w:rsid w:val="00DA652B"/>
    <w:rsid w:val="00DA6627"/>
    <w:rsid w:val="00DA6654"/>
    <w:rsid w:val="00DA66BC"/>
    <w:rsid w:val="00DA6723"/>
    <w:rsid w:val="00DA6771"/>
    <w:rsid w:val="00DA6804"/>
    <w:rsid w:val="00DA6BCE"/>
    <w:rsid w:val="00DA6BF5"/>
    <w:rsid w:val="00DA7177"/>
    <w:rsid w:val="00DA73EF"/>
    <w:rsid w:val="00DA752E"/>
    <w:rsid w:val="00DA78B7"/>
    <w:rsid w:val="00DA7BE8"/>
    <w:rsid w:val="00DA7D95"/>
    <w:rsid w:val="00DA7E9E"/>
    <w:rsid w:val="00DB02FF"/>
    <w:rsid w:val="00DB04CE"/>
    <w:rsid w:val="00DB0504"/>
    <w:rsid w:val="00DB07D6"/>
    <w:rsid w:val="00DB094E"/>
    <w:rsid w:val="00DB099E"/>
    <w:rsid w:val="00DB09D9"/>
    <w:rsid w:val="00DB0BAE"/>
    <w:rsid w:val="00DB0C37"/>
    <w:rsid w:val="00DB0E1E"/>
    <w:rsid w:val="00DB0E99"/>
    <w:rsid w:val="00DB102E"/>
    <w:rsid w:val="00DB1162"/>
    <w:rsid w:val="00DB1640"/>
    <w:rsid w:val="00DB1757"/>
    <w:rsid w:val="00DB1ABD"/>
    <w:rsid w:val="00DB1C03"/>
    <w:rsid w:val="00DB1F8E"/>
    <w:rsid w:val="00DB227B"/>
    <w:rsid w:val="00DB22F8"/>
    <w:rsid w:val="00DB2356"/>
    <w:rsid w:val="00DB2553"/>
    <w:rsid w:val="00DB2561"/>
    <w:rsid w:val="00DB2628"/>
    <w:rsid w:val="00DB2D10"/>
    <w:rsid w:val="00DB31F2"/>
    <w:rsid w:val="00DB34F2"/>
    <w:rsid w:val="00DB3B62"/>
    <w:rsid w:val="00DB3BFF"/>
    <w:rsid w:val="00DB3C0F"/>
    <w:rsid w:val="00DB3CB8"/>
    <w:rsid w:val="00DB4421"/>
    <w:rsid w:val="00DB46F2"/>
    <w:rsid w:val="00DB48E7"/>
    <w:rsid w:val="00DB4C03"/>
    <w:rsid w:val="00DB4C1E"/>
    <w:rsid w:val="00DB4F64"/>
    <w:rsid w:val="00DB5195"/>
    <w:rsid w:val="00DB54ED"/>
    <w:rsid w:val="00DB599E"/>
    <w:rsid w:val="00DB5A71"/>
    <w:rsid w:val="00DB5C12"/>
    <w:rsid w:val="00DB5DCB"/>
    <w:rsid w:val="00DB5FC3"/>
    <w:rsid w:val="00DB6DB5"/>
    <w:rsid w:val="00DB6E93"/>
    <w:rsid w:val="00DB7123"/>
    <w:rsid w:val="00DB7197"/>
    <w:rsid w:val="00DB76AE"/>
    <w:rsid w:val="00DB7744"/>
    <w:rsid w:val="00DB7A43"/>
    <w:rsid w:val="00DB7B45"/>
    <w:rsid w:val="00DB7E5F"/>
    <w:rsid w:val="00DB7E9D"/>
    <w:rsid w:val="00DC0058"/>
    <w:rsid w:val="00DC0153"/>
    <w:rsid w:val="00DC01DD"/>
    <w:rsid w:val="00DC0372"/>
    <w:rsid w:val="00DC03EF"/>
    <w:rsid w:val="00DC04FB"/>
    <w:rsid w:val="00DC0771"/>
    <w:rsid w:val="00DC07EF"/>
    <w:rsid w:val="00DC0C43"/>
    <w:rsid w:val="00DC17F7"/>
    <w:rsid w:val="00DC19DF"/>
    <w:rsid w:val="00DC1D42"/>
    <w:rsid w:val="00DC1E9E"/>
    <w:rsid w:val="00DC1F13"/>
    <w:rsid w:val="00DC21E7"/>
    <w:rsid w:val="00DC23C5"/>
    <w:rsid w:val="00DC253D"/>
    <w:rsid w:val="00DC2A46"/>
    <w:rsid w:val="00DC2AAA"/>
    <w:rsid w:val="00DC2B8E"/>
    <w:rsid w:val="00DC2C25"/>
    <w:rsid w:val="00DC2E4C"/>
    <w:rsid w:val="00DC3269"/>
    <w:rsid w:val="00DC33C8"/>
    <w:rsid w:val="00DC36A4"/>
    <w:rsid w:val="00DC383F"/>
    <w:rsid w:val="00DC3938"/>
    <w:rsid w:val="00DC3955"/>
    <w:rsid w:val="00DC3B80"/>
    <w:rsid w:val="00DC3CAE"/>
    <w:rsid w:val="00DC3FF1"/>
    <w:rsid w:val="00DC4081"/>
    <w:rsid w:val="00DC4243"/>
    <w:rsid w:val="00DC441E"/>
    <w:rsid w:val="00DC4AEE"/>
    <w:rsid w:val="00DC4D6D"/>
    <w:rsid w:val="00DC4E91"/>
    <w:rsid w:val="00DC54D3"/>
    <w:rsid w:val="00DC55C5"/>
    <w:rsid w:val="00DC56CB"/>
    <w:rsid w:val="00DC571E"/>
    <w:rsid w:val="00DC5AC6"/>
    <w:rsid w:val="00DC5C20"/>
    <w:rsid w:val="00DC5E3C"/>
    <w:rsid w:val="00DC5E7A"/>
    <w:rsid w:val="00DC5FF2"/>
    <w:rsid w:val="00DC6063"/>
    <w:rsid w:val="00DC6144"/>
    <w:rsid w:val="00DC61CC"/>
    <w:rsid w:val="00DC6376"/>
    <w:rsid w:val="00DC646A"/>
    <w:rsid w:val="00DC647C"/>
    <w:rsid w:val="00DC6568"/>
    <w:rsid w:val="00DC65B1"/>
    <w:rsid w:val="00DC6B13"/>
    <w:rsid w:val="00DC6B17"/>
    <w:rsid w:val="00DC6CFB"/>
    <w:rsid w:val="00DC6D55"/>
    <w:rsid w:val="00DC7618"/>
    <w:rsid w:val="00DC762F"/>
    <w:rsid w:val="00DC773B"/>
    <w:rsid w:val="00DC778C"/>
    <w:rsid w:val="00DC7F42"/>
    <w:rsid w:val="00DC7FAA"/>
    <w:rsid w:val="00DD04C6"/>
    <w:rsid w:val="00DD055F"/>
    <w:rsid w:val="00DD0762"/>
    <w:rsid w:val="00DD07C9"/>
    <w:rsid w:val="00DD0863"/>
    <w:rsid w:val="00DD0B0E"/>
    <w:rsid w:val="00DD0F42"/>
    <w:rsid w:val="00DD1086"/>
    <w:rsid w:val="00DD109D"/>
    <w:rsid w:val="00DD12B2"/>
    <w:rsid w:val="00DD14AA"/>
    <w:rsid w:val="00DD1530"/>
    <w:rsid w:val="00DD1854"/>
    <w:rsid w:val="00DD1945"/>
    <w:rsid w:val="00DD1CF6"/>
    <w:rsid w:val="00DD1E0F"/>
    <w:rsid w:val="00DD1E1A"/>
    <w:rsid w:val="00DD1E72"/>
    <w:rsid w:val="00DD1F5C"/>
    <w:rsid w:val="00DD1F6D"/>
    <w:rsid w:val="00DD203F"/>
    <w:rsid w:val="00DD2118"/>
    <w:rsid w:val="00DD2141"/>
    <w:rsid w:val="00DD24ED"/>
    <w:rsid w:val="00DD2742"/>
    <w:rsid w:val="00DD280C"/>
    <w:rsid w:val="00DD2B3A"/>
    <w:rsid w:val="00DD2B57"/>
    <w:rsid w:val="00DD303E"/>
    <w:rsid w:val="00DD3059"/>
    <w:rsid w:val="00DD3162"/>
    <w:rsid w:val="00DD3308"/>
    <w:rsid w:val="00DD3318"/>
    <w:rsid w:val="00DD33B7"/>
    <w:rsid w:val="00DD357E"/>
    <w:rsid w:val="00DD380D"/>
    <w:rsid w:val="00DD3B3F"/>
    <w:rsid w:val="00DD3C9C"/>
    <w:rsid w:val="00DD3DDA"/>
    <w:rsid w:val="00DD407B"/>
    <w:rsid w:val="00DD42B4"/>
    <w:rsid w:val="00DD4743"/>
    <w:rsid w:val="00DD483B"/>
    <w:rsid w:val="00DD499D"/>
    <w:rsid w:val="00DD49F8"/>
    <w:rsid w:val="00DD4B3C"/>
    <w:rsid w:val="00DD4E18"/>
    <w:rsid w:val="00DD4ED8"/>
    <w:rsid w:val="00DD4FF9"/>
    <w:rsid w:val="00DD510C"/>
    <w:rsid w:val="00DD57BE"/>
    <w:rsid w:val="00DD594B"/>
    <w:rsid w:val="00DD59FE"/>
    <w:rsid w:val="00DD5D24"/>
    <w:rsid w:val="00DD5D4D"/>
    <w:rsid w:val="00DD5E1E"/>
    <w:rsid w:val="00DD5E5F"/>
    <w:rsid w:val="00DD5F28"/>
    <w:rsid w:val="00DD60BA"/>
    <w:rsid w:val="00DD647D"/>
    <w:rsid w:val="00DD656D"/>
    <w:rsid w:val="00DD6590"/>
    <w:rsid w:val="00DD6A52"/>
    <w:rsid w:val="00DD6B4E"/>
    <w:rsid w:val="00DD6C74"/>
    <w:rsid w:val="00DD6C8A"/>
    <w:rsid w:val="00DD6D20"/>
    <w:rsid w:val="00DD6D7D"/>
    <w:rsid w:val="00DD6FE6"/>
    <w:rsid w:val="00DD6FF6"/>
    <w:rsid w:val="00DD705A"/>
    <w:rsid w:val="00DD7593"/>
    <w:rsid w:val="00DD76E3"/>
    <w:rsid w:val="00DD784B"/>
    <w:rsid w:val="00DD78C7"/>
    <w:rsid w:val="00DD78D0"/>
    <w:rsid w:val="00DD7927"/>
    <w:rsid w:val="00DD7BED"/>
    <w:rsid w:val="00DD7F85"/>
    <w:rsid w:val="00DDE196"/>
    <w:rsid w:val="00DE009D"/>
    <w:rsid w:val="00DE0536"/>
    <w:rsid w:val="00DE06E1"/>
    <w:rsid w:val="00DE0953"/>
    <w:rsid w:val="00DE0AC6"/>
    <w:rsid w:val="00DE1024"/>
    <w:rsid w:val="00DE1336"/>
    <w:rsid w:val="00DE1426"/>
    <w:rsid w:val="00DE1475"/>
    <w:rsid w:val="00DE1582"/>
    <w:rsid w:val="00DE18C0"/>
    <w:rsid w:val="00DE1B07"/>
    <w:rsid w:val="00DE1B37"/>
    <w:rsid w:val="00DE1C8A"/>
    <w:rsid w:val="00DE1C91"/>
    <w:rsid w:val="00DE20CE"/>
    <w:rsid w:val="00DE25C7"/>
    <w:rsid w:val="00DE25D2"/>
    <w:rsid w:val="00DE2703"/>
    <w:rsid w:val="00DE289E"/>
    <w:rsid w:val="00DE2A8B"/>
    <w:rsid w:val="00DE2BDA"/>
    <w:rsid w:val="00DE2C86"/>
    <w:rsid w:val="00DE2CAC"/>
    <w:rsid w:val="00DE2F3A"/>
    <w:rsid w:val="00DE2F3C"/>
    <w:rsid w:val="00DE3080"/>
    <w:rsid w:val="00DE31B5"/>
    <w:rsid w:val="00DE320F"/>
    <w:rsid w:val="00DE3455"/>
    <w:rsid w:val="00DE34A5"/>
    <w:rsid w:val="00DE38A4"/>
    <w:rsid w:val="00DE3B19"/>
    <w:rsid w:val="00DE3B7A"/>
    <w:rsid w:val="00DE3C3C"/>
    <w:rsid w:val="00DE3C4E"/>
    <w:rsid w:val="00DE3E20"/>
    <w:rsid w:val="00DE4D5F"/>
    <w:rsid w:val="00DE5081"/>
    <w:rsid w:val="00DE5218"/>
    <w:rsid w:val="00DE5300"/>
    <w:rsid w:val="00DE57D9"/>
    <w:rsid w:val="00DE58B3"/>
    <w:rsid w:val="00DE5C13"/>
    <w:rsid w:val="00DE5F25"/>
    <w:rsid w:val="00DE600A"/>
    <w:rsid w:val="00DE62CD"/>
    <w:rsid w:val="00DE64FD"/>
    <w:rsid w:val="00DE6A42"/>
    <w:rsid w:val="00DE6E67"/>
    <w:rsid w:val="00DE6EC8"/>
    <w:rsid w:val="00DE719E"/>
    <w:rsid w:val="00DE77FC"/>
    <w:rsid w:val="00DE78C2"/>
    <w:rsid w:val="00DE79FA"/>
    <w:rsid w:val="00DEF3D2"/>
    <w:rsid w:val="00DF007F"/>
    <w:rsid w:val="00DF01AE"/>
    <w:rsid w:val="00DF0A12"/>
    <w:rsid w:val="00DF0D5F"/>
    <w:rsid w:val="00DF0E55"/>
    <w:rsid w:val="00DF107B"/>
    <w:rsid w:val="00DF11B6"/>
    <w:rsid w:val="00DF132D"/>
    <w:rsid w:val="00DF1476"/>
    <w:rsid w:val="00DF159B"/>
    <w:rsid w:val="00DF16A9"/>
    <w:rsid w:val="00DF18AA"/>
    <w:rsid w:val="00DF2107"/>
    <w:rsid w:val="00DF21E0"/>
    <w:rsid w:val="00DF2226"/>
    <w:rsid w:val="00DF224C"/>
    <w:rsid w:val="00DF23DF"/>
    <w:rsid w:val="00DF24D4"/>
    <w:rsid w:val="00DF2859"/>
    <w:rsid w:val="00DF290F"/>
    <w:rsid w:val="00DF2A80"/>
    <w:rsid w:val="00DF32E8"/>
    <w:rsid w:val="00DF34D7"/>
    <w:rsid w:val="00DF3A9D"/>
    <w:rsid w:val="00DF3BD5"/>
    <w:rsid w:val="00DF3DB6"/>
    <w:rsid w:val="00DF3EEE"/>
    <w:rsid w:val="00DF4231"/>
    <w:rsid w:val="00DF4385"/>
    <w:rsid w:val="00DF4463"/>
    <w:rsid w:val="00DF4715"/>
    <w:rsid w:val="00DF4925"/>
    <w:rsid w:val="00DF4AC6"/>
    <w:rsid w:val="00DF4D9F"/>
    <w:rsid w:val="00DF4E6F"/>
    <w:rsid w:val="00DF4F78"/>
    <w:rsid w:val="00DF53C6"/>
    <w:rsid w:val="00DF5828"/>
    <w:rsid w:val="00DF5A35"/>
    <w:rsid w:val="00DF605C"/>
    <w:rsid w:val="00DF644F"/>
    <w:rsid w:val="00DF6521"/>
    <w:rsid w:val="00DF6574"/>
    <w:rsid w:val="00DF69B6"/>
    <w:rsid w:val="00DF69FE"/>
    <w:rsid w:val="00DF6D7F"/>
    <w:rsid w:val="00DF6DA5"/>
    <w:rsid w:val="00DF7165"/>
    <w:rsid w:val="00DF729A"/>
    <w:rsid w:val="00DF7464"/>
    <w:rsid w:val="00DF776A"/>
    <w:rsid w:val="00DF7AB8"/>
    <w:rsid w:val="00DF7B30"/>
    <w:rsid w:val="00DF7B55"/>
    <w:rsid w:val="00DF7C72"/>
    <w:rsid w:val="00DF7FB4"/>
    <w:rsid w:val="00DF7FDE"/>
    <w:rsid w:val="00DF7FE0"/>
    <w:rsid w:val="00E00159"/>
    <w:rsid w:val="00E00696"/>
    <w:rsid w:val="00E00741"/>
    <w:rsid w:val="00E00806"/>
    <w:rsid w:val="00E00867"/>
    <w:rsid w:val="00E00921"/>
    <w:rsid w:val="00E00B8E"/>
    <w:rsid w:val="00E00FE3"/>
    <w:rsid w:val="00E01073"/>
    <w:rsid w:val="00E010CC"/>
    <w:rsid w:val="00E01139"/>
    <w:rsid w:val="00E015CF"/>
    <w:rsid w:val="00E01F1D"/>
    <w:rsid w:val="00E02613"/>
    <w:rsid w:val="00E02940"/>
    <w:rsid w:val="00E02967"/>
    <w:rsid w:val="00E02B13"/>
    <w:rsid w:val="00E02D3B"/>
    <w:rsid w:val="00E03033"/>
    <w:rsid w:val="00E0329D"/>
    <w:rsid w:val="00E032A6"/>
    <w:rsid w:val="00E033F0"/>
    <w:rsid w:val="00E036C3"/>
    <w:rsid w:val="00E0389B"/>
    <w:rsid w:val="00E038A4"/>
    <w:rsid w:val="00E03B73"/>
    <w:rsid w:val="00E03DA2"/>
    <w:rsid w:val="00E03E6E"/>
    <w:rsid w:val="00E03FA4"/>
    <w:rsid w:val="00E03FAC"/>
    <w:rsid w:val="00E043C2"/>
    <w:rsid w:val="00E0478E"/>
    <w:rsid w:val="00E04DA6"/>
    <w:rsid w:val="00E04F53"/>
    <w:rsid w:val="00E04FCB"/>
    <w:rsid w:val="00E05901"/>
    <w:rsid w:val="00E05978"/>
    <w:rsid w:val="00E05D1E"/>
    <w:rsid w:val="00E05DDC"/>
    <w:rsid w:val="00E05E7F"/>
    <w:rsid w:val="00E05FE0"/>
    <w:rsid w:val="00E064A5"/>
    <w:rsid w:val="00E06911"/>
    <w:rsid w:val="00E06A9F"/>
    <w:rsid w:val="00E06BF9"/>
    <w:rsid w:val="00E06C22"/>
    <w:rsid w:val="00E07055"/>
    <w:rsid w:val="00E07124"/>
    <w:rsid w:val="00E07247"/>
    <w:rsid w:val="00E07251"/>
    <w:rsid w:val="00E07337"/>
    <w:rsid w:val="00E0774E"/>
    <w:rsid w:val="00E0787F"/>
    <w:rsid w:val="00E07DC1"/>
    <w:rsid w:val="00E10642"/>
    <w:rsid w:val="00E1070C"/>
    <w:rsid w:val="00E107BD"/>
    <w:rsid w:val="00E110AF"/>
    <w:rsid w:val="00E11254"/>
    <w:rsid w:val="00E112C1"/>
    <w:rsid w:val="00E113B9"/>
    <w:rsid w:val="00E11481"/>
    <w:rsid w:val="00E1164B"/>
    <w:rsid w:val="00E11CD0"/>
    <w:rsid w:val="00E1246A"/>
    <w:rsid w:val="00E126E3"/>
    <w:rsid w:val="00E126E7"/>
    <w:rsid w:val="00E12811"/>
    <w:rsid w:val="00E12891"/>
    <w:rsid w:val="00E12C01"/>
    <w:rsid w:val="00E12EF1"/>
    <w:rsid w:val="00E12F66"/>
    <w:rsid w:val="00E1352E"/>
    <w:rsid w:val="00E13805"/>
    <w:rsid w:val="00E13845"/>
    <w:rsid w:val="00E144D0"/>
    <w:rsid w:val="00E14693"/>
    <w:rsid w:val="00E14CAF"/>
    <w:rsid w:val="00E14E5D"/>
    <w:rsid w:val="00E14F7B"/>
    <w:rsid w:val="00E14FB9"/>
    <w:rsid w:val="00E14FF5"/>
    <w:rsid w:val="00E1523B"/>
    <w:rsid w:val="00E153FE"/>
    <w:rsid w:val="00E155FA"/>
    <w:rsid w:val="00E15A11"/>
    <w:rsid w:val="00E15A2A"/>
    <w:rsid w:val="00E15FDE"/>
    <w:rsid w:val="00E1618A"/>
    <w:rsid w:val="00E16264"/>
    <w:rsid w:val="00E162A4"/>
    <w:rsid w:val="00E165CB"/>
    <w:rsid w:val="00E165EF"/>
    <w:rsid w:val="00E16972"/>
    <w:rsid w:val="00E16D8F"/>
    <w:rsid w:val="00E16E25"/>
    <w:rsid w:val="00E16F9B"/>
    <w:rsid w:val="00E17516"/>
    <w:rsid w:val="00E176FB"/>
    <w:rsid w:val="00E1781F"/>
    <w:rsid w:val="00E178E2"/>
    <w:rsid w:val="00E179FF"/>
    <w:rsid w:val="00E17A0B"/>
    <w:rsid w:val="00E17DD8"/>
    <w:rsid w:val="00E17E48"/>
    <w:rsid w:val="00E17F68"/>
    <w:rsid w:val="00E20450"/>
    <w:rsid w:val="00E207BC"/>
    <w:rsid w:val="00E20EC6"/>
    <w:rsid w:val="00E21538"/>
    <w:rsid w:val="00E215A0"/>
    <w:rsid w:val="00E217B9"/>
    <w:rsid w:val="00E219D7"/>
    <w:rsid w:val="00E21CBD"/>
    <w:rsid w:val="00E21F07"/>
    <w:rsid w:val="00E21FF3"/>
    <w:rsid w:val="00E22054"/>
    <w:rsid w:val="00E2238C"/>
    <w:rsid w:val="00E22C97"/>
    <w:rsid w:val="00E22D3E"/>
    <w:rsid w:val="00E23482"/>
    <w:rsid w:val="00E2360B"/>
    <w:rsid w:val="00E23744"/>
    <w:rsid w:val="00E238BB"/>
    <w:rsid w:val="00E23A17"/>
    <w:rsid w:val="00E23A58"/>
    <w:rsid w:val="00E2421F"/>
    <w:rsid w:val="00E24394"/>
    <w:rsid w:val="00E24565"/>
    <w:rsid w:val="00E24576"/>
    <w:rsid w:val="00E245C5"/>
    <w:rsid w:val="00E247CF"/>
    <w:rsid w:val="00E24ED2"/>
    <w:rsid w:val="00E25125"/>
    <w:rsid w:val="00E2516C"/>
    <w:rsid w:val="00E251EC"/>
    <w:rsid w:val="00E2563A"/>
    <w:rsid w:val="00E256BD"/>
    <w:rsid w:val="00E25970"/>
    <w:rsid w:val="00E25A91"/>
    <w:rsid w:val="00E26282"/>
    <w:rsid w:val="00E263F9"/>
    <w:rsid w:val="00E264F9"/>
    <w:rsid w:val="00E26506"/>
    <w:rsid w:val="00E26D10"/>
    <w:rsid w:val="00E26D7F"/>
    <w:rsid w:val="00E270DE"/>
    <w:rsid w:val="00E272B2"/>
    <w:rsid w:val="00E27384"/>
    <w:rsid w:val="00E2765E"/>
    <w:rsid w:val="00E305E7"/>
    <w:rsid w:val="00E30A59"/>
    <w:rsid w:val="00E30B34"/>
    <w:rsid w:val="00E30BCB"/>
    <w:rsid w:val="00E30CDC"/>
    <w:rsid w:val="00E31707"/>
    <w:rsid w:val="00E31D5B"/>
    <w:rsid w:val="00E31DE7"/>
    <w:rsid w:val="00E32116"/>
    <w:rsid w:val="00E324A0"/>
    <w:rsid w:val="00E324C7"/>
    <w:rsid w:val="00E32F0E"/>
    <w:rsid w:val="00E3387C"/>
    <w:rsid w:val="00E3398C"/>
    <w:rsid w:val="00E34048"/>
    <w:rsid w:val="00E3426F"/>
    <w:rsid w:val="00E3427A"/>
    <w:rsid w:val="00E3449E"/>
    <w:rsid w:val="00E3469E"/>
    <w:rsid w:val="00E34730"/>
    <w:rsid w:val="00E34B54"/>
    <w:rsid w:val="00E34CAA"/>
    <w:rsid w:val="00E351B2"/>
    <w:rsid w:val="00E351D8"/>
    <w:rsid w:val="00E35254"/>
    <w:rsid w:val="00E353CD"/>
    <w:rsid w:val="00E353D6"/>
    <w:rsid w:val="00E35432"/>
    <w:rsid w:val="00E355AE"/>
    <w:rsid w:val="00E35720"/>
    <w:rsid w:val="00E35779"/>
    <w:rsid w:val="00E35BE0"/>
    <w:rsid w:val="00E35ECD"/>
    <w:rsid w:val="00E362D1"/>
    <w:rsid w:val="00E3653B"/>
    <w:rsid w:val="00E36724"/>
    <w:rsid w:val="00E36EEC"/>
    <w:rsid w:val="00E373D6"/>
    <w:rsid w:val="00E37443"/>
    <w:rsid w:val="00E3798C"/>
    <w:rsid w:val="00E37B02"/>
    <w:rsid w:val="00E37CC5"/>
    <w:rsid w:val="00E37EA0"/>
    <w:rsid w:val="00E4002D"/>
    <w:rsid w:val="00E40193"/>
    <w:rsid w:val="00E402E9"/>
    <w:rsid w:val="00E403CC"/>
    <w:rsid w:val="00E40789"/>
    <w:rsid w:val="00E40C83"/>
    <w:rsid w:val="00E40ED5"/>
    <w:rsid w:val="00E40F08"/>
    <w:rsid w:val="00E4148E"/>
    <w:rsid w:val="00E414C4"/>
    <w:rsid w:val="00E4192E"/>
    <w:rsid w:val="00E41A1A"/>
    <w:rsid w:val="00E41B3D"/>
    <w:rsid w:val="00E41E44"/>
    <w:rsid w:val="00E42015"/>
    <w:rsid w:val="00E421E8"/>
    <w:rsid w:val="00E4249A"/>
    <w:rsid w:val="00E4266A"/>
    <w:rsid w:val="00E42C62"/>
    <w:rsid w:val="00E43421"/>
    <w:rsid w:val="00E4375F"/>
    <w:rsid w:val="00E43832"/>
    <w:rsid w:val="00E43837"/>
    <w:rsid w:val="00E43921"/>
    <w:rsid w:val="00E43A80"/>
    <w:rsid w:val="00E44398"/>
    <w:rsid w:val="00E44773"/>
    <w:rsid w:val="00E448DE"/>
    <w:rsid w:val="00E4498C"/>
    <w:rsid w:val="00E44D6F"/>
    <w:rsid w:val="00E451DB"/>
    <w:rsid w:val="00E45222"/>
    <w:rsid w:val="00E45BBE"/>
    <w:rsid w:val="00E45BCF"/>
    <w:rsid w:val="00E46421"/>
    <w:rsid w:val="00E4699E"/>
    <w:rsid w:val="00E46A8E"/>
    <w:rsid w:val="00E472A8"/>
    <w:rsid w:val="00E474D0"/>
    <w:rsid w:val="00E474D7"/>
    <w:rsid w:val="00E476BC"/>
    <w:rsid w:val="00E47A1D"/>
    <w:rsid w:val="00E503AD"/>
    <w:rsid w:val="00E503B9"/>
    <w:rsid w:val="00E5048C"/>
    <w:rsid w:val="00E504A2"/>
    <w:rsid w:val="00E50A31"/>
    <w:rsid w:val="00E50A33"/>
    <w:rsid w:val="00E50EB0"/>
    <w:rsid w:val="00E51164"/>
    <w:rsid w:val="00E5121F"/>
    <w:rsid w:val="00E51260"/>
    <w:rsid w:val="00E5138C"/>
    <w:rsid w:val="00E51457"/>
    <w:rsid w:val="00E51475"/>
    <w:rsid w:val="00E517ED"/>
    <w:rsid w:val="00E519B1"/>
    <w:rsid w:val="00E51C5E"/>
    <w:rsid w:val="00E52771"/>
    <w:rsid w:val="00E527BF"/>
    <w:rsid w:val="00E52801"/>
    <w:rsid w:val="00E528F6"/>
    <w:rsid w:val="00E52A34"/>
    <w:rsid w:val="00E52BB7"/>
    <w:rsid w:val="00E52C20"/>
    <w:rsid w:val="00E52F9B"/>
    <w:rsid w:val="00E53031"/>
    <w:rsid w:val="00E53075"/>
    <w:rsid w:val="00E531FD"/>
    <w:rsid w:val="00E53769"/>
    <w:rsid w:val="00E53B78"/>
    <w:rsid w:val="00E53B95"/>
    <w:rsid w:val="00E53C4B"/>
    <w:rsid w:val="00E53D7E"/>
    <w:rsid w:val="00E53EB9"/>
    <w:rsid w:val="00E53EF4"/>
    <w:rsid w:val="00E541BA"/>
    <w:rsid w:val="00E544A0"/>
    <w:rsid w:val="00E546B0"/>
    <w:rsid w:val="00E547BD"/>
    <w:rsid w:val="00E54ACC"/>
    <w:rsid w:val="00E54D33"/>
    <w:rsid w:val="00E54D5E"/>
    <w:rsid w:val="00E54E73"/>
    <w:rsid w:val="00E55109"/>
    <w:rsid w:val="00E555FF"/>
    <w:rsid w:val="00E55875"/>
    <w:rsid w:val="00E55EBD"/>
    <w:rsid w:val="00E5616D"/>
    <w:rsid w:val="00E561B5"/>
    <w:rsid w:val="00E56406"/>
    <w:rsid w:val="00E564EA"/>
    <w:rsid w:val="00E5694D"/>
    <w:rsid w:val="00E56A9B"/>
    <w:rsid w:val="00E56CF8"/>
    <w:rsid w:val="00E56DF7"/>
    <w:rsid w:val="00E57203"/>
    <w:rsid w:val="00E5728B"/>
    <w:rsid w:val="00E573AC"/>
    <w:rsid w:val="00E5780E"/>
    <w:rsid w:val="00E578DB"/>
    <w:rsid w:val="00E60040"/>
    <w:rsid w:val="00E60099"/>
    <w:rsid w:val="00E60268"/>
    <w:rsid w:val="00E6040B"/>
    <w:rsid w:val="00E60478"/>
    <w:rsid w:val="00E6059F"/>
    <w:rsid w:val="00E606F5"/>
    <w:rsid w:val="00E60BCA"/>
    <w:rsid w:val="00E60DB3"/>
    <w:rsid w:val="00E60FB3"/>
    <w:rsid w:val="00E61006"/>
    <w:rsid w:val="00E6108A"/>
    <w:rsid w:val="00E6117C"/>
    <w:rsid w:val="00E61285"/>
    <w:rsid w:val="00E613A7"/>
    <w:rsid w:val="00E61509"/>
    <w:rsid w:val="00E615B9"/>
    <w:rsid w:val="00E61629"/>
    <w:rsid w:val="00E6173D"/>
    <w:rsid w:val="00E61B28"/>
    <w:rsid w:val="00E61C47"/>
    <w:rsid w:val="00E61D7B"/>
    <w:rsid w:val="00E61E5A"/>
    <w:rsid w:val="00E620F1"/>
    <w:rsid w:val="00E62149"/>
    <w:rsid w:val="00E62530"/>
    <w:rsid w:val="00E628B0"/>
    <w:rsid w:val="00E62A54"/>
    <w:rsid w:val="00E62D5C"/>
    <w:rsid w:val="00E6317F"/>
    <w:rsid w:val="00E63410"/>
    <w:rsid w:val="00E636DE"/>
    <w:rsid w:val="00E639AF"/>
    <w:rsid w:val="00E63AF7"/>
    <w:rsid w:val="00E64086"/>
    <w:rsid w:val="00E6456B"/>
    <w:rsid w:val="00E64697"/>
    <w:rsid w:val="00E6470D"/>
    <w:rsid w:val="00E648CE"/>
    <w:rsid w:val="00E64BDE"/>
    <w:rsid w:val="00E64C82"/>
    <w:rsid w:val="00E64D29"/>
    <w:rsid w:val="00E64D5E"/>
    <w:rsid w:val="00E64D8E"/>
    <w:rsid w:val="00E64E18"/>
    <w:rsid w:val="00E64EC9"/>
    <w:rsid w:val="00E6512D"/>
    <w:rsid w:val="00E6536F"/>
    <w:rsid w:val="00E65424"/>
    <w:rsid w:val="00E6556B"/>
    <w:rsid w:val="00E656A7"/>
    <w:rsid w:val="00E656BC"/>
    <w:rsid w:val="00E658E0"/>
    <w:rsid w:val="00E65A22"/>
    <w:rsid w:val="00E660E0"/>
    <w:rsid w:val="00E662C6"/>
    <w:rsid w:val="00E663D7"/>
    <w:rsid w:val="00E66458"/>
    <w:rsid w:val="00E664E6"/>
    <w:rsid w:val="00E66A45"/>
    <w:rsid w:val="00E66A89"/>
    <w:rsid w:val="00E66C6C"/>
    <w:rsid w:val="00E66CD6"/>
    <w:rsid w:val="00E671C6"/>
    <w:rsid w:val="00E6744B"/>
    <w:rsid w:val="00E67806"/>
    <w:rsid w:val="00E67E48"/>
    <w:rsid w:val="00E67F57"/>
    <w:rsid w:val="00E67FA8"/>
    <w:rsid w:val="00E70056"/>
    <w:rsid w:val="00E7016F"/>
    <w:rsid w:val="00E703F8"/>
    <w:rsid w:val="00E7043B"/>
    <w:rsid w:val="00E7057C"/>
    <w:rsid w:val="00E70A72"/>
    <w:rsid w:val="00E70A91"/>
    <w:rsid w:val="00E70D9B"/>
    <w:rsid w:val="00E71355"/>
    <w:rsid w:val="00E71405"/>
    <w:rsid w:val="00E717C0"/>
    <w:rsid w:val="00E717D4"/>
    <w:rsid w:val="00E71B65"/>
    <w:rsid w:val="00E71BE4"/>
    <w:rsid w:val="00E720B3"/>
    <w:rsid w:val="00E724B6"/>
    <w:rsid w:val="00E7255A"/>
    <w:rsid w:val="00E72724"/>
    <w:rsid w:val="00E72B68"/>
    <w:rsid w:val="00E72DCA"/>
    <w:rsid w:val="00E72DED"/>
    <w:rsid w:val="00E72E95"/>
    <w:rsid w:val="00E73446"/>
    <w:rsid w:val="00E7348A"/>
    <w:rsid w:val="00E73568"/>
    <w:rsid w:val="00E73944"/>
    <w:rsid w:val="00E739AE"/>
    <w:rsid w:val="00E73A93"/>
    <w:rsid w:val="00E7402F"/>
    <w:rsid w:val="00E74037"/>
    <w:rsid w:val="00E7465B"/>
    <w:rsid w:val="00E747BB"/>
    <w:rsid w:val="00E74B8B"/>
    <w:rsid w:val="00E74D51"/>
    <w:rsid w:val="00E74D65"/>
    <w:rsid w:val="00E74DB9"/>
    <w:rsid w:val="00E75394"/>
    <w:rsid w:val="00E753D7"/>
    <w:rsid w:val="00E755F8"/>
    <w:rsid w:val="00E756E8"/>
    <w:rsid w:val="00E75B32"/>
    <w:rsid w:val="00E76050"/>
    <w:rsid w:val="00E760FD"/>
    <w:rsid w:val="00E76431"/>
    <w:rsid w:val="00E76AF1"/>
    <w:rsid w:val="00E76B74"/>
    <w:rsid w:val="00E76D3E"/>
    <w:rsid w:val="00E770D0"/>
    <w:rsid w:val="00E772E3"/>
    <w:rsid w:val="00E77403"/>
    <w:rsid w:val="00E77905"/>
    <w:rsid w:val="00E77AB8"/>
    <w:rsid w:val="00E77C0E"/>
    <w:rsid w:val="00E77DCC"/>
    <w:rsid w:val="00E80026"/>
    <w:rsid w:val="00E803CA"/>
    <w:rsid w:val="00E8040E"/>
    <w:rsid w:val="00E80421"/>
    <w:rsid w:val="00E808EA"/>
    <w:rsid w:val="00E8093A"/>
    <w:rsid w:val="00E80992"/>
    <w:rsid w:val="00E809A8"/>
    <w:rsid w:val="00E80A2A"/>
    <w:rsid w:val="00E80C7F"/>
    <w:rsid w:val="00E80FDA"/>
    <w:rsid w:val="00E814A7"/>
    <w:rsid w:val="00E814C1"/>
    <w:rsid w:val="00E819B4"/>
    <w:rsid w:val="00E819D8"/>
    <w:rsid w:val="00E819F6"/>
    <w:rsid w:val="00E81AAF"/>
    <w:rsid w:val="00E81C0D"/>
    <w:rsid w:val="00E81C4F"/>
    <w:rsid w:val="00E82005"/>
    <w:rsid w:val="00E82032"/>
    <w:rsid w:val="00E822B6"/>
    <w:rsid w:val="00E82499"/>
    <w:rsid w:val="00E8260E"/>
    <w:rsid w:val="00E82880"/>
    <w:rsid w:val="00E8297D"/>
    <w:rsid w:val="00E82D25"/>
    <w:rsid w:val="00E82FE6"/>
    <w:rsid w:val="00E83496"/>
    <w:rsid w:val="00E835FD"/>
    <w:rsid w:val="00E83624"/>
    <w:rsid w:val="00E838A5"/>
    <w:rsid w:val="00E83992"/>
    <w:rsid w:val="00E83BBC"/>
    <w:rsid w:val="00E83BBD"/>
    <w:rsid w:val="00E83D2A"/>
    <w:rsid w:val="00E83EFC"/>
    <w:rsid w:val="00E840FA"/>
    <w:rsid w:val="00E8410C"/>
    <w:rsid w:val="00E8422E"/>
    <w:rsid w:val="00E843C0"/>
    <w:rsid w:val="00E84802"/>
    <w:rsid w:val="00E84872"/>
    <w:rsid w:val="00E84F60"/>
    <w:rsid w:val="00E850DF"/>
    <w:rsid w:val="00E851C1"/>
    <w:rsid w:val="00E8528E"/>
    <w:rsid w:val="00E85440"/>
    <w:rsid w:val="00E85551"/>
    <w:rsid w:val="00E856AE"/>
    <w:rsid w:val="00E85A17"/>
    <w:rsid w:val="00E85BF9"/>
    <w:rsid w:val="00E85C18"/>
    <w:rsid w:val="00E8600B"/>
    <w:rsid w:val="00E86039"/>
    <w:rsid w:val="00E8627E"/>
    <w:rsid w:val="00E86302"/>
    <w:rsid w:val="00E86387"/>
    <w:rsid w:val="00E8644C"/>
    <w:rsid w:val="00E86536"/>
    <w:rsid w:val="00E8685F"/>
    <w:rsid w:val="00E86A8E"/>
    <w:rsid w:val="00E86C1F"/>
    <w:rsid w:val="00E86F01"/>
    <w:rsid w:val="00E86F28"/>
    <w:rsid w:val="00E87119"/>
    <w:rsid w:val="00E8711A"/>
    <w:rsid w:val="00E87303"/>
    <w:rsid w:val="00E8752F"/>
    <w:rsid w:val="00E877A9"/>
    <w:rsid w:val="00E8786B"/>
    <w:rsid w:val="00E878B4"/>
    <w:rsid w:val="00E87A05"/>
    <w:rsid w:val="00E87B5F"/>
    <w:rsid w:val="00E87D3D"/>
    <w:rsid w:val="00E900FA"/>
    <w:rsid w:val="00E90386"/>
    <w:rsid w:val="00E90387"/>
    <w:rsid w:val="00E90647"/>
    <w:rsid w:val="00E90725"/>
    <w:rsid w:val="00E90A6F"/>
    <w:rsid w:val="00E90B1E"/>
    <w:rsid w:val="00E90D4E"/>
    <w:rsid w:val="00E90E5B"/>
    <w:rsid w:val="00E90F28"/>
    <w:rsid w:val="00E91158"/>
    <w:rsid w:val="00E91787"/>
    <w:rsid w:val="00E91A7E"/>
    <w:rsid w:val="00E91C3B"/>
    <w:rsid w:val="00E91F84"/>
    <w:rsid w:val="00E92439"/>
    <w:rsid w:val="00E92463"/>
    <w:rsid w:val="00E92714"/>
    <w:rsid w:val="00E92760"/>
    <w:rsid w:val="00E92812"/>
    <w:rsid w:val="00E92838"/>
    <w:rsid w:val="00E92C79"/>
    <w:rsid w:val="00E93474"/>
    <w:rsid w:val="00E93824"/>
    <w:rsid w:val="00E93851"/>
    <w:rsid w:val="00E93D2F"/>
    <w:rsid w:val="00E93D41"/>
    <w:rsid w:val="00E94308"/>
    <w:rsid w:val="00E943BB"/>
    <w:rsid w:val="00E94890"/>
    <w:rsid w:val="00E94DAD"/>
    <w:rsid w:val="00E95255"/>
    <w:rsid w:val="00E95316"/>
    <w:rsid w:val="00E955E3"/>
    <w:rsid w:val="00E958FA"/>
    <w:rsid w:val="00E95D38"/>
    <w:rsid w:val="00E95F54"/>
    <w:rsid w:val="00E95F95"/>
    <w:rsid w:val="00E95FA6"/>
    <w:rsid w:val="00E9620F"/>
    <w:rsid w:val="00E962DF"/>
    <w:rsid w:val="00E9690F"/>
    <w:rsid w:val="00E96B71"/>
    <w:rsid w:val="00E96BE8"/>
    <w:rsid w:val="00E96DC4"/>
    <w:rsid w:val="00E9726E"/>
    <w:rsid w:val="00E974AF"/>
    <w:rsid w:val="00E974D7"/>
    <w:rsid w:val="00E974E4"/>
    <w:rsid w:val="00E97587"/>
    <w:rsid w:val="00E978B8"/>
    <w:rsid w:val="00E97B33"/>
    <w:rsid w:val="00E97DC7"/>
    <w:rsid w:val="00E97DE8"/>
    <w:rsid w:val="00E97EA3"/>
    <w:rsid w:val="00EA0180"/>
    <w:rsid w:val="00EA05CD"/>
    <w:rsid w:val="00EA06D9"/>
    <w:rsid w:val="00EA07E4"/>
    <w:rsid w:val="00EA0886"/>
    <w:rsid w:val="00EA0C74"/>
    <w:rsid w:val="00EA1101"/>
    <w:rsid w:val="00EA12FE"/>
    <w:rsid w:val="00EA1486"/>
    <w:rsid w:val="00EA14AB"/>
    <w:rsid w:val="00EA1673"/>
    <w:rsid w:val="00EA212B"/>
    <w:rsid w:val="00EA21A5"/>
    <w:rsid w:val="00EA25F7"/>
    <w:rsid w:val="00EA2785"/>
    <w:rsid w:val="00EA280E"/>
    <w:rsid w:val="00EA28B3"/>
    <w:rsid w:val="00EA28B5"/>
    <w:rsid w:val="00EA2AAD"/>
    <w:rsid w:val="00EA2BC4"/>
    <w:rsid w:val="00EA2E9E"/>
    <w:rsid w:val="00EA2F94"/>
    <w:rsid w:val="00EA2FCC"/>
    <w:rsid w:val="00EA316E"/>
    <w:rsid w:val="00EA31EB"/>
    <w:rsid w:val="00EA3470"/>
    <w:rsid w:val="00EA3475"/>
    <w:rsid w:val="00EA352B"/>
    <w:rsid w:val="00EA36D5"/>
    <w:rsid w:val="00EA3A9B"/>
    <w:rsid w:val="00EA3BE6"/>
    <w:rsid w:val="00EA3D6A"/>
    <w:rsid w:val="00EA3DBE"/>
    <w:rsid w:val="00EA3DCA"/>
    <w:rsid w:val="00EA3DD8"/>
    <w:rsid w:val="00EA3F13"/>
    <w:rsid w:val="00EA4092"/>
    <w:rsid w:val="00EA4539"/>
    <w:rsid w:val="00EA4551"/>
    <w:rsid w:val="00EA48C8"/>
    <w:rsid w:val="00EA4943"/>
    <w:rsid w:val="00EA4BEC"/>
    <w:rsid w:val="00EA502C"/>
    <w:rsid w:val="00EA543F"/>
    <w:rsid w:val="00EA58D5"/>
    <w:rsid w:val="00EA5BB2"/>
    <w:rsid w:val="00EA5BF4"/>
    <w:rsid w:val="00EA5C9F"/>
    <w:rsid w:val="00EA5E80"/>
    <w:rsid w:val="00EA5F17"/>
    <w:rsid w:val="00EA65BA"/>
    <w:rsid w:val="00EA65D4"/>
    <w:rsid w:val="00EA66D3"/>
    <w:rsid w:val="00EA6752"/>
    <w:rsid w:val="00EA6A52"/>
    <w:rsid w:val="00EA6A73"/>
    <w:rsid w:val="00EA6CF0"/>
    <w:rsid w:val="00EA6D40"/>
    <w:rsid w:val="00EA6DB7"/>
    <w:rsid w:val="00EA6DEC"/>
    <w:rsid w:val="00EA723E"/>
    <w:rsid w:val="00EA7287"/>
    <w:rsid w:val="00EA75DB"/>
    <w:rsid w:val="00EA7C2D"/>
    <w:rsid w:val="00EA7EB3"/>
    <w:rsid w:val="00EB00DC"/>
    <w:rsid w:val="00EB052E"/>
    <w:rsid w:val="00EB0B1C"/>
    <w:rsid w:val="00EB1124"/>
    <w:rsid w:val="00EB1955"/>
    <w:rsid w:val="00EB199C"/>
    <w:rsid w:val="00EB1B2C"/>
    <w:rsid w:val="00EB1D77"/>
    <w:rsid w:val="00EB1F3F"/>
    <w:rsid w:val="00EB2368"/>
    <w:rsid w:val="00EB236F"/>
    <w:rsid w:val="00EB2439"/>
    <w:rsid w:val="00EB2AB1"/>
    <w:rsid w:val="00EB2E41"/>
    <w:rsid w:val="00EB30D4"/>
    <w:rsid w:val="00EB3413"/>
    <w:rsid w:val="00EB3460"/>
    <w:rsid w:val="00EB39B3"/>
    <w:rsid w:val="00EB3C96"/>
    <w:rsid w:val="00EB3CAD"/>
    <w:rsid w:val="00EB3CEF"/>
    <w:rsid w:val="00EB3ED8"/>
    <w:rsid w:val="00EB3FC8"/>
    <w:rsid w:val="00EB4130"/>
    <w:rsid w:val="00EB427B"/>
    <w:rsid w:val="00EB43F0"/>
    <w:rsid w:val="00EB4775"/>
    <w:rsid w:val="00EB4808"/>
    <w:rsid w:val="00EB4A87"/>
    <w:rsid w:val="00EB50AA"/>
    <w:rsid w:val="00EB528F"/>
    <w:rsid w:val="00EB5313"/>
    <w:rsid w:val="00EB53A8"/>
    <w:rsid w:val="00EB561B"/>
    <w:rsid w:val="00EB5670"/>
    <w:rsid w:val="00EB5C35"/>
    <w:rsid w:val="00EB5C57"/>
    <w:rsid w:val="00EB5D23"/>
    <w:rsid w:val="00EB6165"/>
    <w:rsid w:val="00EB6171"/>
    <w:rsid w:val="00EB61B3"/>
    <w:rsid w:val="00EB6470"/>
    <w:rsid w:val="00EB678F"/>
    <w:rsid w:val="00EB6AB3"/>
    <w:rsid w:val="00EB6E71"/>
    <w:rsid w:val="00EB6F94"/>
    <w:rsid w:val="00EB70DD"/>
    <w:rsid w:val="00EB7482"/>
    <w:rsid w:val="00EB7532"/>
    <w:rsid w:val="00EB75AC"/>
    <w:rsid w:val="00EB7BB7"/>
    <w:rsid w:val="00EB7E5C"/>
    <w:rsid w:val="00EB7EC8"/>
    <w:rsid w:val="00EB7F63"/>
    <w:rsid w:val="00EC00BA"/>
    <w:rsid w:val="00EC0228"/>
    <w:rsid w:val="00EC04B6"/>
    <w:rsid w:val="00EC0514"/>
    <w:rsid w:val="00EC06FA"/>
    <w:rsid w:val="00EC0CA6"/>
    <w:rsid w:val="00EC0E01"/>
    <w:rsid w:val="00EC0E61"/>
    <w:rsid w:val="00EC0F34"/>
    <w:rsid w:val="00EC0FF1"/>
    <w:rsid w:val="00EC0FFF"/>
    <w:rsid w:val="00EC12E9"/>
    <w:rsid w:val="00EC14CE"/>
    <w:rsid w:val="00EC15A9"/>
    <w:rsid w:val="00EC17EA"/>
    <w:rsid w:val="00EC1973"/>
    <w:rsid w:val="00EC1BF4"/>
    <w:rsid w:val="00EC1BFB"/>
    <w:rsid w:val="00EC1C7E"/>
    <w:rsid w:val="00EC2016"/>
    <w:rsid w:val="00EC2365"/>
    <w:rsid w:val="00EC27FE"/>
    <w:rsid w:val="00EC28BA"/>
    <w:rsid w:val="00EC2B2B"/>
    <w:rsid w:val="00EC2D19"/>
    <w:rsid w:val="00EC3279"/>
    <w:rsid w:val="00EC3500"/>
    <w:rsid w:val="00EC3653"/>
    <w:rsid w:val="00EC36B1"/>
    <w:rsid w:val="00EC37C2"/>
    <w:rsid w:val="00EC39C2"/>
    <w:rsid w:val="00EC3B13"/>
    <w:rsid w:val="00EC3BB0"/>
    <w:rsid w:val="00EC3DD7"/>
    <w:rsid w:val="00EC3EEE"/>
    <w:rsid w:val="00EC42AD"/>
    <w:rsid w:val="00EC4309"/>
    <w:rsid w:val="00EC48F1"/>
    <w:rsid w:val="00EC4CB4"/>
    <w:rsid w:val="00EC4D15"/>
    <w:rsid w:val="00EC4D1B"/>
    <w:rsid w:val="00EC4D57"/>
    <w:rsid w:val="00EC4F4E"/>
    <w:rsid w:val="00EC4FDC"/>
    <w:rsid w:val="00EC527F"/>
    <w:rsid w:val="00EC52EE"/>
    <w:rsid w:val="00EC54B6"/>
    <w:rsid w:val="00EC5717"/>
    <w:rsid w:val="00EC5DC1"/>
    <w:rsid w:val="00EC6018"/>
    <w:rsid w:val="00EC610C"/>
    <w:rsid w:val="00EC61B3"/>
    <w:rsid w:val="00EC62E2"/>
    <w:rsid w:val="00EC6412"/>
    <w:rsid w:val="00EC6629"/>
    <w:rsid w:val="00EC6C34"/>
    <w:rsid w:val="00EC6C91"/>
    <w:rsid w:val="00EC6DA1"/>
    <w:rsid w:val="00EC7022"/>
    <w:rsid w:val="00EC70CB"/>
    <w:rsid w:val="00EC72B8"/>
    <w:rsid w:val="00EC7465"/>
    <w:rsid w:val="00EC75E2"/>
    <w:rsid w:val="00EC7676"/>
    <w:rsid w:val="00EC76AE"/>
    <w:rsid w:val="00EC78E6"/>
    <w:rsid w:val="00ED00FF"/>
    <w:rsid w:val="00ED0135"/>
    <w:rsid w:val="00ED0377"/>
    <w:rsid w:val="00ED05BC"/>
    <w:rsid w:val="00ED080B"/>
    <w:rsid w:val="00ED08E1"/>
    <w:rsid w:val="00ED08F6"/>
    <w:rsid w:val="00ED0D4B"/>
    <w:rsid w:val="00ED0F96"/>
    <w:rsid w:val="00ED150A"/>
    <w:rsid w:val="00ED1532"/>
    <w:rsid w:val="00ED187A"/>
    <w:rsid w:val="00ED18C5"/>
    <w:rsid w:val="00ED1AFC"/>
    <w:rsid w:val="00ED1FC6"/>
    <w:rsid w:val="00ED204F"/>
    <w:rsid w:val="00ED21BD"/>
    <w:rsid w:val="00ED2516"/>
    <w:rsid w:val="00ED276E"/>
    <w:rsid w:val="00ED2797"/>
    <w:rsid w:val="00ED27F0"/>
    <w:rsid w:val="00ED2944"/>
    <w:rsid w:val="00ED2AEE"/>
    <w:rsid w:val="00ED2B78"/>
    <w:rsid w:val="00ED2E40"/>
    <w:rsid w:val="00ED2F00"/>
    <w:rsid w:val="00ED3191"/>
    <w:rsid w:val="00ED3210"/>
    <w:rsid w:val="00ED333B"/>
    <w:rsid w:val="00ED3A64"/>
    <w:rsid w:val="00ED3C46"/>
    <w:rsid w:val="00ED3D6B"/>
    <w:rsid w:val="00ED40EC"/>
    <w:rsid w:val="00ED45D4"/>
    <w:rsid w:val="00ED47D5"/>
    <w:rsid w:val="00ED4802"/>
    <w:rsid w:val="00ED4A4F"/>
    <w:rsid w:val="00ED4C72"/>
    <w:rsid w:val="00ED4D5D"/>
    <w:rsid w:val="00ED4F7C"/>
    <w:rsid w:val="00ED51DC"/>
    <w:rsid w:val="00ED5398"/>
    <w:rsid w:val="00ED5823"/>
    <w:rsid w:val="00ED590B"/>
    <w:rsid w:val="00ED5982"/>
    <w:rsid w:val="00ED598B"/>
    <w:rsid w:val="00ED5C7B"/>
    <w:rsid w:val="00ED5C8B"/>
    <w:rsid w:val="00ED5F78"/>
    <w:rsid w:val="00ED60E0"/>
    <w:rsid w:val="00ED6877"/>
    <w:rsid w:val="00ED699A"/>
    <w:rsid w:val="00ED6B72"/>
    <w:rsid w:val="00ED6C01"/>
    <w:rsid w:val="00ED6CBA"/>
    <w:rsid w:val="00ED6D93"/>
    <w:rsid w:val="00ED6F96"/>
    <w:rsid w:val="00ED7032"/>
    <w:rsid w:val="00ED703E"/>
    <w:rsid w:val="00ED733C"/>
    <w:rsid w:val="00ED738D"/>
    <w:rsid w:val="00ED743A"/>
    <w:rsid w:val="00ED76ED"/>
    <w:rsid w:val="00ED77DD"/>
    <w:rsid w:val="00ED7ABA"/>
    <w:rsid w:val="00ED7AE2"/>
    <w:rsid w:val="00ED7D63"/>
    <w:rsid w:val="00ED7EE6"/>
    <w:rsid w:val="00ED7F5D"/>
    <w:rsid w:val="00EE04B4"/>
    <w:rsid w:val="00EE0599"/>
    <w:rsid w:val="00EE06AC"/>
    <w:rsid w:val="00EE07B3"/>
    <w:rsid w:val="00EE0995"/>
    <w:rsid w:val="00EE09AA"/>
    <w:rsid w:val="00EE09B0"/>
    <w:rsid w:val="00EE0EDF"/>
    <w:rsid w:val="00EE1030"/>
    <w:rsid w:val="00EE11BC"/>
    <w:rsid w:val="00EE11F8"/>
    <w:rsid w:val="00EE139F"/>
    <w:rsid w:val="00EE163D"/>
    <w:rsid w:val="00EE178F"/>
    <w:rsid w:val="00EE1C41"/>
    <w:rsid w:val="00EE1C98"/>
    <w:rsid w:val="00EE1D5A"/>
    <w:rsid w:val="00EE23AD"/>
    <w:rsid w:val="00EE2581"/>
    <w:rsid w:val="00EE2837"/>
    <w:rsid w:val="00EE29C6"/>
    <w:rsid w:val="00EE2A8D"/>
    <w:rsid w:val="00EE2B15"/>
    <w:rsid w:val="00EE2F01"/>
    <w:rsid w:val="00EE3846"/>
    <w:rsid w:val="00EE3A35"/>
    <w:rsid w:val="00EE3BAE"/>
    <w:rsid w:val="00EE3F3B"/>
    <w:rsid w:val="00EE3FA4"/>
    <w:rsid w:val="00EE3FD2"/>
    <w:rsid w:val="00EE4344"/>
    <w:rsid w:val="00EE4455"/>
    <w:rsid w:val="00EE474F"/>
    <w:rsid w:val="00EE4B1A"/>
    <w:rsid w:val="00EE4B92"/>
    <w:rsid w:val="00EE500E"/>
    <w:rsid w:val="00EE502A"/>
    <w:rsid w:val="00EE503C"/>
    <w:rsid w:val="00EE503E"/>
    <w:rsid w:val="00EE5365"/>
    <w:rsid w:val="00EE575D"/>
    <w:rsid w:val="00EE59FB"/>
    <w:rsid w:val="00EE5DF8"/>
    <w:rsid w:val="00EE6147"/>
    <w:rsid w:val="00EE621D"/>
    <w:rsid w:val="00EE65C7"/>
    <w:rsid w:val="00EE66DF"/>
    <w:rsid w:val="00EE67B3"/>
    <w:rsid w:val="00EE6A55"/>
    <w:rsid w:val="00EE6E5B"/>
    <w:rsid w:val="00EE7121"/>
    <w:rsid w:val="00EE7334"/>
    <w:rsid w:val="00EE7563"/>
    <w:rsid w:val="00EE7634"/>
    <w:rsid w:val="00EE77C2"/>
    <w:rsid w:val="00EE7843"/>
    <w:rsid w:val="00EE79EC"/>
    <w:rsid w:val="00EE7B10"/>
    <w:rsid w:val="00EE7B9E"/>
    <w:rsid w:val="00EE7BBA"/>
    <w:rsid w:val="00EE7BC9"/>
    <w:rsid w:val="00EF00AE"/>
    <w:rsid w:val="00EF05A7"/>
    <w:rsid w:val="00EF094C"/>
    <w:rsid w:val="00EF0BB7"/>
    <w:rsid w:val="00EF0E49"/>
    <w:rsid w:val="00EF1259"/>
    <w:rsid w:val="00EF14BC"/>
    <w:rsid w:val="00EF1574"/>
    <w:rsid w:val="00EF15CD"/>
    <w:rsid w:val="00EF16ED"/>
    <w:rsid w:val="00EF18EE"/>
    <w:rsid w:val="00EF19C7"/>
    <w:rsid w:val="00EF1AFC"/>
    <w:rsid w:val="00EF1BFB"/>
    <w:rsid w:val="00EF1DA7"/>
    <w:rsid w:val="00EF24F5"/>
    <w:rsid w:val="00EF25E5"/>
    <w:rsid w:val="00EF2946"/>
    <w:rsid w:val="00EF29D0"/>
    <w:rsid w:val="00EF2C52"/>
    <w:rsid w:val="00EF38DD"/>
    <w:rsid w:val="00EF392C"/>
    <w:rsid w:val="00EF3C34"/>
    <w:rsid w:val="00EF3D18"/>
    <w:rsid w:val="00EF403E"/>
    <w:rsid w:val="00EF4465"/>
    <w:rsid w:val="00EF4478"/>
    <w:rsid w:val="00EF45E7"/>
    <w:rsid w:val="00EF4BB2"/>
    <w:rsid w:val="00EF4C9C"/>
    <w:rsid w:val="00EF4F31"/>
    <w:rsid w:val="00EF5442"/>
    <w:rsid w:val="00EF555A"/>
    <w:rsid w:val="00EF566F"/>
    <w:rsid w:val="00EF576B"/>
    <w:rsid w:val="00EF5896"/>
    <w:rsid w:val="00EF5A1F"/>
    <w:rsid w:val="00EF5B60"/>
    <w:rsid w:val="00EF5D1B"/>
    <w:rsid w:val="00EF6014"/>
    <w:rsid w:val="00EF6288"/>
    <w:rsid w:val="00EF6344"/>
    <w:rsid w:val="00EF69F6"/>
    <w:rsid w:val="00EF6A91"/>
    <w:rsid w:val="00EF6DCF"/>
    <w:rsid w:val="00EF6E0A"/>
    <w:rsid w:val="00EF6E7F"/>
    <w:rsid w:val="00EF6F82"/>
    <w:rsid w:val="00EF6FCE"/>
    <w:rsid w:val="00EF70C9"/>
    <w:rsid w:val="00EF74ED"/>
    <w:rsid w:val="00EF758D"/>
    <w:rsid w:val="00EF7840"/>
    <w:rsid w:val="00EF790C"/>
    <w:rsid w:val="00EF7E59"/>
    <w:rsid w:val="00EF7F49"/>
    <w:rsid w:val="00EF7F83"/>
    <w:rsid w:val="00F00279"/>
    <w:rsid w:val="00F00408"/>
    <w:rsid w:val="00F00460"/>
    <w:rsid w:val="00F0059C"/>
    <w:rsid w:val="00F00E50"/>
    <w:rsid w:val="00F00E5B"/>
    <w:rsid w:val="00F00FC7"/>
    <w:rsid w:val="00F01250"/>
    <w:rsid w:val="00F01602"/>
    <w:rsid w:val="00F018E1"/>
    <w:rsid w:val="00F020CF"/>
    <w:rsid w:val="00F022C6"/>
    <w:rsid w:val="00F023FA"/>
    <w:rsid w:val="00F02405"/>
    <w:rsid w:val="00F02548"/>
    <w:rsid w:val="00F02AF3"/>
    <w:rsid w:val="00F02B7D"/>
    <w:rsid w:val="00F02C88"/>
    <w:rsid w:val="00F02DE2"/>
    <w:rsid w:val="00F030E0"/>
    <w:rsid w:val="00F03134"/>
    <w:rsid w:val="00F03193"/>
    <w:rsid w:val="00F032C0"/>
    <w:rsid w:val="00F03333"/>
    <w:rsid w:val="00F033DD"/>
    <w:rsid w:val="00F03407"/>
    <w:rsid w:val="00F0346A"/>
    <w:rsid w:val="00F034C2"/>
    <w:rsid w:val="00F0359A"/>
    <w:rsid w:val="00F03619"/>
    <w:rsid w:val="00F03679"/>
    <w:rsid w:val="00F03A15"/>
    <w:rsid w:val="00F03A44"/>
    <w:rsid w:val="00F03DD3"/>
    <w:rsid w:val="00F03FDC"/>
    <w:rsid w:val="00F04261"/>
    <w:rsid w:val="00F04322"/>
    <w:rsid w:val="00F04B56"/>
    <w:rsid w:val="00F04BFA"/>
    <w:rsid w:val="00F04E6D"/>
    <w:rsid w:val="00F04F76"/>
    <w:rsid w:val="00F054EE"/>
    <w:rsid w:val="00F056DB"/>
    <w:rsid w:val="00F05949"/>
    <w:rsid w:val="00F05B2E"/>
    <w:rsid w:val="00F05B97"/>
    <w:rsid w:val="00F05D27"/>
    <w:rsid w:val="00F062F2"/>
    <w:rsid w:val="00F06838"/>
    <w:rsid w:val="00F0695D"/>
    <w:rsid w:val="00F06CAE"/>
    <w:rsid w:val="00F06D20"/>
    <w:rsid w:val="00F06D61"/>
    <w:rsid w:val="00F0713C"/>
    <w:rsid w:val="00F07240"/>
    <w:rsid w:val="00F07243"/>
    <w:rsid w:val="00F0739F"/>
    <w:rsid w:val="00F0746C"/>
    <w:rsid w:val="00F07641"/>
    <w:rsid w:val="00F07AE5"/>
    <w:rsid w:val="00F1032E"/>
    <w:rsid w:val="00F10356"/>
    <w:rsid w:val="00F1040D"/>
    <w:rsid w:val="00F104AC"/>
    <w:rsid w:val="00F105DF"/>
    <w:rsid w:val="00F10606"/>
    <w:rsid w:val="00F10689"/>
    <w:rsid w:val="00F10AEC"/>
    <w:rsid w:val="00F10AF0"/>
    <w:rsid w:val="00F10B10"/>
    <w:rsid w:val="00F10C8C"/>
    <w:rsid w:val="00F1115E"/>
    <w:rsid w:val="00F11297"/>
    <w:rsid w:val="00F113AE"/>
    <w:rsid w:val="00F11E8F"/>
    <w:rsid w:val="00F11F1B"/>
    <w:rsid w:val="00F124DE"/>
    <w:rsid w:val="00F12C24"/>
    <w:rsid w:val="00F12C5C"/>
    <w:rsid w:val="00F12DF3"/>
    <w:rsid w:val="00F12E2E"/>
    <w:rsid w:val="00F12F30"/>
    <w:rsid w:val="00F12F71"/>
    <w:rsid w:val="00F1305E"/>
    <w:rsid w:val="00F131B4"/>
    <w:rsid w:val="00F131E7"/>
    <w:rsid w:val="00F13390"/>
    <w:rsid w:val="00F135C6"/>
    <w:rsid w:val="00F139AF"/>
    <w:rsid w:val="00F13B03"/>
    <w:rsid w:val="00F13B14"/>
    <w:rsid w:val="00F143E3"/>
    <w:rsid w:val="00F146F8"/>
    <w:rsid w:val="00F148DF"/>
    <w:rsid w:val="00F14B6C"/>
    <w:rsid w:val="00F14EA3"/>
    <w:rsid w:val="00F15113"/>
    <w:rsid w:val="00F15117"/>
    <w:rsid w:val="00F15208"/>
    <w:rsid w:val="00F1559C"/>
    <w:rsid w:val="00F15EDE"/>
    <w:rsid w:val="00F16080"/>
    <w:rsid w:val="00F16109"/>
    <w:rsid w:val="00F167FF"/>
    <w:rsid w:val="00F168D0"/>
    <w:rsid w:val="00F16945"/>
    <w:rsid w:val="00F16980"/>
    <w:rsid w:val="00F16CF9"/>
    <w:rsid w:val="00F16ED7"/>
    <w:rsid w:val="00F16F87"/>
    <w:rsid w:val="00F17122"/>
    <w:rsid w:val="00F172DB"/>
    <w:rsid w:val="00F1734C"/>
    <w:rsid w:val="00F17448"/>
    <w:rsid w:val="00F20427"/>
    <w:rsid w:val="00F20499"/>
    <w:rsid w:val="00F20668"/>
    <w:rsid w:val="00F207BE"/>
    <w:rsid w:val="00F208D3"/>
    <w:rsid w:val="00F20942"/>
    <w:rsid w:val="00F20EBF"/>
    <w:rsid w:val="00F20FDC"/>
    <w:rsid w:val="00F21078"/>
    <w:rsid w:val="00F215FD"/>
    <w:rsid w:val="00F216A2"/>
    <w:rsid w:val="00F21DAC"/>
    <w:rsid w:val="00F21E14"/>
    <w:rsid w:val="00F22396"/>
    <w:rsid w:val="00F2263A"/>
    <w:rsid w:val="00F22687"/>
    <w:rsid w:val="00F226A1"/>
    <w:rsid w:val="00F226CE"/>
    <w:rsid w:val="00F22977"/>
    <w:rsid w:val="00F23161"/>
    <w:rsid w:val="00F232BE"/>
    <w:rsid w:val="00F23367"/>
    <w:rsid w:val="00F239E6"/>
    <w:rsid w:val="00F239FD"/>
    <w:rsid w:val="00F23A0D"/>
    <w:rsid w:val="00F23A5B"/>
    <w:rsid w:val="00F23C40"/>
    <w:rsid w:val="00F23C65"/>
    <w:rsid w:val="00F23D64"/>
    <w:rsid w:val="00F23E07"/>
    <w:rsid w:val="00F23EB5"/>
    <w:rsid w:val="00F2443C"/>
    <w:rsid w:val="00F246BD"/>
    <w:rsid w:val="00F2470B"/>
    <w:rsid w:val="00F2490E"/>
    <w:rsid w:val="00F24985"/>
    <w:rsid w:val="00F24A37"/>
    <w:rsid w:val="00F24F0D"/>
    <w:rsid w:val="00F2522A"/>
    <w:rsid w:val="00F2530B"/>
    <w:rsid w:val="00F25804"/>
    <w:rsid w:val="00F258C0"/>
    <w:rsid w:val="00F25B52"/>
    <w:rsid w:val="00F25EAB"/>
    <w:rsid w:val="00F25EB0"/>
    <w:rsid w:val="00F261E7"/>
    <w:rsid w:val="00F2635D"/>
    <w:rsid w:val="00F2667B"/>
    <w:rsid w:val="00F26810"/>
    <w:rsid w:val="00F26918"/>
    <w:rsid w:val="00F26B8E"/>
    <w:rsid w:val="00F26CE5"/>
    <w:rsid w:val="00F26DD7"/>
    <w:rsid w:val="00F271FD"/>
    <w:rsid w:val="00F27446"/>
    <w:rsid w:val="00F27672"/>
    <w:rsid w:val="00F27717"/>
    <w:rsid w:val="00F278B3"/>
    <w:rsid w:val="00F278CA"/>
    <w:rsid w:val="00F27CF4"/>
    <w:rsid w:val="00F30264"/>
    <w:rsid w:val="00F30272"/>
    <w:rsid w:val="00F30359"/>
    <w:rsid w:val="00F305F4"/>
    <w:rsid w:val="00F3075A"/>
    <w:rsid w:val="00F30894"/>
    <w:rsid w:val="00F30A08"/>
    <w:rsid w:val="00F30A76"/>
    <w:rsid w:val="00F30C40"/>
    <w:rsid w:val="00F3105A"/>
    <w:rsid w:val="00F3115C"/>
    <w:rsid w:val="00F31161"/>
    <w:rsid w:val="00F3156C"/>
    <w:rsid w:val="00F318AE"/>
    <w:rsid w:val="00F31E6B"/>
    <w:rsid w:val="00F31F3F"/>
    <w:rsid w:val="00F31FD2"/>
    <w:rsid w:val="00F320D7"/>
    <w:rsid w:val="00F3217F"/>
    <w:rsid w:val="00F323BF"/>
    <w:rsid w:val="00F3263C"/>
    <w:rsid w:val="00F3297F"/>
    <w:rsid w:val="00F32AFE"/>
    <w:rsid w:val="00F32B28"/>
    <w:rsid w:val="00F32E1E"/>
    <w:rsid w:val="00F33052"/>
    <w:rsid w:val="00F33580"/>
    <w:rsid w:val="00F3371A"/>
    <w:rsid w:val="00F33819"/>
    <w:rsid w:val="00F339F3"/>
    <w:rsid w:val="00F33DDC"/>
    <w:rsid w:val="00F34001"/>
    <w:rsid w:val="00F34173"/>
    <w:rsid w:val="00F34342"/>
    <w:rsid w:val="00F348B1"/>
    <w:rsid w:val="00F34EBE"/>
    <w:rsid w:val="00F34F00"/>
    <w:rsid w:val="00F35B2A"/>
    <w:rsid w:val="00F35B38"/>
    <w:rsid w:val="00F35B39"/>
    <w:rsid w:val="00F35C17"/>
    <w:rsid w:val="00F35EF4"/>
    <w:rsid w:val="00F36099"/>
    <w:rsid w:val="00F3636C"/>
    <w:rsid w:val="00F36738"/>
    <w:rsid w:val="00F371E2"/>
    <w:rsid w:val="00F376BB"/>
    <w:rsid w:val="00F37734"/>
    <w:rsid w:val="00F37CC9"/>
    <w:rsid w:val="00F37DDC"/>
    <w:rsid w:val="00F40040"/>
    <w:rsid w:val="00F40105"/>
    <w:rsid w:val="00F40202"/>
    <w:rsid w:val="00F40314"/>
    <w:rsid w:val="00F40920"/>
    <w:rsid w:val="00F40988"/>
    <w:rsid w:val="00F40A7B"/>
    <w:rsid w:val="00F4100B"/>
    <w:rsid w:val="00F41094"/>
    <w:rsid w:val="00F41114"/>
    <w:rsid w:val="00F4157B"/>
    <w:rsid w:val="00F415A4"/>
    <w:rsid w:val="00F417D8"/>
    <w:rsid w:val="00F418BC"/>
    <w:rsid w:val="00F419A6"/>
    <w:rsid w:val="00F41C38"/>
    <w:rsid w:val="00F41EDE"/>
    <w:rsid w:val="00F420AE"/>
    <w:rsid w:val="00F42819"/>
    <w:rsid w:val="00F42956"/>
    <w:rsid w:val="00F42C03"/>
    <w:rsid w:val="00F42E26"/>
    <w:rsid w:val="00F42EA4"/>
    <w:rsid w:val="00F4353B"/>
    <w:rsid w:val="00F43567"/>
    <w:rsid w:val="00F43D62"/>
    <w:rsid w:val="00F43E64"/>
    <w:rsid w:val="00F43E79"/>
    <w:rsid w:val="00F43F5E"/>
    <w:rsid w:val="00F4404E"/>
    <w:rsid w:val="00F4465F"/>
    <w:rsid w:val="00F4467D"/>
    <w:rsid w:val="00F446C7"/>
    <w:rsid w:val="00F44AE6"/>
    <w:rsid w:val="00F44D0D"/>
    <w:rsid w:val="00F44D99"/>
    <w:rsid w:val="00F44FAF"/>
    <w:rsid w:val="00F451E5"/>
    <w:rsid w:val="00F4527A"/>
    <w:rsid w:val="00F45B76"/>
    <w:rsid w:val="00F45D5C"/>
    <w:rsid w:val="00F45DA3"/>
    <w:rsid w:val="00F45EB1"/>
    <w:rsid w:val="00F45ED9"/>
    <w:rsid w:val="00F460C1"/>
    <w:rsid w:val="00F46306"/>
    <w:rsid w:val="00F4644E"/>
    <w:rsid w:val="00F464F3"/>
    <w:rsid w:val="00F466D5"/>
    <w:rsid w:val="00F4679C"/>
    <w:rsid w:val="00F469AE"/>
    <w:rsid w:val="00F46A51"/>
    <w:rsid w:val="00F46AB6"/>
    <w:rsid w:val="00F46BE2"/>
    <w:rsid w:val="00F46C09"/>
    <w:rsid w:val="00F46C20"/>
    <w:rsid w:val="00F46E73"/>
    <w:rsid w:val="00F46F9C"/>
    <w:rsid w:val="00F47399"/>
    <w:rsid w:val="00F47DD6"/>
    <w:rsid w:val="00F50149"/>
    <w:rsid w:val="00F50348"/>
    <w:rsid w:val="00F508C1"/>
    <w:rsid w:val="00F50A6A"/>
    <w:rsid w:val="00F50F41"/>
    <w:rsid w:val="00F50F5F"/>
    <w:rsid w:val="00F50FBE"/>
    <w:rsid w:val="00F51250"/>
    <w:rsid w:val="00F51730"/>
    <w:rsid w:val="00F51807"/>
    <w:rsid w:val="00F51979"/>
    <w:rsid w:val="00F5198F"/>
    <w:rsid w:val="00F519A0"/>
    <w:rsid w:val="00F51A42"/>
    <w:rsid w:val="00F51A57"/>
    <w:rsid w:val="00F51A79"/>
    <w:rsid w:val="00F51EEF"/>
    <w:rsid w:val="00F520BB"/>
    <w:rsid w:val="00F521E6"/>
    <w:rsid w:val="00F52334"/>
    <w:rsid w:val="00F52407"/>
    <w:rsid w:val="00F5248E"/>
    <w:rsid w:val="00F527B5"/>
    <w:rsid w:val="00F52BF3"/>
    <w:rsid w:val="00F52C81"/>
    <w:rsid w:val="00F52D30"/>
    <w:rsid w:val="00F52D6D"/>
    <w:rsid w:val="00F53089"/>
    <w:rsid w:val="00F530EF"/>
    <w:rsid w:val="00F533F0"/>
    <w:rsid w:val="00F534B5"/>
    <w:rsid w:val="00F539D5"/>
    <w:rsid w:val="00F539F1"/>
    <w:rsid w:val="00F53AB3"/>
    <w:rsid w:val="00F53CC2"/>
    <w:rsid w:val="00F54074"/>
    <w:rsid w:val="00F542A4"/>
    <w:rsid w:val="00F54336"/>
    <w:rsid w:val="00F54374"/>
    <w:rsid w:val="00F5442C"/>
    <w:rsid w:val="00F549CF"/>
    <w:rsid w:val="00F549D7"/>
    <w:rsid w:val="00F54B4E"/>
    <w:rsid w:val="00F553C0"/>
    <w:rsid w:val="00F55429"/>
    <w:rsid w:val="00F55A09"/>
    <w:rsid w:val="00F55B51"/>
    <w:rsid w:val="00F55C8D"/>
    <w:rsid w:val="00F55CFB"/>
    <w:rsid w:val="00F55F21"/>
    <w:rsid w:val="00F55FB5"/>
    <w:rsid w:val="00F5636C"/>
    <w:rsid w:val="00F5637C"/>
    <w:rsid w:val="00F565B3"/>
    <w:rsid w:val="00F565EB"/>
    <w:rsid w:val="00F56619"/>
    <w:rsid w:val="00F566EA"/>
    <w:rsid w:val="00F5696F"/>
    <w:rsid w:val="00F56C96"/>
    <w:rsid w:val="00F56DBC"/>
    <w:rsid w:val="00F56E40"/>
    <w:rsid w:val="00F56F25"/>
    <w:rsid w:val="00F57055"/>
    <w:rsid w:val="00F57067"/>
    <w:rsid w:val="00F572C3"/>
    <w:rsid w:val="00F575C1"/>
    <w:rsid w:val="00F57739"/>
    <w:rsid w:val="00F5777C"/>
    <w:rsid w:val="00F577F0"/>
    <w:rsid w:val="00F57BCD"/>
    <w:rsid w:val="00F57E3E"/>
    <w:rsid w:val="00F57E7F"/>
    <w:rsid w:val="00F57EAF"/>
    <w:rsid w:val="00F603CA"/>
    <w:rsid w:val="00F604E3"/>
    <w:rsid w:val="00F606B4"/>
    <w:rsid w:val="00F6077F"/>
    <w:rsid w:val="00F60792"/>
    <w:rsid w:val="00F607F6"/>
    <w:rsid w:val="00F60839"/>
    <w:rsid w:val="00F60D50"/>
    <w:rsid w:val="00F60E9E"/>
    <w:rsid w:val="00F61189"/>
    <w:rsid w:val="00F61AFD"/>
    <w:rsid w:val="00F61F0B"/>
    <w:rsid w:val="00F62027"/>
    <w:rsid w:val="00F623CF"/>
    <w:rsid w:val="00F623F8"/>
    <w:rsid w:val="00F624E2"/>
    <w:rsid w:val="00F625BC"/>
    <w:rsid w:val="00F627A0"/>
    <w:rsid w:val="00F627A4"/>
    <w:rsid w:val="00F628AE"/>
    <w:rsid w:val="00F62B14"/>
    <w:rsid w:val="00F6311A"/>
    <w:rsid w:val="00F633E0"/>
    <w:rsid w:val="00F63411"/>
    <w:rsid w:val="00F63524"/>
    <w:rsid w:val="00F63547"/>
    <w:rsid w:val="00F63913"/>
    <w:rsid w:val="00F63D12"/>
    <w:rsid w:val="00F63F1D"/>
    <w:rsid w:val="00F6403E"/>
    <w:rsid w:val="00F641E7"/>
    <w:rsid w:val="00F6428E"/>
    <w:rsid w:val="00F643DE"/>
    <w:rsid w:val="00F64495"/>
    <w:rsid w:val="00F64549"/>
    <w:rsid w:val="00F645E4"/>
    <w:rsid w:val="00F64722"/>
    <w:rsid w:val="00F64881"/>
    <w:rsid w:val="00F649C6"/>
    <w:rsid w:val="00F64B3D"/>
    <w:rsid w:val="00F64E7D"/>
    <w:rsid w:val="00F65035"/>
    <w:rsid w:val="00F652CB"/>
    <w:rsid w:val="00F653F3"/>
    <w:rsid w:val="00F654B6"/>
    <w:rsid w:val="00F654E4"/>
    <w:rsid w:val="00F655A6"/>
    <w:rsid w:val="00F6570D"/>
    <w:rsid w:val="00F65887"/>
    <w:rsid w:val="00F65BB7"/>
    <w:rsid w:val="00F65CCC"/>
    <w:rsid w:val="00F65E3D"/>
    <w:rsid w:val="00F662E6"/>
    <w:rsid w:val="00F6630B"/>
    <w:rsid w:val="00F663BB"/>
    <w:rsid w:val="00F66520"/>
    <w:rsid w:val="00F667CC"/>
    <w:rsid w:val="00F66A59"/>
    <w:rsid w:val="00F66E9D"/>
    <w:rsid w:val="00F671F8"/>
    <w:rsid w:val="00F6734F"/>
    <w:rsid w:val="00F677A9"/>
    <w:rsid w:val="00F6783D"/>
    <w:rsid w:val="00F67A08"/>
    <w:rsid w:val="00F67B2A"/>
    <w:rsid w:val="00F67D8D"/>
    <w:rsid w:val="00F7010D"/>
    <w:rsid w:val="00F70169"/>
    <w:rsid w:val="00F70AF1"/>
    <w:rsid w:val="00F70C70"/>
    <w:rsid w:val="00F70CA8"/>
    <w:rsid w:val="00F70E1B"/>
    <w:rsid w:val="00F7102E"/>
    <w:rsid w:val="00F71112"/>
    <w:rsid w:val="00F7123D"/>
    <w:rsid w:val="00F71290"/>
    <w:rsid w:val="00F7148F"/>
    <w:rsid w:val="00F71606"/>
    <w:rsid w:val="00F71698"/>
    <w:rsid w:val="00F71835"/>
    <w:rsid w:val="00F71A47"/>
    <w:rsid w:val="00F71AEC"/>
    <w:rsid w:val="00F71B30"/>
    <w:rsid w:val="00F722F6"/>
    <w:rsid w:val="00F72525"/>
    <w:rsid w:val="00F725DD"/>
    <w:rsid w:val="00F725EB"/>
    <w:rsid w:val="00F7280B"/>
    <w:rsid w:val="00F729E4"/>
    <w:rsid w:val="00F72CE1"/>
    <w:rsid w:val="00F72DB0"/>
    <w:rsid w:val="00F72E2B"/>
    <w:rsid w:val="00F7311A"/>
    <w:rsid w:val="00F731A6"/>
    <w:rsid w:val="00F73251"/>
    <w:rsid w:val="00F733D1"/>
    <w:rsid w:val="00F733E7"/>
    <w:rsid w:val="00F7349C"/>
    <w:rsid w:val="00F73763"/>
    <w:rsid w:val="00F737C1"/>
    <w:rsid w:val="00F73903"/>
    <w:rsid w:val="00F73948"/>
    <w:rsid w:val="00F73BFB"/>
    <w:rsid w:val="00F73C64"/>
    <w:rsid w:val="00F73DDF"/>
    <w:rsid w:val="00F74136"/>
    <w:rsid w:val="00F74360"/>
    <w:rsid w:val="00F746F1"/>
    <w:rsid w:val="00F747AE"/>
    <w:rsid w:val="00F74A33"/>
    <w:rsid w:val="00F74D8B"/>
    <w:rsid w:val="00F74F55"/>
    <w:rsid w:val="00F75306"/>
    <w:rsid w:val="00F756A5"/>
    <w:rsid w:val="00F758F4"/>
    <w:rsid w:val="00F758F7"/>
    <w:rsid w:val="00F75BCC"/>
    <w:rsid w:val="00F75E61"/>
    <w:rsid w:val="00F7601F"/>
    <w:rsid w:val="00F761C1"/>
    <w:rsid w:val="00F761C4"/>
    <w:rsid w:val="00F76686"/>
    <w:rsid w:val="00F76975"/>
    <w:rsid w:val="00F769F3"/>
    <w:rsid w:val="00F76C68"/>
    <w:rsid w:val="00F76CEF"/>
    <w:rsid w:val="00F77394"/>
    <w:rsid w:val="00F773D3"/>
    <w:rsid w:val="00F77416"/>
    <w:rsid w:val="00F77BA3"/>
    <w:rsid w:val="00F77D98"/>
    <w:rsid w:val="00F77E46"/>
    <w:rsid w:val="00F801B2"/>
    <w:rsid w:val="00F802F1"/>
    <w:rsid w:val="00F81126"/>
    <w:rsid w:val="00F8120B"/>
    <w:rsid w:val="00F81586"/>
    <w:rsid w:val="00F815E4"/>
    <w:rsid w:val="00F8180A"/>
    <w:rsid w:val="00F819BB"/>
    <w:rsid w:val="00F81B57"/>
    <w:rsid w:val="00F81C1F"/>
    <w:rsid w:val="00F81CBE"/>
    <w:rsid w:val="00F81FE9"/>
    <w:rsid w:val="00F8246E"/>
    <w:rsid w:val="00F826A1"/>
    <w:rsid w:val="00F826AF"/>
    <w:rsid w:val="00F82744"/>
    <w:rsid w:val="00F8278C"/>
    <w:rsid w:val="00F828F4"/>
    <w:rsid w:val="00F829E2"/>
    <w:rsid w:val="00F82C5D"/>
    <w:rsid w:val="00F82C90"/>
    <w:rsid w:val="00F82CF0"/>
    <w:rsid w:val="00F82D49"/>
    <w:rsid w:val="00F82E17"/>
    <w:rsid w:val="00F83281"/>
    <w:rsid w:val="00F83677"/>
    <w:rsid w:val="00F837A7"/>
    <w:rsid w:val="00F83A04"/>
    <w:rsid w:val="00F83C03"/>
    <w:rsid w:val="00F83D0E"/>
    <w:rsid w:val="00F83E01"/>
    <w:rsid w:val="00F83E84"/>
    <w:rsid w:val="00F84016"/>
    <w:rsid w:val="00F8427E"/>
    <w:rsid w:val="00F84379"/>
    <w:rsid w:val="00F84494"/>
    <w:rsid w:val="00F84498"/>
    <w:rsid w:val="00F8449E"/>
    <w:rsid w:val="00F847E5"/>
    <w:rsid w:val="00F8480C"/>
    <w:rsid w:val="00F848B0"/>
    <w:rsid w:val="00F8496E"/>
    <w:rsid w:val="00F84C58"/>
    <w:rsid w:val="00F84E29"/>
    <w:rsid w:val="00F853F6"/>
    <w:rsid w:val="00F858A9"/>
    <w:rsid w:val="00F85E2E"/>
    <w:rsid w:val="00F85E74"/>
    <w:rsid w:val="00F85E87"/>
    <w:rsid w:val="00F8602B"/>
    <w:rsid w:val="00F86538"/>
    <w:rsid w:val="00F865E9"/>
    <w:rsid w:val="00F869EE"/>
    <w:rsid w:val="00F86A9E"/>
    <w:rsid w:val="00F86B3B"/>
    <w:rsid w:val="00F86F17"/>
    <w:rsid w:val="00F86F77"/>
    <w:rsid w:val="00F8715B"/>
    <w:rsid w:val="00F8737E"/>
    <w:rsid w:val="00F8742B"/>
    <w:rsid w:val="00F877F8"/>
    <w:rsid w:val="00F879A0"/>
    <w:rsid w:val="00F87B40"/>
    <w:rsid w:val="00F87B69"/>
    <w:rsid w:val="00F87BB8"/>
    <w:rsid w:val="00F87BDA"/>
    <w:rsid w:val="00F87EC1"/>
    <w:rsid w:val="00F9013C"/>
    <w:rsid w:val="00F90143"/>
    <w:rsid w:val="00F9023C"/>
    <w:rsid w:val="00F90598"/>
    <w:rsid w:val="00F906D0"/>
    <w:rsid w:val="00F906F8"/>
    <w:rsid w:val="00F9085B"/>
    <w:rsid w:val="00F90C5A"/>
    <w:rsid w:val="00F90E09"/>
    <w:rsid w:val="00F911FF"/>
    <w:rsid w:val="00F91380"/>
    <w:rsid w:val="00F9147D"/>
    <w:rsid w:val="00F91605"/>
    <w:rsid w:val="00F917D8"/>
    <w:rsid w:val="00F91809"/>
    <w:rsid w:val="00F918CA"/>
    <w:rsid w:val="00F91B61"/>
    <w:rsid w:val="00F91D83"/>
    <w:rsid w:val="00F92017"/>
    <w:rsid w:val="00F9244D"/>
    <w:rsid w:val="00F927B4"/>
    <w:rsid w:val="00F92933"/>
    <w:rsid w:val="00F92ABF"/>
    <w:rsid w:val="00F92B5A"/>
    <w:rsid w:val="00F92F62"/>
    <w:rsid w:val="00F935FF"/>
    <w:rsid w:val="00F93642"/>
    <w:rsid w:val="00F937AD"/>
    <w:rsid w:val="00F93B1B"/>
    <w:rsid w:val="00F93B5C"/>
    <w:rsid w:val="00F93BBA"/>
    <w:rsid w:val="00F93D6F"/>
    <w:rsid w:val="00F93EAD"/>
    <w:rsid w:val="00F93F9C"/>
    <w:rsid w:val="00F9407E"/>
    <w:rsid w:val="00F94360"/>
    <w:rsid w:val="00F945A0"/>
    <w:rsid w:val="00F946AA"/>
    <w:rsid w:val="00F94727"/>
    <w:rsid w:val="00F94808"/>
    <w:rsid w:val="00F94879"/>
    <w:rsid w:val="00F94BA0"/>
    <w:rsid w:val="00F94BF0"/>
    <w:rsid w:val="00F94FBE"/>
    <w:rsid w:val="00F951BC"/>
    <w:rsid w:val="00F9542D"/>
    <w:rsid w:val="00F95602"/>
    <w:rsid w:val="00F9578E"/>
    <w:rsid w:val="00F95974"/>
    <w:rsid w:val="00F95D47"/>
    <w:rsid w:val="00F95E42"/>
    <w:rsid w:val="00F96147"/>
    <w:rsid w:val="00F964D2"/>
    <w:rsid w:val="00F9660C"/>
    <w:rsid w:val="00F9661A"/>
    <w:rsid w:val="00F968B8"/>
    <w:rsid w:val="00F968CD"/>
    <w:rsid w:val="00F96D0A"/>
    <w:rsid w:val="00F96DBD"/>
    <w:rsid w:val="00F96EC9"/>
    <w:rsid w:val="00F9733E"/>
    <w:rsid w:val="00F97433"/>
    <w:rsid w:val="00F976C2"/>
    <w:rsid w:val="00F978D3"/>
    <w:rsid w:val="00F97CDA"/>
    <w:rsid w:val="00F97DE8"/>
    <w:rsid w:val="00FA025D"/>
    <w:rsid w:val="00FA02E0"/>
    <w:rsid w:val="00FA034A"/>
    <w:rsid w:val="00FA0486"/>
    <w:rsid w:val="00FA0541"/>
    <w:rsid w:val="00FA0977"/>
    <w:rsid w:val="00FA0AC3"/>
    <w:rsid w:val="00FA0D42"/>
    <w:rsid w:val="00FA0E74"/>
    <w:rsid w:val="00FA0F3D"/>
    <w:rsid w:val="00FA1172"/>
    <w:rsid w:val="00FA1419"/>
    <w:rsid w:val="00FA149C"/>
    <w:rsid w:val="00FA1948"/>
    <w:rsid w:val="00FA1B7D"/>
    <w:rsid w:val="00FA1BF5"/>
    <w:rsid w:val="00FA1C43"/>
    <w:rsid w:val="00FA1ED9"/>
    <w:rsid w:val="00FA1F70"/>
    <w:rsid w:val="00FA2131"/>
    <w:rsid w:val="00FA233C"/>
    <w:rsid w:val="00FA2440"/>
    <w:rsid w:val="00FA2535"/>
    <w:rsid w:val="00FA2674"/>
    <w:rsid w:val="00FA27D7"/>
    <w:rsid w:val="00FA2952"/>
    <w:rsid w:val="00FA29E3"/>
    <w:rsid w:val="00FA29EE"/>
    <w:rsid w:val="00FA2A35"/>
    <w:rsid w:val="00FA30CD"/>
    <w:rsid w:val="00FA342D"/>
    <w:rsid w:val="00FA34E4"/>
    <w:rsid w:val="00FA360D"/>
    <w:rsid w:val="00FA367E"/>
    <w:rsid w:val="00FA370E"/>
    <w:rsid w:val="00FA39BE"/>
    <w:rsid w:val="00FA3A80"/>
    <w:rsid w:val="00FA3D02"/>
    <w:rsid w:val="00FA3EDD"/>
    <w:rsid w:val="00FA4041"/>
    <w:rsid w:val="00FA4747"/>
    <w:rsid w:val="00FA4979"/>
    <w:rsid w:val="00FA4EB8"/>
    <w:rsid w:val="00FA56F3"/>
    <w:rsid w:val="00FA573E"/>
    <w:rsid w:val="00FA5962"/>
    <w:rsid w:val="00FA5BDF"/>
    <w:rsid w:val="00FA5C92"/>
    <w:rsid w:val="00FA5CED"/>
    <w:rsid w:val="00FA5E04"/>
    <w:rsid w:val="00FA5EB4"/>
    <w:rsid w:val="00FA604E"/>
    <w:rsid w:val="00FA6251"/>
    <w:rsid w:val="00FA6630"/>
    <w:rsid w:val="00FA6740"/>
    <w:rsid w:val="00FA6B90"/>
    <w:rsid w:val="00FA6BF7"/>
    <w:rsid w:val="00FA6DDC"/>
    <w:rsid w:val="00FA6E46"/>
    <w:rsid w:val="00FA6F2B"/>
    <w:rsid w:val="00FA7810"/>
    <w:rsid w:val="00FA7857"/>
    <w:rsid w:val="00FA7B36"/>
    <w:rsid w:val="00FA7DCC"/>
    <w:rsid w:val="00FB02A5"/>
    <w:rsid w:val="00FB02E9"/>
    <w:rsid w:val="00FB0659"/>
    <w:rsid w:val="00FB0666"/>
    <w:rsid w:val="00FB06E9"/>
    <w:rsid w:val="00FB09DB"/>
    <w:rsid w:val="00FB09FF"/>
    <w:rsid w:val="00FB0B9D"/>
    <w:rsid w:val="00FB0BC2"/>
    <w:rsid w:val="00FB0BDD"/>
    <w:rsid w:val="00FB0C56"/>
    <w:rsid w:val="00FB0DA2"/>
    <w:rsid w:val="00FB10AA"/>
    <w:rsid w:val="00FB135B"/>
    <w:rsid w:val="00FB13D7"/>
    <w:rsid w:val="00FB1753"/>
    <w:rsid w:val="00FB18BC"/>
    <w:rsid w:val="00FB1A16"/>
    <w:rsid w:val="00FB1A44"/>
    <w:rsid w:val="00FB1C63"/>
    <w:rsid w:val="00FB21AE"/>
    <w:rsid w:val="00FB2576"/>
    <w:rsid w:val="00FB2694"/>
    <w:rsid w:val="00FB27B4"/>
    <w:rsid w:val="00FB28D0"/>
    <w:rsid w:val="00FB2A13"/>
    <w:rsid w:val="00FB2A24"/>
    <w:rsid w:val="00FB2C56"/>
    <w:rsid w:val="00FB2D54"/>
    <w:rsid w:val="00FB2D6B"/>
    <w:rsid w:val="00FB2DF8"/>
    <w:rsid w:val="00FB2F03"/>
    <w:rsid w:val="00FB3064"/>
    <w:rsid w:val="00FB3195"/>
    <w:rsid w:val="00FB3219"/>
    <w:rsid w:val="00FB3C8A"/>
    <w:rsid w:val="00FB3ED0"/>
    <w:rsid w:val="00FB3F1B"/>
    <w:rsid w:val="00FB44F9"/>
    <w:rsid w:val="00FB475E"/>
    <w:rsid w:val="00FB4824"/>
    <w:rsid w:val="00FB4A28"/>
    <w:rsid w:val="00FB4D65"/>
    <w:rsid w:val="00FB4F0F"/>
    <w:rsid w:val="00FB506C"/>
    <w:rsid w:val="00FB511F"/>
    <w:rsid w:val="00FB53FA"/>
    <w:rsid w:val="00FB54FF"/>
    <w:rsid w:val="00FB55D1"/>
    <w:rsid w:val="00FB56E6"/>
    <w:rsid w:val="00FB5A69"/>
    <w:rsid w:val="00FB5B8D"/>
    <w:rsid w:val="00FB605E"/>
    <w:rsid w:val="00FB6119"/>
    <w:rsid w:val="00FB612F"/>
    <w:rsid w:val="00FB6151"/>
    <w:rsid w:val="00FB6343"/>
    <w:rsid w:val="00FB67B2"/>
    <w:rsid w:val="00FB6828"/>
    <w:rsid w:val="00FB6DBC"/>
    <w:rsid w:val="00FB7393"/>
    <w:rsid w:val="00FB75AD"/>
    <w:rsid w:val="00FB7789"/>
    <w:rsid w:val="00FB789E"/>
    <w:rsid w:val="00FB7934"/>
    <w:rsid w:val="00FB79F4"/>
    <w:rsid w:val="00FB7B46"/>
    <w:rsid w:val="00FB7DE1"/>
    <w:rsid w:val="00FB7F88"/>
    <w:rsid w:val="00FC0143"/>
    <w:rsid w:val="00FC0145"/>
    <w:rsid w:val="00FC0164"/>
    <w:rsid w:val="00FC03A7"/>
    <w:rsid w:val="00FC03B6"/>
    <w:rsid w:val="00FC03DE"/>
    <w:rsid w:val="00FC07B8"/>
    <w:rsid w:val="00FC0873"/>
    <w:rsid w:val="00FC0894"/>
    <w:rsid w:val="00FC08EB"/>
    <w:rsid w:val="00FC0B84"/>
    <w:rsid w:val="00FC116D"/>
    <w:rsid w:val="00FC16EA"/>
    <w:rsid w:val="00FC1A49"/>
    <w:rsid w:val="00FC1C9E"/>
    <w:rsid w:val="00FC1E6C"/>
    <w:rsid w:val="00FC20B9"/>
    <w:rsid w:val="00FC2165"/>
    <w:rsid w:val="00FC235C"/>
    <w:rsid w:val="00FC24E7"/>
    <w:rsid w:val="00FC2849"/>
    <w:rsid w:val="00FC2D3A"/>
    <w:rsid w:val="00FC2E90"/>
    <w:rsid w:val="00FC36F3"/>
    <w:rsid w:val="00FC38DD"/>
    <w:rsid w:val="00FC38E0"/>
    <w:rsid w:val="00FC3A68"/>
    <w:rsid w:val="00FC3A8B"/>
    <w:rsid w:val="00FC3A9D"/>
    <w:rsid w:val="00FC3B06"/>
    <w:rsid w:val="00FC3B98"/>
    <w:rsid w:val="00FC3E50"/>
    <w:rsid w:val="00FC4074"/>
    <w:rsid w:val="00FC46AB"/>
    <w:rsid w:val="00FC46FA"/>
    <w:rsid w:val="00FC4865"/>
    <w:rsid w:val="00FC4936"/>
    <w:rsid w:val="00FC4A62"/>
    <w:rsid w:val="00FC4D10"/>
    <w:rsid w:val="00FC595A"/>
    <w:rsid w:val="00FC596C"/>
    <w:rsid w:val="00FC663E"/>
    <w:rsid w:val="00FC66C7"/>
    <w:rsid w:val="00FC6BB5"/>
    <w:rsid w:val="00FC7327"/>
    <w:rsid w:val="00FC79BB"/>
    <w:rsid w:val="00FC7CEB"/>
    <w:rsid w:val="00FC7FD7"/>
    <w:rsid w:val="00FD0915"/>
    <w:rsid w:val="00FD0951"/>
    <w:rsid w:val="00FD0B1C"/>
    <w:rsid w:val="00FD0B26"/>
    <w:rsid w:val="00FD0B40"/>
    <w:rsid w:val="00FD0C46"/>
    <w:rsid w:val="00FD1327"/>
    <w:rsid w:val="00FD13B2"/>
    <w:rsid w:val="00FD1427"/>
    <w:rsid w:val="00FD1BD0"/>
    <w:rsid w:val="00FD1C6E"/>
    <w:rsid w:val="00FD1D50"/>
    <w:rsid w:val="00FD1F72"/>
    <w:rsid w:val="00FD2436"/>
    <w:rsid w:val="00FD281E"/>
    <w:rsid w:val="00FD2997"/>
    <w:rsid w:val="00FD2C1A"/>
    <w:rsid w:val="00FD2D35"/>
    <w:rsid w:val="00FD3340"/>
    <w:rsid w:val="00FD336C"/>
    <w:rsid w:val="00FD34D5"/>
    <w:rsid w:val="00FD3B72"/>
    <w:rsid w:val="00FD3D24"/>
    <w:rsid w:val="00FD3FA1"/>
    <w:rsid w:val="00FD3FD1"/>
    <w:rsid w:val="00FD42C3"/>
    <w:rsid w:val="00FD42F3"/>
    <w:rsid w:val="00FD4310"/>
    <w:rsid w:val="00FD4531"/>
    <w:rsid w:val="00FD4559"/>
    <w:rsid w:val="00FD46CA"/>
    <w:rsid w:val="00FD4B1C"/>
    <w:rsid w:val="00FD4CB0"/>
    <w:rsid w:val="00FD4E58"/>
    <w:rsid w:val="00FD4EFD"/>
    <w:rsid w:val="00FD4F12"/>
    <w:rsid w:val="00FD512C"/>
    <w:rsid w:val="00FD51C8"/>
    <w:rsid w:val="00FD5239"/>
    <w:rsid w:val="00FD57A8"/>
    <w:rsid w:val="00FD5861"/>
    <w:rsid w:val="00FD5A3A"/>
    <w:rsid w:val="00FD5B21"/>
    <w:rsid w:val="00FD5F84"/>
    <w:rsid w:val="00FD6028"/>
    <w:rsid w:val="00FD6A5B"/>
    <w:rsid w:val="00FD6B3E"/>
    <w:rsid w:val="00FD6C6B"/>
    <w:rsid w:val="00FD6C95"/>
    <w:rsid w:val="00FD6EB5"/>
    <w:rsid w:val="00FD76C7"/>
    <w:rsid w:val="00FD7711"/>
    <w:rsid w:val="00FD79AD"/>
    <w:rsid w:val="00FD7C40"/>
    <w:rsid w:val="00FD7D0A"/>
    <w:rsid w:val="00FD7D3E"/>
    <w:rsid w:val="00FE0285"/>
    <w:rsid w:val="00FE02FB"/>
    <w:rsid w:val="00FE05EE"/>
    <w:rsid w:val="00FE0AA7"/>
    <w:rsid w:val="00FE0BF0"/>
    <w:rsid w:val="00FE0C31"/>
    <w:rsid w:val="00FE0CDC"/>
    <w:rsid w:val="00FE0E39"/>
    <w:rsid w:val="00FE0F54"/>
    <w:rsid w:val="00FE10C8"/>
    <w:rsid w:val="00FE1621"/>
    <w:rsid w:val="00FE1916"/>
    <w:rsid w:val="00FE1A6F"/>
    <w:rsid w:val="00FE1F37"/>
    <w:rsid w:val="00FE20AF"/>
    <w:rsid w:val="00FE2136"/>
    <w:rsid w:val="00FE2761"/>
    <w:rsid w:val="00FE2B08"/>
    <w:rsid w:val="00FE2C5D"/>
    <w:rsid w:val="00FE3193"/>
    <w:rsid w:val="00FE338F"/>
    <w:rsid w:val="00FE3477"/>
    <w:rsid w:val="00FE3498"/>
    <w:rsid w:val="00FE3510"/>
    <w:rsid w:val="00FE3612"/>
    <w:rsid w:val="00FE3683"/>
    <w:rsid w:val="00FE37B4"/>
    <w:rsid w:val="00FE3A6C"/>
    <w:rsid w:val="00FE3CC5"/>
    <w:rsid w:val="00FE3D8E"/>
    <w:rsid w:val="00FE41BB"/>
    <w:rsid w:val="00FE46F3"/>
    <w:rsid w:val="00FE4833"/>
    <w:rsid w:val="00FE489C"/>
    <w:rsid w:val="00FE4C64"/>
    <w:rsid w:val="00FE4D21"/>
    <w:rsid w:val="00FE4F48"/>
    <w:rsid w:val="00FE570A"/>
    <w:rsid w:val="00FE5917"/>
    <w:rsid w:val="00FE63B2"/>
    <w:rsid w:val="00FE67D9"/>
    <w:rsid w:val="00FE682F"/>
    <w:rsid w:val="00FE687C"/>
    <w:rsid w:val="00FE695D"/>
    <w:rsid w:val="00FE69DC"/>
    <w:rsid w:val="00FE6A95"/>
    <w:rsid w:val="00FE6CCF"/>
    <w:rsid w:val="00FE6E77"/>
    <w:rsid w:val="00FE6F35"/>
    <w:rsid w:val="00FE74E4"/>
    <w:rsid w:val="00FE74F9"/>
    <w:rsid w:val="00FE7666"/>
    <w:rsid w:val="00FE771A"/>
    <w:rsid w:val="00FE77E1"/>
    <w:rsid w:val="00FE7964"/>
    <w:rsid w:val="00FE798E"/>
    <w:rsid w:val="00FE7AA5"/>
    <w:rsid w:val="00FF02D7"/>
    <w:rsid w:val="00FF04A0"/>
    <w:rsid w:val="00FF04E4"/>
    <w:rsid w:val="00FF05BB"/>
    <w:rsid w:val="00FF0AA5"/>
    <w:rsid w:val="00FF0D46"/>
    <w:rsid w:val="00FF0F12"/>
    <w:rsid w:val="00FF11B5"/>
    <w:rsid w:val="00FF12FA"/>
    <w:rsid w:val="00FF1483"/>
    <w:rsid w:val="00FF1553"/>
    <w:rsid w:val="00FF1816"/>
    <w:rsid w:val="00FF1A60"/>
    <w:rsid w:val="00FF1BDE"/>
    <w:rsid w:val="00FF1CDC"/>
    <w:rsid w:val="00FF1D56"/>
    <w:rsid w:val="00FF1F3A"/>
    <w:rsid w:val="00FF214C"/>
    <w:rsid w:val="00FF2166"/>
    <w:rsid w:val="00FF21AA"/>
    <w:rsid w:val="00FF26B2"/>
    <w:rsid w:val="00FF2757"/>
    <w:rsid w:val="00FF27D3"/>
    <w:rsid w:val="00FF2921"/>
    <w:rsid w:val="00FF2B14"/>
    <w:rsid w:val="00FF2C0C"/>
    <w:rsid w:val="00FF3244"/>
    <w:rsid w:val="00FF35F5"/>
    <w:rsid w:val="00FF3689"/>
    <w:rsid w:val="00FF3A26"/>
    <w:rsid w:val="00FF3A34"/>
    <w:rsid w:val="00FF3CC7"/>
    <w:rsid w:val="00FF3DE7"/>
    <w:rsid w:val="00FF41B8"/>
    <w:rsid w:val="00FF421A"/>
    <w:rsid w:val="00FF43BE"/>
    <w:rsid w:val="00FF4731"/>
    <w:rsid w:val="00FF4875"/>
    <w:rsid w:val="00FF48FC"/>
    <w:rsid w:val="00FF4A05"/>
    <w:rsid w:val="00FF4B7B"/>
    <w:rsid w:val="00FF4EF3"/>
    <w:rsid w:val="00FF5285"/>
    <w:rsid w:val="00FF56FA"/>
    <w:rsid w:val="00FF5800"/>
    <w:rsid w:val="00FF5879"/>
    <w:rsid w:val="00FF5C1A"/>
    <w:rsid w:val="00FF604A"/>
    <w:rsid w:val="00FF622D"/>
    <w:rsid w:val="00FF636F"/>
    <w:rsid w:val="00FF64AB"/>
    <w:rsid w:val="00FF6717"/>
    <w:rsid w:val="00FF6ED5"/>
    <w:rsid w:val="00FF7035"/>
    <w:rsid w:val="00FF71B9"/>
    <w:rsid w:val="00FF73A5"/>
    <w:rsid w:val="00FF73C9"/>
    <w:rsid w:val="00FF74FF"/>
    <w:rsid w:val="00FF7758"/>
    <w:rsid w:val="00FF7CB4"/>
    <w:rsid w:val="00FF7D01"/>
    <w:rsid w:val="00FF7D32"/>
    <w:rsid w:val="00FF7E67"/>
    <w:rsid w:val="013156F8"/>
    <w:rsid w:val="01319205"/>
    <w:rsid w:val="01397B7F"/>
    <w:rsid w:val="01611197"/>
    <w:rsid w:val="0191D2B0"/>
    <w:rsid w:val="01958E8A"/>
    <w:rsid w:val="0196D45F"/>
    <w:rsid w:val="01A8410A"/>
    <w:rsid w:val="01D0E7F3"/>
    <w:rsid w:val="01D6C9D6"/>
    <w:rsid w:val="01E2AFCB"/>
    <w:rsid w:val="01F7DD18"/>
    <w:rsid w:val="020D74D0"/>
    <w:rsid w:val="021BE0CD"/>
    <w:rsid w:val="022B1AA7"/>
    <w:rsid w:val="02389FB5"/>
    <w:rsid w:val="02BD1829"/>
    <w:rsid w:val="02C56BB4"/>
    <w:rsid w:val="02DF88D6"/>
    <w:rsid w:val="02E618EE"/>
    <w:rsid w:val="02F323CE"/>
    <w:rsid w:val="030F9DF3"/>
    <w:rsid w:val="03284F85"/>
    <w:rsid w:val="032B83C0"/>
    <w:rsid w:val="033E35B0"/>
    <w:rsid w:val="0358F25A"/>
    <w:rsid w:val="0374BD57"/>
    <w:rsid w:val="038D09C7"/>
    <w:rsid w:val="0394254F"/>
    <w:rsid w:val="03AA054C"/>
    <w:rsid w:val="03E5E6BB"/>
    <w:rsid w:val="03F0A85A"/>
    <w:rsid w:val="03FE94E4"/>
    <w:rsid w:val="04049682"/>
    <w:rsid w:val="040C56B9"/>
    <w:rsid w:val="040FB0A1"/>
    <w:rsid w:val="041AA8FE"/>
    <w:rsid w:val="04285DAF"/>
    <w:rsid w:val="043D3A2D"/>
    <w:rsid w:val="0464D7EE"/>
    <w:rsid w:val="047E6D80"/>
    <w:rsid w:val="04862384"/>
    <w:rsid w:val="0498B4E0"/>
    <w:rsid w:val="04AEC0D3"/>
    <w:rsid w:val="04BA5607"/>
    <w:rsid w:val="04C9581C"/>
    <w:rsid w:val="04CC2C04"/>
    <w:rsid w:val="04D58AF9"/>
    <w:rsid w:val="04DADDEB"/>
    <w:rsid w:val="04F4E3B2"/>
    <w:rsid w:val="0514FB2A"/>
    <w:rsid w:val="052AC0CB"/>
    <w:rsid w:val="0540552C"/>
    <w:rsid w:val="0544F351"/>
    <w:rsid w:val="0548A668"/>
    <w:rsid w:val="054EF9A1"/>
    <w:rsid w:val="0552CB3A"/>
    <w:rsid w:val="056BDE44"/>
    <w:rsid w:val="056EF501"/>
    <w:rsid w:val="05C006EA"/>
    <w:rsid w:val="05E7174A"/>
    <w:rsid w:val="05EC4B25"/>
    <w:rsid w:val="05EF67CB"/>
    <w:rsid w:val="05F1C7DC"/>
    <w:rsid w:val="05FAF54D"/>
    <w:rsid w:val="060A61E0"/>
    <w:rsid w:val="064ED5AF"/>
    <w:rsid w:val="065B8442"/>
    <w:rsid w:val="066C6B5D"/>
    <w:rsid w:val="068DD7AB"/>
    <w:rsid w:val="069C7B1C"/>
    <w:rsid w:val="069C8F8B"/>
    <w:rsid w:val="069DE097"/>
    <w:rsid w:val="069F1F13"/>
    <w:rsid w:val="06A506B3"/>
    <w:rsid w:val="06A5D11B"/>
    <w:rsid w:val="06D1ED74"/>
    <w:rsid w:val="06D986A8"/>
    <w:rsid w:val="06E55D36"/>
    <w:rsid w:val="07048471"/>
    <w:rsid w:val="0724311F"/>
    <w:rsid w:val="0749519A"/>
    <w:rsid w:val="0750B1FD"/>
    <w:rsid w:val="07556CA9"/>
    <w:rsid w:val="0756B129"/>
    <w:rsid w:val="075C36CD"/>
    <w:rsid w:val="077D866C"/>
    <w:rsid w:val="07802161"/>
    <w:rsid w:val="07AD9552"/>
    <w:rsid w:val="07AE50CA"/>
    <w:rsid w:val="07B5CFA9"/>
    <w:rsid w:val="07B94691"/>
    <w:rsid w:val="07C64AAF"/>
    <w:rsid w:val="07CD742F"/>
    <w:rsid w:val="07D102BB"/>
    <w:rsid w:val="07ED8F9A"/>
    <w:rsid w:val="07F19956"/>
    <w:rsid w:val="0801EF65"/>
    <w:rsid w:val="08114717"/>
    <w:rsid w:val="0830BF32"/>
    <w:rsid w:val="084D0FE0"/>
    <w:rsid w:val="08848A16"/>
    <w:rsid w:val="088A0BCE"/>
    <w:rsid w:val="08BCB9B8"/>
    <w:rsid w:val="08D22D94"/>
    <w:rsid w:val="08D2CC2E"/>
    <w:rsid w:val="08E02C20"/>
    <w:rsid w:val="08E39E7E"/>
    <w:rsid w:val="08E9BCF4"/>
    <w:rsid w:val="08EED5B5"/>
    <w:rsid w:val="0904F14A"/>
    <w:rsid w:val="09278CF4"/>
    <w:rsid w:val="09363404"/>
    <w:rsid w:val="0939F9D0"/>
    <w:rsid w:val="0956D370"/>
    <w:rsid w:val="098CF155"/>
    <w:rsid w:val="099D2563"/>
    <w:rsid w:val="099D780A"/>
    <w:rsid w:val="09A73D42"/>
    <w:rsid w:val="09B9BB75"/>
    <w:rsid w:val="09BAFCF4"/>
    <w:rsid w:val="09C55293"/>
    <w:rsid w:val="09EC68FD"/>
    <w:rsid w:val="09F30302"/>
    <w:rsid w:val="09F6439E"/>
    <w:rsid w:val="09FD1F1B"/>
    <w:rsid w:val="0A0C7EE2"/>
    <w:rsid w:val="0A1B9A57"/>
    <w:rsid w:val="0A2E4D55"/>
    <w:rsid w:val="0A312466"/>
    <w:rsid w:val="0A35FD8F"/>
    <w:rsid w:val="0A606B68"/>
    <w:rsid w:val="0A7FA0F0"/>
    <w:rsid w:val="0A9C8317"/>
    <w:rsid w:val="0AA31723"/>
    <w:rsid w:val="0AB22315"/>
    <w:rsid w:val="0AB90FF9"/>
    <w:rsid w:val="0AC7B564"/>
    <w:rsid w:val="0ACC0BB5"/>
    <w:rsid w:val="0ACC4C86"/>
    <w:rsid w:val="0AD9BBB5"/>
    <w:rsid w:val="0B054A1D"/>
    <w:rsid w:val="0B088B99"/>
    <w:rsid w:val="0B215D44"/>
    <w:rsid w:val="0B2FBFF1"/>
    <w:rsid w:val="0B3F4D5A"/>
    <w:rsid w:val="0BB5A52D"/>
    <w:rsid w:val="0BC1D366"/>
    <w:rsid w:val="0BE9F7F0"/>
    <w:rsid w:val="0BF71372"/>
    <w:rsid w:val="0C201D4F"/>
    <w:rsid w:val="0C4140DE"/>
    <w:rsid w:val="0C5CCE1C"/>
    <w:rsid w:val="0C776885"/>
    <w:rsid w:val="0CB5FD24"/>
    <w:rsid w:val="0CC7A00D"/>
    <w:rsid w:val="0CD4DBEC"/>
    <w:rsid w:val="0CE7309F"/>
    <w:rsid w:val="0D33E5D7"/>
    <w:rsid w:val="0D4E0D34"/>
    <w:rsid w:val="0D5A9D5A"/>
    <w:rsid w:val="0DCACDBF"/>
    <w:rsid w:val="0DD1A3A3"/>
    <w:rsid w:val="0DD22B89"/>
    <w:rsid w:val="0DE8DBCF"/>
    <w:rsid w:val="0DFF3F1E"/>
    <w:rsid w:val="0E32566B"/>
    <w:rsid w:val="0E4445B1"/>
    <w:rsid w:val="0E514385"/>
    <w:rsid w:val="0E5B29A2"/>
    <w:rsid w:val="0E6DFFE7"/>
    <w:rsid w:val="0EA995B3"/>
    <w:rsid w:val="0EAB7838"/>
    <w:rsid w:val="0EC03860"/>
    <w:rsid w:val="0EC3DF4D"/>
    <w:rsid w:val="0ED21FD4"/>
    <w:rsid w:val="0EDCEDE5"/>
    <w:rsid w:val="0EDE64AD"/>
    <w:rsid w:val="0EE19669"/>
    <w:rsid w:val="0EE382A4"/>
    <w:rsid w:val="0EFF83A8"/>
    <w:rsid w:val="0F01FF3F"/>
    <w:rsid w:val="0F0726BF"/>
    <w:rsid w:val="0F0CF738"/>
    <w:rsid w:val="0F2885FF"/>
    <w:rsid w:val="0F29A24F"/>
    <w:rsid w:val="0F3801C4"/>
    <w:rsid w:val="0F3C560A"/>
    <w:rsid w:val="0F4DFF7E"/>
    <w:rsid w:val="0F564DB9"/>
    <w:rsid w:val="0F5E68A8"/>
    <w:rsid w:val="0F5F20B1"/>
    <w:rsid w:val="0F722447"/>
    <w:rsid w:val="0F7F06CA"/>
    <w:rsid w:val="0F9029DC"/>
    <w:rsid w:val="0F92DD65"/>
    <w:rsid w:val="0F98150D"/>
    <w:rsid w:val="0FA54CEA"/>
    <w:rsid w:val="0FB921AA"/>
    <w:rsid w:val="0FC1B021"/>
    <w:rsid w:val="0FC1B9E5"/>
    <w:rsid w:val="0FC5C394"/>
    <w:rsid w:val="0FFCC05C"/>
    <w:rsid w:val="100B75A5"/>
    <w:rsid w:val="10110A85"/>
    <w:rsid w:val="10295DA8"/>
    <w:rsid w:val="107331F6"/>
    <w:rsid w:val="107BB609"/>
    <w:rsid w:val="107F5B59"/>
    <w:rsid w:val="107F6C78"/>
    <w:rsid w:val="10855B3E"/>
    <w:rsid w:val="1089D991"/>
    <w:rsid w:val="109F42AA"/>
    <w:rsid w:val="10A6C2B8"/>
    <w:rsid w:val="10A798A9"/>
    <w:rsid w:val="10AD01C3"/>
    <w:rsid w:val="10C4E6E8"/>
    <w:rsid w:val="10D0A587"/>
    <w:rsid w:val="10DC14A1"/>
    <w:rsid w:val="10F85ECF"/>
    <w:rsid w:val="11126403"/>
    <w:rsid w:val="113B9077"/>
    <w:rsid w:val="1175FD31"/>
    <w:rsid w:val="117BAFA8"/>
    <w:rsid w:val="11963E78"/>
    <w:rsid w:val="120717E7"/>
    <w:rsid w:val="12389368"/>
    <w:rsid w:val="124DA553"/>
    <w:rsid w:val="126889B5"/>
    <w:rsid w:val="127EE20F"/>
    <w:rsid w:val="127F8D82"/>
    <w:rsid w:val="12BB711D"/>
    <w:rsid w:val="12D377A7"/>
    <w:rsid w:val="12DADCEC"/>
    <w:rsid w:val="12DE18E9"/>
    <w:rsid w:val="12E17B24"/>
    <w:rsid w:val="12EF6ADD"/>
    <w:rsid w:val="131363C8"/>
    <w:rsid w:val="1315D26C"/>
    <w:rsid w:val="133A5071"/>
    <w:rsid w:val="13408477"/>
    <w:rsid w:val="137A65FE"/>
    <w:rsid w:val="137D6718"/>
    <w:rsid w:val="139D2386"/>
    <w:rsid w:val="13A1A07A"/>
    <w:rsid w:val="13AA8361"/>
    <w:rsid w:val="13BD6350"/>
    <w:rsid w:val="13D51C54"/>
    <w:rsid w:val="13EFBAC7"/>
    <w:rsid w:val="14104812"/>
    <w:rsid w:val="1415747E"/>
    <w:rsid w:val="141F42C1"/>
    <w:rsid w:val="1427C29A"/>
    <w:rsid w:val="1429F511"/>
    <w:rsid w:val="1432BA54"/>
    <w:rsid w:val="143409E2"/>
    <w:rsid w:val="143CCF0C"/>
    <w:rsid w:val="1444F7E3"/>
    <w:rsid w:val="144B4773"/>
    <w:rsid w:val="144D1D67"/>
    <w:rsid w:val="1484B1CD"/>
    <w:rsid w:val="149F85A1"/>
    <w:rsid w:val="14AA6E5C"/>
    <w:rsid w:val="14AB9478"/>
    <w:rsid w:val="14AE5283"/>
    <w:rsid w:val="14C536DC"/>
    <w:rsid w:val="14D766D2"/>
    <w:rsid w:val="14FE3AFF"/>
    <w:rsid w:val="1530233D"/>
    <w:rsid w:val="153ADE32"/>
    <w:rsid w:val="15725305"/>
    <w:rsid w:val="15771BE0"/>
    <w:rsid w:val="158B672B"/>
    <w:rsid w:val="158E2B22"/>
    <w:rsid w:val="15961270"/>
    <w:rsid w:val="15C87C5F"/>
    <w:rsid w:val="15D85645"/>
    <w:rsid w:val="15EB8349"/>
    <w:rsid w:val="161C22E8"/>
    <w:rsid w:val="163566CC"/>
    <w:rsid w:val="1648A6C1"/>
    <w:rsid w:val="164DE2AC"/>
    <w:rsid w:val="1656B776"/>
    <w:rsid w:val="1672B443"/>
    <w:rsid w:val="1688F5BC"/>
    <w:rsid w:val="1689C925"/>
    <w:rsid w:val="168D6229"/>
    <w:rsid w:val="16A1986A"/>
    <w:rsid w:val="16B00D71"/>
    <w:rsid w:val="16CA63F5"/>
    <w:rsid w:val="16DFEBB1"/>
    <w:rsid w:val="17021020"/>
    <w:rsid w:val="170AB62F"/>
    <w:rsid w:val="170D9E73"/>
    <w:rsid w:val="171403BA"/>
    <w:rsid w:val="17183174"/>
    <w:rsid w:val="17255CB7"/>
    <w:rsid w:val="174A6251"/>
    <w:rsid w:val="174FF71E"/>
    <w:rsid w:val="17638D6B"/>
    <w:rsid w:val="17778353"/>
    <w:rsid w:val="17B920F6"/>
    <w:rsid w:val="17D671F7"/>
    <w:rsid w:val="17E53BCF"/>
    <w:rsid w:val="17F7D1DF"/>
    <w:rsid w:val="17F87B02"/>
    <w:rsid w:val="1808AE06"/>
    <w:rsid w:val="18205CEE"/>
    <w:rsid w:val="1826EEEE"/>
    <w:rsid w:val="182DAB93"/>
    <w:rsid w:val="1844134A"/>
    <w:rsid w:val="186C878D"/>
    <w:rsid w:val="18808E3E"/>
    <w:rsid w:val="18AB2A32"/>
    <w:rsid w:val="18F0517B"/>
    <w:rsid w:val="18F273A3"/>
    <w:rsid w:val="18F58CE5"/>
    <w:rsid w:val="1901849A"/>
    <w:rsid w:val="192057EB"/>
    <w:rsid w:val="192AC521"/>
    <w:rsid w:val="192DD931"/>
    <w:rsid w:val="1959B8F4"/>
    <w:rsid w:val="196D03E3"/>
    <w:rsid w:val="196EB577"/>
    <w:rsid w:val="199F0C76"/>
    <w:rsid w:val="19A77EC0"/>
    <w:rsid w:val="19A938EC"/>
    <w:rsid w:val="19B14C7E"/>
    <w:rsid w:val="19B91612"/>
    <w:rsid w:val="19E8778A"/>
    <w:rsid w:val="19EB1185"/>
    <w:rsid w:val="19ED1EB9"/>
    <w:rsid w:val="1A02FEED"/>
    <w:rsid w:val="1A05A76B"/>
    <w:rsid w:val="1A0A0705"/>
    <w:rsid w:val="1A189B67"/>
    <w:rsid w:val="1A1B3EFC"/>
    <w:rsid w:val="1A21E4BB"/>
    <w:rsid w:val="1A463153"/>
    <w:rsid w:val="1A76C512"/>
    <w:rsid w:val="1A7B845C"/>
    <w:rsid w:val="1ABC2D4C"/>
    <w:rsid w:val="1AC6F857"/>
    <w:rsid w:val="1ACF62AE"/>
    <w:rsid w:val="1AE5D83C"/>
    <w:rsid w:val="1AF184D7"/>
    <w:rsid w:val="1AFD5D6B"/>
    <w:rsid w:val="1AFD69A4"/>
    <w:rsid w:val="1B2280D9"/>
    <w:rsid w:val="1B25DCFD"/>
    <w:rsid w:val="1B6F1DDB"/>
    <w:rsid w:val="1B7216EF"/>
    <w:rsid w:val="1BA28BDC"/>
    <w:rsid w:val="1BA6388B"/>
    <w:rsid w:val="1BAE8543"/>
    <w:rsid w:val="1BB84CB8"/>
    <w:rsid w:val="1BDD7490"/>
    <w:rsid w:val="1BE63174"/>
    <w:rsid w:val="1C02B042"/>
    <w:rsid w:val="1C071E24"/>
    <w:rsid w:val="1C160E41"/>
    <w:rsid w:val="1C1C4C32"/>
    <w:rsid w:val="1C274EC0"/>
    <w:rsid w:val="1C285388"/>
    <w:rsid w:val="1C43140E"/>
    <w:rsid w:val="1C573161"/>
    <w:rsid w:val="1C5A4236"/>
    <w:rsid w:val="1C62AD21"/>
    <w:rsid w:val="1C63636A"/>
    <w:rsid w:val="1C6F1438"/>
    <w:rsid w:val="1C72E1E9"/>
    <w:rsid w:val="1C8DAAF4"/>
    <w:rsid w:val="1C931DE5"/>
    <w:rsid w:val="1CA7C6AB"/>
    <w:rsid w:val="1CA9FD06"/>
    <w:rsid w:val="1CB77422"/>
    <w:rsid w:val="1CCA0FA1"/>
    <w:rsid w:val="1CD2449D"/>
    <w:rsid w:val="1CDD2532"/>
    <w:rsid w:val="1CF7ADB2"/>
    <w:rsid w:val="1D225560"/>
    <w:rsid w:val="1D2418FE"/>
    <w:rsid w:val="1D29B746"/>
    <w:rsid w:val="1D44FB85"/>
    <w:rsid w:val="1D69391C"/>
    <w:rsid w:val="1D6D3942"/>
    <w:rsid w:val="1D797874"/>
    <w:rsid w:val="1D7BC2BF"/>
    <w:rsid w:val="1D90F875"/>
    <w:rsid w:val="1DA48D05"/>
    <w:rsid w:val="1DAFF7E9"/>
    <w:rsid w:val="1DDDB9C9"/>
    <w:rsid w:val="1DE0175E"/>
    <w:rsid w:val="1DFE3680"/>
    <w:rsid w:val="1E047E4C"/>
    <w:rsid w:val="1E32E307"/>
    <w:rsid w:val="1E562EEF"/>
    <w:rsid w:val="1E6E413F"/>
    <w:rsid w:val="1E6F0636"/>
    <w:rsid w:val="1E6F9158"/>
    <w:rsid w:val="1E7928C7"/>
    <w:rsid w:val="1E8A3479"/>
    <w:rsid w:val="1E8E340A"/>
    <w:rsid w:val="1EB0E611"/>
    <w:rsid w:val="1EC3F96F"/>
    <w:rsid w:val="1F278756"/>
    <w:rsid w:val="1F35D452"/>
    <w:rsid w:val="1F48A8BC"/>
    <w:rsid w:val="1F4DA159"/>
    <w:rsid w:val="1F919FC4"/>
    <w:rsid w:val="1FAA9096"/>
    <w:rsid w:val="1FB2C7E7"/>
    <w:rsid w:val="1FBE97F6"/>
    <w:rsid w:val="1FC1CA0F"/>
    <w:rsid w:val="1FCC5C83"/>
    <w:rsid w:val="1FD5460F"/>
    <w:rsid w:val="1FD74DAE"/>
    <w:rsid w:val="1FD944B0"/>
    <w:rsid w:val="1FDFEE28"/>
    <w:rsid w:val="201C4125"/>
    <w:rsid w:val="202C4399"/>
    <w:rsid w:val="202C4A9D"/>
    <w:rsid w:val="2040F166"/>
    <w:rsid w:val="204BC4E7"/>
    <w:rsid w:val="20573461"/>
    <w:rsid w:val="2062A855"/>
    <w:rsid w:val="20634E4A"/>
    <w:rsid w:val="207DDC49"/>
    <w:rsid w:val="208F3E73"/>
    <w:rsid w:val="209B3CB6"/>
    <w:rsid w:val="20B12F95"/>
    <w:rsid w:val="20C5CFB6"/>
    <w:rsid w:val="20D740A7"/>
    <w:rsid w:val="20DC12D7"/>
    <w:rsid w:val="20DFC263"/>
    <w:rsid w:val="211A4668"/>
    <w:rsid w:val="2125E619"/>
    <w:rsid w:val="21298A16"/>
    <w:rsid w:val="212A9508"/>
    <w:rsid w:val="215951BB"/>
    <w:rsid w:val="216586F8"/>
    <w:rsid w:val="216CB526"/>
    <w:rsid w:val="216D5DF3"/>
    <w:rsid w:val="2171829D"/>
    <w:rsid w:val="218AB6A3"/>
    <w:rsid w:val="21A651F8"/>
    <w:rsid w:val="2222A4B3"/>
    <w:rsid w:val="2229B053"/>
    <w:rsid w:val="22353E04"/>
    <w:rsid w:val="2239EF63"/>
    <w:rsid w:val="22412CAA"/>
    <w:rsid w:val="2241E1B4"/>
    <w:rsid w:val="225FD381"/>
    <w:rsid w:val="227DDB2C"/>
    <w:rsid w:val="229D294B"/>
    <w:rsid w:val="22C980F8"/>
    <w:rsid w:val="22D56D85"/>
    <w:rsid w:val="22DFC371"/>
    <w:rsid w:val="22E55114"/>
    <w:rsid w:val="22E9C851"/>
    <w:rsid w:val="22EF8EDA"/>
    <w:rsid w:val="22F4D7FD"/>
    <w:rsid w:val="23031D39"/>
    <w:rsid w:val="23327ACC"/>
    <w:rsid w:val="235187DA"/>
    <w:rsid w:val="23557FA6"/>
    <w:rsid w:val="236A3603"/>
    <w:rsid w:val="236AEF49"/>
    <w:rsid w:val="2394E49D"/>
    <w:rsid w:val="2398E239"/>
    <w:rsid w:val="23BB5C3A"/>
    <w:rsid w:val="23E69AA3"/>
    <w:rsid w:val="23EDFE35"/>
    <w:rsid w:val="24047902"/>
    <w:rsid w:val="2451E51B"/>
    <w:rsid w:val="24A1430F"/>
    <w:rsid w:val="24B4B2D7"/>
    <w:rsid w:val="24CE6BF9"/>
    <w:rsid w:val="24D6F6CF"/>
    <w:rsid w:val="24E0E9CB"/>
    <w:rsid w:val="24FCC0B9"/>
    <w:rsid w:val="2522FDFC"/>
    <w:rsid w:val="25245C80"/>
    <w:rsid w:val="253608FB"/>
    <w:rsid w:val="253EC80F"/>
    <w:rsid w:val="25507F80"/>
    <w:rsid w:val="255D922F"/>
    <w:rsid w:val="2570B9AD"/>
    <w:rsid w:val="25719921"/>
    <w:rsid w:val="25804983"/>
    <w:rsid w:val="258EFC3F"/>
    <w:rsid w:val="2594B5A7"/>
    <w:rsid w:val="2596DDED"/>
    <w:rsid w:val="25A0E62D"/>
    <w:rsid w:val="25B53A8F"/>
    <w:rsid w:val="25D0DECF"/>
    <w:rsid w:val="25F76CA5"/>
    <w:rsid w:val="25FEDA7D"/>
    <w:rsid w:val="260745AE"/>
    <w:rsid w:val="26596C80"/>
    <w:rsid w:val="265F69B4"/>
    <w:rsid w:val="2667F965"/>
    <w:rsid w:val="267ED2B0"/>
    <w:rsid w:val="26A53E46"/>
    <w:rsid w:val="26BA60BA"/>
    <w:rsid w:val="26CA36C3"/>
    <w:rsid w:val="26CC526F"/>
    <w:rsid w:val="26CF70D1"/>
    <w:rsid w:val="26DD75DC"/>
    <w:rsid w:val="26ED299E"/>
    <w:rsid w:val="27162D4B"/>
    <w:rsid w:val="271DDA5D"/>
    <w:rsid w:val="271F7195"/>
    <w:rsid w:val="272F8802"/>
    <w:rsid w:val="27418B2C"/>
    <w:rsid w:val="27498904"/>
    <w:rsid w:val="2750382F"/>
    <w:rsid w:val="2758C709"/>
    <w:rsid w:val="2771548E"/>
    <w:rsid w:val="27BCF9FC"/>
    <w:rsid w:val="27CDAB25"/>
    <w:rsid w:val="27F1708E"/>
    <w:rsid w:val="27F59000"/>
    <w:rsid w:val="281BD678"/>
    <w:rsid w:val="2831D0C4"/>
    <w:rsid w:val="28403694"/>
    <w:rsid w:val="28517E91"/>
    <w:rsid w:val="2855C0AC"/>
    <w:rsid w:val="285FC54F"/>
    <w:rsid w:val="2860FE06"/>
    <w:rsid w:val="287915BA"/>
    <w:rsid w:val="287C3D7D"/>
    <w:rsid w:val="2885A3B3"/>
    <w:rsid w:val="288D6251"/>
    <w:rsid w:val="2897BBF5"/>
    <w:rsid w:val="28A4BE5A"/>
    <w:rsid w:val="28B4321A"/>
    <w:rsid w:val="28C66EBA"/>
    <w:rsid w:val="28CE62A8"/>
    <w:rsid w:val="28E4B44A"/>
    <w:rsid w:val="28E83D93"/>
    <w:rsid w:val="28F07E58"/>
    <w:rsid w:val="28F9112F"/>
    <w:rsid w:val="294A155D"/>
    <w:rsid w:val="2958FDC5"/>
    <w:rsid w:val="2982AEC3"/>
    <w:rsid w:val="29A5CCDE"/>
    <w:rsid w:val="29BB5334"/>
    <w:rsid w:val="29BD99EC"/>
    <w:rsid w:val="29BE9020"/>
    <w:rsid w:val="29C224A9"/>
    <w:rsid w:val="29C7DB9F"/>
    <w:rsid w:val="29CDA627"/>
    <w:rsid w:val="29D4BC9B"/>
    <w:rsid w:val="29E4661A"/>
    <w:rsid w:val="29ED3894"/>
    <w:rsid w:val="29F8D287"/>
    <w:rsid w:val="2A09EF67"/>
    <w:rsid w:val="2A0EFC9D"/>
    <w:rsid w:val="2A0FCDE2"/>
    <w:rsid w:val="2A1C3A46"/>
    <w:rsid w:val="2A4100B7"/>
    <w:rsid w:val="2A880ED9"/>
    <w:rsid w:val="2A93CCF2"/>
    <w:rsid w:val="2AA43AA1"/>
    <w:rsid w:val="2AB9184A"/>
    <w:rsid w:val="2B02629F"/>
    <w:rsid w:val="2B05B254"/>
    <w:rsid w:val="2B1501A6"/>
    <w:rsid w:val="2B22E7C6"/>
    <w:rsid w:val="2B4C1198"/>
    <w:rsid w:val="2B507262"/>
    <w:rsid w:val="2B749636"/>
    <w:rsid w:val="2BA4A784"/>
    <w:rsid w:val="2BAD16D5"/>
    <w:rsid w:val="2BAE2077"/>
    <w:rsid w:val="2BB9F429"/>
    <w:rsid w:val="2BC639D2"/>
    <w:rsid w:val="2BD895C1"/>
    <w:rsid w:val="2BE43BF9"/>
    <w:rsid w:val="2BE9BDF2"/>
    <w:rsid w:val="2BF82BE3"/>
    <w:rsid w:val="2C101785"/>
    <w:rsid w:val="2C3B1219"/>
    <w:rsid w:val="2C53EBC2"/>
    <w:rsid w:val="2C5D9C4A"/>
    <w:rsid w:val="2C721E26"/>
    <w:rsid w:val="2C7FAD31"/>
    <w:rsid w:val="2CDECF42"/>
    <w:rsid w:val="2CF20A3C"/>
    <w:rsid w:val="2D022544"/>
    <w:rsid w:val="2D04F989"/>
    <w:rsid w:val="2D07DC36"/>
    <w:rsid w:val="2D100632"/>
    <w:rsid w:val="2D249F8B"/>
    <w:rsid w:val="2D2B1F01"/>
    <w:rsid w:val="2D2E610E"/>
    <w:rsid w:val="2D38A311"/>
    <w:rsid w:val="2D7C78CA"/>
    <w:rsid w:val="2D856F05"/>
    <w:rsid w:val="2D9F4C75"/>
    <w:rsid w:val="2DB413F2"/>
    <w:rsid w:val="2DBAEBDB"/>
    <w:rsid w:val="2DCC4C9E"/>
    <w:rsid w:val="2DD98E35"/>
    <w:rsid w:val="2DEB71C8"/>
    <w:rsid w:val="2DF4C89F"/>
    <w:rsid w:val="2E05AF21"/>
    <w:rsid w:val="2E3A4921"/>
    <w:rsid w:val="2E4B8C3D"/>
    <w:rsid w:val="2E90BF52"/>
    <w:rsid w:val="2EA4D4D0"/>
    <w:rsid w:val="2EA87998"/>
    <w:rsid w:val="2EBC4693"/>
    <w:rsid w:val="2EBD8E7F"/>
    <w:rsid w:val="2EC7550C"/>
    <w:rsid w:val="2ECAA0EE"/>
    <w:rsid w:val="2EF83273"/>
    <w:rsid w:val="2F088512"/>
    <w:rsid w:val="2F188027"/>
    <w:rsid w:val="2F1DDDE3"/>
    <w:rsid w:val="2F248BD2"/>
    <w:rsid w:val="2F24BEA7"/>
    <w:rsid w:val="2F3E7DC8"/>
    <w:rsid w:val="2F54A020"/>
    <w:rsid w:val="2F71C72B"/>
    <w:rsid w:val="2F7B2130"/>
    <w:rsid w:val="2FE13734"/>
    <w:rsid w:val="30028343"/>
    <w:rsid w:val="300351B1"/>
    <w:rsid w:val="3005CB1B"/>
    <w:rsid w:val="30083003"/>
    <w:rsid w:val="300991A0"/>
    <w:rsid w:val="3013415B"/>
    <w:rsid w:val="301FF547"/>
    <w:rsid w:val="30287081"/>
    <w:rsid w:val="302A6431"/>
    <w:rsid w:val="302D1E8A"/>
    <w:rsid w:val="303C6FB0"/>
    <w:rsid w:val="3051D80A"/>
    <w:rsid w:val="306931FF"/>
    <w:rsid w:val="30767C95"/>
    <w:rsid w:val="307BC429"/>
    <w:rsid w:val="30821563"/>
    <w:rsid w:val="3082E17E"/>
    <w:rsid w:val="308493B1"/>
    <w:rsid w:val="308B31B3"/>
    <w:rsid w:val="308F6B30"/>
    <w:rsid w:val="30968A7C"/>
    <w:rsid w:val="309AA567"/>
    <w:rsid w:val="30CC6FF1"/>
    <w:rsid w:val="30CFEF18"/>
    <w:rsid w:val="30E3A1D4"/>
    <w:rsid w:val="30F40B52"/>
    <w:rsid w:val="30F556BF"/>
    <w:rsid w:val="31228851"/>
    <w:rsid w:val="316285BD"/>
    <w:rsid w:val="318E4C28"/>
    <w:rsid w:val="31AFC0AB"/>
    <w:rsid w:val="31C822CD"/>
    <w:rsid w:val="31D2C3EC"/>
    <w:rsid w:val="31D3CFA0"/>
    <w:rsid w:val="31D866EC"/>
    <w:rsid w:val="31D94E08"/>
    <w:rsid w:val="31EE6124"/>
    <w:rsid w:val="31EFF533"/>
    <w:rsid w:val="31F8AAF5"/>
    <w:rsid w:val="320BBE0A"/>
    <w:rsid w:val="32117BFE"/>
    <w:rsid w:val="3233054D"/>
    <w:rsid w:val="323437EF"/>
    <w:rsid w:val="3256867B"/>
    <w:rsid w:val="325BA1E9"/>
    <w:rsid w:val="32600BD9"/>
    <w:rsid w:val="326040F2"/>
    <w:rsid w:val="327C4F84"/>
    <w:rsid w:val="32C6E96D"/>
    <w:rsid w:val="32E8401B"/>
    <w:rsid w:val="3310BA06"/>
    <w:rsid w:val="33256870"/>
    <w:rsid w:val="3326B050"/>
    <w:rsid w:val="333E0104"/>
    <w:rsid w:val="33490BF3"/>
    <w:rsid w:val="335BB2AC"/>
    <w:rsid w:val="3365FB09"/>
    <w:rsid w:val="338F0FEE"/>
    <w:rsid w:val="33AFA255"/>
    <w:rsid w:val="33BB7F7E"/>
    <w:rsid w:val="33BF5143"/>
    <w:rsid w:val="34243A3B"/>
    <w:rsid w:val="343867F1"/>
    <w:rsid w:val="344304F2"/>
    <w:rsid w:val="3443F490"/>
    <w:rsid w:val="34581D72"/>
    <w:rsid w:val="3473E3EF"/>
    <w:rsid w:val="347C7685"/>
    <w:rsid w:val="34ADE6D3"/>
    <w:rsid w:val="34B5A728"/>
    <w:rsid w:val="34F88BAC"/>
    <w:rsid w:val="34F92033"/>
    <w:rsid w:val="34FEE216"/>
    <w:rsid w:val="350686E3"/>
    <w:rsid w:val="3514AD03"/>
    <w:rsid w:val="3526914E"/>
    <w:rsid w:val="3527B96B"/>
    <w:rsid w:val="353205F5"/>
    <w:rsid w:val="35469343"/>
    <w:rsid w:val="356A09D4"/>
    <w:rsid w:val="358BF05E"/>
    <w:rsid w:val="358CF0A6"/>
    <w:rsid w:val="3593CF66"/>
    <w:rsid w:val="359DACA3"/>
    <w:rsid w:val="35B4920F"/>
    <w:rsid w:val="35B8995A"/>
    <w:rsid w:val="35BBF6A7"/>
    <w:rsid w:val="35CE5AB1"/>
    <w:rsid w:val="35E54BAB"/>
    <w:rsid w:val="36223AE0"/>
    <w:rsid w:val="36249DAA"/>
    <w:rsid w:val="3638F1D7"/>
    <w:rsid w:val="363B3455"/>
    <w:rsid w:val="36470B94"/>
    <w:rsid w:val="365EF441"/>
    <w:rsid w:val="368CEF57"/>
    <w:rsid w:val="369E3B9C"/>
    <w:rsid w:val="36CA8B2F"/>
    <w:rsid w:val="36FA33C4"/>
    <w:rsid w:val="36FA4030"/>
    <w:rsid w:val="37208848"/>
    <w:rsid w:val="373A25E7"/>
    <w:rsid w:val="373D4EC3"/>
    <w:rsid w:val="377FF09A"/>
    <w:rsid w:val="378FBEEE"/>
    <w:rsid w:val="37A9F650"/>
    <w:rsid w:val="37BD9C34"/>
    <w:rsid w:val="37BDD6C1"/>
    <w:rsid w:val="37BE5CCD"/>
    <w:rsid w:val="37C97406"/>
    <w:rsid w:val="37CF05EE"/>
    <w:rsid w:val="37D893C3"/>
    <w:rsid w:val="37D9285D"/>
    <w:rsid w:val="37E10409"/>
    <w:rsid w:val="3816B03E"/>
    <w:rsid w:val="382ABB71"/>
    <w:rsid w:val="3840800C"/>
    <w:rsid w:val="3847864E"/>
    <w:rsid w:val="384834FC"/>
    <w:rsid w:val="385E422E"/>
    <w:rsid w:val="38688F84"/>
    <w:rsid w:val="387E441C"/>
    <w:rsid w:val="38874CA2"/>
    <w:rsid w:val="38AD354A"/>
    <w:rsid w:val="38C5AE78"/>
    <w:rsid w:val="38F39BF1"/>
    <w:rsid w:val="38FDE12D"/>
    <w:rsid w:val="39067579"/>
    <w:rsid w:val="390B29B1"/>
    <w:rsid w:val="390B4B01"/>
    <w:rsid w:val="3915B2EE"/>
    <w:rsid w:val="392D3345"/>
    <w:rsid w:val="39484034"/>
    <w:rsid w:val="395262AE"/>
    <w:rsid w:val="39575557"/>
    <w:rsid w:val="39607A49"/>
    <w:rsid w:val="3990E2B7"/>
    <w:rsid w:val="39B13840"/>
    <w:rsid w:val="39B60006"/>
    <w:rsid w:val="39DE3575"/>
    <w:rsid w:val="39E6624C"/>
    <w:rsid w:val="39F64ACE"/>
    <w:rsid w:val="39F976E7"/>
    <w:rsid w:val="39FCDE11"/>
    <w:rsid w:val="3A0ECF73"/>
    <w:rsid w:val="3A2677F1"/>
    <w:rsid w:val="3A81091E"/>
    <w:rsid w:val="3A81BBA3"/>
    <w:rsid w:val="3A835DE1"/>
    <w:rsid w:val="3A8D6C19"/>
    <w:rsid w:val="3AA314FF"/>
    <w:rsid w:val="3AB859F2"/>
    <w:rsid w:val="3AC2E201"/>
    <w:rsid w:val="3AC55E33"/>
    <w:rsid w:val="3AE78506"/>
    <w:rsid w:val="3AEDB70D"/>
    <w:rsid w:val="3AF1D080"/>
    <w:rsid w:val="3AF27F3F"/>
    <w:rsid w:val="3B0B72F7"/>
    <w:rsid w:val="3B1516D3"/>
    <w:rsid w:val="3B2D3C5B"/>
    <w:rsid w:val="3B44A10A"/>
    <w:rsid w:val="3B4900DB"/>
    <w:rsid w:val="3B6C3A8E"/>
    <w:rsid w:val="3B6F8FEA"/>
    <w:rsid w:val="3B9929FC"/>
    <w:rsid w:val="3BAFAC2C"/>
    <w:rsid w:val="3BBEA05D"/>
    <w:rsid w:val="3BEBA36C"/>
    <w:rsid w:val="3BFF5FB3"/>
    <w:rsid w:val="3C02C82B"/>
    <w:rsid w:val="3C08A73B"/>
    <w:rsid w:val="3C0ADDB4"/>
    <w:rsid w:val="3C305F35"/>
    <w:rsid w:val="3C316B0B"/>
    <w:rsid w:val="3C35F6A2"/>
    <w:rsid w:val="3C513DA4"/>
    <w:rsid w:val="3C794A68"/>
    <w:rsid w:val="3C8F2B23"/>
    <w:rsid w:val="3CA6C226"/>
    <w:rsid w:val="3CAB661D"/>
    <w:rsid w:val="3CB13F6F"/>
    <w:rsid w:val="3CB162A0"/>
    <w:rsid w:val="3CB17CC8"/>
    <w:rsid w:val="3CBCCF6A"/>
    <w:rsid w:val="3CC72D51"/>
    <w:rsid w:val="3CDCA517"/>
    <w:rsid w:val="3CE5A8CC"/>
    <w:rsid w:val="3CEF996D"/>
    <w:rsid w:val="3CEFD370"/>
    <w:rsid w:val="3CF0DCB9"/>
    <w:rsid w:val="3D194609"/>
    <w:rsid w:val="3D340E83"/>
    <w:rsid w:val="3D65423D"/>
    <w:rsid w:val="3D8A682B"/>
    <w:rsid w:val="3D9E3264"/>
    <w:rsid w:val="3DCB99DC"/>
    <w:rsid w:val="3DCD113D"/>
    <w:rsid w:val="3DD7B1D3"/>
    <w:rsid w:val="3DEF0395"/>
    <w:rsid w:val="3DF16717"/>
    <w:rsid w:val="3E22A178"/>
    <w:rsid w:val="3E2F93E8"/>
    <w:rsid w:val="3E582F77"/>
    <w:rsid w:val="3E7AA0C1"/>
    <w:rsid w:val="3E7E331A"/>
    <w:rsid w:val="3E9FC483"/>
    <w:rsid w:val="3EA1B276"/>
    <w:rsid w:val="3EA3A5E1"/>
    <w:rsid w:val="3ECCAD64"/>
    <w:rsid w:val="3EDF2595"/>
    <w:rsid w:val="3EF2D8D1"/>
    <w:rsid w:val="3EFC38FF"/>
    <w:rsid w:val="3F13C982"/>
    <w:rsid w:val="3F1F1C6B"/>
    <w:rsid w:val="3F20A885"/>
    <w:rsid w:val="3F20F09C"/>
    <w:rsid w:val="3F20F400"/>
    <w:rsid w:val="3F328434"/>
    <w:rsid w:val="3F32E0BC"/>
    <w:rsid w:val="3F4AB0FB"/>
    <w:rsid w:val="3F6BFD7A"/>
    <w:rsid w:val="3F7EAC62"/>
    <w:rsid w:val="3F8CFA62"/>
    <w:rsid w:val="3F968D00"/>
    <w:rsid w:val="3FD85E41"/>
    <w:rsid w:val="4012EEF0"/>
    <w:rsid w:val="40444DF4"/>
    <w:rsid w:val="4063E63B"/>
    <w:rsid w:val="40669151"/>
    <w:rsid w:val="4066F1F4"/>
    <w:rsid w:val="40681E0A"/>
    <w:rsid w:val="4084EA90"/>
    <w:rsid w:val="40C5D51B"/>
    <w:rsid w:val="40C956FE"/>
    <w:rsid w:val="40D02465"/>
    <w:rsid w:val="40DAFCBE"/>
    <w:rsid w:val="40E1E1DC"/>
    <w:rsid w:val="40E6D7F1"/>
    <w:rsid w:val="410305F5"/>
    <w:rsid w:val="41117F23"/>
    <w:rsid w:val="41307C16"/>
    <w:rsid w:val="41422E46"/>
    <w:rsid w:val="4172A067"/>
    <w:rsid w:val="41936A71"/>
    <w:rsid w:val="419917F3"/>
    <w:rsid w:val="41A0F0A7"/>
    <w:rsid w:val="41AAA04D"/>
    <w:rsid w:val="41B2BD08"/>
    <w:rsid w:val="41C51131"/>
    <w:rsid w:val="41CC59AA"/>
    <w:rsid w:val="41D7E181"/>
    <w:rsid w:val="41EF5312"/>
    <w:rsid w:val="42000FD9"/>
    <w:rsid w:val="42006454"/>
    <w:rsid w:val="420A7D51"/>
    <w:rsid w:val="4211D04C"/>
    <w:rsid w:val="42201BE5"/>
    <w:rsid w:val="42282187"/>
    <w:rsid w:val="422E50E0"/>
    <w:rsid w:val="423723F7"/>
    <w:rsid w:val="4240D729"/>
    <w:rsid w:val="425CFD1A"/>
    <w:rsid w:val="425DC6A3"/>
    <w:rsid w:val="42726E38"/>
    <w:rsid w:val="4278AE09"/>
    <w:rsid w:val="42794A0E"/>
    <w:rsid w:val="4286A645"/>
    <w:rsid w:val="42946705"/>
    <w:rsid w:val="42962549"/>
    <w:rsid w:val="42C5CFB4"/>
    <w:rsid w:val="42D7CE34"/>
    <w:rsid w:val="42EE8CB7"/>
    <w:rsid w:val="42FDFAD4"/>
    <w:rsid w:val="430918A0"/>
    <w:rsid w:val="4318A565"/>
    <w:rsid w:val="432927BF"/>
    <w:rsid w:val="43494FD3"/>
    <w:rsid w:val="4370277E"/>
    <w:rsid w:val="43AE4D94"/>
    <w:rsid w:val="43B7B17B"/>
    <w:rsid w:val="43C587FC"/>
    <w:rsid w:val="43D7DEAF"/>
    <w:rsid w:val="43E8050A"/>
    <w:rsid w:val="43ED3CF7"/>
    <w:rsid w:val="43F0130B"/>
    <w:rsid w:val="44000C3B"/>
    <w:rsid w:val="440F4BE3"/>
    <w:rsid w:val="441557D9"/>
    <w:rsid w:val="4415B25E"/>
    <w:rsid w:val="44163A38"/>
    <w:rsid w:val="4436C9E4"/>
    <w:rsid w:val="443AA00F"/>
    <w:rsid w:val="44422269"/>
    <w:rsid w:val="44576603"/>
    <w:rsid w:val="44634BE0"/>
    <w:rsid w:val="446E779A"/>
    <w:rsid w:val="446E9117"/>
    <w:rsid w:val="44A51459"/>
    <w:rsid w:val="44A622E8"/>
    <w:rsid w:val="44BB3977"/>
    <w:rsid w:val="44CD7104"/>
    <w:rsid w:val="44D864EA"/>
    <w:rsid w:val="44DBCDEA"/>
    <w:rsid w:val="44E14D08"/>
    <w:rsid w:val="4502509B"/>
    <w:rsid w:val="4532861D"/>
    <w:rsid w:val="453F80F8"/>
    <w:rsid w:val="454FA99B"/>
    <w:rsid w:val="45736E76"/>
    <w:rsid w:val="45A1F0AA"/>
    <w:rsid w:val="45A5B76F"/>
    <w:rsid w:val="45B6761F"/>
    <w:rsid w:val="45BBBE08"/>
    <w:rsid w:val="45BDAD80"/>
    <w:rsid w:val="45C518B4"/>
    <w:rsid w:val="46050923"/>
    <w:rsid w:val="4612A205"/>
    <w:rsid w:val="46135ED0"/>
    <w:rsid w:val="461BBECC"/>
    <w:rsid w:val="462D72C6"/>
    <w:rsid w:val="464D8954"/>
    <w:rsid w:val="4669D043"/>
    <w:rsid w:val="468DC744"/>
    <w:rsid w:val="46A30FE2"/>
    <w:rsid w:val="46AA36CF"/>
    <w:rsid w:val="46AED9EF"/>
    <w:rsid w:val="46CA0DD1"/>
    <w:rsid w:val="46CF3203"/>
    <w:rsid w:val="46D1D979"/>
    <w:rsid w:val="46F09BE2"/>
    <w:rsid w:val="46F3CDA4"/>
    <w:rsid w:val="470A637E"/>
    <w:rsid w:val="470DA843"/>
    <w:rsid w:val="471A5C8D"/>
    <w:rsid w:val="471CF973"/>
    <w:rsid w:val="471E197E"/>
    <w:rsid w:val="47315D26"/>
    <w:rsid w:val="47525509"/>
    <w:rsid w:val="477D6FCE"/>
    <w:rsid w:val="4785F818"/>
    <w:rsid w:val="4787339D"/>
    <w:rsid w:val="47971CCC"/>
    <w:rsid w:val="47ADF1A9"/>
    <w:rsid w:val="47B76163"/>
    <w:rsid w:val="47D10C12"/>
    <w:rsid w:val="47E8EB99"/>
    <w:rsid w:val="47EBA9DB"/>
    <w:rsid w:val="47EEEE9A"/>
    <w:rsid w:val="47F468BE"/>
    <w:rsid w:val="47F857BE"/>
    <w:rsid w:val="4817D2AD"/>
    <w:rsid w:val="481FF262"/>
    <w:rsid w:val="48289813"/>
    <w:rsid w:val="484618AB"/>
    <w:rsid w:val="485237B3"/>
    <w:rsid w:val="4857BE26"/>
    <w:rsid w:val="485C60CE"/>
    <w:rsid w:val="485D639C"/>
    <w:rsid w:val="4870E545"/>
    <w:rsid w:val="487E76AD"/>
    <w:rsid w:val="48886361"/>
    <w:rsid w:val="488D9B6C"/>
    <w:rsid w:val="489432F6"/>
    <w:rsid w:val="48A27336"/>
    <w:rsid w:val="48A522BA"/>
    <w:rsid w:val="48AE1766"/>
    <w:rsid w:val="48C2C7EA"/>
    <w:rsid w:val="48C4E394"/>
    <w:rsid w:val="48CF2A42"/>
    <w:rsid w:val="490564FC"/>
    <w:rsid w:val="49308E29"/>
    <w:rsid w:val="494A72D7"/>
    <w:rsid w:val="494F148F"/>
    <w:rsid w:val="49716973"/>
    <w:rsid w:val="4979ED6E"/>
    <w:rsid w:val="49893794"/>
    <w:rsid w:val="49908129"/>
    <w:rsid w:val="49AA1C70"/>
    <w:rsid w:val="49B08D89"/>
    <w:rsid w:val="49B3AFE8"/>
    <w:rsid w:val="49BA865F"/>
    <w:rsid w:val="49CBB6CD"/>
    <w:rsid w:val="49E2CA66"/>
    <w:rsid w:val="49F186D3"/>
    <w:rsid w:val="4A25F254"/>
    <w:rsid w:val="4A29BA0E"/>
    <w:rsid w:val="4A2B87D5"/>
    <w:rsid w:val="4A2B97EF"/>
    <w:rsid w:val="4A508E30"/>
    <w:rsid w:val="4A794AA6"/>
    <w:rsid w:val="4A9D57B8"/>
    <w:rsid w:val="4AA3792D"/>
    <w:rsid w:val="4AAD3687"/>
    <w:rsid w:val="4AD0F6DC"/>
    <w:rsid w:val="4AD6D2B3"/>
    <w:rsid w:val="4AE8B7B2"/>
    <w:rsid w:val="4AF09B38"/>
    <w:rsid w:val="4AFD648F"/>
    <w:rsid w:val="4B05562E"/>
    <w:rsid w:val="4B123402"/>
    <w:rsid w:val="4B18EBDE"/>
    <w:rsid w:val="4B2A33FA"/>
    <w:rsid w:val="4B458DF7"/>
    <w:rsid w:val="4B55BD56"/>
    <w:rsid w:val="4B67EA3A"/>
    <w:rsid w:val="4B6D8C70"/>
    <w:rsid w:val="4B7DAAB1"/>
    <w:rsid w:val="4B85FECC"/>
    <w:rsid w:val="4C034A64"/>
    <w:rsid w:val="4C04612E"/>
    <w:rsid w:val="4C122E28"/>
    <w:rsid w:val="4C18049F"/>
    <w:rsid w:val="4C32D6EF"/>
    <w:rsid w:val="4C53625D"/>
    <w:rsid w:val="4C5AD459"/>
    <w:rsid w:val="4C5C4F3D"/>
    <w:rsid w:val="4C5D83B7"/>
    <w:rsid w:val="4C5ED586"/>
    <w:rsid w:val="4C69233A"/>
    <w:rsid w:val="4C6DA48F"/>
    <w:rsid w:val="4CA5EDB8"/>
    <w:rsid w:val="4CBA2232"/>
    <w:rsid w:val="4CC83E2F"/>
    <w:rsid w:val="4CD3C41B"/>
    <w:rsid w:val="4D029676"/>
    <w:rsid w:val="4D115754"/>
    <w:rsid w:val="4D15766B"/>
    <w:rsid w:val="4D2FA1F3"/>
    <w:rsid w:val="4D7155E2"/>
    <w:rsid w:val="4D88E968"/>
    <w:rsid w:val="4DAE8398"/>
    <w:rsid w:val="4DB6C4D0"/>
    <w:rsid w:val="4DB76000"/>
    <w:rsid w:val="4DBCBC87"/>
    <w:rsid w:val="4DD3F652"/>
    <w:rsid w:val="4DDEC953"/>
    <w:rsid w:val="4DE3929E"/>
    <w:rsid w:val="4DF2687E"/>
    <w:rsid w:val="4E3B90E8"/>
    <w:rsid w:val="4E618323"/>
    <w:rsid w:val="4E7360CC"/>
    <w:rsid w:val="4E7E5BC4"/>
    <w:rsid w:val="4ED204A6"/>
    <w:rsid w:val="4ED79077"/>
    <w:rsid w:val="4EE655A6"/>
    <w:rsid w:val="4F00987C"/>
    <w:rsid w:val="4F13BED6"/>
    <w:rsid w:val="4F2522E6"/>
    <w:rsid w:val="4F29640D"/>
    <w:rsid w:val="4F2FF137"/>
    <w:rsid w:val="4F30A012"/>
    <w:rsid w:val="4F46FA45"/>
    <w:rsid w:val="4F4A49A2"/>
    <w:rsid w:val="4F618B2B"/>
    <w:rsid w:val="4F66B620"/>
    <w:rsid w:val="4F6A63D9"/>
    <w:rsid w:val="4F7A0CD4"/>
    <w:rsid w:val="4F82600F"/>
    <w:rsid w:val="4FB5CF32"/>
    <w:rsid w:val="4FC0F6E9"/>
    <w:rsid w:val="4FC7A949"/>
    <w:rsid w:val="4FCB6148"/>
    <w:rsid w:val="4FD3D9FA"/>
    <w:rsid w:val="4FDFCD41"/>
    <w:rsid w:val="501D73BF"/>
    <w:rsid w:val="506669C1"/>
    <w:rsid w:val="5081024C"/>
    <w:rsid w:val="508E4B16"/>
    <w:rsid w:val="509F8297"/>
    <w:rsid w:val="50C8F65C"/>
    <w:rsid w:val="50C9D992"/>
    <w:rsid w:val="50F925D6"/>
    <w:rsid w:val="50FA6E67"/>
    <w:rsid w:val="50FAB294"/>
    <w:rsid w:val="510378B7"/>
    <w:rsid w:val="5108FA51"/>
    <w:rsid w:val="5109BEE7"/>
    <w:rsid w:val="515E70C3"/>
    <w:rsid w:val="516A8813"/>
    <w:rsid w:val="518C4B0D"/>
    <w:rsid w:val="518C5437"/>
    <w:rsid w:val="518DFD56"/>
    <w:rsid w:val="51FAF834"/>
    <w:rsid w:val="520F0801"/>
    <w:rsid w:val="522B9B21"/>
    <w:rsid w:val="522D7BDE"/>
    <w:rsid w:val="5244DA23"/>
    <w:rsid w:val="52515894"/>
    <w:rsid w:val="525ED822"/>
    <w:rsid w:val="52875EA7"/>
    <w:rsid w:val="528C2F69"/>
    <w:rsid w:val="529B66F6"/>
    <w:rsid w:val="52A637A2"/>
    <w:rsid w:val="52B2A6DC"/>
    <w:rsid w:val="52B5A655"/>
    <w:rsid w:val="52DD49BE"/>
    <w:rsid w:val="52E44644"/>
    <w:rsid w:val="52EA20A0"/>
    <w:rsid w:val="52EAF4BE"/>
    <w:rsid w:val="52FFA213"/>
    <w:rsid w:val="5301B2B0"/>
    <w:rsid w:val="531F1D7B"/>
    <w:rsid w:val="534087BB"/>
    <w:rsid w:val="53411E47"/>
    <w:rsid w:val="5345E4AE"/>
    <w:rsid w:val="5346F1D9"/>
    <w:rsid w:val="53729855"/>
    <w:rsid w:val="53A6D4A6"/>
    <w:rsid w:val="53CA042C"/>
    <w:rsid w:val="53D8958C"/>
    <w:rsid w:val="5413E099"/>
    <w:rsid w:val="541B0CEF"/>
    <w:rsid w:val="541CBF8C"/>
    <w:rsid w:val="542FB23A"/>
    <w:rsid w:val="543D19FB"/>
    <w:rsid w:val="5447EAC8"/>
    <w:rsid w:val="544D2974"/>
    <w:rsid w:val="54527028"/>
    <w:rsid w:val="54595887"/>
    <w:rsid w:val="545CFA41"/>
    <w:rsid w:val="5460879D"/>
    <w:rsid w:val="546D3B99"/>
    <w:rsid w:val="547995F0"/>
    <w:rsid w:val="5490D45F"/>
    <w:rsid w:val="54FB8CF7"/>
    <w:rsid w:val="550A9CAB"/>
    <w:rsid w:val="551B7557"/>
    <w:rsid w:val="551F5791"/>
    <w:rsid w:val="55455558"/>
    <w:rsid w:val="554E9682"/>
    <w:rsid w:val="55606649"/>
    <w:rsid w:val="5578D8D8"/>
    <w:rsid w:val="558CD9FA"/>
    <w:rsid w:val="559F5C5C"/>
    <w:rsid w:val="55C76657"/>
    <w:rsid w:val="55D7646D"/>
    <w:rsid w:val="55D94EF5"/>
    <w:rsid w:val="55E7200B"/>
    <w:rsid w:val="55ED2D11"/>
    <w:rsid w:val="5605EADE"/>
    <w:rsid w:val="560A9EFC"/>
    <w:rsid w:val="56274E03"/>
    <w:rsid w:val="5636CE97"/>
    <w:rsid w:val="5640A577"/>
    <w:rsid w:val="565ADCBB"/>
    <w:rsid w:val="566A82B5"/>
    <w:rsid w:val="56738E25"/>
    <w:rsid w:val="568695D6"/>
    <w:rsid w:val="56DC2597"/>
    <w:rsid w:val="56E0E01A"/>
    <w:rsid w:val="56E65DA6"/>
    <w:rsid w:val="56EDA742"/>
    <w:rsid w:val="56EDCC1E"/>
    <w:rsid w:val="57008848"/>
    <w:rsid w:val="570B303D"/>
    <w:rsid w:val="5715DE02"/>
    <w:rsid w:val="5732F4B6"/>
    <w:rsid w:val="5735D155"/>
    <w:rsid w:val="57442A2F"/>
    <w:rsid w:val="57555FC9"/>
    <w:rsid w:val="575B66CA"/>
    <w:rsid w:val="575DD2F2"/>
    <w:rsid w:val="5761610D"/>
    <w:rsid w:val="5779A4A5"/>
    <w:rsid w:val="57838D99"/>
    <w:rsid w:val="5788C2E8"/>
    <w:rsid w:val="57EAA8C7"/>
    <w:rsid w:val="57FEE93C"/>
    <w:rsid w:val="581C600D"/>
    <w:rsid w:val="58576F7E"/>
    <w:rsid w:val="5867827B"/>
    <w:rsid w:val="58690508"/>
    <w:rsid w:val="587B861C"/>
    <w:rsid w:val="588A3A16"/>
    <w:rsid w:val="588AAEE4"/>
    <w:rsid w:val="588CCC4F"/>
    <w:rsid w:val="58D770CC"/>
    <w:rsid w:val="58D77FFD"/>
    <w:rsid w:val="58D9BCEE"/>
    <w:rsid w:val="58EA40F6"/>
    <w:rsid w:val="59162D3D"/>
    <w:rsid w:val="59223882"/>
    <w:rsid w:val="5924E752"/>
    <w:rsid w:val="5927288B"/>
    <w:rsid w:val="592841B7"/>
    <w:rsid w:val="592E432F"/>
    <w:rsid w:val="59418792"/>
    <w:rsid w:val="59456D19"/>
    <w:rsid w:val="596C576C"/>
    <w:rsid w:val="596E8516"/>
    <w:rsid w:val="597BABE7"/>
    <w:rsid w:val="5990A80B"/>
    <w:rsid w:val="59AC41E5"/>
    <w:rsid w:val="59CC69D4"/>
    <w:rsid w:val="59F5783A"/>
    <w:rsid w:val="5A1E1E39"/>
    <w:rsid w:val="5A2315F8"/>
    <w:rsid w:val="5A3E5AB7"/>
    <w:rsid w:val="5A5A8493"/>
    <w:rsid w:val="5A7AF733"/>
    <w:rsid w:val="5A8B9F7B"/>
    <w:rsid w:val="5A932E47"/>
    <w:rsid w:val="5AA96309"/>
    <w:rsid w:val="5AB97EA5"/>
    <w:rsid w:val="5ACB3F82"/>
    <w:rsid w:val="5ACF436B"/>
    <w:rsid w:val="5AE42E22"/>
    <w:rsid w:val="5AF35900"/>
    <w:rsid w:val="5B160306"/>
    <w:rsid w:val="5B2021E6"/>
    <w:rsid w:val="5B3CB663"/>
    <w:rsid w:val="5B50A13C"/>
    <w:rsid w:val="5B545BA9"/>
    <w:rsid w:val="5B72AB8E"/>
    <w:rsid w:val="5B831C14"/>
    <w:rsid w:val="5B8C41A8"/>
    <w:rsid w:val="5BB34830"/>
    <w:rsid w:val="5BB96CD9"/>
    <w:rsid w:val="5BDE8EC7"/>
    <w:rsid w:val="5C0A3558"/>
    <w:rsid w:val="5C56D76C"/>
    <w:rsid w:val="5C5CB965"/>
    <w:rsid w:val="5C6474C3"/>
    <w:rsid w:val="5C7194C0"/>
    <w:rsid w:val="5C90FB63"/>
    <w:rsid w:val="5C913432"/>
    <w:rsid w:val="5C9713AF"/>
    <w:rsid w:val="5CAF681B"/>
    <w:rsid w:val="5CBE342E"/>
    <w:rsid w:val="5CCCCCB8"/>
    <w:rsid w:val="5CCE7328"/>
    <w:rsid w:val="5CF4CF67"/>
    <w:rsid w:val="5D1B1DB7"/>
    <w:rsid w:val="5D2725C8"/>
    <w:rsid w:val="5D330957"/>
    <w:rsid w:val="5D9591E1"/>
    <w:rsid w:val="5DA7D11F"/>
    <w:rsid w:val="5DABD7D3"/>
    <w:rsid w:val="5DC47006"/>
    <w:rsid w:val="5DD6D0CA"/>
    <w:rsid w:val="5E03C558"/>
    <w:rsid w:val="5E0636BA"/>
    <w:rsid w:val="5E0CE8A5"/>
    <w:rsid w:val="5E1D1E21"/>
    <w:rsid w:val="5E2334FD"/>
    <w:rsid w:val="5E2C1EC1"/>
    <w:rsid w:val="5E392AD9"/>
    <w:rsid w:val="5E3C7667"/>
    <w:rsid w:val="5E47B393"/>
    <w:rsid w:val="5E7FA40C"/>
    <w:rsid w:val="5E83E910"/>
    <w:rsid w:val="5EA8815F"/>
    <w:rsid w:val="5EA881F8"/>
    <w:rsid w:val="5EAC1E15"/>
    <w:rsid w:val="5EDA9F85"/>
    <w:rsid w:val="5EF95D88"/>
    <w:rsid w:val="5F14925D"/>
    <w:rsid w:val="5F4D494E"/>
    <w:rsid w:val="5F5472C3"/>
    <w:rsid w:val="5F766EA9"/>
    <w:rsid w:val="5F90DEF1"/>
    <w:rsid w:val="5FAE3586"/>
    <w:rsid w:val="5FCE5961"/>
    <w:rsid w:val="5FE1EAB3"/>
    <w:rsid w:val="5FEBE0B3"/>
    <w:rsid w:val="602DE974"/>
    <w:rsid w:val="605981DF"/>
    <w:rsid w:val="60659222"/>
    <w:rsid w:val="606B47AD"/>
    <w:rsid w:val="6082D3AE"/>
    <w:rsid w:val="609CA0C1"/>
    <w:rsid w:val="60C79F1F"/>
    <w:rsid w:val="60D15BCF"/>
    <w:rsid w:val="60E85D06"/>
    <w:rsid w:val="60F35F08"/>
    <w:rsid w:val="60F8E343"/>
    <w:rsid w:val="60FDF29D"/>
    <w:rsid w:val="60FF8EBB"/>
    <w:rsid w:val="61109C6A"/>
    <w:rsid w:val="61143A30"/>
    <w:rsid w:val="6117F594"/>
    <w:rsid w:val="6141CA65"/>
    <w:rsid w:val="614F571B"/>
    <w:rsid w:val="61503D2D"/>
    <w:rsid w:val="6159B9CD"/>
    <w:rsid w:val="617C7E26"/>
    <w:rsid w:val="61900618"/>
    <w:rsid w:val="619E3159"/>
    <w:rsid w:val="61B36211"/>
    <w:rsid w:val="61E5FF97"/>
    <w:rsid w:val="61E8C597"/>
    <w:rsid w:val="61F8FFB5"/>
    <w:rsid w:val="620770B0"/>
    <w:rsid w:val="620C50EA"/>
    <w:rsid w:val="622F90FF"/>
    <w:rsid w:val="624F4D71"/>
    <w:rsid w:val="62651B73"/>
    <w:rsid w:val="6271077D"/>
    <w:rsid w:val="62973A53"/>
    <w:rsid w:val="62AB2F0B"/>
    <w:rsid w:val="62AC35FF"/>
    <w:rsid w:val="62CA624F"/>
    <w:rsid w:val="62EC1943"/>
    <w:rsid w:val="62F416AA"/>
    <w:rsid w:val="632045B5"/>
    <w:rsid w:val="63269DAB"/>
    <w:rsid w:val="632AF106"/>
    <w:rsid w:val="632B0395"/>
    <w:rsid w:val="63479D01"/>
    <w:rsid w:val="635FD9A2"/>
    <w:rsid w:val="6385EB89"/>
    <w:rsid w:val="638757CF"/>
    <w:rsid w:val="638BC59A"/>
    <w:rsid w:val="6399974F"/>
    <w:rsid w:val="63D920EE"/>
    <w:rsid w:val="63E31EB5"/>
    <w:rsid w:val="63E4A891"/>
    <w:rsid w:val="63E94654"/>
    <w:rsid w:val="63F0363F"/>
    <w:rsid w:val="63FAFAA5"/>
    <w:rsid w:val="63FEAF16"/>
    <w:rsid w:val="645A5325"/>
    <w:rsid w:val="645ABCF6"/>
    <w:rsid w:val="645ACC2B"/>
    <w:rsid w:val="6465B9AC"/>
    <w:rsid w:val="648284BF"/>
    <w:rsid w:val="64A43B53"/>
    <w:rsid w:val="64C6C854"/>
    <w:rsid w:val="65185EAD"/>
    <w:rsid w:val="6542A5FD"/>
    <w:rsid w:val="65455E6B"/>
    <w:rsid w:val="655D3ACF"/>
    <w:rsid w:val="65619BCA"/>
    <w:rsid w:val="656FCE4E"/>
    <w:rsid w:val="657D6993"/>
    <w:rsid w:val="65806A32"/>
    <w:rsid w:val="659475B4"/>
    <w:rsid w:val="65A8D520"/>
    <w:rsid w:val="65CAFE98"/>
    <w:rsid w:val="65F5001A"/>
    <w:rsid w:val="65FB903E"/>
    <w:rsid w:val="65FBFD2C"/>
    <w:rsid w:val="66166EC4"/>
    <w:rsid w:val="6618285E"/>
    <w:rsid w:val="661CDDCA"/>
    <w:rsid w:val="66203AAA"/>
    <w:rsid w:val="6640923E"/>
    <w:rsid w:val="66451A78"/>
    <w:rsid w:val="6647036D"/>
    <w:rsid w:val="6647FD46"/>
    <w:rsid w:val="6655C376"/>
    <w:rsid w:val="665A10A0"/>
    <w:rsid w:val="665C6297"/>
    <w:rsid w:val="665CC9A7"/>
    <w:rsid w:val="665F4206"/>
    <w:rsid w:val="6662067D"/>
    <w:rsid w:val="66749CCF"/>
    <w:rsid w:val="667680FD"/>
    <w:rsid w:val="667D1346"/>
    <w:rsid w:val="6682A72B"/>
    <w:rsid w:val="668BCBFC"/>
    <w:rsid w:val="66B7DE20"/>
    <w:rsid w:val="66D779A9"/>
    <w:rsid w:val="66DDD98E"/>
    <w:rsid w:val="66F596BA"/>
    <w:rsid w:val="66FBD3BC"/>
    <w:rsid w:val="67169E5E"/>
    <w:rsid w:val="672847FA"/>
    <w:rsid w:val="674580B9"/>
    <w:rsid w:val="675ADD8E"/>
    <w:rsid w:val="675E9EF8"/>
    <w:rsid w:val="6760CBA7"/>
    <w:rsid w:val="6763FB0F"/>
    <w:rsid w:val="6767F3CF"/>
    <w:rsid w:val="67769DD4"/>
    <w:rsid w:val="6789D5A8"/>
    <w:rsid w:val="67959C42"/>
    <w:rsid w:val="6799DDAF"/>
    <w:rsid w:val="679D9CC4"/>
    <w:rsid w:val="67A04E93"/>
    <w:rsid w:val="67BC6CB7"/>
    <w:rsid w:val="67C3EC1E"/>
    <w:rsid w:val="68169C80"/>
    <w:rsid w:val="6835A32C"/>
    <w:rsid w:val="683A5A5D"/>
    <w:rsid w:val="68429EDA"/>
    <w:rsid w:val="6845D4AE"/>
    <w:rsid w:val="68467B85"/>
    <w:rsid w:val="68570225"/>
    <w:rsid w:val="6858A8CC"/>
    <w:rsid w:val="6866A698"/>
    <w:rsid w:val="6872878F"/>
    <w:rsid w:val="6895E12F"/>
    <w:rsid w:val="68AE0874"/>
    <w:rsid w:val="68AEA931"/>
    <w:rsid w:val="68CF0DF7"/>
    <w:rsid w:val="68CFF096"/>
    <w:rsid w:val="68E003A5"/>
    <w:rsid w:val="68E972C4"/>
    <w:rsid w:val="68EA25EA"/>
    <w:rsid w:val="68F9871A"/>
    <w:rsid w:val="6906C021"/>
    <w:rsid w:val="6908E281"/>
    <w:rsid w:val="69217614"/>
    <w:rsid w:val="694599D0"/>
    <w:rsid w:val="695DF246"/>
    <w:rsid w:val="69A88246"/>
    <w:rsid w:val="69A9DBB1"/>
    <w:rsid w:val="69D31616"/>
    <w:rsid w:val="69D63F35"/>
    <w:rsid w:val="69E99ADA"/>
    <w:rsid w:val="69ECFBA1"/>
    <w:rsid w:val="69EF9AF3"/>
    <w:rsid w:val="69F457A7"/>
    <w:rsid w:val="69FAEAE8"/>
    <w:rsid w:val="6A1CD950"/>
    <w:rsid w:val="6A2BC295"/>
    <w:rsid w:val="6A2BCCF0"/>
    <w:rsid w:val="6A2CFBAD"/>
    <w:rsid w:val="6A2D4541"/>
    <w:rsid w:val="6A374B35"/>
    <w:rsid w:val="6A374CC5"/>
    <w:rsid w:val="6A37BA8A"/>
    <w:rsid w:val="6A568159"/>
    <w:rsid w:val="6A72C376"/>
    <w:rsid w:val="6A8FF7CC"/>
    <w:rsid w:val="6AE50385"/>
    <w:rsid w:val="6AF050CA"/>
    <w:rsid w:val="6B332DEF"/>
    <w:rsid w:val="6B420102"/>
    <w:rsid w:val="6B8539AB"/>
    <w:rsid w:val="6B898208"/>
    <w:rsid w:val="6B9D0159"/>
    <w:rsid w:val="6B9FC745"/>
    <w:rsid w:val="6BA8C6AF"/>
    <w:rsid w:val="6BBA28D4"/>
    <w:rsid w:val="6BC8BA7A"/>
    <w:rsid w:val="6BD2BA52"/>
    <w:rsid w:val="6BE5B944"/>
    <w:rsid w:val="6C1C6A2A"/>
    <w:rsid w:val="6C3581E7"/>
    <w:rsid w:val="6C36D33D"/>
    <w:rsid w:val="6C77F069"/>
    <w:rsid w:val="6CA00638"/>
    <w:rsid w:val="6CAB5ECF"/>
    <w:rsid w:val="6CAEDDBB"/>
    <w:rsid w:val="6CAFD9D1"/>
    <w:rsid w:val="6CB6C7F8"/>
    <w:rsid w:val="6CBEF976"/>
    <w:rsid w:val="6CCFF618"/>
    <w:rsid w:val="6CE076B3"/>
    <w:rsid w:val="6CE77DE1"/>
    <w:rsid w:val="6CE9344A"/>
    <w:rsid w:val="6CF1611D"/>
    <w:rsid w:val="6CFA41CA"/>
    <w:rsid w:val="6D4F0FB8"/>
    <w:rsid w:val="6D4F9E4F"/>
    <w:rsid w:val="6D54BC10"/>
    <w:rsid w:val="6D8B63F9"/>
    <w:rsid w:val="6DDBF43E"/>
    <w:rsid w:val="6DE67D13"/>
    <w:rsid w:val="6DF10DD9"/>
    <w:rsid w:val="6E144018"/>
    <w:rsid w:val="6E285663"/>
    <w:rsid w:val="6E30579E"/>
    <w:rsid w:val="6E3B78CE"/>
    <w:rsid w:val="6E582347"/>
    <w:rsid w:val="6E6EDBAF"/>
    <w:rsid w:val="6E7C5560"/>
    <w:rsid w:val="6E833AC4"/>
    <w:rsid w:val="6EA62021"/>
    <w:rsid w:val="6EA87E0F"/>
    <w:rsid w:val="6EAF5B01"/>
    <w:rsid w:val="6EB43270"/>
    <w:rsid w:val="6EC3EE33"/>
    <w:rsid w:val="6EC5FE7C"/>
    <w:rsid w:val="6ECB16C7"/>
    <w:rsid w:val="6ED8476E"/>
    <w:rsid w:val="6F12D733"/>
    <w:rsid w:val="6F1688C7"/>
    <w:rsid w:val="6F30BDF4"/>
    <w:rsid w:val="6F482E09"/>
    <w:rsid w:val="6F84D081"/>
    <w:rsid w:val="6F90CB0F"/>
    <w:rsid w:val="6F9FC6AD"/>
    <w:rsid w:val="6FB72906"/>
    <w:rsid w:val="6FE251A0"/>
    <w:rsid w:val="70075856"/>
    <w:rsid w:val="700E9081"/>
    <w:rsid w:val="701E08EA"/>
    <w:rsid w:val="7028E662"/>
    <w:rsid w:val="702D8E50"/>
    <w:rsid w:val="703307D1"/>
    <w:rsid w:val="703A27AC"/>
    <w:rsid w:val="70539CC1"/>
    <w:rsid w:val="705DD4A4"/>
    <w:rsid w:val="705E420C"/>
    <w:rsid w:val="7062E1AE"/>
    <w:rsid w:val="706771CC"/>
    <w:rsid w:val="70691DC7"/>
    <w:rsid w:val="708CF5FB"/>
    <w:rsid w:val="70DEA1BE"/>
    <w:rsid w:val="70EC942E"/>
    <w:rsid w:val="70F3F9E0"/>
    <w:rsid w:val="714132C9"/>
    <w:rsid w:val="71810A1C"/>
    <w:rsid w:val="7193F4D2"/>
    <w:rsid w:val="71B86770"/>
    <w:rsid w:val="71D4D397"/>
    <w:rsid w:val="720E6C54"/>
    <w:rsid w:val="720F9B6C"/>
    <w:rsid w:val="726259E3"/>
    <w:rsid w:val="726569DC"/>
    <w:rsid w:val="72800C2E"/>
    <w:rsid w:val="72831A10"/>
    <w:rsid w:val="7285CF8B"/>
    <w:rsid w:val="7292DD77"/>
    <w:rsid w:val="72ACC0F6"/>
    <w:rsid w:val="72D9FB0D"/>
    <w:rsid w:val="72DB25F1"/>
    <w:rsid w:val="72F79E04"/>
    <w:rsid w:val="73211B9D"/>
    <w:rsid w:val="73217B8E"/>
    <w:rsid w:val="73269980"/>
    <w:rsid w:val="7327DFF4"/>
    <w:rsid w:val="73370B49"/>
    <w:rsid w:val="734A21E3"/>
    <w:rsid w:val="735D700C"/>
    <w:rsid w:val="735DFBB8"/>
    <w:rsid w:val="73715744"/>
    <w:rsid w:val="737F51A2"/>
    <w:rsid w:val="73872047"/>
    <w:rsid w:val="73A249E7"/>
    <w:rsid w:val="73AC5022"/>
    <w:rsid w:val="73B738E0"/>
    <w:rsid w:val="73C2D535"/>
    <w:rsid w:val="73C6E7AF"/>
    <w:rsid w:val="73CEC188"/>
    <w:rsid w:val="73E938BD"/>
    <w:rsid w:val="73F323C9"/>
    <w:rsid w:val="74093ABF"/>
    <w:rsid w:val="74274565"/>
    <w:rsid w:val="743C42B6"/>
    <w:rsid w:val="748677C0"/>
    <w:rsid w:val="74975353"/>
    <w:rsid w:val="74976190"/>
    <w:rsid w:val="7499EF3A"/>
    <w:rsid w:val="74A41197"/>
    <w:rsid w:val="74BB20F9"/>
    <w:rsid w:val="74BD302E"/>
    <w:rsid w:val="74D4F773"/>
    <w:rsid w:val="74E9BDD7"/>
    <w:rsid w:val="74F275F1"/>
    <w:rsid w:val="74F5F946"/>
    <w:rsid w:val="751B0D1C"/>
    <w:rsid w:val="7528DB47"/>
    <w:rsid w:val="753D2C70"/>
    <w:rsid w:val="756BA6DE"/>
    <w:rsid w:val="7589C16B"/>
    <w:rsid w:val="75BE7A28"/>
    <w:rsid w:val="75C4BBA1"/>
    <w:rsid w:val="75FA9D7A"/>
    <w:rsid w:val="7614B1B9"/>
    <w:rsid w:val="764A96FD"/>
    <w:rsid w:val="764E198A"/>
    <w:rsid w:val="764F4047"/>
    <w:rsid w:val="7652CEB8"/>
    <w:rsid w:val="765BA12A"/>
    <w:rsid w:val="765E9D9B"/>
    <w:rsid w:val="7670ADF0"/>
    <w:rsid w:val="76752591"/>
    <w:rsid w:val="767595C4"/>
    <w:rsid w:val="76A4FCE5"/>
    <w:rsid w:val="76C3C969"/>
    <w:rsid w:val="76CC9A97"/>
    <w:rsid w:val="76D4AEE0"/>
    <w:rsid w:val="76D7A40C"/>
    <w:rsid w:val="76D9D789"/>
    <w:rsid w:val="77001146"/>
    <w:rsid w:val="77010998"/>
    <w:rsid w:val="77089068"/>
    <w:rsid w:val="770AFFDE"/>
    <w:rsid w:val="7736AF96"/>
    <w:rsid w:val="77424988"/>
    <w:rsid w:val="7749DA53"/>
    <w:rsid w:val="774BB5CA"/>
    <w:rsid w:val="77ABBFD5"/>
    <w:rsid w:val="77C301E5"/>
    <w:rsid w:val="77D28BA0"/>
    <w:rsid w:val="77D48610"/>
    <w:rsid w:val="77E39C7A"/>
    <w:rsid w:val="77E90AA4"/>
    <w:rsid w:val="77F0A472"/>
    <w:rsid w:val="78138920"/>
    <w:rsid w:val="7815A12A"/>
    <w:rsid w:val="781CFC28"/>
    <w:rsid w:val="7822AA92"/>
    <w:rsid w:val="782FA7FB"/>
    <w:rsid w:val="783FDF2E"/>
    <w:rsid w:val="78437413"/>
    <w:rsid w:val="784CC391"/>
    <w:rsid w:val="7864F6A6"/>
    <w:rsid w:val="786AF779"/>
    <w:rsid w:val="786DDA7D"/>
    <w:rsid w:val="78841E7C"/>
    <w:rsid w:val="788A97DF"/>
    <w:rsid w:val="7893BCCB"/>
    <w:rsid w:val="78C17849"/>
    <w:rsid w:val="78D6812A"/>
    <w:rsid w:val="79062B4F"/>
    <w:rsid w:val="79075148"/>
    <w:rsid w:val="790B9EB6"/>
    <w:rsid w:val="7912FCE3"/>
    <w:rsid w:val="7918D0FF"/>
    <w:rsid w:val="791D4124"/>
    <w:rsid w:val="7951410D"/>
    <w:rsid w:val="795C17F8"/>
    <w:rsid w:val="79614191"/>
    <w:rsid w:val="7962318F"/>
    <w:rsid w:val="79724C98"/>
    <w:rsid w:val="79941F83"/>
    <w:rsid w:val="79EFBCB0"/>
    <w:rsid w:val="79FA72B5"/>
    <w:rsid w:val="79FABF92"/>
    <w:rsid w:val="79FCB9E1"/>
    <w:rsid w:val="7A1169B3"/>
    <w:rsid w:val="7A40AAEB"/>
    <w:rsid w:val="7A47BFA1"/>
    <w:rsid w:val="7A57FBAB"/>
    <w:rsid w:val="7A58C4B5"/>
    <w:rsid w:val="7A65D85C"/>
    <w:rsid w:val="7A864C7C"/>
    <w:rsid w:val="7A98AFEC"/>
    <w:rsid w:val="7A9931A7"/>
    <w:rsid w:val="7A9FE576"/>
    <w:rsid w:val="7AACF5CF"/>
    <w:rsid w:val="7AAD0B3F"/>
    <w:rsid w:val="7B0DFB19"/>
    <w:rsid w:val="7B14CE4F"/>
    <w:rsid w:val="7B3F5251"/>
    <w:rsid w:val="7B410595"/>
    <w:rsid w:val="7B5100A0"/>
    <w:rsid w:val="7B5726BF"/>
    <w:rsid w:val="7B632089"/>
    <w:rsid w:val="7B6F7773"/>
    <w:rsid w:val="7B717B2E"/>
    <w:rsid w:val="7B896139"/>
    <w:rsid w:val="7B94A29B"/>
    <w:rsid w:val="7B98C85B"/>
    <w:rsid w:val="7B9EEA74"/>
    <w:rsid w:val="7BAC0414"/>
    <w:rsid w:val="7BD33687"/>
    <w:rsid w:val="7C00BB04"/>
    <w:rsid w:val="7C16D789"/>
    <w:rsid w:val="7C201294"/>
    <w:rsid w:val="7C2F15AA"/>
    <w:rsid w:val="7C46BCD7"/>
    <w:rsid w:val="7C4A52DE"/>
    <w:rsid w:val="7C82B740"/>
    <w:rsid w:val="7C8FB44D"/>
    <w:rsid w:val="7C9C4DB4"/>
    <w:rsid w:val="7C9DF338"/>
    <w:rsid w:val="7CB217E2"/>
    <w:rsid w:val="7CC4A852"/>
    <w:rsid w:val="7CE6A7FC"/>
    <w:rsid w:val="7CF119CB"/>
    <w:rsid w:val="7D88BCEA"/>
    <w:rsid w:val="7D8C164B"/>
    <w:rsid w:val="7DD0519E"/>
    <w:rsid w:val="7DD65A90"/>
    <w:rsid w:val="7DE5493B"/>
    <w:rsid w:val="7DFBA7FD"/>
    <w:rsid w:val="7E058FE7"/>
    <w:rsid w:val="7E2A3AC0"/>
    <w:rsid w:val="7E556262"/>
    <w:rsid w:val="7E567355"/>
    <w:rsid w:val="7E8FA38D"/>
    <w:rsid w:val="7EA9F82B"/>
    <w:rsid w:val="7ED281FA"/>
    <w:rsid w:val="7EE7BD40"/>
    <w:rsid w:val="7EF6EA92"/>
    <w:rsid w:val="7EFBAEC3"/>
    <w:rsid w:val="7EFDEEC6"/>
    <w:rsid w:val="7F450CAC"/>
    <w:rsid w:val="7F5008F1"/>
    <w:rsid w:val="7F5BD01F"/>
    <w:rsid w:val="7F9ABDAE"/>
    <w:rsid w:val="7FA80EB2"/>
    <w:rsid w:val="7FAB13F3"/>
    <w:rsid w:val="7FCD2BC0"/>
    <w:rsid w:val="7FD09A87"/>
    <w:rsid w:val="7FD6F57D"/>
    <w:rsid w:val="7FEBD7A3"/>
    <w:rsid w:val="7FFA89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86D79"/>
  <w15:chartTrackingRefBased/>
  <w15:docId w15:val="{D2E5A8DB-8629-44B1-967E-63E241C5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aliases w:val="Ctrl+1,X,Ctrl1,Main Para,heading 1,H1,Normal + Font: Helvetica,Bold,Space Before 12 pt,Not Bold,NMP Heading 1,app heading 1,l1,h1,Huvudrubrik,Sec1,1st level,h11,1st level1,h12,1st level2,h13,1st level3,h14,1st level4,h15,1st level5,h16,h17,h18"/>
    <w:basedOn w:val="Normal"/>
    <w:next w:val="Normal"/>
    <w:link w:val="Heading1Char"/>
    <w:uiPriority w:val="9"/>
    <w:qFormat/>
    <w:rsid w:val="00BE08AA"/>
    <w:pPr>
      <w:keepNext/>
      <w:widowControl/>
      <w:numPr>
        <w:numId w:val="17"/>
      </w:numPr>
      <w:tabs>
        <w:tab w:val="left" w:pos="8640"/>
      </w:tabs>
      <w:spacing w:line="360" w:lineRule="auto"/>
      <w:ind w:left="720" w:hanging="720"/>
      <w:outlineLvl w:val="0"/>
    </w:pPr>
    <w:rPr>
      <w:rFonts w:ascii="Arial" w:eastAsia="Times New Roman" w:hAnsi="Arial" w:cs="Arial"/>
      <w:b/>
      <w:kern w:val="0"/>
      <w:sz w:val="22"/>
      <w:lang w:val="en-GB" w:eastAsia="en-US"/>
    </w:rPr>
  </w:style>
  <w:style w:type="paragraph" w:styleId="Heading2">
    <w:name w:val="heading 2"/>
    <w:aliases w:val="Ctrl+2,X.X,Ctrl2"/>
    <w:basedOn w:val="Normal"/>
    <w:next w:val="Normal"/>
    <w:link w:val="Heading2Char"/>
    <w:uiPriority w:val="9"/>
    <w:qFormat/>
    <w:rsid w:val="00BE08AA"/>
    <w:pPr>
      <w:keepNext/>
      <w:widowControl/>
      <w:numPr>
        <w:ilvl w:val="1"/>
        <w:numId w:val="17"/>
      </w:numPr>
      <w:tabs>
        <w:tab w:val="left" w:pos="8640"/>
      </w:tabs>
      <w:spacing w:line="360" w:lineRule="auto"/>
      <w:ind w:left="720" w:hanging="720"/>
      <w:outlineLvl w:val="1"/>
    </w:pPr>
    <w:rPr>
      <w:rFonts w:ascii="Arial" w:eastAsia="Times New Roman" w:hAnsi="Arial" w:cs="Arial"/>
      <w:b/>
      <w:iCs/>
      <w:kern w:val="0"/>
      <w:sz w:val="22"/>
      <w:lang w:val="en-GB" w:eastAsia="en-US"/>
    </w:rPr>
  </w:style>
  <w:style w:type="paragraph" w:styleId="Heading3">
    <w:name w:val="heading 3"/>
    <w:aliases w:val="Ctrl+3,X.X.X,Ctrl3,Velox 3,Annex 3"/>
    <w:basedOn w:val="Normal"/>
    <w:next w:val="Normal"/>
    <w:link w:val="Heading3Char"/>
    <w:uiPriority w:val="9"/>
    <w:qFormat/>
    <w:rsid w:val="00BE08AA"/>
    <w:pPr>
      <w:keepNext/>
      <w:widowControl/>
      <w:numPr>
        <w:ilvl w:val="2"/>
        <w:numId w:val="17"/>
      </w:numPr>
      <w:tabs>
        <w:tab w:val="left" w:pos="8640"/>
      </w:tabs>
      <w:spacing w:line="360" w:lineRule="auto"/>
      <w:outlineLvl w:val="2"/>
    </w:pPr>
    <w:rPr>
      <w:rFonts w:ascii="Arial" w:eastAsia="Times New Roman" w:hAnsi="Arial" w:cs="Arial"/>
      <w:iCs/>
      <w:kern w:val="0"/>
      <w:sz w:val="22"/>
      <w:lang w:val="en-GB" w:eastAsia="en-US"/>
    </w:rPr>
  </w:style>
  <w:style w:type="paragraph" w:styleId="Heading4">
    <w:name w:val="heading 4"/>
    <w:aliases w:val="Ctrl+4,X.X.X.X,ctrl4,Velox 4,Annex 4,X.X.X.a,ctrlA"/>
    <w:basedOn w:val="Heading3"/>
    <w:next w:val="Normal"/>
    <w:link w:val="Heading4Char"/>
    <w:uiPriority w:val="9"/>
    <w:qFormat/>
    <w:rsid w:val="00FB0659"/>
    <w:pPr>
      <w:numPr>
        <w:ilvl w:val="3"/>
        <w:numId w:val="3"/>
      </w:numPr>
      <w:outlineLvl w:val="3"/>
    </w:pPr>
    <w:rPr>
      <w:bCs/>
      <w:szCs w:val="28"/>
    </w:rPr>
  </w:style>
  <w:style w:type="paragraph" w:styleId="Heading5">
    <w:name w:val="heading 5"/>
    <w:aliases w:val="X.X.X.X.a,Ctrl5,Velox 5,Annex 5,X.X.X.a.i.CtrlS,Ctrl+5"/>
    <w:basedOn w:val="Heading4"/>
    <w:next w:val="Normal"/>
    <w:link w:val="Heading5Char"/>
    <w:uiPriority w:val="9"/>
    <w:qFormat/>
    <w:rsid w:val="00FB0659"/>
    <w:pPr>
      <w:numPr>
        <w:ilvl w:val="4"/>
      </w:numPr>
      <w:outlineLvl w:val="4"/>
    </w:pPr>
    <w:rPr>
      <w:bCs w:val="0"/>
      <w:iCs w:val="0"/>
      <w:szCs w:val="26"/>
    </w:rPr>
  </w:style>
  <w:style w:type="paragraph" w:styleId="Heading6">
    <w:name w:val="heading 6"/>
    <w:aliases w:val="X.X.X.X.a.i crtl6"/>
    <w:basedOn w:val="Heading5"/>
    <w:next w:val="Normal"/>
    <w:link w:val="Heading6Char"/>
    <w:uiPriority w:val="9"/>
    <w:qFormat/>
    <w:rsid w:val="00FB0659"/>
    <w:pPr>
      <w:numPr>
        <w:ilvl w:val="5"/>
      </w:numPr>
      <w:outlineLvl w:val="5"/>
    </w:pPr>
    <w:rPr>
      <w:iCs/>
      <w:szCs w:val="22"/>
    </w:rPr>
  </w:style>
  <w:style w:type="paragraph" w:styleId="Heading7">
    <w:name w:val="heading 7"/>
    <w:aliases w:val="X.X.X.X.a.i.(1),Ctrl7"/>
    <w:basedOn w:val="Normal"/>
    <w:next w:val="Normal"/>
    <w:link w:val="Heading7Char"/>
    <w:uiPriority w:val="9"/>
    <w:qFormat/>
    <w:rsid w:val="00FB0659"/>
    <w:pPr>
      <w:widowControl/>
      <w:spacing w:before="240" w:after="60" w:line="360" w:lineRule="auto"/>
      <w:outlineLvl w:val="6"/>
    </w:pPr>
    <w:rPr>
      <w:rFonts w:ascii="Arial" w:eastAsia="Times New Roman" w:hAnsi="Arial" w:cs="Arial"/>
      <w:kern w:val="0"/>
      <w:sz w:val="22"/>
      <w:szCs w:val="20"/>
      <w:lang w:eastAsia="en-US"/>
    </w:rPr>
  </w:style>
  <w:style w:type="paragraph" w:styleId="Heading8">
    <w:name w:val="heading 8"/>
    <w:aliases w:val="X.X.X.X.a.i.(1).(a),ctrl8"/>
    <w:basedOn w:val="Normal"/>
    <w:next w:val="Normal"/>
    <w:link w:val="Heading8Char"/>
    <w:uiPriority w:val="9"/>
    <w:qFormat/>
    <w:rsid w:val="00FB0659"/>
    <w:pPr>
      <w:widowControl/>
      <w:spacing w:before="240" w:after="60" w:line="360" w:lineRule="auto"/>
      <w:outlineLvl w:val="7"/>
    </w:pPr>
    <w:rPr>
      <w:rFonts w:ascii="Arial" w:eastAsia="Times New Roman" w:hAnsi="Arial" w:cs="Arial"/>
      <w:i/>
      <w:iCs/>
      <w:kern w:val="0"/>
      <w:sz w:val="22"/>
      <w:szCs w:val="20"/>
      <w:lang w:eastAsia="en-US"/>
    </w:rPr>
  </w:style>
  <w:style w:type="paragraph" w:styleId="Heading9">
    <w:name w:val="heading 9"/>
    <w:aliases w:val="X.X.X.X.a.i.(1).(a).(i),ctrl9"/>
    <w:basedOn w:val="Normal"/>
    <w:next w:val="Normal"/>
    <w:link w:val="Heading9Char"/>
    <w:uiPriority w:val="9"/>
    <w:qFormat/>
    <w:rsid w:val="00FB0659"/>
    <w:pPr>
      <w:widowControl/>
      <w:spacing w:before="240" w:after="60" w:line="360" w:lineRule="auto"/>
      <w:outlineLvl w:val="8"/>
    </w:pPr>
    <w:rPr>
      <w:rFonts w:ascii="Arial" w:eastAsia="Times New Roman" w:hAnsi="Arial" w:cs="Arial"/>
      <w:i/>
      <w:iCs/>
      <w:kern w:val="0"/>
      <w:sz w:val="1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trl+1 Char,X Char,Ctrl1 Char,Main Para Char,heading 1 Char,H1 Char,Normal + Font: Helvetica Char,Bold Char,Space Before 12 pt Char,Not Bold Char,NMP Heading 1 Char,app heading 1 Char,l1 Char,h1 Char,Huvudrubrik Char,Sec1 Char,h11 Char"/>
    <w:basedOn w:val="DefaultParagraphFont"/>
    <w:link w:val="Heading1"/>
    <w:uiPriority w:val="9"/>
    <w:rsid w:val="00FB0659"/>
    <w:rPr>
      <w:rFonts w:ascii="Arial" w:eastAsia="Times New Roman" w:hAnsi="Arial" w:cs="Arial"/>
      <w:b/>
      <w:kern w:val="0"/>
      <w:sz w:val="22"/>
      <w:lang w:val="en-GB" w:eastAsia="en-US"/>
    </w:rPr>
  </w:style>
  <w:style w:type="character" w:customStyle="1" w:styleId="Heading2Char">
    <w:name w:val="Heading 2 Char"/>
    <w:aliases w:val="Ctrl+2 Char,X.X Char,Ctrl2 Char"/>
    <w:basedOn w:val="DefaultParagraphFont"/>
    <w:link w:val="Heading2"/>
    <w:uiPriority w:val="9"/>
    <w:rsid w:val="00A2330F"/>
    <w:rPr>
      <w:rFonts w:ascii="Arial" w:eastAsia="Times New Roman" w:hAnsi="Arial" w:cs="Arial"/>
      <w:b/>
      <w:iCs/>
      <w:kern w:val="0"/>
      <w:sz w:val="22"/>
      <w:lang w:val="en-GB" w:eastAsia="en-US"/>
    </w:rPr>
  </w:style>
  <w:style w:type="character" w:customStyle="1" w:styleId="Heading3Char">
    <w:name w:val="Heading 3 Char"/>
    <w:aliases w:val="Ctrl+3 Char,X.X.X Char,Ctrl3 Char,Velox 3 Char,Annex 3 Char"/>
    <w:basedOn w:val="DefaultParagraphFont"/>
    <w:link w:val="Heading3"/>
    <w:uiPriority w:val="9"/>
    <w:rsid w:val="00884982"/>
    <w:rPr>
      <w:rFonts w:ascii="Arial" w:eastAsia="Times New Roman" w:hAnsi="Arial" w:cs="Arial"/>
      <w:iCs/>
      <w:kern w:val="0"/>
      <w:sz w:val="22"/>
      <w:lang w:val="en-GB" w:eastAsia="en-US"/>
    </w:rPr>
  </w:style>
  <w:style w:type="character" w:customStyle="1" w:styleId="Heading4Char">
    <w:name w:val="Heading 4 Char"/>
    <w:aliases w:val="Ctrl+4 Char,X.X.X.X Char,ctrl4 Char,Velox 4 Char,Annex 4 Char,X.X.X.a Char,ctrlA Char"/>
    <w:basedOn w:val="DefaultParagraphFont"/>
    <w:link w:val="Heading4"/>
    <w:uiPriority w:val="9"/>
    <w:rsid w:val="00FB0659"/>
    <w:rPr>
      <w:rFonts w:ascii="Arial" w:eastAsia="Times New Roman" w:hAnsi="Arial" w:cs="Arial"/>
      <w:bCs/>
      <w:iCs/>
      <w:kern w:val="0"/>
      <w:sz w:val="22"/>
      <w:szCs w:val="28"/>
      <w:lang w:val="en-GB" w:eastAsia="en-US"/>
    </w:rPr>
  </w:style>
  <w:style w:type="character" w:customStyle="1" w:styleId="Heading5Char">
    <w:name w:val="Heading 5 Char"/>
    <w:aliases w:val="X.X.X.X.a Char,Ctrl5 Char,Velox 5 Char,Annex 5 Char,X.X.X.a.i.CtrlS Char,Ctrl+5 Char"/>
    <w:basedOn w:val="DefaultParagraphFont"/>
    <w:link w:val="Heading5"/>
    <w:uiPriority w:val="9"/>
    <w:rsid w:val="00FB0659"/>
    <w:rPr>
      <w:rFonts w:ascii="Arial" w:eastAsia="Times New Roman" w:hAnsi="Arial" w:cs="Arial"/>
      <w:kern w:val="0"/>
      <w:sz w:val="22"/>
      <w:szCs w:val="26"/>
      <w:lang w:val="en-GB" w:eastAsia="en-US"/>
    </w:rPr>
  </w:style>
  <w:style w:type="character" w:customStyle="1" w:styleId="Heading6Char">
    <w:name w:val="Heading 6 Char"/>
    <w:aliases w:val="X.X.X.X.a.i crtl6 Char"/>
    <w:basedOn w:val="DefaultParagraphFont"/>
    <w:link w:val="Heading6"/>
    <w:uiPriority w:val="9"/>
    <w:rsid w:val="00FB0659"/>
    <w:rPr>
      <w:rFonts w:ascii="Arial" w:eastAsia="Times New Roman" w:hAnsi="Arial" w:cs="Arial"/>
      <w:iCs/>
      <w:kern w:val="0"/>
      <w:sz w:val="22"/>
      <w:lang w:val="en-GB" w:eastAsia="en-US"/>
    </w:rPr>
  </w:style>
  <w:style w:type="character" w:customStyle="1" w:styleId="Heading7Char">
    <w:name w:val="Heading 7 Char"/>
    <w:aliases w:val="X.X.X.X.a.i.(1) Char,Ctrl7 Char"/>
    <w:basedOn w:val="DefaultParagraphFont"/>
    <w:link w:val="Heading7"/>
    <w:uiPriority w:val="9"/>
    <w:rsid w:val="00FB0659"/>
    <w:rPr>
      <w:rFonts w:ascii="Arial" w:eastAsia="Times New Roman" w:hAnsi="Arial" w:cs="Arial"/>
      <w:kern w:val="0"/>
      <w:sz w:val="22"/>
      <w:szCs w:val="20"/>
      <w:lang w:eastAsia="en-US"/>
    </w:rPr>
  </w:style>
  <w:style w:type="character" w:customStyle="1" w:styleId="Heading8Char">
    <w:name w:val="Heading 8 Char"/>
    <w:aliases w:val="X.X.X.X.a.i.(1).(a) Char,ctrl8 Char"/>
    <w:basedOn w:val="DefaultParagraphFont"/>
    <w:link w:val="Heading8"/>
    <w:uiPriority w:val="9"/>
    <w:rsid w:val="00FB0659"/>
    <w:rPr>
      <w:rFonts w:ascii="Arial" w:eastAsia="Times New Roman" w:hAnsi="Arial" w:cs="Arial"/>
      <w:i/>
      <w:iCs/>
      <w:kern w:val="0"/>
      <w:sz w:val="22"/>
      <w:szCs w:val="20"/>
      <w:lang w:eastAsia="en-US"/>
    </w:rPr>
  </w:style>
  <w:style w:type="character" w:customStyle="1" w:styleId="Heading9Char">
    <w:name w:val="Heading 9 Char"/>
    <w:aliases w:val="X.X.X.X.a.i.(1).(a).(i) Char,ctrl9 Char"/>
    <w:basedOn w:val="DefaultParagraphFont"/>
    <w:link w:val="Heading9"/>
    <w:uiPriority w:val="9"/>
    <w:rsid w:val="00FB0659"/>
    <w:rPr>
      <w:rFonts w:ascii="Arial" w:eastAsia="Times New Roman" w:hAnsi="Arial" w:cs="Arial"/>
      <w:i/>
      <w:iCs/>
      <w:kern w:val="0"/>
      <w:sz w:val="18"/>
      <w:szCs w:val="18"/>
      <w:lang w:eastAsia="en-US"/>
    </w:rPr>
  </w:style>
  <w:style w:type="paragraph" w:styleId="Header">
    <w:name w:val="header"/>
    <w:aliases w:val="Header1,ho,header odd,even,Contractor,Header Char Char1 Char Char Char Char,Header Char1 Char Char1 Char Char Char Char,Header Char Char Char Char1 Char Char Char Char,Header Char1 Char Char Char Char1 Char Char Char Char,Rubrik,TP header,ITT i,h"/>
    <w:basedOn w:val="Normal"/>
    <w:link w:val="HeaderChar"/>
    <w:rsid w:val="00FB0659"/>
    <w:pPr>
      <w:widowControl/>
      <w:tabs>
        <w:tab w:val="center" w:pos="4536"/>
        <w:tab w:val="right" w:pos="9072"/>
      </w:tabs>
      <w:spacing w:line="360" w:lineRule="auto"/>
    </w:pPr>
    <w:rPr>
      <w:rFonts w:ascii="Arial" w:eastAsia="Times New Roman" w:hAnsi="Arial" w:cs="Times New Roman"/>
      <w:kern w:val="0"/>
      <w:sz w:val="22"/>
      <w:szCs w:val="20"/>
      <w:lang w:eastAsia="en-US"/>
    </w:rPr>
  </w:style>
  <w:style w:type="character" w:customStyle="1" w:styleId="HeaderChar">
    <w:name w:val="Header Char"/>
    <w:aliases w:val="Header1 Char,ho Char,header odd Char,even Char,Contractor Char,Header Char Char1 Char Char Char Char Char,Header Char1 Char Char1 Char Char Char Char Char,Header Char Char Char Char1 Char Char Char Char Char,Rubrik Char,TP header Char,h Char"/>
    <w:basedOn w:val="DefaultParagraphFont"/>
    <w:link w:val="Header"/>
    <w:rsid w:val="00FB0659"/>
    <w:rPr>
      <w:rFonts w:ascii="Arial" w:eastAsia="Times New Roman" w:hAnsi="Arial" w:cs="Times New Roman"/>
      <w:kern w:val="0"/>
      <w:sz w:val="22"/>
      <w:szCs w:val="20"/>
      <w:lang w:eastAsia="en-US"/>
    </w:rPr>
  </w:style>
  <w:style w:type="paragraph" w:styleId="Footer">
    <w:name w:val="footer"/>
    <w:basedOn w:val="Normal"/>
    <w:link w:val="FooterChar"/>
    <w:rsid w:val="00FB0659"/>
    <w:pPr>
      <w:widowControl/>
      <w:tabs>
        <w:tab w:val="center" w:pos="4536"/>
        <w:tab w:val="right" w:pos="9072"/>
      </w:tabs>
      <w:spacing w:before="120" w:line="360" w:lineRule="auto"/>
    </w:pPr>
    <w:rPr>
      <w:rFonts w:ascii="Arial" w:eastAsia="Times New Roman" w:hAnsi="Arial" w:cs="Times New Roman"/>
      <w:kern w:val="0"/>
      <w:sz w:val="22"/>
      <w:szCs w:val="20"/>
      <w:lang w:eastAsia="en-US"/>
    </w:rPr>
  </w:style>
  <w:style w:type="character" w:customStyle="1" w:styleId="FooterChar">
    <w:name w:val="Footer Char"/>
    <w:basedOn w:val="DefaultParagraphFont"/>
    <w:link w:val="Footer"/>
    <w:rsid w:val="00FB0659"/>
    <w:rPr>
      <w:rFonts w:ascii="Arial" w:eastAsia="Times New Roman" w:hAnsi="Arial" w:cs="Times New Roman"/>
      <w:kern w:val="0"/>
      <w:sz w:val="22"/>
      <w:szCs w:val="20"/>
      <w:lang w:eastAsia="en-US"/>
    </w:rPr>
  </w:style>
  <w:style w:type="character" w:styleId="PageNumber">
    <w:name w:val="page number"/>
    <w:basedOn w:val="DefaultParagraphFont"/>
    <w:rsid w:val="00FB0659"/>
  </w:style>
  <w:style w:type="paragraph" w:styleId="Caption">
    <w:name w:val="caption"/>
    <w:basedOn w:val="Normal"/>
    <w:next w:val="Normal"/>
    <w:uiPriority w:val="35"/>
    <w:qFormat/>
    <w:rsid w:val="0038703E"/>
    <w:pPr>
      <w:widowControl/>
      <w:spacing w:line="360" w:lineRule="auto"/>
      <w:jc w:val="center"/>
    </w:pPr>
    <w:rPr>
      <w:rFonts w:ascii="Arial" w:eastAsia="Times New Roman" w:hAnsi="Arial" w:cs="Arial"/>
      <w:b/>
      <w:bCs/>
      <w:kern w:val="0"/>
      <w:sz w:val="22"/>
      <w:lang w:eastAsia="en-US"/>
    </w:rPr>
  </w:style>
  <w:style w:type="paragraph" w:styleId="TOC5">
    <w:name w:val="toc 5"/>
    <w:basedOn w:val="TOC4"/>
    <w:next w:val="Normal"/>
    <w:autoRedefine/>
    <w:uiPriority w:val="39"/>
    <w:rsid w:val="00140635"/>
    <w:pPr>
      <w:tabs>
        <w:tab w:val="right" w:leader="dot" w:pos="9648"/>
      </w:tabs>
    </w:pPr>
  </w:style>
  <w:style w:type="paragraph" w:styleId="TOC1">
    <w:name w:val="toc 1"/>
    <w:basedOn w:val="Normal"/>
    <w:next w:val="Normal"/>
    <w:autoRedefine/>
    <w:uiPriority w:val="39"/>
    <w:rsid w:val="00FB0659"/>
    <w:pPr>
      <w:widowControl/>
      <w:tabs>
        <w:tab w:val="left" w:pos="709"/>
        <w:tab w:val="right" w:leader="dot" w:pos="9041"/>
      </w:tabs>
      <w:spacing w:line="360" w:lineRule="auto"/>
    </w:pPr>
    <w:rPr>
      <w:rFonts w:ascii="Arial" w:eastAsia="Times New Roman" w:hAnsi="Arial" w:cs="Arial"/>
      <w:b/>
      <w:caps/>
      <w:noProof/>
      <w:kern w:val="0"/>
      <w:sz w:val="22"/>
      <w:szCs w:val="20"/>
      <w:lang w:eastAsia="en-US"/>
    </w:rPr>
  </w:style>
  <w:style w:type="paragraph" w:styleId="TOC2">
    <w:name w:val="toc 2"/>
    <w:basedOn w:val="Normal"/>
    <w:next w:val="Normal"/>
    <w:autoRedefine/>
    <w:uiPriority w:val="39"/>
    <w:rsid w:val="005F4734"/>
    <w:pPr>
      <w:widowControl/>
      <w:tabs>
        <w:tab w:val="left" w:pos="720"/>
        <w:tab w:val="right" w:leader="dot" w:pos="9041"/>
      </w:tabs>
      <w:spacing w:line="360" w:lineRule="auto"/>
      <w:ind w:left="720"/>
      <w:jc w:val="left"/>
    </w:pPr>
    <w:rPr>
      <w:rFonts w:ascii="Arial" w:eastAsia="Times New Roman" w:hAnsi="Arial" w:cs="Times New Roman"/>
      <w:noProof/>
      <w:kern w:val="0"/>
      <w:sz w:val="22"/>
      <w:lang w:eastAsia="en-US"/>
    </w:rPr>
  </w:style>
  <w:style w:type="paragraph" w:styleId="TOC3">
    <w:name w:val="toc 3"/>
    <w:basedOn w:val="Normal"/>
    <w:next w:val="Heading3"/>
    <w:autoRedefine/>
    <w:uiPriority w:val="39"/>
    <w:rsid w:val="00FB0659"/>
    <w:pPr>
      <w:widowControl/>
      <w:spacing w:line="360" w:lineRule="auto"/>
      <w:ind w:left="1418"/>
    </w:pPr>
    <w:rPr>
      <w:rFonts w:ascii="Arial" w:eastAsia="Times New Roman" w:hAnsi="Arial" w:cs="Times New Roman"/>
      <w:noProof/>
      <w:kern w:val="0"/>
      <w:sz w:val="22"/>
      <w:szCs w:val="20"/>
      <w:lang w:eastAsia="en-US"/>
    </w:rPr>
  </w:style>
  <w:style w:type="paragraph" w:styleId="TOC4">
    <w:name w:val="toc 4"/>
    <w:basedOn w:val="Normal"/>
    <w:next w:val="Normal"/>
    <w:autoRedefine/>
    <w:uiPriority w:val="39"/>
    <w:rsid w:val="00140635"/>
    <w:pPr>
      <w:widowControl/>
      <w:spacing w:line="360" w:lineRule="auto"/>
      <w:ind w:left="2552"/>
    </w:pPr>
    <w:rPr>
      <w:rFonts w:ascii="Arial" w:eastAsia="Times New Roman" w:hAnsi="Arial" w:cs="Times New Roman"/>
      <w:noProof/>
      <w:kern w:val="0"/>
      <w:sz w:val="22"/>
      <w:szCs w:val="20"/>
      <w:lang w:eastAsia="en-US"/>
    </w:rPr>
  </w:style>
  <w:style w:type="paragraph" w:styleId="TOC6">
    <w:name w:val="toc 6"/>
    <w:basedOn w:val="TOC5"/>
    <w:next w:val="Normal"/>
    <w:autoRedefine/>
    <w:uiPriority w:val="39"/>
    <w:rsid w:val="00FB0659"/>
    <w:pPr>
      <w:ind w:left="1000"/>
    </w:pPr>
  </w:style>
  <w:style w:type="paragraph" w:styleId="TOC7">
    <w:name w:val="toc 7"/>
    <w:basedOn w:val="TOC6"/>
    <w:next w:val="Normal"/>
    <w:autoRedefine/>
    <w:uiPriority w:val="39"/>
    <w:rsid w:val="00FB0659"/>
    <w:pPr>
      <w:ind w:left="1200"/>
    </w:pPr>
  </w:style>
  <w:style w:type="paragraph" w:styleId="TOC8">
    <w:name w:val="toc 8"/>
    <w:basedOn w:val="TOC7"/>
    <w:next w:val="Normal"/>
    <w:autoRedefine/>
    <w:uiPriority w:val="39"/>
    <w:rsid w:val="00FB0659"/>
    <w:pPr>
      <w:ind w:left="1400"/>
    </w:pPr>
  </w:style>
  <w:style w:type="paragraph" w:styleId="TOC9">
    <w:name w:val="toc 9"/>
    <w:basedOn w:val="TOC8"/>
    <w:next w:val="Normal"/>
    <w:autoRedefine/>
    <w:uiPriority w:val="39"/>
    <w:rsid w:val="00FB0659"/>
    <w:pPr>
      <w:ind w:left="1600"/>
    </w:pPr>
  </w:style>
  <w:style w:type="paragraph" w:styleId="TableofFigures">
    <w:name w:val="table of figures"/>
    <w:basedOn w:val="Normal"/>
    <w:next w:val="Normal"/>
    <w:uiPriority w:val="99"/>
    <w:rsid w:val="002B328C"/>
    <w:pPr>
      <w:widowControl/>
      <w:tabs>
        <w:tab w:val="right" w:leader="dot" w:pos="9041"/>
      </w:tabs>
      <w:spacing w:before="120" w:line="360" w:lineRule="auto"/>
      <w:ind w:left="400" w:hanging="400"/>
    </w:pPr>
    <w:rPr>
      <w:rFonts w:ascii="Arial" w:eastAsia="Times New Roman" w:hAnsi="Arial" w:cs="Times New Roman"/>
      <w:kern w:val="0"/>
      <w:sz w:val="22"/>
      <w:szCs w:val="20"/>
      <w:lang w:eastAsia="en-US"/>
    </w:rPr>
  </w:style>
  <w:style w:type="paragraph" w:styleId="DocumentMap">
    <w:name w:val="Document Map"/>
    <w:basedOn w:val="Normal"/>
    <w:link w:val="DocumentMapChar"/>
    <w:semiHidden/>
    <w:rsid w:val="00FB0659"/>
    <w:pPr>
      <w:widowControl/>
      <w:shd w:val="clear" w:color="auto" w:fill="000080"/>
      <w:spacing w:before="120" w:line="360" w:lineRule="auto"/>
    </w:pPr>
    <w:rPr>
      <w:rFonts w:ascii="Tahoma" w:eastAsia="Times New Roman" w:hAnsi="Tahoma" w:cs="Tahoma"/>
      <w:kern w:val="0"/>
      <w:sz w:val="22"/>
      <w:szCs w:val="20"/>
      <w:lang w:eastAsia="en-US"/>
    </w:rPr>
  </w:style>
  <w:style w:type="character" w:customStyle="1" w:styleId="DocumentMapChar">
    <w:name w:val="Document Map Char"/>
    <w:basedOn w:val="DefaultParagraphFont"/>
    <w:link w:val="DocumentMap"/>
    <w:semiHidden/>
    <w:rsid w:val="00FB0659"/>
    <w:rPr>
      <w:rFonts w:ascii="Tahoma" w:eastAsia="Times New Roman" w:hAnsi="Tahoma" w:cs="Tahoma"/>
      <w:kern w:val="0"/>
      <w:sz w:val="22"/>
      <w:szCs w:val="20"/>
      <w:shd w:val="clear" w:color="auto" w:fill="000080"/>
      <w:lang w:eastAsia="en-US"/>
    </w:rPr>
  </w:style>
  <w:style w:type="paragraph" w:styleId="BodyText">
    <w:name w:val="Body Text"/>
    <w:basedOn w:val="Normal"/>
    <w:link w:val="BodyTextChar"/>
    <w:uiPriority w:val="1"/>
    <w:qFormat/>
    <w:rsid w:val="00FB0659"/>
    <w:pPr>
      <w:widowControl/>
      <w:spacing w:line="360" w:lineRule="auto"/>
    </w:pPr>
    <w:rPr>
      <w:rFonts w:ascii="Arial" w:eastAsia="Times New Roman" w:hAnsi="Arial" w:cs="Times New Roman"/>
      <w:kern w:val="0"/>
      <w:sz w:val="22"/>
      <w:szCs w:val="20"/>
      <w:lang w:eastAsia="en-US"/>
    </w:rPr>
  </w:style>
  <w:style w:type="character" w:customStyle="1" w:styleId="BodyTextChar">
    <w:name w:val="Body Text Char"/>
    <w:basedOn w:val="DefaultParagraphFont"/>
    <w:link w:val="BodyText"/>
    <w:uiPriority w:val="1"/>
    <w:rsid w:val="00FB0659"/>
    <w:rPr>
      <w:rFonts w:ascii="Arial" w:eastAsia="Times New Roman" w:hAnsi="Arial" w:cs="Times New Roman"/>
      <w:kern w:val="0"/>
      <w:sz w:val="22"/>
      <w:szCs w:val="20"/>
      <w:lang w:eastAsia="en-US"/>
    </w:rPr>
  </w:style>
  <w:style w:type="paragraph" w:styleId="BodyTextIndent3">
    <w:name w:val="Body Text Indent 3"/>
    <w:basedOn w:val="Normal"/>
    <w:link w:val="BodyTextIndent3Char"/>
    <w:rsid w:val="00FB0659"/>
    <w:pPr>
      <w:widowControl/>
      <w:spacing w:before="120" w:after="120" w:line="360" w:lineRule="auto"/>
      <w:ind w:left="283"/>
    </w:pPr>
    <w:rPr>
      <w:rFonts w:ascii="Arial" w:eastAsia="Times New Roman" w:hAnsi="Arial" w:cs="Times New Roman"/>
      <w:kern w:val="0"/>
      <w:sz w:val="16"/>
      <w:szCs w:val="16"/>
      <w:lang w:eastAsia="en-US"/>
    </w:rPr>
  </w:style>
  <w:style w:type="character" w:customStyle="1" w:styleId="BodyTextIndent3Char">
    <w:name w:val="Body Text Indent 3 Char"/>
    <w:basedOn w:val="DefaultParagraphFont"/>
    <w:link w:val="BodyTextIndent3"/>
    <w:rsid w:val="00FB0659"/>
    <w:rPr>
      <w:rFonts w:ascii="Arial" w:eastAsia="Times New Roman" w:hAnsi="Arial" w:cs="Times New Roman"/>
      <w:kern w:val="0"/>
      <w:sz w:val="16"/>
      <w:szCs w:val="16"/>
      <w:lang w:eastAsia="en-US"/>
    </w:rPr>
  </w:style>
  <w:style w:type="character" w:styleId="FollowedHyperlink">
    <w:name w:val="FollowedHyperlink"/>
    <w:basedOn w:val="DefaultParagraphFont"/>
    <w:uiPriority w:val="99"/>
    <w:rsid w:val="00FB0659"/>
    <w:rPr>
      <w:color w:val="800080"/>
      <w:u w:val="single"/>
    </w:rPr>
  </w:style>
  <w:style w:type="paragraph" w:styleId="NormalIndent">
    <w:name w:val="Normal Indent"/>
    <w:basedOn w:val="Normal"/>
    <w:link w:val="NormalIndentChar"/>
    <w:qFormat/>
    <w:rsid w:val="00FB0659"/>
    <w:pPr>
      <w:widowControl/>
      <w:tabs>
        <w:tab w:val="left" w:pos="720"/>
      </w:tabs>
      <w:spacing w:before="120" w:line="360" w:lineRule="auto"/>
      <w:ind w:left="720"/>
    </w:pPr>
    <w:rPr>
      <w:rFonts w:ascii="Arial" w:eastAsia="Times New Roman" w:hAnsi="Arial" w:cs="Times New Roman"/>
      <w:kern w:val="0"/>
      <w:sz w:val="22"/>
      <w:szCs w:val="20"/>
      <w:lang w:eastAsia="en-US"/>
    </w:rPr>
  </w:style>
  <w:style w:type="character" w:styleId="Hyperlink">
    <w:name w:val="Hyperlink"/>
    <w:basedOn w:val="DefaultParagraphFont"/>
    <w:uiPriority w:val="99"/>
    <w:rsid w:val="00FB0659"/>
    <w:rPr>
      <w:rFonts w:ascii="Times New Roman" w:hAnsi="Times New Roman"/>
      <w:color w:val="0000FF"/>
      <w:spacing w:val="0"/>
      <w:w w:val="100"/>
      <w:position w:val="0"/>
      <w:sz w:val="22"/>
      <w:u w:val="single" w:color="0000FF"/>
      <w:effect w:val="none"/>
    </w:rPr>
  </w:style>
  <w:style w:type="paragraph" w:customStyle="1" w:styleId="TitleFrontPg">
    <w:name w:val="Title Front Pg"/>
    <w:basedOn w:val="Normal"/>
    <w:rsid w:val="00FB0659"/>
    <w:pPr>
      <w:widowControl/>
      <w:spacing w:before="120" w:line="360" w:lineRule="auto"/>
      <w:jc w:val="center"/>
    </w:pPr>
    <w:rPr>
      <w:rFonts w:ascii="Arial" w:eastAsia="Times New Roman" w:hAnsi="Arial" w:cs="Times New Roman"/>
      <w:b/>
      <w:kern w:val="0"/>
      <w:sz w:val="36"/>
      <w:szCs w:val="20"/>
      <w:lang w:eastAsia="en-US"/>
    </w:rPr>
  </w:style>
  <w:style w:type="paragraph" w:customStyle="1" w:styleId="TitleSubPg">
    <w:name w:val="Title Sub Pg"/>
    <w:basedOn w:val="Normal"/>
    <w:link w:val="TitleSubPgChar"/>
    <w:rsid w:val="00FB0659"/>
    <w:pPr>
      <w:widowControl/>
      <w:spacing w:before="120" w:line="360" w:lineRule="auto"/>
      <w:jc w:val="center"/>
    </w:pPr>
    <w:rPr>
      <w:rFonts w:ascii="Arial" w:eastAsia="Times New Roman" w:hAnsi="Arial" w:cs="Times New Roman"/>
      <w:b/>
      <w:kern w:val="0"/>
      <w:sz w:val="24"/>
      <w:szCs w:val="20"/>
      <w:lang w:eastAsia="en-US"/>
    </w:rPr>
  </w:style>
  <w:style w:type="paragraph" w:styleId="BodyText2">
    <w:name w:val="Body Text 2"/>
    <w:basedOn w:val="Normal"/>
    <w:link w:val="BodyText2Char"/>
    <w:uiPriority w:val="99"/>
    <w:rsid w:val="00FB0659"/>
    <w:pPr>
      <w:widowControl/>
      <w:spacing w:before="120" w:line="360" w:lineRule="auto"/>
    </w:pPr>
    <w:rPr>
      <w:rFonts w:ascii="Arial" w:eastAsia="Times New Roman" w:hAnsi="Arial" w:cs="Times New Roman"/>
      <w:color w:val="FF9900"/>
      <w:kern w:val="0"/>
      <w:sz w:val="22"/>
      <w:szCs w:val="20"/>
      <w:lang w:eastAsia="en-US"/>
    </w:rPr>
  </w:style>
  <w:style w:type="character" w:customStyle="1" w:styleId="BodyText2Char">
    <w:name w:val="Body Text 2 Char"/>
    <w:basedOn w:val="DefaultParagraphFont"/>
    <w:link w:val="BodyText2"/>
    <w:uiPriority w:val="99"/>
    <w:rsid w:val="00FB0659"/>
    <w:rPr>
      <w:rFonts w:ascii="Arial" w:eastAsia="Times New Roman" w:hAnsi="Arial" w:cs="Times New Roman"/>
      <w:color w:val="FF9900"/>
      <w:kern w:val="0"/>
      <w:sz w:val="22"/>
      <w:szCs w:val="20"/>
      <w:lang w:eastAsia="en-US"/>
    </w:rPr>
  </w:style>
  <w:style w:type="paragraph" w:styleId="BodyText3">
    <w:name w:val="Body Text 3"/>
    <w:basedOn w:val="Normal"/>
    <w:link w:val="BodyText3Char"/>
    <w:rsid w:val="00FB0659"/>
    <w:pPr>
      <w:widowControl/>
      <w:spacing w:before="120" w:line="360" w:lineRule="auto"/>
    </w:pPr>
    <w:rPr>
      <w:rFonts w:ascii="Arial" w:eastAsia="Times New Roman" w:hAnsi="Arial" w:cs="Times New Roman"/>
      <w:color w:val="FFCC00"/>
      <w:kern w:val="0"/>
      <w:sz w:val="22"/>
      <w:szCs w:val="20"/>
      <w:lang w:eastAsia="en-US"/>
    </w:rPr>
  </w:style>
  <w:style w:type="character" w:customStyle="1" w:styleId="BodyText3Char">
    <w:name w:val="Body Text 3 Char"/>
    <w:basedOn w:val="DefaultParagraphFont"/>
    <w:link w:val="BodyText3"/>
    <w:rsid w:val="00FB0659"/>
    <w:rPr>
      <w:rFonts w:ascii="Arial" w:eastAsia="Times New Roman" w:hAnsi="Arial" w:cs="Times New Roman"/>
      <w:color w:val="FFCC00"/>
      <w:kern w:val="0"/>
      <w:sz w:val="22"/>
      <w:szCs w:val="20"/>
      <w:lang w:eastAsia="en-US"/>
    </w:rPr>
  </w:style>
  <w:style w:type="paragraph" w:styleId="BlockText">
    <w:name w:val="Block Text"/>
    <w:basedOn w:val="Normal"/>
    <w:rsid w:val="00FB0659"/>
    <w:pPr>
      <w:widowControl/>
      <w:tabs>
        <w:tab w:val="left" w:pos="3260"/>
      </w:tabs>
      <w:spacing w:before="120" w:line="360" w:lineRule="auto"/>
      <w:ind w:left="360" w:right="360"/>
    </w:pPr>
    <w:rPr>
      <w:rFonts w:ascii="Arial" w:eastAsia="Times New Roman" w:hAnsi="Arial" w:cs="Times New Roman"/>
      <w:kern w:val="0"/>
      <w:sz w:val="24"/>
      <w:szCs w:val="24"/>
      <w:lang w:eastAsia="en-US"/>
    </w:rPr>
  </w:style>
  <w:style w:type="paragraph" w:customStyle="1" w:styleId="NormalBody">
    <w:name w:val="Normal_Body"/>
    <w:basedOn w:val="Normal"/>
    <w:rsid w:val="00FB0659"/>
    <w:pPr>
      <w:keepLines/>
      <w:widowControl/>
      <w:suppressLineNumbers/>
      <w:spacing w:line="240" w:lineRule="atLeast"/>
    </w:pPr>
    <w:rPr>
      <w:rFonts w:ascii="Arial" w:eastAsia="Times New Roman" w:hAnsi="Arial" w:cs="Times New Roman"/>
      <w:kern w:val="0"/>
      <w:sz w:val="22"/>
      <w:szCs w:val="20"/>
      <w:lang w:eastAsia="en-US"/>
    </w:rPr>
  </w:style>
  <w:style w:type="paragraph" w:styleId="Index1">
    <w:name w:val="index 1"/>
    <w:basedOn w:val="Normal"/>
    <w:next w:val="Normal"/>
    <w:autoRedefine/>
    <w:semiHidden/>
    <w:rsid w:val="00FB0659"/>
    <w:pPr>
      <w:widowControl/>
      <w:spacing w:before="120" w:line="360" w:lineRule="auto"/>
      <w:ind w:left="220" w:hanging="220"/>
    </w:pPr>
    <w:rPr>
      <w:rFonts w:ascii="Arial" w:eastAsia="Times New Roman" w:hAnsi="Arial" w:cs="Times New Roman"/>
      <w:kern w:val="0"/>
      <w:sz w:val="22"/>
      <w:szCs w:val="20"/>
      <w:lang w:eastAsia="en-US"/>
    </w:rPr>
  </w:style>
  <w:style w:type="paragraph" w:customStyle="1" w:styleId="Appendix">
    <w:name w:val="Appendix"/>
    <w:next w:val="BodyText"/>
    <w:rsid w:val="00FB0659"/>
    <w:pPr>
      <w:pageBreakBefore/>
      <w:numPr>
        <w:numId w:val="4"/>
      </w:numPr>
      <w:jc w:val="center"/>
    </w:pPr>
    <w:rPr>
      <w:rFonts w:ascii="Times New Roman" w:eastAsia="Times New Roman" w:hAnsi="Times New Roman" w:cs="Times New Roman"/>
      <w:b/>
      <w:kern w:val="0"/>
      <w:sz w:val="32"/>
      <w:szCs w:val="20"/>
      <w:lang w:eastAsia="en-US"/>
    </w:rPr>
  </w:style>
  <w:style w:type="paragraph" w:customStyle="1" w:styleId="InstructionText">
    <w:name w:val="Instruction_Text"/>
    <w:basedOn w:val="Normal"/>
    <w:rsid w:val="00FB0659"/>
    <w:pPr>
      <w:widowControl/>
      <w:spacing w:line="360" w:lineRule="auto"/>
    </w:pPr>
    <w:rPr>
      <w:rFonts w:ascii="Arial" w:eastAsia="Times New Roman" w:hAnsi="Arial" w:cs="Times New Roman"/>
      <w:i/>
      <w:color w:val="0000FF"/>
      <w:kern w:val="0"/>
      <w:sz w:val="22"/>
      <w:szCs w:val="20"/>
      <w:lang w:eastAsia="en-US"/>
    </w:rPr>
  </w:style>
  <w:style w:type="paragraph" w:customStyle="1" w:styleId="NormalExample">
    <w:name w:val="Normal_Example"/>
    <w:basedOn w:val="Normal"/>
    <w:rsid w:val="00FB0659"/>
    <w:pPr>
      <w:widowControl/>
      <w:pBdr>
        <w:top w:val="single" w:sz="4" w:space="1" w:color="auto" w:shadow="1"/>
        <w:left w:val="single" w:sz="4" w:space="4" w:color="auto" w:shadow="1"/>
        <w:bottom w:val="single" w:sz="4" w:space="1" w:color="auto" w:shadow="1"/>
        <w:right w:val="single" w:sz="4" w:space="4" w:color="auto" w:shadow="1"/>
      </w:pBdr>
      <w:shd w:val="clear" w:color="auto" w:fill="CCFFCC"/>
      <w:spacing w:after="120" w:line="360" w:lineRule="auto"/>
    </w:pPr>
    <w:rPr>
      <w:rFonts w:ascii="Arial" w:eastAsia="Times New Roman" w:hAnsi="Arial" w:cs="Times New Roman"/>
      <w:kern w:val="0"/>
      <w:sz w:val="22"/>
      <w:szCs w:val="24"/>
      <w:lang w:eastAsia="en-US"/>
    </w:rPr>
  </w:style>
  <w:style w:type="table" w:styleId="TableGrid">
    <w:name w:val="Table Grid"/>
    <w:basedOn w:val="TableNormal"/>
    <w:uiPriority w:val="39"/>
    <w:rsid w:val="00FB0659"/>
    <w:pPr>
      <w:spacing w:before="120"/>
      <w:jc w:val="both"/>
    </w:pPr>
    <w:rPr>
      <w:rFonts w:ascii="Times New Roman" w:eastAsia="Times New Roman" w:hAnsi="Times New Roman" w:cs="Times New Roman"/>
      <w:kern w:val="0"/>
      <w:sz w:val="20"/>
      <w:szCs w:val="20"/>
      <w:lang w:val="en-SG"/>
    </w:rPr>
    <w:tblPr>
      <w:tblInd w:w="0" w:type="nil"/>
      <w:tblCellMar>
        <w:left w:w="0" w:type="dxa"/>
        <w:right w:w="0" w:type="dxa"/>
      </w:tblCellMar>
    </w:tblPr>
  </w:style>
  <w:style w:type="character" w:styleId="CommentReference">
    <w:name w:val="annotation reference"/>
    <w:basedOn w:val="DefaultParagraphFont"/>
    <w:uiPriority w:val="99"/>
    <w:rsid w:val="00FB0659"/>
    <w:rPr>
      <w:sz w:val="16"/>
      <w:szCs w:val="16"/>
    </w:rPr>
  </w:style>
  <w:style w:type="paragraph" w:styleId="CommentText">
    <w:name w:val="annotation text"/>
    <w:basedOn w:val="Normal"/>
    <w:link w:val="CommentTextChar"/>
    <w:uiPriority w:val="99"/>
    <w:rsid w:val="00FB0659"/>
    <w:pPr>
      <w:widowControl/>
      <w:spacing w:before="120" w:line="360" w:lineRule="auto"/>
    </w:pPr>
    <w:rPr>
      <w:rFonts w:ascii="Arial" w:eastAsia="Times New Roman" w:hAnsi="Arial" w:cs="Times New Roman"/>
      <w:kern w:val="0"/>
      <w:sz w:val="20"/>
      <w:szCs w:val="20"/>
      <w:lang w:eastAsia="en-US"/>
    </w:rPr>
  </w:style>
  <w:style w:type="character" w:customStyle="1" w:styleId="CommentTextChar">
    <w:name w:val="Comment Text Char"/>
    <w:basedOn w:val="DefaultParagraphFont"/>
    <w:link w:val="CommentText"/>
    <w:uiPriority w:val="99"/>
    <w:rsid w:val="00FB0659"/>
    <w:rPr>
      <w:rFonts w:ascii="Arial" w:eastAsia="Times New Roman" w:hAnsi="Arial" w:cs="Times New Roman"/>
      <w:kern w:val="0"/>
      <w:sz w:val="20"/>
      <w:szCs w:val="20"/>
      <w:lang w:eastAsia="en-US"/>
    </w:rPr>
  </w:style>
  <w:style w:type="paragraph" w:customStyle="1" w:styleId="Preface5">
    <w:name w:val="Preface 5"/>
    <w:rsid w:val="00FB0659"/>
    <w:pPr>
      <w:tabs>
        <w:tab w:val="num" w:pos="720"/>
      </w:tabs>
      <w:spacing w:before="160"/>
      <w:ind w:left="360" w:hanging="360"/>
    </w:pPr>
    <w:rPr>
      <w:rFonts w:ascii="Times New Roman" w:eastAsia="Times New Roman" w:hAnsi="Times New Roman" w:cs="Times New Roman"/>
      <w:i/>
      <w:kern w:val="0"/>
      <w:sz w:val="24"/>
      <w:szCs w:val="20"/>
      <w:lang w:val="en-GB"/>
    </w:rPr>
  </w:style>
  <w:style w:type="paragraph" w:styleId="BalloonText">
    <w:name w:val="Balloon Text"/>
    <w:basedOn w:val="Normal"/>
    <w:link w:val="BalloonTextChar"/>
    <w:uiPriority w:val="99"/>
    <w:rsid w:val="00FB0659"/>
    <w:pPr>
      <w:widowControl/>
      <w:spacing w:line="360" w:lineRule="auto"/>
    </w:pPr>
    <w:rPr>
      <w:rFonts w:ascii="Tahoma" w:eastAsia="Times New Roman" w:hAnsi="Tahoma" w:cs="Tahoma"/>
      <w:kern w:val="0"/>
      <w:sz w:val="16"/>
      <w:szCs w:val="16"/>
      <w:lang w:eastAsia="en-US"/>
    </w:rPr>
  </w:style>
  <w:style w:type="character" w:customStyle="1" w:styleId="BalloonTextChar">
    <w:name w:val="Balloon Text Char"/>
    <w:basedOn w:val="DefaultParagraphFont"/>
    <w:link w:val="BalloonText"/>
    <w:uiPriority w:val="99"/>
    <w:rsid w:val="00FB0659"/>
    <w:rPr>
      <w:rFonts w:ascii="Tahoma" w:eastAsia="Times New Roman" w:hAnsi="Tahoma" w:cs="Tahoma"/>
      <w:kern w:val="0"/>
      <w:sz w:val="16"/>
      <w:szCs w:val="16"/>
      <w:lang w:eastAsia="en-US"/>
    </w:rPr>
  </w:style>
  <w:style w:type="paragraph" w:customStyle="1" w:styleId="IndentedBulletedInstructionsChar">
    <w:name w:val="Indented Bulleted Instructions Char"/>
    <w:basedOn w:val="Normal"/>
    <w:link w:val="IndentedBulletedInstructionsCharChar"/>
    <w:rsid w:val="00FB0659"/>
    <w:pPr>
      <w:tabs>
        <w:tab w:val="num" w:pos="720"/>
      </w:tabs>
      <w:overflowPunct w:val="0"/>
      <w:autoSpaceDE w:val="0"/>
      <w:autoSpaceDN w:val="0"/>
      <w:adjustRightInd w:val="0"/>
      <w:spacing w:before="120" w:after="120" w:line="360" w:lineRule="auto"/>
      <w:ind w:left="360" w:hanging="360"/>
      <w:jc w:val="left"/>
      <w:textAlignment w:val="baseline"/>
    </w:pPr>
    <w:rPr>
      <w:rFonts w:ascii="Arial" w:eastAsia="Times New Roman" w:hAnsi="Arial" w:cs="Times New Roman"/>
      <w:i/>
      <w:color w:val="0000FF"/>
      <w:kern w:val="0"/>
      <w:sz w:val="20"/>
      <w:szCs w:val="20"/>
      <w:lang w:eastAsia="en-US"/>
    </w:rPr>
  </w:style>
  <w:style w:type="character" w:customStyle="1" w:styleId="IndentedBulletedInstructionsCharChar">
    <w:name w:val="Indented Bulleted Instructions Char Char"/>
    <w:basedOn w:val="DefaultParagraphFont"/>
    <w:link w:val="IndentedBulletedInstructionsChar"/>
    <w:rsid w:val="00FB0659"/>
    <w:rPr>
      <w:rFonts w:ascii="Arial" w:eastAsia="Times New Roman" w:hAnsi="Arial" w:cs="Times New Roman"/>
      <w:i/>
      <w:color w:val="0000FF"/>
      <w:kern w:val="0"/>
      <w:sz w:val="20"/>
      <w:szCs w:val="20"/>
      <w:lang w:eastAsia="en-US"/>
    </w:rPr>
  </w:style>
  <w:style w:type="paragraph" w:styleId="CommentSubject">
    <w:name w:val="annotation subject"/>
    <w:basedOn w:val="CommentText"/>
    <w:next w:val="CommentText"/>
    <w:link w:val="CommentSubjectChar"/>
    <w:uiPriority w:val="99"/>
    <w:rsid w:val="00FB0659"/>
    <w:rPr>
      <w:b/>
      <w:bCs/>
    </w:rPr>
  </w:style>
  <w:style w:type="character" w:customStyle="1" w:styleId="CommentSubjectChar">
    <w:name w:val="Comment Subject Char"/>
    <w:basedOn w:val="CommentTextChar"/>
    <w:link w:val="CommentSubject"/>
    <w:uiPriority w:val="99"/>
    <w:rsid w:val="00FB0659"/>
    <w:rPr>
      <w:rFonts w:ascii="Arial" w:eastAsia="Times New Roman" w:hAnsi="Arial" w:cs="Times New Roman"/>
      <w:b/>
      <w:bCs/>
      <w:kern w:val="0"/>
      <w:sz w:val="20"/>
      <w:szCs w:val="20"/>
      <w:lang w:eastAsia="en-US"/>
    </w:rPr>
  </w:style>
  <w:style w:type="paragraph" w:styleId="Revision">
    <w:name w:val="Revision"/>
    <w:hidden/>
    <w:uiPriority w:val="99"/>
    <w:semiHidden/>
    <w:rsid w:val="00FB0659"/>
    <w:rPr>
      <w:rFonts w:ascii="Times New Roman" w:eastAsia="Times New Roman" w:hAnsi="Times New Roman" w:cs="Times New Roman"/>
      <w:kern w:val="0"/>
      <w:sz w:val="22"/>
      <w:szCs w:val="20"/>
      <w:lang w:eastAsia="en-US"/>
    </w:rPr>
  </w:style>
  <w:style w:type="character" w:customStyle="1" w:styleId="TitleSubPgChar">
    <w:name w:val="Title Sub Pg Char"/>
    <w:basedOn w:val="DefaultParagraphFont"/>
    <w:link w:val="TitleSubPg"/>
    <w:rsid w:val="00FB0659"/>
    <w:rPr>
      <w:rFonts w:ascii="Arial" w:eastAsia="Times New Roman" w:hAnsi="Arial" w:cs="Times New Roman"/>
      <w:b/>
      <w:kern w:val="0"/>
      <w:sz w:val="24"/>
      <w:szCs w:val="20"/>
      <w:lang w:eastAsia="en-US"/>
    </w:rPr>
  </w:style>
  <w:style w:type="paragraph" w:customStyle="1" w:styleId="Body">
    <w:name w:val="Body"/>
    <w:basedOn w:val="ncs-body"/>
    <w:qFormat/>
    <w:rsid w:val="00D62AA4"/>
    <w:rPr>
      <w:lang w:val="en-GB"/>
    </w:rPr>
  </w:style>
  <w:style w:type="paragraph" w:styleId="ListParagraph">
    <w:name w:val="List Paragraph"/>
    <w:aliases w:val="符号列表,列出段落2,lp1,List Paragraph1,目录4,·ûºÅÁÐ±í,¡¤?o?¨¢D¡À¨ª,?¡è?o?¡§¡éD?¨¤¡§a,??¨¨?o??¡ì?¨¦D?¡§¡è?¡ìa,??¡§¡§?o???¨¬?¡§|D??¡ì?¨¨??¨¬a,???¡ì?¡ì?o???¡§???¡ì|D???¨¬?¡§¡§??¡§?a,????¨¬??¨¬?o????¡ì????¨¬|D???¡§???¡ì?¡ì???¡ì?a,?,ÁÐ³ö¶ÎÂä2,Ä¿Â¼4,强调点"/>
    <w:basedOn w:val="Normal"/>
    <w:link w:val="ListParagraphChar"/>
    <w:uiPriority w:val="34"/>
    <w:qFormat/>
    <w:rsid w:val="00FB0659"/>
    <w:pPr>
      <w:widowControl/>
      <w:spacing w:before="120" w:line="360" w:lineRule="auto"/>
      <w:ind w:left="720"/>
      <w:contextualSpacing/>
    </w:pPr>
    <w:rPr>
      <w:rFonts w:ascii="Arial" w:eastAsia="Times New Roman" w:hAnsi="Arial" w:cs="Times New Roman"/>
      <w:kern w:val="0"/>
      <w:sz w:val="22"/>
      <w:szCs w:val="20"/>
      <w:lang w:eastAsia="en-US"/>
    </w:rPr>
  </w:style>
  <w:style w:type="paragraph" w:customStyle="1" w:styleId="Guideline">
    <w:name w:val="Guideline"/>
    <w:basedOn w:val="Normal"/>
    <w:next w:val="Normal"/>
    <w:rsid w:val="00FB0659"/>
    <w:pPr>
      <w:widowControl/>
      <w:spacing w:line="360" w:lineRule="auto"/>
      <w:jc w:val="left"/>
    </w:pPr>
    <w:rPr>
      <w:rFonts w:ascii="Arial" w:eastAsia="Times New Roman" w:hAnsi="Arial" w:cs="Times New Roman"/>
      <w:color w:val="0000FF"/>
      <w:kern w:val="0"/>
      <w:sz w:val="20"/>
      <w:szCs w:val="20"/>
      <w:lang w:eastAsia="en-US"/>
    </w:rPr>
  </w:style>
  <w:style w:type="paragraph" w:customStyle="1" w:styleId="TableText">
    <w:name w:val="Table Text"/>
    <w:basedOn w:val="Normal"/>
    <w:rsid w:val="00FB0659"/>
    <w:pPr>
      <w:widowControl/>
      <w:spacing w:before="60" w:after="60" w:line="360" w:lineRule="auto"/>
      <w:jc w:val="left"/>
    </w:pPr>
    <w:rPr>
      <w:rFonts w:ascii="Calibri" w:eastAsia="Times New Roman" w:hAnsi="Calibri" w:cs="Calibri"/>
      <w:kern w:val="0"/>
      <w:sz w:val="24"/>
      <w:szCs w:val="24"/>
      <w:lang w:eastAsia="en-US" w:bidi="he-IL"/>
    </w:rPr>
  </w:style>
  <w:style w:type="paragraph" w:customStyle="1" w:styleId="TableSide">
    <w:name w:val="Table Side"/>
    <w:qFormat/>
    <w:rsid w:val="00FB0659"/>
    <w:pPr>
      <w:spacing w:before="60" w:after="60"/>
    </w:pPr>
    <w:rPr>
      <w:rFonts w:ascii="Calibri" w:eastAsiaTheme="minorHAnsi" w:hAnsi="Calibri"/>
      <w:b/>
      <w:kern w:val="0"/>
      <w:sz w:val="22"/>
      <w:szCs w:val="20"/>
      <w:lang w:eastAsia="en-US" w:bidi="he-IL"/>
    </w:rPr>
  </w:style>
  <w:style w:type="paragraph" w:customStyle="1" w:styleId="TableTextSmallCenter">
    <w:name w:val="Table Text Small Center"/>
    <w:basedOn w:val="Normal"/>
    <w:qFormat/>
    <w:rsid w:val="00FB0659"/>
    <w:pPr>
      <w:widowControl/>
      <w:spacing w:before="60" w:after="60" w:line="360" w:lineRule="auto"/>
      <w:jc w:val="center"/>
    </w:pPr>
    <w:rPr>
      <w:rFonts w:ascii="Calibri" w:eastAsia="Times New Roman" w:hAnsi="Calibri" w:cs="Times New Roman"/>
      <w:kern w:val="0"/>
      <w:sz w:val="20"/>
      <w:szCs w:val="20"/>
      <w:lang w:eastAsia="en-US" w:bidi="he-IL"/>
    </w:rPr>
  </w:style>
  <w:style w:type="paragraph" w:customStyle="1" w:styleId="Table-Heading">
    <w:name w:val="Table-Heading"/>
    <w:rsid w:val="00FB0659"/>
    <w:pPr>
      <w:spacing w:before="80" w:after="60"/>
      <w:jc w:val="center"/>
    </w:pPr>
    <w:rPr>
      <w:rFonts w:eastAsia="Times New Roman" w:cs="Arial"/>
      <w:b/>
      <w:bCs/>
      <w:kern w:val="0"/>
      <w:sz w:val="22"/>
      <w:lang w:eastAsia="en-US" w:bidi="he-IL"/>
    </w:rPr>
  </w:style>
  <w:style w:type="character" w:customStyle="1" w:styleId="guidanceoutlinenumCharChar">
    <w:name w:val="guidance outline num Char Char"/>
    <w:basedOn w:val="DefaultParagraphFont"/>
    <w:link w:val="guidanceoutlinenum"/>
    <w:locked/>
    <w:rsid w:val="00FB0659"/>
  </w:style>
  <w:style w:type="paragraph" w:customStyle="1" w:styleId="guidanceoutlinenum">
    <w:name w:val="guidance outline num"/>
    <w:basedOn w:val="Normal"/>
    <w:link w:val="guidanceoutlinenumCharChar"/>
    <w:rsid w:val="00FB0659"/>
    <w:pPr>
      <w:widowControl/>
      <w:spacing w:before="60" w:after="120" w:line="360" w:lineRule="auto"/>
      <w:ind w:left="1080" w:hanging="540"/>
      <w:jc w:val="left"/>
    </w:pPr>
  </w:style>
  <w:style w:type="paragraph" w:customStyle="1" w:styleId="Normalpacked">
    <w:name w:val="Normal_packed"/>
    <w:basedOn w:val="Normal"/>
    <w:autoRedefine/>
    <w:rsid w:val="00FB0659"/>
    <w:pPr>
      <w:keepLines/>
      <w:widowControl/>
      <w:spacing w:line="360" w:lineRule="auto"/>
      <w:jc w:val="left"/>
    </w:pPr>
    <w:rPr>
      <w:rFonts w:ascii="Arial" w:eastAsia="Times New Roman" w:hAnsi="Arial" w:cs="Times New Roman"/>
      <w:kern w:val="0"/>
      <w:sz w:val="20"/>
      <w:szCs w:val="20"/>
      <w:lang w:eastAsia="en-US"/>
    </w:rPr>
  </w:style>
  <w:style w:type="paragraph" w:customStyle="1" w:styleId="NormalNumberedList">
    <w:name w:val="Normal_Numbered_List"/>
    <w:basedOn w:val="Normal"/>
    <w:rsid w:val="00FB0659"/>
    <w:pPr>
      <w:widowControl/>
      <w:tabs>
        <w:tab w:val="num" w:pos="720"/>
      </w:tabs>
      <w:spacing w:before="120" w:line="360" w:lineRule="auto"/>
      <w:ind w:left="720" w:hanging="720"/>
      <w:jc w:val="left"/>
    </w:pPr>
    <w:rPr>
      <w:rFonts w:ascii="Arial" w:eastAsia="Times New Roman" w:hAnsi="Arial" w:cs="Times New Roman"/>
      <w:kern w:val="0"/>
      <w:sz w:val="22"/>
      <w:szCs w:val="20"/>
      <w:lang w:eastAsia="en-US"/>
    </w:rPr>
  </w:style>
  <w:style w:type="paragraph" w:customStyle="1" w:styleId="1">
    <w:name w:val="סגנון1"/>
    <w:basedOn w:val="Normal"/>
    <w:uiPriority w:val="99"/>
    <w:semiHidden/>
    <w:rsid w:val="00FB0659"/>
    <w:pPr>
      <w:widowControl/>
      <w:bidi/>
      <w:spacing w:line="360" w:lineRule="auto"/>
      <w:jc w:val="left"/>
    </w:pPr>
    <w:rPr>
      <w:rFonts w:ascii="Arial" w:eastAsia="Times New Roman" w:hAnsi="Arial" w:cs="Miriam"/>
      <w:noProof/>
      <w:kern w:val="0"/>
      <w:sz w:val="22"/>
      <w:szCs w:val="20"/>
      <w:lang w:eastAsia="he-IL" w:bidi="he-IL"/>
    </w:rPr>
  </w:style>
  <w:style w:type="paragraph" w:customStyle="1" w:styleId="Default">
    <w:name w:val="Default"/>
    <w:rsid w:val="00FB0659"/>
    <w:pPr>
      <w:autoSpaceDE w:val="0"/>
      <w:autoSpaceDN w:val="0"/>
      <w:adjustRightInd w:val="0"/>
    </w:pPr>
    <w:rPr>
      <w:rFonts w:ascii="Times New Roman" w:hAnsi="Times New Roman" w:cs="Times New Roman"/>
      <w:color w:val="000000"/>
      <w:kern w:val="0"/>
      <w:sz w:val="24"/>
      <w:szCs w:val="24"/>
      <w:lang w:val="en-SG"/>
    </w:rPr>
  </w:style>
  <w:style w:type="paragraph" w:styleId="ListBullet">
    <w:name w:val="List Bullet"/>
    <w:basedOn w:val="Normal"/>
    <w:rsid w:val="00FB0659"/>
    <w:pPr>
      <w:widowControl/>
      <w:tabs>
        <w:tab w:val="num" w:pos="1440"/>
        <w:tab w:val="num" w:pos="2520"/>
      </w:tabs>
      <w:spacing w:line="360" w:lineRule="auto"/>
      <w:ind w:left="720" w:hanging="720"/>
    </w:pPr>
    <w:rPr>
      <w:rFonts w:ascii="Arial" w:eastAsia="SimSun" w:hAnsi="Arial" w:cs="Times New Roman"/>
      <w:kern w:val="0"/>
      <w:sz w:val="22"/>
      <w:szCs w:val="20"/>
      <w:lang w:val="en-GB" w:eastAsia="en-US"/>
    </w:rPr>
  </w:style>
  <w:style w:type="paragraph" w:styleId="NormalWeb">
    <w:name w:val="Normal (Web)"/>
    <w:basedOn w:val="Normal"/>
    <w:uiPriority w:val="99"/>
    <w:unhideWhenUsed/>
    <w:rsid w:val="00FB0659"/>
    <w:pPr>
      <w:widowControl/>
      <w:spacing w:before="100" w:beforeAutospacing="1" w:after="100" w:afterAutospacing="1" w:line="360" w:lineRule="auto"/>
      <w:jc w:val="left"/>
    </w:pPr>
    <w:rPr>
      <w:rFonts w:ascii="Arial" w:hAnsi="Arial" w:cs="Times New Roman"/>
      <w:kern w:val="0"/>
      <w:sz w:val="24"/>
      <w:szCs w:val="24"/>
      <w:lang w:val="en-SG"/>
    </w:rPr>
  </w:style>
  <w:style w:type="character" w:customStyle="1" w:styleId="NormalnarrowChar">
    <w:name w:val="Normal narrow Char"/>
    <w:link w:val="Normalnarrow"/>
    <w:locked/>
    <w:rsid w:val="00FB0659"/>
    <w:rPr>
      <w:rFonts w:ascii="Arial Narrow" w:hAnsi="Arial Narrow"/>
      <w:lang w:val="en-GB" w:eastAsia="en-US"/>
    </w:rPr>
  </w:style>
  <w:style w:type="paragraph" w:customStyle="1" w:styleId="Normalnarrow">
    <w:name w:val="Normal narrow"/>
    <w:basedOn w:val="Normal"/>
    <w:link w:val="NormalnarrowChar"/>
    <w:rsid w:val="00FB0659"/>
    <w:pPr>
      <w:widowControl/>
      <w:suppressAutoHyphens/>
      <w:spacing w:before="40" w:after="40" w:line="360" w:lineRule="auto"/>
      <w:jc w:val="left"/>
    </w:pPr>
    <w:rPr>
      <w:rFonts w:ascii="Arial Narrow" w:hAnsi="Arial Narrow"/>
      <w:lang w:val="en-GB" w:eastAsia="en-US"/>
    </w:rPr>
  </w:style>
  <w:style w:type="character" w:customStyle="1" w:styleId="NormalnarrowboldChar">
    <w:name w:val="Normal narrow bold Char"/>
    <w:link w:val="Normalnarrowbold"/>
    <w:locked/>
    <w:rsid w:val="00FB0659"/>
    <w:rPr>
      <w:rFonts w:ascii="Arial Narrow" w:hAnsi="Arial Narrow"/>
      <w:b/>
      <w:lang w:val="en-GB" w:eastAsia="en-US"/>
    </w:rPr>
  </w:style>
  <w:style w:type="paragraph" w:customStyle="1" w:styleId="Normalnarrowbold">
    <w:name w:val="Normal narrow bold"/>
    <w:basedOn w:val="Normalnarrow"/>
    <w:link w:val="NormalnarrowboldChar"/>
    <w:rsid w:val="00FB0659"/>
    <w:pPr>
      <w:keepNext/>
    </w:pPr>
    <w:rPr>
      <w:b/>
    </w:rPr>
  </w:style>
  <w:style w:type="character" w:customStyle="1" w:styleId="InfoBluenarrowChar">
    <w:name w:val="InfoBlue narrow Char"/>
    <w:link w:val="InfoBluenarrow"/>
    <w:rsid w:val="00FB0659"/>
    <w:rPr>
      <w:rFonts w:ascii="Arial Narrow" w:hAnsi="Arial Narrow"/>
      <w:color w:val="0000FF"/>
      <w:lang w:val="en-GB" w:eastAsia="en-US"/>
    </w:rPr>
  </w:style>
  <w:style w:type="paragraph" w:customStyle="1" w:styleId="InfoBluenarrow">
    <w:name w:val="InfoBlue narrow"/>
    <w:basedOn w:val="Normal"/>
    <w:link w:val="InfoBluenarrowChar"/>
    <w:rsid w:val="00FB0659"/>
    <w:pPr>
      <w:widowControl/>
      <w:suppressAutoHyphens/>
      <w:spacing w:before="40" w:after="40" w:line="360" w:lineRule="auto"/>
      <w:jc w:val="left"/>
    </w:pPr>
    <w:rPr>
      <w:rFonts w:ascii="Arial Narrow" w:hAnsi="Arial Narrow"/>
      <w:color w:val="0000FF"/>
      <w:lang w:val="en-GB" w:eastAsia="en-US"/>
    </w:rPr>
  </w:style>
  <w:style w:type="paragraph" w:customStyle="1" w:styleId="tabletext0">
    <w:name w:val="table text"/>
    <w:basedOn w:val="Normal"/>
    <w:link w:val="tabletextChar"/>
    <w:rsid w:val="00FB0659"/>
    <w:pPr>
      <w:widowControl/>
      <w:suppressAutoHyphens/>
      <w:spacing w:after="20" w:line="360" w:lineRule="auto"/>
      <w:jc w:val="left"/>
    </w:pPr>
    <w:rPr>
      <w:rFonts w:ascii="Arial Narrow" w:eastAsia="Times New Roman" w:hAnsi="Arial Narrow" w:cs="Times New Roman"/>
      <w:kern w:val="0"/>
      <w:sz w:val="22"/>
      <w:szCs w:val="20"/>
      <w:lang w:val="en-GB" w:eastAsia="en-US"/>
    </w:rPr>
  </w:style>
  <w:style w:type="paragraph" w:customStyle="1" w:styleId="tabletextbold">
    <w:name w:val="table text bold"/>
    <w:basedOn w:val="tabletext0"/>
    <w:next w:val="tabletext0"/>
    <w:rsid w:val="00FB0659"/>
    <w:pPr>
      <w:spacing w:before="40" w:after="40"/>
    </w:pPr>
    <w:rPr>
      <w:b/>
    </w:rPr>
  </w:style>
  <w:style w:type="character" w:customStyle="1" w:styleId="tabletextChar">
    <w:name w:val="table text Char"/>
    <w:link w:val="tabletext0"/>
    <w:rsid w:val="00FB0659"/>
    <w:rPr>
      <w:rFonts w:ascii="Arial Narrow" w:eastAsia="Times New Roman" w:hAnsi="Arial Narrow" w:cs="Times New Roman"/>
      <w:kern w:val="0"/>
      <w:sz w:val="22"/>
      <w:szCs w:val="20"/>
      <w:lang w:val="en-GB" w:eastAsia="en-US"/>
    </w:rPr>
  </w:style>
  <w:style w:type="character" w:customStyle="1" w:styleId="ListParagraphChar">
    <w:name w:val="List Paragraph Char"/>
    <w:aliases w:val="符号列表 Char,列出段落2 Char,lp1 Char,List Paragraph1 Char,目录4 Char,·ûºÅÁÐ±í Char,¡¤?o?¨¢D¡À¨ª Char,?¡è?o?¡§¡éD?¨¤¡§a Char,??¨¨?o??¡ì?¨¦D?¡§¡è?¡ìa Char,??¡§¡§?o???¨¬?¡§|D??¡ì?¨¨??¨¬a Char,???¡ì?¡ì?o???¡§???¡ì|D???¨¬?¡§¡§??¡§?a Char,? Char"/>
    <w:link w:val="ListParagraph"/>
    <w:uiPriority w:val="34"/>
    <w:qFormat/>
    <w:rsid w:val="00FB0659"/>
    <w:rPr>
      <w:rFonts w:ascii="Arial" w:eastAsia="Times New Roman" w:hAnsi="Arial" w:cs="Times New Roman"/>
      <w:kern w:val="0"/>
      <w:sz w:val="22"/>
      <w:szCs w:val="20"/>
      <w:lang w:eastAsia="en-US"/>
    </w:rPr>
  </w:style>
  <w:style w:type="paragraph" w:styleId="Title">
    <w:name w:val="Title"/>
    <w:basedOn w:val="Normal"/>
    <w:link w:val="TitleChar"/>
    <w:uiPriority w:val="99"/>
    <w:qFormat/>
    <w:rsid w:val="00FB0659"/>
    <w:pPr>
      <w:keepNext/>
      <w:widowControl/>
      <w:suppressAutoHyphens/>
      <w:spacing w:before="120" w:after="60" w:line="360" w:lineRule="auto"/>
      <w:jc w:val="center"/>
      <w:outlineLvl w:val="0"/>
    </w:pPr>
    <w:rPr>
      <w:rFonts w:ascii="Arial" w:eastAsia="Arial Unicode MS" w:hAnsi="Arial" w:cs="Times New Roman"/>
      <w:b/>
      <w:bCs/>
      <w:kern w:val="28"/>
      <w:sz w:val="24"/>
      <w:szCs w:val="24"/>
      <w:lang w:val="en-GB" w:eastAsia="en-US"/>
    </w:rPr>
  </w:style>
  <w:style w:type="character" w:customStyle="1" w:styleId="TitleChar">
    <w:name w:val="Title Char"/>
    <w:basedOn w:val="DefaultParagraphFont"/>
    <w:link w:val="Title"/>
    <w:uiPriority w:val="99"/>
    <w:rsid w:val="00FB0659"/>
    <w:rPr>
      <w:rFonts w:ascii="Arial" w:eastAsia="Arial Unicode MS" w:hAnsi="Arial" w:cs="Times New Roman"/>
      <w:b/>
      <w:bCs/>
      <w:kern w:val="28"/>
      <w:sz w:val="24"/>
      <w:szCs w:val="24"/>
      <w:lang w:val="en-GB" w:eastAsia="en-US"/>
    </w:rPr>
  </w:style>
  <w:style w:type="paragraph" w:customStyle="1" w:styleId="InfoBlue">
    <w:name w:val="InfoBlue"/>
    <w:basedOn w:val="Normal"/>
    <w:link w:val="InfoBlueChar"/>
    <w:rsid w:val="00FB0659"/>
    <w:pPr>
      <w:widowControl/>
      <w:suppressAutoHyphens/>
      <w:spacing w:before="120" w:after="60" w:line="360" w:lineRule="auto"/>
      <w:ind w:left="720"/>
    </w:pPr>
    <w:rPr>
      <w:rFonts w:ascii="Arial" w:eastAsia="Arial Unicode MS" w:hAnsi="Arial" w:cs="Arial"/>
      <w:color w:val="0000FF"/>
      <w:kern w:val="0"/>
      <w:sz w:val="20"/>
      <w:lang w:val="en-GB" w:eastAsia="en-US"/>
    </w:rPr>
  </w:style>
  <w:style w:type="character" w:customStyle="1" w:styleId="InfoBlueChar">
    <w:name w:val="InfoBlue Char"/>
    <w:link w:val="InfoBlue"/>
    <w:rsid w:val="00FB0659"/>
    <w:rPr>
      <w:rFonts w:ascii="Arial" w:eastAsia="Arial Unicode MS" w:hAnsi="Arial" w:cs="Arial"/>
      <w:color w:val="0000FF"/>
      <w:kern w:val="0"/>
      <w:sz w:val="20"/>
      <w:lang w:val="en-GB" w:eastAsia="en-US"/>
    </w:rPr>
  </w:style>
  <w:style w:type="character" w:styleId="Strong">
    <w:name w:val="Strong"/>
    <w:basedOn w:val="DefaultParagraphFont"/>
    <w:uiPriority w:val="22"/>
    <w:qFormat/>
    <w:rsid w:val="00FB0659"/>
    <w:rPr>
      <w:b/>
      <w:bCs/>
    </w:rPr>
  </w:style>
  <w:style w:type="paragraph" w:styleId="BodyTextIndent">
    <w:name w:val="Body Text Indent"/>
    <w:basedOn w:val="Normal"/>
    <w:link w:val="BodyTextIndentChar"/>
    <w:rsid w:val="00FB0659"/>
    <w:pPr>
      <w:widowControl/>
      <w:spacing w:after="120"/>
      <w:ind w:left="283"/>
      <w:jc w:val="left"/>
    </w:pPr>
    <w:rPr>
      <w:rFonts w:ascii="Times New Roman" w:eastAsia="Times New Roman" w:hAnsi="Times New Roman" w:cs="Times New Roman"/>
      <w:kern w:val="0"/>
      <w:sz w:val="24"/>
      <w:szCs w:val="24"/>
      <w:lang w:eastAsia="en-US"/>
    </w:rPr>
  </w:style>
  <w:style w:type="character" w:customStyle="1" w:styleId="BodyTextIndentChar">
    <w:name w:val="Body Text Indent Char"/>
    <w:basedOn w:val="DefaultParagraphFont"/>
    <w:link w:val="BodyTextIndent"/>
    <w:rsid w:val="00FB0659"/>
    <w:rPr>
      <w:rFonts w:ascii="Times New Roman" w:eastAsia="Times New Roman" w:hAnsi="Times New Roman" w:cs="Times New Roman"/>
      <w:kern w:val="0"/>
      <w:sz w:val="24"/>
      <w:szCs w:val="24"/>
      <w:lang w:eastAsia="en-US"/>
    </w:rPr>
  </w:style>
  <w:style w:type="paragraph" w:customStyle="1" w:styleId="BodyText2RFRL">
    <w:name w:val="_Body Text 2_RFRL"/>
    <w:basedOn w:val="BodyText2"/>
    <w:qFormat/>
    <w:rsid w:val="00FB0659"/>
    <w:pPr>
      <w:spacing w:before="0" w:line="360" w:lineRule="atLeast"/>
      <w:ind w:left="720"/>
      <w:jc w:val="left"/>
    </w:pPr>
    <w:rPr>
      <w:rFonts w:ascii="Calibri" w:eastAsia="Calibri" w:hAnsi="Calibri" w:cs="Calibri"/>
      <w:color w:val="auto"/>
      <w:sz w:val="24"/>
      <w:szCs w:val="24"/>
      <w:lang w:bidi="he-IL"/>
    </w:rPr>
  </w:style>
  <w:style w:type="numbering" w:customStyle="1" w:styleId="Numbered">
    <w:name w:val="Numbered"/>
    <w:rsid w:val="00FB0659"/>
    <w:pPr>
      <w:numPr>
        <w:numId w:val="5"/>
      </w:numPr>
    </w:pPr>
  </w:style>
  <w:style w:type="paragraph" w:customStyle="1" w:styleId="BodyText-Blue">
    <w:name w:val="Body Text -Blue"/>
    <w:basedOn w:val="BodyText"/>
    <w:rsid w:val="00FB0659"/>
    <w:pPr>
      <w:spacing w:before="120" w:after="120" w:line="240" w:lineRule="auto"/>
    </w:pPr>
    <w:rPr>
      <w:rFonts w:eastAsia="Arial Unicode MS" w:cs="Arial"/>
      <w:color w:val="0000FF"/>
      <w:sz w:val="20"/>
      <w:szCs w:val="22"/>
      <w:lang w:val="en-GB"/>
    </w:rPr>
  </w:style>
  <w:style w:type="paragraph" w:customStyle="1" w:styleId="HeaderFooter">
    <w:name w:val="Header &amp; Footer"/>
    <w:rsid w:val="00FB0659"/>
    <w:pPr>
      <w:pBdr>
        <w:top w:val="nil"/>
        <w:left w:val="nil"/>
        <w:bottom w:val="nil"/>
        <w:right w:val="nil"/>
        <w:between w:val="nil"/>
        <w:bar w:val="nil"/>
      </w:pBdr>
      <w:tabs>
        <w:tab w:val="right" w:pos="9020"/>
      </w:tabs>
    </w:pPr>
    <w:rPr>
      <w:rFonts w:ascii="Helvetica" w:eastAsia="Arial Unicode MS" w:hAnsi="Helvetica" w:cs="Arial Unicode MS"/>
      <w:color w:val="000000"/>
      <w:kern w:val="0"/>
      <w:sz w:val="24"/>
      <w:szCs w:val="24"/>
      <w:bdr w:val="nil"/>
      <w:lang w:eastAsia="en-US"/>
    </w:rPr>
  </w:style>
  <w:style w:type="character" w:customStyle="1" w:styleId="Hyperlink0">
    <w:name w:val="Hyperlink.0"/>
    <w:basedOn w:val="Hyperlink"/>
    <w:rsid w:val="00FB0659"/>
    <w:rPr>
      <w:rFonts w:ascii="Times New Roman" w:hAnsi="Times New Roman"/>
      <w:b w:val="0"/>
      <w:bCs w:val="0"/>
      <w:color w:val="0000FF"/>
      <w:spacing w:val="0"/>
      <w:w w:val="100"/>
      <w:position w:val="0"/>
      <w:sz w:val="22"/>
      <w:u w:val="single" w:color="0000FF"/>
      <w:effect w:val="none"/>
    </w:rPr>
  </w:style>
  <w:style w:type="paragraph" w:customStyle="1" w:styleId="Heading">
    <w:name w:val="Heading"/>
    <w:next w:val="Body"/>
    <w:rsid w:val="00FB0659"/>
    <w:pPr>
      <w:keepNext/>
      <w:pBdr>
        <w:top w:val="nil"/>
        <w:left w:val="nil"/>
        <w:bottom w:val="nil"/>
        <w:right w:val="nil"/>
        <w:between w:val="nil"/>
        <w:bar w:val="nil"/>
      </w:pBdr>
      <w:outlineLvl w:val="2"/>
    </w:pPr>
    <w:rPr>
      <w:rFonts w:ascii="Century Gothic" w:eastAsia="Century Gothic" w:hAnsi="Century Gothic" w:cs="Century Gothic"/>
      <w:b/>
      <w:bCs/>
      <w:color w:val="174489"/>
      <w:kern w:val="0"/>
      <w:sz w:val="36"/>
      <w:szCs w:val="36"/>
      <w:bdr w:val="nil"/>
      <w:lang w:eastAsia="en-US"/>
    </w:rPr>
  </w:style>
  <w:style w:type="paragraph" w:customStyle="1" w:styleId="TableStyle1">
    <w:name w:val="Table Style 1"/>
    <w:rsid w:val="00FB0659"/>
    <w:pPr>
      <w:pBdr>
        <w:top w:val="nil"/>
        <w:left w:val="nil"/>
        <w:bottom w:val="nil"/>
        <w:right w:val="nil"/>
        <w:between w:val="nil"/>
        <w:bar w:val="nil"/>
      </w:pBdr>
    </w:pPr>
    <w:rPr>
      <w:rFonts w:ascii="Century Gothic" w:eastAsia="Helvetica" w:hAnsi="Century Gothic" w:cs="Helvetica"/>
      <w:b/>
      <w:bCs/>
      <w:color w:val="000000"/>
      <w:kern w:val="0"/>
      <w:sz w:val="22"/>
      <w:bdr w:val="nil"/>
      <w:lang w:eastAsia="en-US"/>
    </w:rPr>
  </w:style>
  <w:style w:type="paragraph" w:customStyle="1" w:styleId="TableStyle2">
    <w:name w:val="Table Style 2"/>
    <w:rsid w:val="00FB0659"/>
    <w:pPr>
      <w:pBdr>
        <w:top w:val="nil"/>
        <w:left w:val="nil"/>
        <w:bottom w:val="nil"/>
        <w:right w:val="nil"/>
        <w:between w:val="nil"/>
        <w:bar w:val="nil"/>
      </w:pBdr>
    </w:pPr>
    <w:rPr>
      <w:rFonts w:ascii="Century Gothic" w:eastAsia="Helvetica" w:hAnsi="Century Gothic" w:cs="Helvetica"/>
      <w:color w:val="000000"/>
      <w:kern w:val="0"/>
      <w:sz w:val="22"/>
      <w:bdr w:val="nil"/>
      <w:lang w:eastAsia="en-US"/>
    </w:rPr>
  </w:style>
  <w:style w:type="numbering" w:customStyle="1" w:styleId="Lettered">
    <w:name w:val="Lettered"/>
    <w:rsid w:val="00FB0659"/>
    <w:pPr>
      <w:numPr>
        <w:numId w:val="6"/>
      </w:numPr>
    </w:pPr>
  </w:style>
  <w:style w:type="paragraph" w:styleId="NoSpacing">
    <w:name w:val="No Spacing"/>
    <w:uiPriority w:val="1"/>
    <w:qFormat/>
    <w:rsid w:val="00FB0659"/>
    <w:pPr>
      <w:pBdr>
        <w:top w:val="nil"/>
        <w:left w:val="nil"/>
        <w:bottom w:val="nil"/>
        <w:right w:val="nil"/>
        <w:between w:val="nil"/>
        <w:bar w:val="nil"/>
      </w:pBdr>
    </w:pPr>
    <w:rPr>
      <w:rFonts w:ascii="Times New Roman" w:eastAsia="Arial Unicode MS" w:hAnsi="Times New Roman" w:cs="Times New Roman"/>
      <w:kern w:val="0"/>
      <w:sz w:val="24"/>
      <w:szCs w:val="24"/>
      <w:bdr w:val="nil"/>
      <w:lang w:eastAsia="en-US"/>
    </w:rPr>
  </w:style>
  <w:style w:type="paragraph" w:styleId="TOCHeading">
    <w:name w:val="TOC Heading"/>
    <w:basedOn w:val="Heading"/>
    <w:next w:val="Normal"/>
    <w:uiPriority w:val="39"/>
    <w:unhideWhenUsed/>
    <w:qFormat/>
    <w:rsid w:val="00FB0659"/>
    <w:rPr>
      <w:rFonts w:eastAsia="Arial Unicode MS" w:cs="Arial Unicode MS"/>
      <w:color w:val="008059"/>
    </w:rPr>
  </w:style>
  <w:style w:type="paragraph" w:styleId="FootnoteText">
    <w:name w:val="footnote text"/>
    <w:basedOn w:val="Normal"/>
    <w:link w:val="FootnoteTextChar"/>
    <w:uiPriority w:val="99"/>
    <w:unhideWhenUsed/>
    <w:rsid w:val="00FB0659"/>
    <w:pPr>
      <w:widowControl/>
      <w:suppressAutoHyphens/>
      <w:jc w:val="left"/>
    </w:pPr>
    <w:rPr>
      <w:rFonts w:ascii="Century Gothic" w:eastAsia="SimSun" w:hAnsi="Century Gothic" w:cs="Arial"/>
      <w:kern w:val="1"/>
      <w:sz w:val="22"/>
      <w:szCs w:val="24"/>
    </w:rPr>
  </w:style>
  <w:style w:type="character" w:customStyle="1" w:styleId="FootnoteTextChar">
    <w:name w:val="Footnote Text Char"/>
    <w:basedOn w:val="DefaultParagraphFont"/>
    <w:link w:val="FootnoteText"/>
    <w:uiPriority w:val="99"/>
    <w:rsid w:val="00FB0659"/>
    <w:rPr>
      <w:rFonts w:ascii="Century Gothic" w:eastAsia="SimSun" w:hAnsi="Century Gothic" w:cs="Arial"/>
      <w:kern w:val="1"/>
      <w:sz w:val="22"/>
      <w:szCs w:val="24"/>
    </w:rPr>
  </w:style>
  <w:style w:type="character" w:styleId="FootnoteReference">
    <w:name w:val="footnote reference"/>
    <w:basedOn w:val="DefaultParagraphFont"/>
    <w:uiPriority w:val="99"/>
    <w:unhideWhenUsed/>
    <w:rsid w:val="00FB0659"/>
    <w:rPr>
      <w:vertAlign w:val="superscript"/>
    </w:rPr>
  </w:style>
  <w:style w:type="numbering" w:customStyle="1" w:styleId="StyleStyleBulletedSymbolsymbolLeft05Hanging05O">
    <w:name w:val="Style Style Bulleted Symbol (symbol) Left:  0.5&quot; Hanging:  0.5&quot; + O..."/>
    <w:basedOn w:val="NoList"/>
    <w:rsid w:val="00FB0659"/>
    <w:pPr>
      <w:numPr>
        <w:numId w:val="7"/>
      </w:numPr>
    </w:pPr>
  </w:style>
  <w:style w:type="paragraph" w:customStyle="1" w:styleId="InfoBluebullet1">
    <w:name w:val="InfoBlue bullet1"/>
    <w:basedOn w:val="Normal"/>
    <w:rsid w:val="00FB0659"/>
    <w:pPr>
      <w:widowControl/>
      <w:numPr>
        <w:numId w:val="8"/>
      </w:numPr>
      <w:tabs>
        <w:tab w:val="left" w:pos="1080"/>
      </w:tabs>
      <w:suppressAutoHyphens/>
      <w:spacing w:before="60" w:after="20"/>
      <w:ind w:left="1080"/>
    </w:pPr>
    <w:rPr>
      <w:rFonts w:ascii="Arial" w:eastAsia="Arial Unicode MS" w:hAnsi="Arial" w:cs="Arial"/>
      <w:color w:val="0000FF"/>
      <w:kern w:val="0"/>
      <w:sz w:val="20"/>
      <w:lang w:val="en-GB" w:eastAsia="en-US"/>
    </w:rPr>
  </w:style>
  <w:style w:type="paragraph" w:customStyle="1" w:styleId="InfoBluebullet2">
    <w:name w:val="InfoBlue bullet2"/>
    <w:basedOn w:val="Normal"/>
    <w:rsid w:val="00FB0659"/>
    <w:pPr>
      <w:widowControl/>
      <w:numPr>
        <w:numId w:val="9"/>
      </w:numPr>
      <w:tabs>
        <w:tab w:val="left" w:pos="1440"/>
      </w:tabs>
      <w:suppressAutoHyphens/>
      <w:spacing w:after="20"/>
      <w:ind w:left="1440"/>
      <w:jc w:val="left"/>
    </w:pPr>
    <w:rPr>
      <w:rFonts w:ascii="Arial" w:eastAsia="Arial Unicode MS" w:hAnsi="Arial" w:cs="Arial"/>
      <w:color w:val="0000FF"/>
      <w:kern w:val="0"/>
      <w:sz w:val="20"/>
      <w:lang w:val="en-GB" w:eastAsia="en-US"/>
    </w:rPr>
  </w:style>
  <w:style w:type="paragraph" w:customStyle="1" w:styleId="InfoBluetbl-header">
    <w:name w:val="InfoBlue tbl-header"/>
    <w:basedOn w:val="Normal"/>
    <w:rsid w:val="00FB0659"/>
    <w:pPr>
      <w:widowControl/>
      <w:suppressAutoHyphens/>
      <w:spacing w:after="20"/>
      <w:jc w:val="left"/>
    </w:pPr>
    <w:rPr>
      <w:rFonts w:ascii="Arial" w:eastAsia="Arial Unicode MS" w:hAnsi="Arial" w:cs="Arial"/>
      <w:b/>
      <w:bCs/>
      <w:color w:val="0000FF"/>
      <w:kern w:val="0"/>
      <w:sz w:val="18"/>
      <w:lang w:val="en-GB" w:eastAsia="en-US"/>
    </w:rPr>
  </w:style>
  <w:style w:type="paragraph" w:customStyle="1" w:styleId="InfoBluetbl-text">
    <w:name w:val="InfoBlue tbl-text"/>
    <w:basedOn w:val="InfoBluetbl-header"/>
    <w:rsid w:val="00FB0659"/>
    <w:rPr>
      <w:b w:val="0"/>
      <w:bCs w:val="0"/>
    </w:rPr>
  </w:style>
  <w:style w:type="paragraph" w:customStyle="1" w:styleId="InfoBluetbl-Bullet1">
    <w:name w:val="InfoBlue tbl-Bullet1"/>
    <w:basedOn w:val="Normal"/>
    <w:rsid w:val="00FB0659"/>
    <w:pPr>
      <w:widowControl/>
      <w:numPr>
        <w:numId w:val="10"/>
      </w:numPr>
      <w:tabs>
        <w:tab w:val="left" w:pos="198"/>
      </w:tabs>
      <w:suppressAutoHyphens/>
      <w:spacing w:after="20"/>
      <w:ind w:left="198" w:hanging="198"/>
      <w:jc w:val="left"/>
    </w:pPr>
    <w:rPr>
      <w:rFonts w:ascii="Arial" w:eastAsia="Arial Unicode MS" w:hAnsi="Arial" w:cs="Times New Roman"/>
      <w:color w:val="0000FF"/>
      <w:kern w:val="0"/>
      <w:sz w:val="18"/>
      <w:szCs w:val="20"/>
      <w:lang w:val="en-SG" w:eastAsia="en-US"/>
    </w:rPr>
  </w:style>
  <w:style w:type="paragraph" w:customStyle="1" w:styleId="InfoBluetbl-num1">
    <w:name w:val="InfoBlue tbl-num1"/>
    <w:basedOn w:val="Normal"/>
    <w:link w:val="InfoBluetbl-num1Char"/>
    <w:rsid w:val="00FB0659"/>
    <w:pPr>
      <w:widowControl/>
      <w:numPr>
        <w:numId w:val="12"/>
      </w:numPr>
      <w:tabs>
        <w:tab w:val="left" w:pos="375"/>
      </w:tabs>
      <w:suppressAutoHyphens/>
      <w:spacing w:before="60" w:after="20"/>
    </w:pPr>
    <w:rPr>
      <w:rFonts w:ascii="Arial" w:eastAsia="Arial Unicode MS" w:hAnsi="Arial" w:cs="Arial"/>
      <w:color w:val="0000FF"/>
      <w:kern w:val="0"/>
      <w:sz w:val="18"/>
      <w:lang w:val="en-GB" w:eastAsia="en-US"/>
    </w:rPr>
  </w:style>
  <w:style w:type="character" w:customStyle="1" w:styleId="InfoBluetbl-num1Char">
    <w:name w:val="InfoBlue tbl-num1 Char"/>
    <w:link w:val="InfoBluetbl-num1"/>
    <w:rsid w:val="00FB0659"/>
    <w:rPr>
      <w:rFonts w:ascii="Arial" w:eastAsia="Arial Unicode MS" w:hAnsi="Arial" w:cs="Arial"/>
      <w:color w:val="0000FF"/>
      <w:kern w:val="0"/>
      <w:sz w:val="18"/>
      <w:lang w:val="en-GB" w:eastAsia="en-US"/>
    </w:rPr>
  </w:style>
  <w:style w:type="paragraph" w:customStyle="1" w:styleId="InfoBluetbl-alpha1">
    <w:name w:val="InfoBlue tbl-alpha1"/>
    <w:basedOn w:val="Normal"/>
    <w:next w:val="Normal"/>
    <w:qFormat/>
    <w:rsid w:val="00FB0659"/>
    <w:pPr>
      <w:widowControl/>
      <w:numPr>
        <w:numId w:val="11"/>
      </w:numPr>
      <w:suppressAutoHyphens/>
      <w:spacing w:after="20"/>
    </w:pPr>
    <w:rPr>
      <w:rFonts w:ascii="Arial" w:eastAsia="Arial Unicode MS" w:hAnsi="Arial" w:cs="Arial"/>
      <w:color w:val="0000FF"/>
      <w:kern w:val="0"/>
      <w:sz w:val="18"/>
      <w:szCs w:val="18"/>
      <w:lang w:val="en-GB" w:eastAsia="en-US"/>
    </w:rPr>
  </w:style>
  <w:style w:type="paragraph" w:customStyle="1" w:styleId="Title2">
    <w:name w:val="Title2"/>
    <w:basedOn w:val="Heading1"/>
    <w:next w:val="Normal"/>
    <w:rsid w:val="00FB0659"/>
    <w:pPr>
      <w:numPr>
        <w:numId w:val="0"/>
      </w:numPr>
      <w:tabs>
        <w:tab w:val="clear" w:pos="8640"/>
      </w:tabs>
      <w:suppressAutoHyphens/>
      <w:spacing w:after="120"/>
      <w:jc w:val="left"/>
    </w:pPr>
    <w:rPr>
      <w:rFonts w:eastAsia="Arial Unicode MS"/>
      <w:iCs/>
      <w:sz w:val="20"/>
    </w:rPr>
  </w:style>
  <w:style w:type="paragraph" w:customStyle="1" w:styleId="InfoBlueNormal">
    <w:name w:val="InfoBlue Normal"/>
    <w:basedOn w:val="InfoBlue"/>
    <w:rsid w:val="00FB0659"/>
    <w:pPr>
      <w:spacing w:line="240" w:lineRule="auto"/>
      <w:ind w:left="0"/>
    </w:pPr>
    <w:rPr>
      <w:rFonts w:cs="Times New Roman"/>
      <w:szCs w:val="20"/>
    </w:rPr>
  </w:style>
  <w:style w:type="paragraph" w:styleId="Date">
    <w:name w:val="Date"/>
    <w:basedOn w:val="Normal"/>
    <w:next w:val="Normal"/>
    <w:link w:val="DateChar"/>
    <w:uiPriority w:val="99"/>
    <w:semiHidden/>
    <w:unhideWhenUsed/>
    <w:rsid w:val="00FB0659"/>
    <w:pPr>
      <w:widowControl/>
      <w:pBdr>
        <w:top w:val="nil"/>
        <w:left w:val="nil"/>
        <w:bottom w:val="nil"/>
        <w:right w:val="nil"/>
        <w:between w:val="nil"/>
        <w:bar w:val="nil"/>
      </w:pBdr>
      <w:jc w:val="left"/>
    </w:pPr>
    <w:rPr>
      <w:rFonts w:ascii="Century Gothic" w:eastAsia="Century Gothic" w:hAnsi="Century Gothic" w:cs="Century Gothic"/>
      <w:color w:val="000000"/>
      <w:kern w:val="0"/>
      <w:sz w:val="22"/>
      <w:bdr w:val="nil"/>
      <w:lang w:eastAsia="en-US"/>
    </w:rPr>
  </w:style>
  <w:style w:type="character" w:customStyle="1" w:styleId="DateChar">
    <w:name w:val="Date Char"/>
    <w:basedOn w:val="DefaultParagraphFont"/>
    <w:link w:val="Date"/>
    <w:uiPriority w:val="99"/>
    <w:semiHidden/>
    <w:rsid w:val="00FB0659"/>
    <w:rPr>
      <w:rFonts w:ascii="Century Gothic" w:eastAsia="Century Gothic" w:hAnsi="Century Gothic" w:cs="Century Gothic"/>
      <w:color w:val="000000"/>
      <w:kern w:val="0"/>
      <w:sz w:val="22"/>
      <w:bdr w:val="nil"/>
      <w:lang w:eastAsia="en-US"/>
    </w:rPr>
  </w:style>
  <w:style w:type="table" w:customStyle="1" w:styleId="TableGrid0">
    <w:name w:val="TableGrid"/>
    <w:rsid w:val="00FB0659"/>
    <w:rPr>
      <w:kern w:val="0"/>
      <w:sz w:val="22"/>
    </w:rPr>
    <w:tblPr>
      <w:tblCellMar>
        <w:top w:w="0" w:type="dxa"/>
        <w:left w:w="0" w:type="dxa"/>
        <w:bottom w:w="0" w:type="dxa"/>
        <w:right w:w="0" w:type="dxa"/>
      </w:tblCellMar>
    </w:tblPr>
  </w:style>
  <w:style w:type="table" w:customStyle="1" w:styleId="GridTable2-Accent11">
    <w:name w:val="Grid Table 2 - Accent 11"/>
    <w:basedOn w:val="TableNormal"/>
    <w:uiPriority w:val="47"/>
    <w:rsid w:val="00FB0659"/>
    <w:rPr>
      <w:kern w:val="0"/>
      <w:sz w:val="22"/>
    </w:rPr>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ParaBodyText">
    <w:name w:val="Para Body Text"/>
    <w:link w:val="ParaBodyTextChar"/>
    <w:qFormat/>
    <w:rsid w:val="00FB0659"/>
    <w:pPr>
      <w:spacing w:before="120" w:after="120"/>
      <w:jc w:val="both"/>
    </w:pPr>
    <w:rPr>
      <w:rFonts w:cstheme="minorHAnsi"/>
      <w:kern w:val="0"/>
      <w:sz w:val="22"/>
      <w:lang w:val="en-GB"/>
    </w:rPr>
  </w:style>
  <w:style w:type="character" w:customStyle="1" w:styleId="ParaBodyTextChar">
    <w:name w:val="Para Body Text Char"/>
    <w:basedOn w:val="DefaultParagraphFont"/>
    <w:link w:val="ParaBodyText"/>
    <w:rsid w:val="00FB0659"/>
    <w:rPr>
      <w:rFonts w:cstheme="minorHAnsi"/>
      <w:kern w:val="0"/>
      <w:sz w:val="22"/>
      <w:lang w:val="en-GB"/>
    </w:rPr>
  </w:style>
  <w:style w:type="table" w:customStyle="1" w:styleId="GridTable1Light-Accent51">
    <w:name w:val="Grid Table 1 Light - Accent 51"/>
    <w:basedOn w:val="TableNormal"/>
    <w:uiPriority w:val="46"/>
    <w:rsid w:val="00FB0659"/>
    <w:pPr>
      <w:pBdr>
        <w:top w:val="nil"/>
        <w:left w:val="nil"/>
        <w:bottom w:val="nil"/>
        <w:right w:val="nil"/>
        <w:between w:val="nil"/>
        <w:bar w:val="nil"/>
      </w:pBdr>
    </w:pPr>
    <w:rPr>
      <w:rFonts w:ascii="Times New Roman" w:eastAsia="Arial Unicode MS" w:hAnsi="Times New Roman" w:cs="Times New Roman"/>
      <w:kern w:val="0"/>
      <w:sz w:val="20"/>
      <w:szCs w:val="20"/>
      <w:bdr w:val="nil"/>
      <w:lang w:eastAsia="en-US"/>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GridTable4-Accent21">
    <w:name w:val="Grid Table 4 - Accent 21"/>
    <w:basedOn w:val="TableNormal"/>
    <w:uiPriority w:val="49"/>
    <w:rsid w:val="00FB0659"/>
    <w:pPr>
      <w:pBdr>
        <w:top w:val="nil"/>
        <w:left w:val="nil"/>
        <w:bottom w:val="nil"/>
        <w:right w:val="nil"/>
        <w:between w:val="nil"/>
        <w:bar w:val="nil"/>
      </w:pBdr>
    </w:pPr>
    <w:rPr>
      <w:rFonts w:ascii="Times New Roman" w:eastAsia="Arial Unicode MS" w:hAnsi="Times New Roman" w:cs="Times New Roman"/>
      <w:kern w:val="0"/>
      <w:sz w:val="20"/>
      <w:szCs w:val="20"/>
      <w:bdr w:val="nil"/>
      <w:lang w:eastAsia="en-US"/>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customStyle="1" w:styleId="SubItemList">
    <w:name w:val="Sub Item List"/>
    <w:basedOn w:val="Normal"/>
    <w:link w:val="SubItemListChar"/>
    <w:rsid w:val="00FB0659"/>
    <w:pPr>
      <w:widowControl/>
      <w:numPr>
        <w:numId w:val="13"/>
      </w:numPr>
      <w:topLinePunct/>
      <w:adjustRightInd w:val="0"/>
      <w:snapToGrid w:val="0"/>
      <w:spacing w:before="80" w:after="80" w:line="240" w:lineRule="atLeast"/>
      <w:jc w:val="left"/>
    </w:pPr>
    <w:rPr>
      <w:rFonts w:ascii="Times New Roman" w:eastAsia="SimSun" w:hAnsi="Times New Roman" w:cs="Arial"/>
      <w:szCs w:val="21"/>
    </w:rPr>
  </w:style>
  <w:style w:type="paragraph" w:customStyle="1" w:styleId="ThirdLevelItemList">
    <w:name w:val="Third Level Item List"/>
    <w:basedOn w:val="Normal"/>
    <w:rsid w:val="00FB0659"/>
    <w:pPr>
      <w:widowControl/>
      <w:numPr>
        <w:ilvl w:val="1"/>
        <w:numId w:val="13"/>
      </w:numPr>
      <w:topLinePunct/>
      <w:adjustRightInd w:val="0"/>
      <w:snapToGrid w:val="0"/>
      <w:spacing w:before="80" w:after="80" w:line="240" w:lineRule="atLeast"/>
      <w:jc w:val="left"/>
    </w:pPr>
    <w:rPr>
      <w:rFonts w:ascii="Times New Roman" w:eastAsia="SimSun" w:hAnsi="Times New Roman" w:cs="Arial"/>
      <w:szCs w:val="21"/>
    </w:rPr>
  </w:style>
  <w:style w:type="paragraph" w:customStyle="1" w:styleId="FourthLevelItemList">
    <w:name w:val="Fourth Level Item List"/>
    <w:basedOn w:val="Normal"/>
    <w:rsid w:val="00FB0659"/>
    <w:pPr>
      <w:widowControl/>
      <w:numPr>
        <w:ilvl w:val="2"/>
        <w:numId w:val="13"/>
      </w:numPr>
      <w:topLinePunct/>
      <w:adjustRightInd w:val="0"/>
      <w:snapToGrid w:val="0"/>
      <w:spacing w:before="80" w:after="80" w:line="240" w:lineRule="atLeast"/>
      <w:jc w:val="left"/>
    </w:pPr>
    <w:rPr>
      <w:rFonts w:ascii="Times New Roman" w:eastAsia="SimSun" w:hAnsi="Times New Roman" w:cs="Arial"/>
      <w:szCs w:val="21"/>
    </w:rPr>
  </w:style>
  <w:style w:type="paragraph" w:customStyle="1" w:styleId="ItemListText">
    <w:name w:val="Item List Text"/>
    <w:link w:val="HTMLTypewriter"/>
    <w:rsid w:val="00FB0659"/>
    <w:pPr>
      <w:adjustRightInd w:val="0"/>
      <w:snapToGrid w:val="0"/>
      <w:spacing w:before="80" w:after="80" w:line="240" w:lineRule="atLeast"/>
      <w:ind w:left="2126"/>
    </w:pPr>
    <w:rPr>
      <w:rFonts w:ascii="Times New Roman" w:eastAsia="SimSun" w:hAnsi="Times New Roman" w:cs="Times New Roman"/>
      <w:szCs w:val="21"/>
    </w:rPr>
  </w:style>
  <w:style w:type="character" w:styleId="HTMLTypewriter">
    <w:name w:val="HTML Typewriter"/>
    <w:link w:val="ItemListText"/>
    <w:rsid w:val="00FB0659"/>
    <w:rPr>
      <w:rFonts w:ascii="Times New Roman" w:eastAsia="SimSun" w:hAnsi="Times New Roman" w:cs="Times New Roman"/>
      <w:szCs w:val="21"/>
    </w:rPr>
  </w:style>
  <w:style w:type="paragraph" w:customStyle="1" w:styleId="ItemList">
    <w:name w:val="Item List"/>
    <w:link w:val="ItemListChar"/>
    <w:qFormat/>
    <w:rsid w:val="00FB0659"/>
    <w:pPr>
      <w:numPr>
        <w:numId w:val="14"/>
      </w:numPr>
      <w:adjustRightInd w:val="0"/>
      <w:snapToGrid w:val="0"/>
      <w:spacing w:before="80" w:after="80" w:line="240" w:lineRule="atLeast"/>
    </w:pPr>
    <w:rPr>
      <w:rFonts w:ascii="Times New Roman" w:eastAsia="SimSun" w:hAnsi="Times New Roman" w:cs="Arial"/>
      <w:szCs w:val="21"/>
    </w:rPr>
  </w:style>
  <w:style w:type="character" w:customStyle="1" w:styleId="ItemListChar">
    <w:name w:val="Item List Char"/>
    <w:basedOn w:val="DefaultParagraphFont"/>
    <w:link w:val="ItemList"/>
    <w:rsid w:val="00FB0659"/>
    <w:rPr>
      <w:rFonts w:ascii="Times New Roman" w:eastAsia="SimSun" w:hAnsi="Times New Roman" w:cs="Arial"/>
      <w:szCs w:val="21"/>
    </w:rPr>
  </w:style>
  <w:style w:type="character" w:customStyle="1" w:styleId="SubItemListChar">
    <w:name w:val="Sub Item List Char"/>
    <w:basedOn w:val="DefaultParagraphFont"/>
    <w:link w:val="SubItemList"/>
    <w:rsid w:val="00FB0659"/>
    <w:rPr>
      <w:rFonts w:ascii="Times New Roman" w:eastAsia="SimSun" w:hAnsi="Times New Roman" w:cs="Arial"/>
      <w:szCs w:val="21"/>
    </w:rPr>
  </w:style>
  <w:style w:type="paragraph" w:customStyle="1" w:styleId="Heading11">
    <w:name w:val="Heading 1.1"/>
    <w:basedOn w:val="Normal"/>
    <w:next w:val="ParaBodyText"/>
    <w:link w:val="Heading11Char"/>
    <w:qFormat/>
    <w:rsid w:val="00FB0659"/>
    <w:pPr>
      <w:widowControl/>
      <w:tabs>
        <w:tab w:val="num" w:pos="567"/>
      </w:tabs>
      <w:spacing w:before="120" w:after="240"/>
      <w:jc w:val="left"/>
    </w:pPr>
    <w:rPr>
      <w:rFonts w:cstheme="minorHAnsi"/>
      <w:b/>
      <w:kern w:val="0"/>
      <w:sz w:val="24"/>
      <w:szCs w:val="24"/>
      <w:lang w:val="en-GB"/>
    </w:rPr>
  </w:style>
  <w:style w:type="character" w:customStyle="1" w:styleId="Heading11Char">
    <w:name w:val="Heading 1.1 Char"/>
    <w:basedOn w:val="DefaultParagraphFont"/>
    <w:link w:val="Heading11"/>
    <w:rsid w:val="00FB0659"/>
    <w:rPr>
      <w:rFonts w:cstheme="minorHAnsi"/>
      <w:b/>
      <w:kern w:val="0"/>
      <w:sz w:val="24"/>
      <w:szCs w:val="24"/>
      <w:lang w:val="en-GB"/>
    </w:rPr>
  </w:style>
  <w:style w:type="paragraph" w:customStyle="1" w:styleId="Heading111">
    <w:name w:val="Heading 1.1.1"/>
    <w:basedOn w:val="Heading11"/>
    <w:next w:val="ParaBodyText"/>
    <w:link w:val="Heading111Char"/>
    <w:qFormat/>
    <w:rsid w:val="00FB0659"/>
    <w:pPr>
      <w:tabs>
        <w:tab w:val="clear" w:pos="567"/>
        <w:tab w:val="num" w:pos="360"/>
      </w:tabs>
    </w:pPr>
  </w:style>
  <w:style w:type="paragraph" w:customStyle="1" w:styleId="Heading1111">
    <w:name w:val="Heading 1.1.1.1"/>
    <w:basedOn w:val="Heading111"/>
    <w:next w:val="ParaBodyText"/>
    <w:link w:val="Heading1111Char"/>
    <w:qFormat/>
    <w:rsid w:val="00FB0659"/>
  </w:style>
  <w:style w:type="character" w:customStyle="1" w:styleId="Heading111Char">
    <w:name w:val="Heading 1.1.1 Char"/>
    <w:basedOn w:val="Heading11Char"/>
    <w:link w:val="Heading111"/>
    <w:rsid w:val="00FB0659"/>
    <w:rPr>
      <w:rFonts w:cstheme="minorHAnsi"/>
      <w:b/>
      <w:kern w:val="0"/>
      <w:sz w:val="24"/>
      <w:szCs w:val="24"/>
      <w:lang w:val="en-GB"/>
    </w:rPr>
  </w:style>
  <w:style w:type="character" w:customStyle="1" w:styleId="Heading1111Char">
    <w:name w:val="Heading 1.1.1.1 Char"/>
    <w:basedOn w:val="Heading111Char"/>
    <w:link w:val="Heading1111"/>
    <w:rsid w:val="00FB0659"/>
    <w:rPr>
      <w:rFonts w:cstheme="minorHAnsi"/>
      <w:b/>
      <w:kern w:val="0"/>
      <w:sz w:val="24"/>
      <w:szCs w:val="24"/>
      <w:lang w:val="en-GB"/>
    </w:rPr>
  </w:style>
  <w:style w:type="paragraph" w:styleId="BodyTextIndent2">
    <w:name w:val="Body Text Indent 2"/>
    <w:basedOn w:val="Normal"/>
    <w:link w:val="BodyTextIndent2Char"/>
    <w:uiPriority w:val="99"/>
    <w:semiHidden/>
    <w:unhideWhenUsed/>
    <w:rsid w:val="00FB0659"/>
    <w:pPr>
      <w:widowControl/>
      <w:spacing w:before="120" w:after="120" w:line="480" w:lineRule="auto"/>
      <w:ind w:left="360"/>
    </w:pPr>
    <w:rPr>
      <w:rFonts w:ascii="Arial" w:eastAsia="Times New Roman" w:hAnsi="Arial" w:cs="Times New Roman"/>
      <w:kern w:val="0"/>
      <w:sz w:val="22"/>
      <w:szCs w:val="20"/>
      <w:lang w:eastAsia="en-US"/>
    </w:rPr>
  </w:style>
  <w:style w:type="character" w:customStyle="1" w:styleId="BodyTextIndent2Char">
    <w:name w:val="Body Text Indent 2 Char"/>
    <w:basedOn w:val="DefaultParagraphFont"/>
    <w:link w:val="BodyTextIndent2"/>
    <w:uiPriority w:val="99"/>
    <w:semiHidden/>
    <w:rsid w:val="00FB0659"/>
    <w:rPr>
      <w:rFonts w:ascii="Arial" w:eastAsia="Times New Roman" w:hAnsi="Arial" w:cs="Times New Roman"/>
      <w:kern w:val="0"/>
      <w:sz w:val="22"/>
      <w:szCs w:val="20"/>
      <w:lang w:eastAsia="en-US"/>
    </w:rPr>
  </w:style>
  <w:style w:type="paragraph" w:customStyle="1" w:styleId="ListLevel1a">
    <w:name w:val="List Level 1(a)"/>
    <w:basedOn w:val="Normal"/>
    <w:qFormat/>
    <w:rsid w:val="00FB0659"/>
    <w:pPr>
      <w:widowControl/>
      <w:numPr>
        <w:numId w:val="15"/>
      </w:numPr>
      <w:spacing w:after="360"/>
    </w:pPr>
    <w:rPr>
      <w:rFonts w:cstheme="minorHAnsi"/>
      <w:kern w:val="0"/>
      <w:sz w:val="22"/>
      <w:lang w:val="en-GB"/>
    </w:rPr>
  </w:style>
  <w:style w:type="paragraph" w:customStyle="1" w:styleId="ListLevel2i">
    <w:name w:val="List Level 2(i)"/>
    <w:basedOn w:val="Normal"/>
    <w:qFormat/>
    <w:rsid w:val="00FB0659"/>
    <w:pPr>
      <w:widowControl/>
      <w:numPr>
        <w:ilvl w:val="1"/>
        <w:numId w:val="15"/>
      </w:numPr>
      <w:spacing w:after="360"/>
      <w:ind w:left="1417" w:hanging="425"/>
    </w:pPr>
    <w:rPr>
      <w:rFonts w:cstheme="minorHAnsi"/>
      <w:kern w:val="0"/>
      <w:sz w:val="22"/>
      <w:lang w:val="en-GB"/>
    </w:rPr>
  </w:style>
  <w:style w:type="paragraph" w:customStyle="1" w:styleId="indent1">
    <w:name w:val="indent 1"/>
    <w:basedOn w:val="Normal"/>
    <w:rsid w:val="00FB0659"/>
    <w:pPr>
      <w:widowControl/>
      <w:ind w:left="720"/>
    </w:pPr>
    <w:rPr>
      <w:rFonts w:ascii="Arial" w:eastAsia="SimSun" w:hAnsi="Arial" w:cs="Arial"/>
      <w:kern w:val="0"/>
      <w:sz w:val="22"/>
      <w:lang w:val="en-GB" w:eastAsia="ko-KR"/>
    </w:rPr>
  </w:style>
  <w:style w:type="paragraph" w:customStyle="1" w:styleId="bullet1">
    <w:name w:val="bullet1"/>
    <w:basedOn w:val="Normal"/>
    <w:rsid w:val="00FB0659"/>
    <w:pPr>
      <w:widowControl/>
      <w:numPr>
        <w:numId w:val="16"/>
      </w:numPr>
      <w:spacing w:before="60"/>
      <w:ind w:left="1080"/>
    </w:pPr>
    <w:rPr>
      <w:rFonts w:ascii="Arial" w:eastAsia="Times New Roman" w:hAnsi="Arial" w:cs="Times New Roman"/>
      <w:kern w:val="0"/>
      <w:sz w:val="20"/>
      <w:szCs w:val="20"/>
      <w:lang w:val="en-GB" w:eastAsia="en-US"/>
    </w:rPr>
  </w:style>
  <w:style w:type="character" w:styleId="UnresolvedMention">
    <w:name w:val="Unresolved Mention"/>
    <w:basedOn w:val="DefaultParagraphFont"/>
    <w:uiPriority w:val="99"/>
    <w:unhideWhenUsed/>
    <w:rsid w:val="00FB0659"/>
    <w:rPr>
      <w:color w:val="605E5C"/>
      <w:shd w:val="clear" w:color="auto" w:fill="E1DFDD"/>
    </w:rPr>
  </w:style>
  <w:style w:type="character" w:customStyle="1" w:styleId="NormalIndentChar">
    <w:name w:val="Normal Indent Char"/>
    <w:link w:val="NormalIndent"/>
    <w:locked/>
    <w:rsid w:val="00FB0659"/>
    <w:rPr>
      <w:rFonts w:ascii="Arial" w:eastAsia="Times New Roman" w:hAnsi="Arial" w:cs="Times New Roman"/>
      <w:kern w:val="0"/>
      <w:sz w:val="22"/>
      <w:szCs w:val="20"/>
      <w:lang w:eastAsia="en-US"/>
    </w:rPr>
  </w:style>
  <w:style w:type="paragraph" w:styleId="Quote">
    <w:name w:val="Quote"/>
    <w:basedOn w:val="Normal"/>
    <w:next w:val="Normal"/>
    <w:link w:val="QuoteChar"/>
    <w:uiPriority w:val="29"/>
    <w:qFormat/>
    <w:rsid w:val="00FB0659"/>
    <w:pPr>
      <w:widowControl/>
      <w:pBdr>
        <w:top w:val="nil"/>
        <w:left w:val="nil"/>
        <w:bottom w:val="nil"/>
        <w:right w:val="nil"/>
        <w:between w:val="nil"/>
        <w:bar w:val="nil"/>
      </w:pBdr>
      <w:spacing w:before="200" w:after="160"/>
      <w:ind w:left="864" w:right="864"/>
      <w:jc w:val="center"/>
    </w:pPr>
    <w:rPr>
      <w:rFonts w:ascii="Arial" w:eastAsia="Century Gothic" w:hAnsi="Arial" w:cs="Century Gothic"/>
      <w:i/>
      <w:iCs/>
      <w:color w:val="404040" w:themeColor="text1" w:themeTint="BF"/>
      <w:kern w:val="0"/>
      <w:sz w:val="22"/>
      <w:bdr w:val="nil"/>
      <w:lang w:eastAsia="en-US"/>
    </w:rPr>
  </w:style>
  <w:style w:type="character" w:customStyle="1" w:styleId="QuoteChar">
    <w:name w:val="Quote Char"/>
    <w:basedOn w:val="DefaultParagraphFont"/>
    <w:link w:val="Quote"/>
    <w:uiPriority w:val="29"/>
    <w:rsid w:val="00FB0659"/>
    <w:rPr>
      <w:rFonts w:ascii="Arial" w:eastAsia="Century Gothic" w:hAnsi="Arial" w:cs="Century Gothic"/>
      <w:i/>
      <w:iCs/>
      <w:color w:val="404040" w:themeColor="text1" w:themeTint="BF"/>
      <w:kern w:val="0"/>
      <w:sz w:val="22"/>
      <w:bdr w:val="nil"/>
      <w:lang w:eastAsia="en-US"/>
    </w:rPr>
  </w:style>
  <w:style w:type="character" w:customStyle="1" w:styleId="ui-provider">
    <w:name w:val="ui-provider"/>
    <w:basedOn w:val="DefaultParagraphFont"/>
    <w:rsid w:val="00FB0659"/>
  </w:style>
  <w:style w:type="character" w:customStyle="1" w:styleId="src">
    <w:name w:val="src"/>
    <w:basedOn w:val="DefaultParagraphFont"/>
    <w:rsid w:val="00FB0659"/>
  </w:style>
  <w:style w:type="paragraph" w:customStyle="1" w:styleId="ncs-body">
    <w:name w:val="ncs-body"/>
    <w:basedOn w:val="BodyText"/>
    <w:link w:val="ncs-bodyChar"/>
    <w:qFormat/>
    <w:rsid w:val="005D6FC5"/>
    <w:rPr>
      <w:rFonts w:cs="Arial"/>
    </w:rPr>
  </w:style>
  <w:style w:type="character" w:customStyle="1" w:styleId="ncs-bodyChar">
    <w:name w:val="ncs-body Char"/>
    <w:basedOn w:val="BodyTextChar"/>
    <w:link w:val="ncs-body"/>
    <w:rsid w:val="005D6FC5"/>
    <w:rPr>
      <w:rFonts w:ascii="Arial" w:eastAsia="Times New Roman" w:hAnsi="Arial" w:cs="Arial"/>
      <w:kern w:val="0"/>
      <w:sz w:val="22"/>
      <w:szCs w:val="20"/>
      <w:lang w:eastAsia="en-US"/>
    </w:rPr>
  </w:style>
  <w:style w:type="paragraph" w:customStyle="1" w:styleId="ncs-cap">
    <w:name w:val="ncs-cap"/>
    <w:basedOn w:val="Caption"/>
    <w:link w:val="ncs-capChar"/>
    <w:qFormat/>
    <w:rsid w:val="005D6FC5"/>
    <w:rPr>
      <w:b w:val="0"/>
      <w:bCs w:val="0"/>
      <w:i/>
      <w:iCs/>
    </w:rPr>
  </w:style>
  <w:style w:type="character" w:customStyle="1" w:styleId="ncs-capChar">
    <w:name w:val="ncs-cap Char"/>
    <w:basedOn w:val="DefaultParagraphFont"/>
    <w:link w:val="ncs-cap"/>
    <w:rsid w:val="005D6FC5"/>
    <w:rPr>
      <w:rFonts w:ascii="Arial" w:eastAsia="Times New Roman" w:hAnsi="Arial" w:cs="Arial"/>
      <w:i/>
      <w:iCs/>
      <w:kern w:val="0"/>
      <w:sz w:val="22"/>
      <w:lang w:eastAsia="en-US"/>
    </w:rPr>
  </w:style>
  <w:style w:type="paragraph" w:customStyle="1" w:styleId="ncs-h1">
    <w:name w:val="ncs-h1"/>
    <w:basedOn w:val="Heading1"/>
    <w:next w:val="ncs-body"/>
    <w:link w:val="ncs-h1Char"/>
    <w:qFormat/>
    <w:rsid w:val="005D6FC5"/>
    <w:rPr>
      <w:iCs/>
    </w:rPr>
  </w:style>
  <w:style w:type="character" w:customStyle="1" w:styleId="ncs-h1Char">
    <w:name w:val="ncs-h1 Char"/>
    <w:basedOn w:val="DefaultParagraphFont"/>
    <w:link w:val="ncs-h1"/>
    <w:rsid w:val="005D6FC5"/>
    <w:rPr>
      <w:rFonts w:ascii="Arial" w:eastAsia="Times New Roman" w:hAnsi="Arial" w:cs="Arial"/>
      <w:b/>
      <w:iCs/>
      <w:kern w:val="0"/>
      <w:sz w:val="22"/>
      <w:lang w:val="en-GB" w:eastAsia="en-US"/>
    </w:rPr>
  </w:style>
  <w:style w:type="paragraph" w:customStyle="1" w:styleId="ncs-h2">
    <w:name w:val="ncs-h2"/>
    <w:basedOn w:val="Heading2"/>
    <w:next w:val="ncs-body"/>
    <w:link w:val="ncs-h2Char"/>
    <w:qFormat/>
    <w:rsid w:val="005D6FC5"/>
    <w:rPr>
      <w:iCs w:val="0"/>
    </w:rPr>
  </w:style>
  <w:style w:type="character" w:customStyle="1" w:styleId="ncs-h2Char">
    <w:name w:val="ncs-h2 Char"/>
    <w:basedOn w:val="DefaultParagraphFont"/>
    <w:link w:val="ncs-h2"/>
    <w:rsid w:val="005D6FC5"/>
    <w:rPr>
      <w:rFonts w:ascii="Arial" w:eastAsia="Times New Roman" w:hAnsi="Arial" w:cs="Arial"/>
      <w:b/>
      <w:kern w:val="0"/>
      <w:sz w:val="22"/>
      <w:lang w:val="en-GB" w:eastAsia="en-US"/>
    </w:rPr>
  </w:style>
  <w:style w:type="paragraph" w:customStyle="1" w:styleId="ncs-h3">
    <w:name w:val="ncs-h3"/>
    <w:basedOn w:val="Heading3"/>
    <w:next w:val="ncs-body"/>
    <w:link w:val="ncs-h3Char"/>
    <w:qFormat/>
    <w:rsid w:val="00173379"/>
    <w:rPr>
      <w:iCs w:val="0"/>
    </w:rPr>
  </w:style>
  <w:style w:type="character" w:customStyle="1" w:styleId="ncs-h3Char">
    <w:name w:val="ncs-h3 Char"/>
    <w:basedOn w:val="DefaultParagraphFont"/>
    <w:link w:val="ncs-h3"/>
    <w:rsid w:val="005D6FC5"/>
    <w:rPr>
      <w:rFonts w:ascii="Arial" w:eastAsia="Times New Roman" w:hAnsi="Arial" w:cs="Arial"/>
      <w:kern w:val="0"/>
      <w:sz w:val="22"/>
      <w:lang w:val="en-GB" w:eastAsia="en-US"/>
    </w:rPr>
  </w:style>
  <w:style w:type="paragraph" w:customStyle="1" w:styleId="ncs-h4">
    <w:name w:val="ncs-h4"/>
    <w:basedOn w:val="Heading3"/>
    <w:next w:val="ncs-body"/>
    <w:link w:val="ncs-h4Char"/>
    <w:qFormat/>
    <w:rsid w:val="005D6FC5"/>
    <w:pPr>
      <w:numPr>
        <w:ilvl w:val="3"/>
      </w:numPr>
    </w:pPr>
    <w:rPr>
      <w:iCs w:val="0"/>
    </w:rPr>
  </w:style>
  <w:style w:type="character" w:customStyle="1" w:styleId="ncs-h4Char">
    <w:name w:val="ncs-h4 Char"/>
    <w:basedOn w:val="DefaultParagraphFont"/>
    <w:link w:val="ncs-h4"/>
    <w:rsid w:val="005D6FC5"/>
    <w:rPr>
      <w:rFonts w:ascii="Arial" w:eastAsia="Times New Roman" w:hAnsi="Arial" w:cs="Arial"/>
      <w:kern w:val="0"/>
      <w:sz w:val="22"/>
      <w:lang w:val="en-GB" w:eastAsia="en-US"/>
    </w:rPr>
  </w:style>
  <w:style w:type="paragraph" w:customStyle="1" w:styleId="ncs-toc1">
    <w:name w:val="ncs-toc1"/>
    <w:basedOn w:val="Normal"/>
    <w:link w:val="ncs-toc1Char"/>
    <w:qFormat/>
    <w:rsid w:val="005D6FC5"/>
    <w:pPr>
      <w:widowControl/>
      <w:tabs>
        <w:tab w:val="left" w:pos="709"/>
        <w:tab w:val="right" w:leader="dot" w:pos="9041"/>
      </w:tabs>
      <w:spacing w:line="360" w:lineRule="auto"/>
    </w:pPr>
    <w:rPr>
      <w:rFonts w:ascii="Arial" w:eastAsia="Times New Roman" w:hAnsi="Arial" w:cs="Arial"/>
      <w:b/>
      <w:caps/>
      <w:noProof/>
      <w:kern w:val="0"/>
      <w:sz w:val="22"/>
      <w:szCs w:val="20"/>
      <w:lang w:eastAsia="en-US"/>
    </w:rPr>
  </w:style>
  <w:style w:type="character" w:customStyle="1" w:styleId="ncs-toc1Char">
    <w:name w:val="ncs-toc1 Char"/>
    <w:basedOn w:val="DefaultParagraphFont"/>
    <w:link w:val="ncs-toc1"/>
    <w:rsid w:val="005D6FC5"/>
    <w:rPr>
      <w:rFonts w:ascii="Arial" w:eastAsia="Times New Roman" w:hAnsi="Arial" w:cs="Arial"/>
      <w:b/>
      <w:caps/>
      <w:noProof/>
      <w:kern w:val="0"/>
      <w:sz w:val="22"/>
      <w:szCs w:val="20"/>
      <w:lang w:eastAsia="en-US"/>
    </w:rPr>
  </w:style>
  <w:style w:type="paragraph" w:customStyle="1" w:styleId="ncs-toc2">
    <w:name w:val="ncs-toc2"/>
    <w:basedOn w:val="Normal"/>
    <w:link w:val="ncs-toc2Char"/>
    <w:qFormat/>
    <w:rsid w:val="005D6FC5"/>
    <w:pPr>
      <w:widowControl/>
      <w:tabs>
        <w:tab w:val="left" w:pos="720"/>
        <w:tab w:val="right" w:leader="dot" w:pos="9041"/>
      </w:tabs>
      <w:spacing w:line="360" w:lineRule="auto"/>
      <w:jc w:val="left"/>
    </w:pPr>
    <w:rPr>
      <w:rFonts w:ascii="Arial" w:eastAsia="Times New Roman" w:hAnsi="Arial" w:cs="Times New Roman"/>
      <w:noProof/>
      <w:kern w:val="0"/>
      <w:sz w:val="22"/>
      <w:lang w:eastAsia="en-US"/>
    </w:rPr>
  </w:style>
  <w:style w:type="character" w:customStyle="1" w:styleId="ncs-toc2Char">
    <w:name w:val="ncs-toc2 Char"/>
    <w:basedOn w:val="DefaultParagraphFont"/>
    <w:link w:val="ncs-toc2"/>
    <w:rsid w:val="005D6FC5"/>
    <w:rPr>
      <w:rFonts w:ascii="Arial" w:eastAsia="Times New Roman" w:hAnsi="Arial" w:cs="Times New Roman"/>
      <w:noProof/>
      <w:kern w:val="0"/>
      <w:sz w:val="22"/>
      <w:lang w:eastAsia="en-US"/>
    </w:rPr>
  </w:style>
  <w:style w:type="paragraph" w:customStyle="1" w:styleId="ncs-toc3">
    <w:name w:val="ncs-toc3"/>
    <w:basedOn w:val="Normal"/>
    <w:link w:val="ncs-toc3Char"/>
    <w:qFormat/>
    <w:rsid w:val="005D6FC5"/>
    <w:pPr>
      <w:widowControl/>
      <w:tabs>
        <w:tab w:val="left" w:pos="2127"/>
        <w:tab w:val="right" w:leader="dot" w:pos="9041"/>
      </w:tabs>
      <w:spacing w:line="360" w:lineRule="auto"/>
      <w:ind w:left="1418"/>
    </w:pPr>
    <w:rPr>
      <w:rFonts w:ascii="Arial" w:eastAsia="Times New Roman" w:hAnsi="Arial" w:cs="Times New Roman"/>
      <w:noProof/>
      <w:kern w:val="0"/>
      <w:sz w:val="22"/>
      <w:szCs w:val="20"/>
      <w:lang w:eastAsia="en-US"/>
    </w:rPr>
  </w:style>
  <w:style w:type="character" w:customStyle="1" w:styleId="ncs-toc3Char">
    <w:name w:val="ncs-toc3 Char"/>
    <w:basedOn w:val="DefaultParagraphFont"/>
    <w:link w:val="ncs-toc3"/>
    <w:rsid w:val="005D6FC5"/>
    <w:rPr>
      <w:rFonts w:ascii="Arial" w:eastAsia="Times New Roman" w:hAnsi="Arial" w:cs="Times New Roman"/>
      <w:noProof/>
      <w:kern w:val="0"/>
      <w:sz w:val="22"/>
      <w:szCs w:val="20"/>
      <w:lang w:eastAsia="en-US"/>
    </w:rPr>
  </w:style>
  <w:style w:type="paragraph" w:customStyle="1" w:styleId="ncs-tof">
    <w:name w:val="ncs-tof"/>
    <w:basedOn w:val="TableofFigures"/>
    <w:link w:val="ncs-tofChar"/>
    <w:qFormat/>
    <w:rsid w:val="005D6FC5"/>
    <w:pPr>
      <w:tabs>
        <w:tab w:val="right" w:leader="dot" w:pos="9080"/>
      </w:tabs>
    </w:pPr>
    <w:rPr>
      <w:noProof/>
    </w:rPr>
  </w:style>
  <w:style w:type="character" w:customStyle="1" w:styleId="ncs-tofChar">
    <w:name w:val="ncs-tof Char"/>
    <w:basedOn w:val="DefaultParagraphFont"/>
    <w:link w:val="ncs-tof"/>
    <w:rsid w:val="005D6FC5"/>
    <w:rPr>
      <w:rFonts w:ascii="Arial" w:eastAsia="Times New Roman" w:hAnsi="Arial" w:cs="Times New Roman"/>
      <w:noProof/>
      <w:kern w:val="0"/>
      <w:sz w:val="22"/>
      <w:szCs w:val="20"/>
      <w:lang w:eastAsia="en-US"/>
    </w:rPr>
  </w:style>
  <w:style w:type="paragraph" w:customStyle="1" w:styleId="Text">
    <w:name w:val="Text"/>
    <w:basedOn w:val="Normal"/>
    <w:uiPriority w:val="1"/>
    <w:rsid w:val="007A0C15"/>
    <w:pPr>
      <w:spacing w:before="180"/>
    </w:pPr>
    <w:rPr>
      <w:rFonts w:ascii="Arial" w:eastAsia="Times New Roman" w:hAnsi="Arial" w:cs="Times New Roman"/>
      <w:lang w:val="en-GB" w:eastAsia="fr-FR"/>
    </w:rPr>
  </w:style>
  <w:style w:type="paragraph" w:customStyle="1" w:styleId="BodyA">
    <w:name w:val="Body A"/>
    <w:basedOn w:val="Normal"/>
    <w:uiPriority w:val="1"/>
    <w:rsid w:val="153ADE32"/>
    <w:pPr>
      <w:spacing w:before="120" w:line="360" w:lineRule="auto"/>
    </w:pPr>
    <w:rPr>
      <w:rFonts w:ascii="Arial" w:eastAsia="SimSun" w:hAnsi="Arial" w:cs="Arial Unicode MS"/>
      <w:color w:val="000000" w:themeColor="text1"/>
      <w:sz w:val="22"/>
    </w:rPr>
  </w:style>
  <w:style w:type="character" w:customStyle="1" w:styleId="normaltextrun">
    <w:name w:val="normaltextrun"/>
    <w:basedOn w:val="DefaultParagraphFont"/>
    <w:rsid w:val="00211659"/>
  </w:style>
  <w:style w:type="character" w:customStyle="1" w:styleId="eop">
    <w:name w:val="eop"/>
    <w:basedOn w:val="DefaultParagraphFont"/>
    <w:rsid w:val="00211659"/>
  </w:style>
  <w:style w:type="paragraph" w:customStyle="1" w:styleId="paragraph">
    <w:name w:val="paragraph"/>
    <w:basedOn w:val="Normal"/>
    <w:rsid w:val="00211659"/>
    <w:pPr>
      <w:widowControl/>
      <w:spacing w:before="100" w:beforeAutospacing="1" w:after="100" w:afterAutospacing="1"/>
      <w:jc w:val="left"/>
    </w:pPr>
    <w:rPr>
      <w:rFonts w:ascii="Times New Roman" w:eastAsia="Times New Roman" w:hAnsi="Times New Roman" w:cs="Times New Roman"/>
      <w:kern w:val="0"/>
      <w:sz w:val="24"/>
      <w:szCs w:val="24"/>
      <w:lang w:val="en-SG"/>
    </w:rPr>
  </w:style>
  <w:style w:type="character" w:customStyle="1" w:styleId="findhit">
    <w:name w:val="findhit"/>
    <w:basedOn w:val="DefaultParagraphFont"/>
    <w:rsid w:val="00DC647C"/>
  </w:style>
  <w:style w:type="character" w:customStyle="1" w:styleId="scxw184628941">
    <w:name w:val="scxw184628941"/>
    <w:basedOn w:val="DefaultParagraphFont"/>
    <w:rsid w:val="00DC647C"/>
  </w:style>
  <w:style w:type="character" w:styleId="Mention">
    <w:name w:val="Mention"/>
    <w:basedOn w:val="DefaultParagraphFont"/>
    <w:uiPriority w:val="99"/>
    <w:unhideWhenUsed/>
    <w:rsid w:val="00CF787F"/>
    <w:rPr>
      <w:color w:val="2B579A"/>
      <w:shd w:val="clear" w:color="auto" w:fill="E1DFDD"/>
    </w:rPr>
  </w:style>
  <w:style w:type="paragraph" w:styleId="HTMLPreformatted">
    <w:name w:val="HTML Preformatted"/>
    <w:basedOn w:val="Normal"/>
    <w:link w:val="HTMLPreformattedChar"/>
    <w:uiPriority w:val="99"/>
    <w:semiHidden/>
    <w:unhideWhenUsed/>
    <w:rsid w:val="005D46C6"/>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D46C6"/>
    <w:rPr>
      <w:rFonts w:ascii="Courier New" w:hAnsi="Courier New" w:cs="Courier New"/>
      <w:sz w:val="20"/>
      <w:szCs w:val="20"/>
    </w:rPr>
  </w:style>
  <w:style w:type="paragraph" w:styleId="EndnoteText">
    <w:name w:val="endnote text"/>
    <w:basedOn w:val="Normal"/>
    <w:link w:val="EndnoteTextChar"/>
    <w:uiPriority w:val="99"/>
    <w:semiHidden/>
    <w:unhideWhenUsed/>
    <w:rsid w:val="00883137"/>
    <w:rPr>
      <w:sz w:val="20"/>
      <w:szCs w:val="20"/>
    </w:rPr>
  </w:style>
  <w:style w:type="character" w:customStyle="1" w:styleId="EndnoteTextChar">
    <w:name w:val="Endnote Text Char"/>
    <w:basedOn w:val="DefaultParagraphFont"/>
    <w:link w:val="EndnoteText"/>
    <w:uiPriority w:val="99"/>
    <w:semiHidden/>
    <w:rsid w:val="00883137"/>
    <w:rPr>
      <w:sz w:val="20"/>
      <w:szCs w:val="20"/>
    </w:rPr>
  </w:style>
  <w:style w:type="character" w:styleId="EndnoteReference">
    <w:name w:val="endnote reference"/>
    <w:basedOn w:val="DefaultParagraphFont"/>
    <w:uiPriority w:val="99"/>
    <w:semiHidden/>
    <w:unhideWhenUsed/>
    <w:rsid w:val="008831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4555">
      <w:bodyDiv w:val="1"/>
      <w:marLeft w:val="0"/>
      <w:marRight w:val="0"/>
      <w:marTop w:val="0"/>
      <w:marBottom w:val="0"/>
      <w:divBdr>
        <w:top w:val="none" w:sz="0" w:space="0" w:color="auto"/>
        <w:left w:val="none" w:sz="0" w:space="0" w:color="auto"/>
        <w:bottom w:val="none" w:sz="0" w:space="0" w:color="auto"/>
        <w:right w:val="none" w:sz="0" w:space="0" w:color="auto"/>
      </w:divBdr>
    </w:div>
    <w:div w:id="38747171">
      <w:bodyDiv w:val="1"/>
      <w:marLeft w:val="0"/>
      <w:marRight w:val="0"/>
      <w:marTop w:val="0"/>
      <w:marBottom w:val="0"/>
      <w:divBdr>
        <w:top w:val="none" w:sz="0" w:space="0" w:color="auto"/>
        <w:left w:val="none" w:sz="0" w:space="0" w:color="auto"/>
        <w:bottom w:val="none" w:sz="0" w:space="0" w:color="auto"/>
        <w:right w:val="none" w:sz="0" w:space="0" w:color="auto"/>
      </w:divBdr>
    </w:div>
    <w:div w:id="42606030">
      <w:bodyDiv w:val="1"/>
      <w:marLeft w:val="0"/>
      <w:marRight w:val="0"/>
      <w:marTop w:val="0"/>
      <w:marBottom w:val="0"/>
      <w:divBdr>
        <w:top w:val="none" w:sz="0" w:space="0" w:color="auto"/>
        <w:left w:val="none" w:sz="0" w:space="0" w:color="auto"/>
        <w:bottom w:val="none" w:sz="0" w:space="0" w:color="auto"/>
        <w:right w:val="none" w:sz="0" w:space="0" w:color="auto"/>
      </w:divBdr>
    </w:div>
    <w:div w:id="95446656">
      <w:bodyDiv w:val="1"/>
      <w:marLeft w:val="0"/>
      <w:marRight w:val="0"/>
      <w:marTop w:val="0"/>
      <w:marBottom w:val="0"/>
      <w:divBdr>
        <w:top w:val="none" w:sz="0" w:space="0" w:color="auto"/>
        <w:left w:val="none" w:sz="0" w:space="0" w:color="auto"/>
        <w:bottom w:val="none" w:sz="0" w:space="0" w:color="auto"/>
        <w:right w:val="none" w:sz="0" w:space="0" w:color="auto"/>
      </w:divBdr>
      <w:divsChild>
        <w:div w:id="1484663484">
          <w:marLeft w:val="0"/>
          <w:marRight w:val="0"/>
          <w:marTop w:val="0"/>
          <w:marBottom w:val="0"/>
          <w:divBdr>
            <w:top w:val="none" w:sz="0" w:space="0" w:color="auto"/>
            <w:left w:val="none" w:sz="0" w:space="0" w:color="auto"/>
            <w:bottom w:val="none" w:sz="0" w:space="0" w:color="auto"/>
            <w:right w:val="none" w:sz="0" w:space="0" w:color="auto"/>
          </w:divBdr>
        </w:div>
        <w:div w:id="1710377798">
          <w:marLeft w:val="0"/>
          <w:marRight w:val="0"/>
          <w:marTop w:val="0"/>
          <w:marBottom w:val="0"/>
          <w:divBdr>
            <w:top w:val="none" w:sz="0" w:space="0" w:color="auto"/>
            <w:left w:val="none" w:sz="0" w:space="0" w:color="auto"/>
            <w:bottom w:val="none" w:sz="0" w:space="0" w:color="auto"/>
            <w:right w:val="none" w:sz="0" w:space="0" w:color="auto"/>
          </w:divBdr>
        </w:div>
      </w:divsChild>
    </w:div>
    <w:div w:id="103697480">
      <w:bodyDiv w:val="1"/>
      <w:marLeft w:val="0"/>
      <w:marRight w:val="0"/>
      <w:marTop w:val="0"/>
      <w:marBottom w:val="0"/>
      <w:divBdr>
        <w:top w:val="none" w:sz="0" w:space="0" w:color="auto"/>
        <w:left w:val="none" w:sz="0" w:space="0" w:color="auto"/>
        <w:bottom w:val="none" w:sz="0" w:space="0" w:color="auto"/>
        <w:right w:val="none" w:sz="0" w:space="0" w:color="auto"/>
      </w:divBdr>
      <w:divsChild>
        <w:div w:id="654183388">
          <w:marLeft w:val="0"/>
          <w:marRight w:val="0"/>
          <w:marTop w:val="0"/>
          <w:marBottom w:val="0"/>
          <w:divBdr>
            <w:top w:val="none" w:sz="0" w:space="0" w:color="auto"/>
            <w:left w:val="none" w:sz="0" w:space="0" w:color="auto"/>
            <w:bottom w:val="none" w:sz="0" w:space="0" w:color="auto"/>
            <w:right w:val="none" w:sz="0" w:space="0" w:color="auto"/>
          </w:divBdr>
        </w:div>
      </w:divsChild>
    </w:div>
    <w:div w:id="110326245">
      <w:bodyDiv w:val="1"/>
      <w:marLeft w:val="0"/>
      <w:marRight w:val="0"/>
      <w:marTop w:val="0"/>
      <w:marBottom w:val="0"/>
      <w:divBdr>
        <w:top w:val="none" w:sz="0" w:space="0" w:color="auto"/>
        <w:left w:val="none" w:sz="0" w:space="0" w:color="auto"/>
        <w:bottom w:val="none" w:sz="0" w:space="0" w:color="auto"/>
        <w:right w:val="none" w:sz="0" w:space="0" w:color="auto"/>
      </w:divBdr>
      <w:divsChild>
        <w:div w:id="984506007">
          <w:marLeft w:val="0"/>
          <w:marRight w:val="0"/>
          <w:marTop w:val="0"/>
          <w:marBottom w:val="0"/>
          <w:divBdr>
            <w:top w:val="none" w:sz="0" w:space="0" w:color="auto"/>
            <w:left w:val="none" w:sz="0" w:space="0" w:color="auto"/>
            <w:bottom w:val="none" w:sz="0" w:space="0" w:color="auto"/>
            <w:right w:val="none" w:sz="0" w:space="0" w:color="auto"/>
          </w:divBdr>
          <w:divsChild>
            <w:div w:id="388189616">
              <w:marLeft w:val="0"/>
              <w:marRight w:val="0"/>
              <w:marTop w:val="0"/>
              <w:marBottom w:val="0"/>
              <w:divBdr>
                <w:top w:val="none" w:sz="0" w:space="0" w:color="auto"/>
                <w:left w:val="none" w:sz="0" w:space="0" w:color="auto"/>
                <w:bottom w:val="none" w:sz="0" w:space="0" w:color="auto"/>
                <w:right w:val="none" w:sz="0" w:space="0" w:color="auto"/>
              </w:divBdr>
            </w:div>
            <w:div w:id="953369027">
              <w:marLeft w:val="0"/>
              <w:marRight w:val="0"/>
              <w:marTop w:val="0"/>
              <w:marBottom w:val="0"/>
              <w:divBdr>
                <w:top w:val="none" w:sz="0" w:space="0" w:color="auto"/>
                <w:left w:val="none" w:sz="0" w:space="0" w:color="auto"/>
                <w:bottom w:val="none" w:sz="0" w:space="0" w:color="auto"/>
                <w:right w:val="none" w:sz="0" w:space="0" w:color="auto"/>
              </w:divBdr>
            </w:div>
            <w:div w:id="1357609921">
              <w:marLeft w:val="0"/>
              <w:marRight w:val="0"/>
              <w:marTop w:val="0"/>
              <w:marBottom w:val="0"/>
              <w:divBdr>
                <w:top w:val="none" w:sz="0" w:space="0" w:color="auto"/>
                <w:left w:val="none" w:sz="0" w:space="0" w:color="auto"/>
                <w:bottom w:val="none" w:sz="0" w:space="0" w:color="auto"/>
                <w:right w:val="none" w:sz="0" w:space="0" w:color="auto"/>
              </w:divBdr>
            </w:div>
            <w:div w:id="1444693371">
              <w:marLeft w:val="0"/>
              <w:marRight w:val="0"/>
              <w:marTop w:val="0"/>
              <w:marBottom w:val="0"/>
              <w:divBdr>
                <w:top w:val="none" w:sz="0" w:space="0" w:color="auto"/>
                <w:left w:val="none" w:sz="0" w:space="0" w:color="auto"/>
                <w:bottom w:val="none" w:sz="0" w:space="0" w:color="auto"/>
                <w:right w:val="none" w:sz="0" w:space="0" w:color="auto"/>
              </w:divBdr>
            </w:div>
            <w:div w:id="1470171002">
              <w:marLeft w:val="0"/>
              <w:marRight w:val="0"/>
              <w:marTop w:val="0"/>
              <w:marBottom w:val="0"/>
              <w:divBdr>
                <w:top w:val="none" w:sz="0" w:space="0" w:color="auto"/>
                <w:left w:val="none" w:sz="0" w:space="0" w:color="auto"/>
                <w:bottom w:val="none" w:sz="0" w:space="0" w:color="auto"/>
                <w:right w:val="none" w:sz="0" w:space="0" w:color="auto"/>
              </w:divBdr>
            </w:div>
            <w:div w:id="1498109990">
              <w:marLeft w:val="0"/>
              <w:marRight w:val="0"/>
              <w:marTop w:val="0"/>
              <w:marBottom w:val="0"/>
              <w:divBdr>
                <w:top w:val="none" w:sz="0" w:space="0" w:color="auto"/>
                <w:left w:val="none" w:sz="0" w:space="0" w:color="auto"/>
                <w:bottom w:val="none" w:sz="0" w:space="0" w:color="auto"/>
                <w:right w:val="none" w:sz="0" w:space="0" w:color="auto"/>
              </w:divBdr>
            </w:div>
            <w:div w:id="1645768859">
              <w:marLeft w:val="0"/>
              <w:marRight w:val="0"/>
              <w:marTop w:val="0"/>
              <w:marBottom w:val="0"/>
              <w:divBdr>
                <w:top w:val="none" w:sz="0" w:space="0" w:color="auto"/>
                <w:left w:val="none" w:sz="0" w:space="0" w:color="auto"/>
                <w:bottom w:val="none" w:sz="0" w:space="0" w:color="auto"/>
                <w:right w:val="none" w:sz="0" w:space="0" w:color="auto"/>
              </w:divBdr>
            </w:div>
            <w:div w:id="1953393343">
              <w:marLeft w:val="0"/>
              <w:marRight w:val="0"/>
              <w:marTop w:val="0"/>
              <w:marBottom w:val="0"/>
              <w:divBdr>
                <w:top w:val="none" w:sz="0" w:space="0" w:color="auto"/>
                <w:left w:val="none" w:sz="0" w:space="0" w:color="auto"/>
                <w:bottom w:val="none" w:sz="0" w:space="0" w:color="auto"/>
                <w:right w:val="none" w:sz="0" w:space="0" w:color="auto"/>
              </w:divBdr>
            </w:div>
            <w:div w:id="2049253903">
              <w:marLeft w:val="0"/>
              <w:marRight w:val="0"/>
              <w:marTop w:val="0"/>
              <w:marBottom w:val="0"/>
              <w:divBdr>
                <w:top w:val="none" w:sz="0" w:space="0" w:color="auto"/>
                <w:left w:val="none" w:sz="0" w:space="0" w:color="auto"/>
                <w:bottom w:val="none" w:sz="0" w:space="0" w:color="auto"/>
                <w:right w:val="none" w:sz="0" w:space="0" w:color="auto"/>
              </w:divBdr>
            </w:div>
            <w:div w:id="2128229022">
              <w:marLeft w:val="0"/>
              <w:marRight w:val="0"/>
              <w:marTop w:val="0"/>
              <w:marBottom w:val="0"/>
              <w:divBdr>
                <w:top w:val="none" w:sz="0" w:space="0" w:color="auto"/>
                <w:left w:val="none" w:sz="0" w:space="0" w:color="auto"/>
                <w:bottom w:val="none" w:sz="0" w:space="0" w:color="auto"/>
                <w:right w:val="none" w:sz="0" w:space="0" w:color="auto"/>
              </w:divBdr>
            </w:div>
          </w:divsChild>
        </w:div>
        <w:div w:id="1538733896">
          <w:marLeft w:val="0"/>
          <w:marRight w:val="0"/>
          <w:marTop w:val="0"/>
          <w:marBottom w:val="0"/>
          <w:divBdr>
            <w:top w:val="none" w:sz="0" w:space="0" w:color="auto"/>
            <w:left w:val="none" w:sz="0" w:space="0" w:color="auto"/>
            <w:bottom w:val="none" w:sz="0" w:space="0" w:color="auto"/>
            <w:right w:val="none" w:sz="0" w:space="0" w:color="auto"/>
          </w:divBdr>
          <w:divsChild>
            <w:div w:id="141242471">
              <w:marLeft w:val="0"/>
              <w:marRight w:val="0"/>
              <w:marTop w:val="0"/>
              <w:marBottom w:val="0"/>
              <w:divBdr>
                <w:top w:val="none" w:sz="0" w:space="0" w:color="auto"/>
                <w:left w:val="none" w:sz="0" w:space="0" w:color="auto"/>
                <w:bottom w:val="none" w:sz="0" w:space="0" w:color="auto"/>
                <w:right w:val="none" w:sz="0" w:space="0" w:color="auto"/>
              </w:divBdr>
            </w:div>
            <w:div w:id="338116639">
              <w:marLeft w:val="0"/>
              <w:marRight w:val="0"/>
              <w:marTop w:val="0"/>
              <w:marBottom w:val="0"/>
              <w:divBdr>
                <w:top w:val="none" w:sz="0" w:space="0" w:color="auto"/>
                <w:left w:val="none" w:sz="0" w:space="0" w:color="auto"/>
                <w:bottom w:val="none" w:sz="0" w:space="0" w:color="auto"/>
                <w:right w:val="none" w:sz="0" w:space="0" w:color="auto"/>
              </w:divBdr>
            </w:div>
            <w:div w:id="467862991">
              <w:marLeft w:val="0"/>
              <w:marRight w:val="0"/>
              <w:marTop w:val="0"/>
              <w:marBottom w:val="0"/>
              <w:divBdr>
                <w:top w:val="none" w:sz="0" w:space="0" w:color="auto"/>
                <w:left w:val="none" w:sz="0" w:space="0" w:color="auto"/>
                <w:bottom w:val="none" w:sz="0" w:space="0" w:color="auto"/>
                <w:right w:val="none" w:sz="0" w:space="0" w:color="auto"/>
              </w:divBdr>
            </w:div>
            <w:div w:id="798381888">
              <w:marLeft w:val="0"/>
              <w:marRight w:val="0"/>
              <w:marTop w:val="0"/>
              <w:marBottom w:val="0"/>
              <w:divBdr>
                <w:top w:val="none" w:sz="0" w:space="0" w:color="auto"/>
                <w:left w:val="none" w:sz="0" w:space="0" w:color="auto"/>
                <w:bottom w:val="none" w:sz="0" w:space="0" w:color="auto"/>
                <w:right w:val="none" w:sz="0" w:space="0" w:color="auto"/>
              </w:divBdr>
            </w:div>
            <w:div w:id="1288582477">
              <w:marLeft w:val="0"/>
              <w:marRight w:val="0"/>
              <w:marTop w:val="0"/>
              <w:marBottom w:val="0"/>
              <w:divBdr>
                <w:top w:val="none" w:sz="0" w:space="0" w:color="auto"/>
                <w:left w:val="none" w:sz="0" w:space="0" w:color="auto"/>
                <w:bottom w:val="none" w:sz="0" w:space="0" w:color="auto"/>
                <w:right w:val="none" w:sz="0" w:space="0" w:color="auto"/>
              </w:divBdr>
            </w:div>
            <w:div w:id="1801725724">
              <w:marLeft w:val="0"/>
              <w:marRight w:val="0"/>
              <w:marTop w:val="0"/>
              <w:marBottom w:val="0"/>
              <w:divBdr>
                <w:top w:val="none" w:sz="0" w:space="0" w:color="auto"/>
                <w:left w:val="none" w:sz="0" w:space="0" w:color="auto"/>
                <w:bottom w:val="none" w:sz="0" w:space="0" w:color="auto"/>
                <w:right w:val="none" w:sz="0" w:space="0" w:color="auto"/>
              </w:divBdr>
            </w:div>
            <w:div w:id="1814788762">
              <w:marLeft w:val="0"/>
              <w:marRight w:val="0"/>
              <w:marTop w:val="0"/>
              <w:marBottom w:val="0"/>
              <w:divBdr>
                <w:top w:val="none" w:sz="0" w:space="0" w:color="auto"/>
                <w:left w:val="none" w:sz="0" w:space="0" w:color="auto"/>
                <w:bottom w:val="none" w:sz="0" w:space="0" w:color="auto"/>
                <w:right w:val="none" w:sz="0" w:space="0" w:color="auto"/>
              </w:divBdr>
            </w:div>
            <w:div w:id="183541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9454">
      <w:bodyDiv w:val="1"/>
      <w:marLeft w:val="0"/>
      <w:marRight w:val="0"/>
      <w:marTop w:val="0"/>
      <w:marBottom w:val="0"/>
      <w:divBdr>
        <w:top w:val="none" w:sz="0" w:space="0" w:color="auto"/>
        <w:left w:val="none" w:sz="0" w:space="0" w:color="auto"/>
        <w:bottom w:val="none" w:sz="0" w:space="0" w:color="auto"/>
        <w:right w:val="none" w:sz="0" w:space="0" w:color="auto"/>
      </w:divBdr>
    </w:div>
    <w:div w:id="157576112">
      <w:bodyDiv w:val="1"/>
      <w:marLeft w:val="0"/>
      <w:marRight w:val="0"/>
      <w:marTop w:val="0"/>
      <w:marBottom w:val="0"/>
      <w:divBdr>
        <w:top w:val="none" w:sz="0" w:space="0" w:color="auto"/>
        <w:left w:val="none" w:sz="0" w:space="0" w:color="auto"/>
        <w:bottom w:val="none" w:sz="0" w:space="0" w:color="auto"/>
        <w:right w:val="none" w:sz="0" w:space="0" w:color="auto"/>
      </w:divBdr>
    </w:div>
    <w:div w:id="281502944">
      <w:bodyDiv w:val="1"/>
      <w:marLeft w:val="0"/>
      <w:marRight w:val="0"/>
      <w:marTop w:val="0"/>
      <w:marBottom w:val="0"/>
      <w:divBdr>
        <w:top w:val="none" w:sz="0" w:space="0" w:color="auto"/>
        <w:left w:val="none" w:sz="0" w:space="0" w:color="auto"/>
        <w:bottom w:val="none" w:sz="0" w:space="0" w:color="auto"/>
        <w:right w:val="none" w:sz="0" w:space="0" w:color="auto"/>
      </w:divBdr>
      <w:divsChild>
        <w:div w:id="1198278181">
          <w:marLeft w:val="0"/>
          <w:marRight w:val="0"/>
          <w:marTop w:val="0"/>
          <w:marBottom w:val="0"/>
          <w:divBdr>
            <w:top w:val="none" w:sz="0" w:space="0" w:color="auto"/>
            <w:left w:val="none" w:sz="0" w:space="0" w:color="auto"/>
            <w:bottom w:val="none" w:sz="0" w:space="0" w:color="auto"/>
            <w:right w:val="none" w:sz="0" w:space="0" w:color="auto"/>
          </w:divBdr>
        </w:div>
      </w:divsChild>
    </w:div>
    <w:div w:id="398216982">
      <w:bodyDiv w:val="1"/>
      <w:marLeft w:val="0"/>
      <w:marRight w:val="0"/>
      <w:marTop w:val="0"/>
      <w:marBottom w:val="0"/>
      <w:divBdr>
        <w:top w:val="none" w:sz="0" w:space="0" w:color="auto"/>
        <w:left w:val="none" w:sz="0" w:space="0" w:color="auto"/>
        <w:bottom w:val="none" w:sz="0" w:space="0" w:color="auto"/>
        <w:right w:val="none" w:sz="0" w:space="0" w:color="auto"/>
      </w:divBdr>
      <w:divsChild>
        <w:div w:id="1794900893">
          <w:marLeft w:val="0"/>
          <w:marRight w:val="0"/>
          <w:marTop w:val="0"/>
          <w:marBottom w:val="0"/>
          <w:divBdr>
            <w:top w:val="none" w:sz="0" w:space="0" w:color="auto"/>
            <w:left w:val="none" w:sz="0" w:space="0" w:color="auto"/>
            <w:bottom w:val="none" w:sz="0" w:space="0" w:color="auto"/>
            <w:right w:val="none" w:sz="0" w:space="0" w:color="auto"/>
          </w:divBdr>
        </w:div>
      </w:divsChild>
    </w:div>
    <w:div w:id="403381007">
      <w:bodyDiv w:val="1"/>
      <w:marLeft w:val="0"/>
      <w:marRight w:val="0"/>
      <w:marTop w:val="0"/>
      <w:marBottom w:val="0"/>
      <w:divBdr>
        <w:top w:val="none" w:sz="0" w:space="0" w:color="auto"/>
        <w:left w:val="none" w:sz="0" w:space="0" w:color="auto"/>
        <w:bottom w:val="none" w:sz="0" w:space="0" w:color="auto"/>
        <w:right w:val="none" w:sz="0" w:space="0" w:color="auto"/>
      </w:divBdr>
      <w:divsChild>
        <w:div w:id="614364643">
          <w:marLeft w:val="0"/>
          <w:marRight w:val="0"/>
          <w:marTop w:val="0"/>
          <w:marBottom w:val="0"/>
          <w:divBdr>
            <w:top w:val="none" w:sz="0" w:space="0" w:color="auto"/>
            <w:left w:val="none" w:sz="0" w:space="0" w:color="auto"/>
            <w:bottom w:val="none" w:sz="0" w:space="0" w:color="auto"/>
            <w:right w:val="none" w:sz="0" w:space="0" w:color="auto"/>
          </w:divBdr>
          <w:divsChild>
            <w:div w:id="1104039165">
              <w:marLeft w:val="0"/>
              <w:marRight w:val="0"/>
              <w:marTop w:val="0"/>
              <w:marBottom w:val="0"/>
              <w:divBdr>
                <w:top w:val="none" w:sz="0" w:space="0" w:color="auto"/>
                <w:left w:val="none" w:sz="0" w:space="0" w:color="auto"/>
                <w:bottom w:val="none" w:sz="0" w:space="0" w:color="auto"/>
                <w:right w:val="none" w:sz="0" w:space="0" w:color="auto"/>
              </w:divBdr>
            </w:div>
          </w:divsChild>
        </w:div>
        <w:div w:id="1246306994">
          <w:marLeft w:val="0"/>
          <w:marRight w:val="0"/>
          <w:marTop w:val="0"/>
          <w:marBottom w:val="0"/>
          <w:divBdr>
            <w:top w:val="none" w:sz="0" w:space="0" w:color="auto"/>
            <w:left w:val="none" w:sz="0" w:space="0" w:color="auto"/>
            <w:bottom w:val="none" w:sz="0" w:space="0" w:color="auto"/>
            <w:right w:val="none" w:sz="0" w:space="0" w:color="auto"/>
          </w:divBdr>
          <w:divsChild>
            <w:div w:id="1866671102">
              <w:marLeft w:val="0"/>
              <w:marRight w:val="0"/>
              <w:marTop w:val="30"/>
              <w:marBottom w:val="30"/>
              <w:divBdr>
                <w:top w:val="none" w:sz="0" w:space="0" w:color="auto"/>
                <w:left w:val="none" w:sz="0" w:space="0" w:color="auto"/>
                <w:bottom w:val="none" w:sz="0" w:space="0" w:color="auto"/>
                <w:right w:val="none" w:sz="0" w:space="0" w:color="auto"/>
              </w:divBdr>
              <w:divsChild>
                <w:div w:id="84692551">
                  <w:marLeft w:val="0"/>
                  <w:marRight w:val="0"/>
                  <w:marTop w:val="0"/>
                  <w:marBottom w:val="0"/>
                  <w:divBdr>
                    <w:top w:val="none" w:sz="0" w:space="0" w:color="auto"/>
                    <w:left w:val="none" w:sz="0" w:space="0" w:color="auto"/>
                    <w:bottom w:val="none" w:sz="0" w:space="0" w:color="auto"/>
                    <w:right w:val="none" w:sz="0" w:space="0" w:color="auto"/>
                  </w:divBdr>
                  <w:divsChild>
                    <w:div w:id="1216697547">
                      <w:marLeft w:val="0"/>
                      <w:marRight w:val="0"/>
                      <w:marTop w:val="0"/>
                      <w:marBottom w:val="0"/>
                      <w:divBdr>
                        <w:top w:val="none" w:sz="0" w:space="0" w:color="auto"/>
                        <w:left w:val="none" w:sz="0" w:space="0" w:color="auto"/>
                        <w:bottom w:val="none" w:sz="0" w:space="0" w:color="auto"/>
                        <w:right w:val="none" w:sz="0" w:space="0" w:color="auto"/>
                      </w:divBdr>
                    </w:div>
                  </w:divsChild>
                </w:div>
                <w:div w:id="164324159">
                  <w:marLeft w:val="0"/>
                  <w:marRight w:val="0"/>
                  <w:marTop w:val="0"/>
                  <w:marBottom w:val="0"/>
                  <w:divBdr>
                    <w:top w:val="none" w:sz="0" w:space="0" w:color="auto"/>
                    <w:left w:val="none" w:sz="0" w:space="0" w:color="auto"/>
                    <w:bottom w:val="none" w:sz="0" w:space="0" w:color="auto"/>
                    <w:right w:val="none" w:sz="0" w:space="0" w:color="auto"/>
                  </w:divBdr>
                  <w:divsChild>
                    <w:div w:id="928585616">
                      <w:marLeft w:val="0"/>
                      <w:marRight w:val="0"/>
                      <w:marTop w:val="0"/>
                      <w:marBottom w:val="0"/>
                      <w:divBdr>
                        <w:top w:val="none" w:sz="0" w:space="0" w:color="auto"/>
                        <w:left w:val="none" w:sz="0" w:space="0" w:color="auto"/>
                        <w:bottom w:val="none" w:sz="0" w:space="0" w:color="auto"/>
                        <w:right w:val="none" w:sz="0" w:space="0" w:color="auto"/>
                      </w:divBdr>
                    </w:div>
                  </w:divsChild>
                </w:div>
                <w:div w:id="383216748">
                  <w:marLeft w:val="0"/>
                  <w:marRight w:val="0"/>
                  <w:marTop w:val="0"/>
                  <w:marBottom w:val="0"/>
                  <w:divBdr>
                    <w:top w:val="none" w:sz="0" w:space="0" w:color="auto"/>
                    <w:left w:val="none" w:sz="0" w:space="0" w:color="auto"/>
                    <w:bottom w:val="none" w:sz="0" w:space="0" w:color="auto"/>
                    <w:right w:val="none" w:sz="0" w:space="0" w:color="auto"/>
                  </w:divBdr>
                  <w:divsChild>
                    <w:div w:id="1738235891">
                      <w:marLeft w:val="0"/>
                      <w:marRight w:val="0"/>
                      <w:marTop w:val="0"/>
                      <w:marBottom w:val="0"/>
                      <w:divBdr>
                        <w:top w:val="none" w:sz="0" w:space="0" w:color="auto"/>
                        <w:left w:val="none" w:sz="0" w:space="0" w:color="auto"/>
                        <w:bottom w:val="none" w:sz="0" w:space="0" w:color="auto"/>
                        <w:right w:val="none" w:sz="0" w:space="0" w:color="auto"/>
                      </w:divBdr>
                    </w:div>
                  </w:divsChild>
                </w:div>
                <w:div w:id="405499597">
                  <w:marLeft w:val="0"/>
                  <w:marRight w:val="0"/>
                  <w:marTop w:val="0"/>
                  <w:marBottom w:val="0"/>
                  <w:divBdr>
                    <w:top w:val="none" w:sz="0" w:space="0" w:color="auto"/>
                    <w:left w:val="none" w:sz="0" w:space="0" w:color="auto"/>
                    <w:bottom w:val="none" w:sz="0" w:space="0" w:color="auto"/>
                    <w:right w:val="none" w:sz="0" w:space="0" w:color="auto"/>
                  </w:divBdr>
                  <w:divsChild>
                    <w:div w:id="2070034947">
                      <w:marLeft w:val="0"/>
                      <w:marRight w:val="0"/>
                      <w:marTop w:val="0"/>
                      <w:marBottom w:val="0"/>
                      <w:divBdr>
                        <w:top w:val="none" w:sz="0" w:space="0" w:color="auto"/>
                        <w:left w:val="none" w:sz="0" w:space="0" w:color="auto"/>
                        <w:bottom w:val="none" w:sz="0" w:space="0" w:color="auto"/>
                        <w:right w:val="none" w:sz="0" w:space="0" w:color="auto"/>
                      </w:divBdr>
                    </w:div>
                  </w:divsChild>
                </w:div>
                <w:div w:id="541669246">
                  <w:marLeft w:val="0"/>
                  <w:marRight w:val="0"/>
                  <w:marTop w:val="0"/>
                  <w:marBottom w:val="0"/>
                  <w:divBdr>
                    <w:top w:val="none" w:sz="0" w:space="0" w:color="auto"/>
                    <w:left w:val="none" w:sz="0" w:space="0" w:color="auto"/>
                    <w:bottom w:val="none" w:sz="0" w:space="0" w:color="auto"/>
                    <w:right w:val="none" w:sz="0" w:space="0" w:color="auto"/>
                  </w:divBdr>
                  <w:divsChild>
                    <w:div w:id="1108039540">
                      <w:marLeft w:val="0"/>
                      <w:marRight w:val="0"/>
                      <w:marTop w:val="0"/>
                      <w:marBottom w:val="0"/>
                      <w:divBdr>
                        <w:top w:val="none" w:sz="0" w:space="0" w:color="auto"/>
                        <w:left w:val="none" w:sz="0" w:space="0" w:color="auto"/>
                        <w:bottom w:val="none" w:sz="0" w:space="0" w:color="auto"/>
                        <w:right w:val="none" w:sz="0" w:space="0" w:color="auto"/>
                      </w:divBdr>
                    </w:div>
                  </w:divsChild>
                </w:div>
                <w:div w:id="831220233">
                  <w:marLeft w:val="0"/>
                  <w:marRight w:val="0"/>
                  <w:marTop w:val="0"/>
                  <w:marBottom w:val="0"/>
                  <w:divBdr>
                    <w:top w:val="none" w:sz="0" w:space="0" w:color="auto"/>
                    <w:left w:val="none" w:sz="0" w:space="0" w:color="auto"/>
                    <w:bottom w:val="none" w:sz="0" w:space="0" w:color="auto"/>
                    <w:right w:val="none" w:sz="0" w:space="0" w:color="auto"/>
                  </w:divBdr>
                  <w:divsChild>
                    <w:div w:id="136802503">
                      <w:marLeft w:val="0"/>
                      <w:marRight w:val="0"/>
                      <w:marTop w:val="0"/>
                      <w:marBottom w:val="0"/>
                      <w:divBdr>
                        <w:top w:val="none" w:sz="0" w:space="0" w:color="auto"/>
                        <w:left w:val="none" w:sz="0" w:space="0" w:color="auto"/>
                        <w:bottom w:val="none" w:sz="0" w:space="0" w:color="auto"/>
                        <w:right w:val="none" w:sz="0" w:space="0" w:color="auto"/>
                      </w:divBdr>
                    </w:div>
                  </w:divsChild>
                </w:div>
                <w:div w:id="1022048676">
                  <w:marLeft w:val="0"/>
                  <w:marRight w:val="0"/>
                  <w:marTop w:val="0"/>
                  <w:marBottom w:val="0"/>
                  <w:divBdr>
                    <w:top w:val="none" w:sz="0" w:space="0" w:color="auto"/>
                    <w:left w:val="none" w:sz="0" w:space="0" w:color="auto"/>
                    <w:bottom w:val="none" w:sz="0" w:space="0" w:color="auto"/>
                    <w:right w:val="none" w:sz="0" w:space="0" w:color="auto"/>
                  </w:divBdr>
                  <w:divsChild>
                    <w:div w:id="1971127975">
                      <w:marLeft w:val="0"/>
                      <w:marRight w:val="0"/>
                      <w:marTop w:val="0"/>
                      <w:marBottom w:val="0"/>
                      <w:divBdr>
                        <w:top w:val="none" w:sz="0" w:space="0" w:color="auto"/>
                        <w:left w:val="none" w:sz="0" w:space="0" w:color="auto"/>
                        <w:bottom w:val="none" w:sz="0" w:space="0" w:color="auto"/>
                        <w:right w:val="none" w:sz="0" w:space="0" w:color="auto"/>
                      </w:divBdr>
                    </w:div>
                  </w:divsChild>
                </w:div>
                <w:div w:id="1277055066">
                  <w:marLeft w:val="0"/>
                  <w:marRight w:val="0"/>
                  <w:marTop w:val="0"/>
                  <w:marBottom w:val="0"/>
                  <w:divBdr>
                    <w:top w:val="none" w:sz="0" w:space="0" w:color="auto"/>
                    <w:left w:val="none" w:sz="0" w:space="0" w:color="auto"/>
                    <w:bottom w:val="none" w:sz="0" w:space="0" w:color="auto"/>
                    <w:right w:val="none" w:sz="0" w:space="0" w:color="auto"/>
                  </w:divBdr>
                  <w:divsChild>
                    <w:div w:id="1067915538">
                      <w:marLeft w:val="0"/>
                      <w:marRight w:val="0"/>
                      <w:marTop w:val="0"/>
                      <w:marBottom w:val="0"/>
                      <w:divBdr>
                        <w:top w:val="none" w:sz="0" w:space="0" w:color="auto"/>
                        <w:left w:val="none" w:sz="0" w:space="0" w:color="auto"/>
                        <w:bottom w:val="none" w:sz="0" w:space="0" w:color="auto"/>
                        <w:right w:val="none" w:sz="0" w:space="0" w:color="auto"/>
                      </w:divBdr>
                    </w:div>
                  </w:divsChild>
                </w:div>
                <w:div w:id="1297419643">
                  <w:marLeft w:val="0"/>
                  <w:marRight w:val="0"/>
                  <w:marTop w:val="0"/>
                  <w:marBottom w:val="0"/>
                  <w:divBdr>
                    <w:top w:val="none" w:sz="0" w:space="0" w:color="auto"/>
                    <w:left w:val="none" w:sz="0" w:space="0" w:color="auto"/>
                    <w:bottom w:val="none" w:sz="0" w:space="0" w:color="auto"/>
                    <w:right w:val="none" w:sz="0" w:space="0" w:color="auto"/>
                  </w:divBdr>
                  <w:divsChild>
                    <w:div w:id="796215873">
                      <w:marLeft w:val="0"/>
                      <w:marRight w:val="0"/>
                      <w:marTop w:val="0"/>
                      <w:marBottom w:val="0"/>
                      <w:divBdr>
                        <w:top w:val="none" w:sz="0" w:space="0" w:color="auto"/>
                        <w:left w:val="none" w:sz="0" w:space="0" w:color="auto"/>
                        <w:bottom w:val="none" w:sz="0" w:space="0" w:color="auto"/>
                        <w:right w:val="none" w:sz="0" w:space="0" w:color="auto"/>
                      </w:divBdr>
                    </w:div>
                  </w:divsChild>
                </w:div>
                <w:div w:id="1345329863">
                  <w:marLeft w:val="0"/>
                  <w:marRight w:val="0"/>
                  <w:marTop w:val="0"/>
                  <w:marBottom w:val="0"/>
                  <w:divBdr>
                    <w:top w:val="none" w:sz="0" w:space="0" w:color="auto"/>
                    <w:left w:val="none" w:sz="0" w:space="0" w:color="auto"/>
                    <w:bottom w:val="none" w:sz="0" w:space="0" w:color="auto"/>
                    <w:right w:val="none" w:sz="0" w:space="0" w:color="auto"/>
                  </w:divBdr>
                  <w:divsChild>
                    <w:div w:id="1433819147">
                      <w:marLeft w:val="0"/>
                      <w:marRight w:val="0"/>
                      <w:marTop w:val="0"/>
                      <w:marBottom w:val="0"/>
                      <w:divBdr>
                        <w:top w:val="none" w:sz="0" w:space="0" w:color="auto"/>
                        <w:left w:val="none" w:sz="0" w:space="0" w:color="auto"/>
                        <w:bottom w:val="none" w:sz="0" w:space="0" w:color="auto"/>
                        <w:right w:val="none" w:sz="0" w:space="0" w:color="auto"/>
                      </w:divBdr>
                    </w:div>
                  </w:divsChild>
                </w:div>
                <w:div w:id="1521361063">
                  <w:marLeft w:val="0"/>
                  <w:marRight w:val="0"/>
                  <w:marTop w:val="0"/>
                  <w:marBottom w:val="0"/>
                  <w:divBdr>
                    <w:top w:val="none" w:sz="0" w:space="0" w:color="auto"/>
                    <w:left w:val="none" w:sz="0" w:space="0" w:color="auto"/>
                    <w:bottom w:val="none" w:sz="0" w:space="0" w:color="auto"/>
                    <w:right w:val="none" w:sz="0" w:space="0" w:color="auto"/>
                  </w:divBdr>
                  <w:divsChild>
                    <w:div w:id="703794556">
                      <w:marLeft w:val="0"/>
                      <w:marRight w:val="0"/>
                      <w:marTop w:val="0"/>
                      <w:marBottom w:val="0"/>
                      <w:divBdr>
                        <w:top w:val="none" w:sz="0" w:space="0" w:color="auto"/>
                        <w:left w:val="none" w:sz="0" w:space="0" w:color="auto"/>
                        <w:bottom w:val="none" w:sz="0" w:space="0" w:color="auto"/>
                        <w:right w:val="none" w:sz="0" w:space="0" w:color="auto"/>
                      </w:divBdr>
                    </w:div>
                  </w:divsChild>
                </w:div>
                <w:div w:id="1677919174">
                  <w:marLeft w:val="0"/>
                  <w:marRight w:val="0"/>
                  <w:marTop w:val="0"/>
                  <w:marBottom w:val="0"/>
                  <w:divBdr>
                    <w:top w:val="none" w:sz="0" w:space="0" w:color="auto"/>
                    <w:left w:val="none" w:sz="0" w:space="0" w:color="auto"/>
                    <w:bottom w:val="none" w:sz="0" w:space="0" w:color="auto"/>
                    <w:right w:val="none" w:sz="0" w:space="0" w:color="auto"/>
                  </w:divBdr>
                  <w:divsChild>
                    <w:div w:id="307243951">
                      <w:marLeft w:val="0"/>
                      <w:marRight w:val="0"/>
                      <w:marTop w:val="0"/>
                      <w:marBottom w:val="0"/>
                      <w:divBdr>
                        <w:top w:val="none" w:sz="0" w:space="0" w:color="auto"/>
                        <w:left w:val="none" w:sz="0" w:space="0" w:color="auto"/>
                        <w:bottom w:val="none" w:sz="0" w:space="0" w:color="auto"/>
                        <w:right w:val="none" w:sz="0" w:space="0" w:color="auto"/>
                      </w:divBdr>
                    </w:div>
                  </w:divsChild>
                </w:div>
                <w:div w:id="1702238731">
                  <w:marLeft w:val="0"/>
                  <w:marRight w:val="0"/>
                  <w:marTop w:val="0"/>
                  <w:marBottom w:val="0"/>
                  <w:divBdr>
                    <w:top w:val="none" w:sz="0" w:space="0" w:color="auto"/>
                    <w:left w:val="none" w:sz="0" w:space="0" w:color="auto"/>
                    <w:bottom w:val="none" w:sz="0" w:space="0" w:color="auto"/>
                    <w:right w:val="none" w:sz="0" w:space="0" w:color="auto"/>
                  </w:divBdr>
                  <w:divsChild>
                    <w:div w:id="2038578803">
                      <w:marLeft w:val="0"/>
                      <w:marRight w:val="0"/>
                      <w:marTop w:val="0"/>
                      <w:marBottom w:val="0"/>
                      <w:divBdr>
                        <w:top w:val="none" w:sz="0" w:space="0" w:color="auto"/>
                        <w:left w:val="none" w:sz="0" w:space="0" w:color="auto"/>
                        <w:bottom w:val="none" w:sz="0" w:space="0" w:color="auto"/>
                        <w:right w:val="none" w:sz="0" w:space="0" w:color="auto"/>
                      </w:divBdr>
                    </w:div>
                  </w:divsChild>
                </w:div>
                <w:div w:id="1844853308">
                  <w:marLeft w:val="0"/>
                  <w:marRight w:val="0"/>
                  <w:marTop w:val="0"/>
                  <w:marBottom w:val="0"/>
                  <w:divBdr>
                    <w:top w:val="none" w:sz="0" w:space="0" w:color="auto"/>
                    <w:left w:val="none" w:sz="0" w:space="0" w:color="auto"/>
                    <w:bottom w:val="none" w:sz="0" w:space="0" w:color="auto"/>
                    <w:right w:val="none" w:sz="0" w:space="0" w:color="auto"/>
                  </w:divBdr>
                  <w:divsChild>
                    <w:div w:id="1206454312">
                      <w:marLeft w:val="0"/>
                      <w:marRight w:val="0"/>
                      <w:marTop w:val="0"/>
                      <w:marBottom w:val="0"/>
                      <w:divBdr>
                        <w:top w:val="none" w:sz="0" w:space="0" w:color="auto"/>
                        <w:left w:val="none" w:sz="0" w:space="0" w:color="auto"/>
                        <w:bottom w:val="none" w:sz="0" w:space="0" w:color="auto"/>
                        <w:right w:val="none" w:sz="0" w:space="0" w:color="auto"/>
                      </w:divBdr>
                    </w:div>
                  </w:divsChild>
                </w:div>
                <w:div w:id="2013333594">
                  <w:marLeft w:val="0"/>
                  <w:marRight w:val="0"/>
                  <w:marTop w:val="0"/>
                  <w:marBottom w:val="0"/>
                  <w:divBdr>
                    <w:top w:val="none" w:sz="0" w:space="0" w:color="auto"/>
                    <w:left w:val="none" w:sz="0" w:space="0" w:color="auto"/>
                    <w:bottom w:val="none" w:sz="0" w:space="0" w:color="auto"/>
                    <w:right w:val="none" w:sz="0" w:space="0" w:color="auto"/>
                  </w:divBdr>
                  <w:divsChild>
                    <w:div w:id="4322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397459">
      <w:bodyDiv w:val="1"/>
      <w:marLeft w:val="0"/>
      <w:marRight w:val="0"/>
      <w:marTop w:val="0"/>
      <w:marBottom w:val="0"/>
      <w:divBdr>
        <w:top w:val="none" w:sz="0" w:space="0" w:color="auto"/>
        <w:left w:val="none" w:sz="0" w:space="0" w:color="auto"/>
        <w:bottom w:val="none" w:sz="0" w:space="0" w:color="auto"/>
        <w:right w:val="none" w:sz="0" w:space="0" w:color="auto"/>
      </w:divBdr>
      <w:divsChild>
        <w:div w:id="230820350">
          <w:marLeft w:val="0"/>
          <w:marRight w:val="0"/>
          <w:marTop w:val="0"/>
          <w:marBottom w:val="0"/>
          <w:divBdr>
            <w:top w:val="none" w:sz="0" w:space="0" w:color="auto"/>
            <w:left w:val="none" w:sz="0" w:space="0" w:color="auto"/>
            <w:bottom w:val="none" w:sz="0" w:space="0" w:color="auto"/>
            <w:right w:val="none" w:sz="0" w:space="0" w:color="auto"/>
          </w:divBdr>
          <w:divsChild>
            <w:div w:id="694964066">
              <w:marLeft w:val="0"/>
              <w:marRight w:val="0"/>
              <w:marTop w:val="0"/>
              <w:marBottom w:val="0"/>
              <w:divBdr>
                <w:top w:val="none" w:sz="0" w:space="0" w:color="auto"/>
                <w:left w:val="none" w:sz="0" w:space="0" w:color="auto"/>
                <w:bottom w:val="none" w:sz="0" w:space="0" w:color="auto"/>
                <w:right w:val="none" w:sz="0" w:space="0" w:color="auto"/>
              </w:divBdr>
            </w:div>
          </w:divsChild>
        </w:div>
        <w:div w:id="1756824207">
          <w:marLeft w:val="0"/>
          <w:marRight w:val="0"/>
          <w:marTop w:val="0"/>
          <w:marBottom w:val="0"/>
          <w:divBdr>
            <w:top w:val="none" w:sz="0" w:space="0" w:color="auto"/>
            <w:left w:val="none" w:sz="0" w:space="0" w:color="auto"/>
            <w:bottom w:val="none" w:sz="0" w:space="0" w:color="auto"/>
            <w:right w:val="none" w:sz="0" w:space="0" w:color="auto"/>
          </w:divBdr>
          <w:divsChild>
            <w:div w:id="369497413">
              <w:marLeft w:val="0"/>
              <w:marRight w:val="0"/>
              <w:marTop w:val="0"/>
              <w:marBottom w:val="0"/>
              <w:divBdr>
                <w:top w:val="none" w:sz="0" w:space="0" w:color="auto"/>
                <w:left w:val="none" w:sz="0" w:space="0" w:color="auto"/>
                <w:bottom w:val="none" w:sz="0" w:space="0" w:color="auto"/>
                <w:right w:val="none" w:sz="0" w:space="0" w:color="auto"/>
              </w:divBdr>
            </w:div>
            <w:div w:id="1025401690">
              <w:marLeft w:val="0"/>
              <w:marRight w:val="0"/>
              <w:marTop w:val="0"/>
              <w:marBottom w:val="0"/>
              <w:divBdr>
                <w:top w:val="none" w:sz="0" w:space="0" w:color="auto"/>
                <w:left w:val="none" w:sz="0" w:space="0" w:color="auto"/>
                <w:bottom w:val="none" w:sz="0" w:space="0" w:color="auto"/>
                <w:right w:val="none" w:sz="0" w:space="0" w:color="auto"/>
              </w:divBdr>
            </w:div>
            <w:div w:id="133760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3849">
      <w:bodyDiv w:val="1"/>
      <w:marLeft w:val="0"/>
      <w:marRight w:val="0"/>
      <w:marTop w:val="0"/>
      <w:marBottom w:val="0"/>
      <w:divBdr>
        <w:top w:val="none" w:sz="0" w:space="0" w:color="auto"/>
        <w:left w:val="none" w:sz="0" w:space="0" w:color="auto"/>
        <w:bottom w:val="none" w:sz="0" w:space="0" w:color="auto"/>
        <w:right w:val="none" w:sz="0" w:space="0" w:color="auto"/>
      </w:divBdr>
      <w:divsChild>
        <w:div w:id="739910666">
          <w:marLeft w:val="0"/>
          <w:marRight w:val="0"/>
          <w:marTop w:val="0"/>
          <w:marBottom w:val="0"/>
          <w:divBdr>
            <w:top w:val="none" w:sz="0" w:space="0" w:color="auto"/>
            <w:left w:val="none" w:sz="0" w:space="0" w:color="auto"/>
            <w:bottom w:val="none" w:sz="0" w:space="0" w:color="auto"/>
            <w:right w:val="none" w:sz="0" w:space="0" w:color="auto"/>
          </w:divBdr>
        </w:div>
      </w:divsChild>
    </w:div>
    <w:div w:id="481583430">
      <w:bodyDiv w:val="1"/>
      <w:marLeft w:val="0"/>
      <w:marRight w:val="0"/>
      <w:marTop w:val="0"/>
      <w:marBottom w:val="0"/>
      <w:divBdr>
        <w:top w:val="none" w:sz="0" w:space="0" w:color="auto"/>
        <w:left w:val="none" w:sz="0" w:space="0" w:color="auto"/>
        <w:bottom w:val="none" w:sz="0" w:space="0" w:color="auto"/>
        <w:right w:val="none" w:sz="0" w:space="0" w:color="auto"/>
      </w:divBdr>
      <w:divsChild>
        <w:div w:id="2128573335">
          <w:marLeft w:val="0"/>
          <w:marRight w:val="0"/>
          <w:marTop w:val="0"/>
          <w:marBottom w:val="0"/>
          <w:divBdr>
            <w:top w:val="none" w:sz="0" w:space="0" w:color="auto"/>
            <w:left w:val="none" w:sz="0" w:space="0" w:color="auto"/>
            <w:bottom w:val="none" w:sz="0" w:space="0" w:color="auto"/>
            <w:right w:val="none" w:sz="0" w:space="0" w:color="auto"/>
          </w:divBdr>
        </w:div>
      </w:divsChild>
    </w:div>
    <w:div w:id="503017091">
      <w:bodyDiv w:val="1"/>
      <w:marLeft w:val="0"/>
      <w:marRight w:val="0"/>
      <w:marTop w:val="0"/>
      <w:marBottom w:val="0"/>
      <w:divBdr>
        <w:top w:val="none" w:sz="0" w:space="0" w:color="auto"/>
        <w:left w:val="none" w:sz="0" w:space="0" w:color="auto"/>
        <w:bottom w:val="none" w:sz="0" w:space="0" w:color="auto"/>
        <w:right w:val="none" w:sz="0" w:space="0" w:color="auto"/>
      </w:divBdr>
    </w:div>
    <w:div w:id="544410812">
      <w:bodyDiv w:val="1"/>
      <w:marLeft w:val="0"/>
      <w:marRight w:val="0"/>
      <w:marTop w:val="0"/>
      <w:marBottom w:val="0"/>
      <w:divBdr>
        <w:top w:val="none" w:sz="0" w:space="0" w:color="auto"/>
        <w:left w:val="none" w:sz="0" w:space="0" w:color="auto"/>
        <w:bottom w:val="none" w:sz="0" w:space="0" w:color="auto"/>
        <w:right w:val="none" w:sz="0" w:space="0" w:color="auto"/>
      </w:divBdr>
      <w:divsChild>
        <w:div w:id="424031650">
          <w:marLeft w:val="0"/>
          <w:marRight w:val="0"/>
          <w:marTop w:val="0"/>
          <w:marBottom w:val="0"/>
          <w:divBdr>
            <w:top w:val="none" w:sz="0" w:space="0" w:color="auto"/>
            <w:left w:val="none" w:sz="0" w:space="0" w:color="auto"/>
            <w:bottom w:val="none" w:sz="0" w:space="0" w:color="auto"/>
            <w:right w:val="none" w:sz="0" w:space="0" w:color="auto"/>
          </w:divBdr>
        </w:div>
      </w:divsChild>
    </w:div>
    <w:div w:id="566305821">
      <w:bodyDiv w:val="1"/>
      <w:marLeft w:val="0"/>
      <w:marRight w:val="0"/>
      <w:marTop w:val="0"/>
      <w:marBottom w:val="0"/>
      <w:divBdr>
        <w:top w:val="none" w:sz="0" w:space="0" w:color="auto"/>
        <w:left w:val="none" w:sz="0" w:space="0" w:color="auto"/>
        <w:bottom w:val="none" w:sz="0" w:space="0" w:color="auto"/>
        <w:right w:val="none" w:sz="0" w:space="0" w:color="auto"/>
      </w:divBdr>
    </w:div>
    <w:div w:id="593787596">
      <w:bodyDiv w:val="1"/>
      <w:marLeft w:val="0"/>
      <w:marRight w:val="0"/>
      <w:marTop w:val="0"/>
      <w:marBottom w:val="0"/>
      <w:divBdr>
        <w:top w:val="none" w:sz="0" w:space="0" w:color="auto"/>
        <w:left w:val="none" w:sz="0" w:space="0" w:color="auto"/>
        <w:bottom w:val="none" w:sz="0" w:space="0" w:color="auto"/>
        <w:right w:val="none" w:sz="0" w:space="0" w:color="auto"/>
      </w:divBdr>
      <w:divsChild>
        <w:div w:id="1664772358">
          <w:marLeft w:val="0"/>
          <w:marRight w:val="0"/>
          <w:marTop w:val="0"/>
          <w:marBottom w:val="0"/>
          <w:divBdr>
            <w:top w:val="none" w:sz="0" w:space="0" w:color="auto"/>
            <w:left w:val="none" w:sz="0" w:space="0" w:color="auto"/>
            <w:bottom w:val="none" w:sz="0" w:space="0" w:color="auto"/>
            <w:right w:val="none" w:sz="0" w:space="0" w:color="auto"/>
          </w:divBdr>
          <w:divsChild>
            <w:div w:id="78214062">
              <w:marLeft w:val="0"/>
              <w:marRight w:val="0"/>
              <w:marTop w:val="0"/>
              <w:marBottom w:val="0"/>
              <w:divBdr>
                <w:top w:val="none" w:sz="0" w:space="0" w:color="auto"/>
                <w:left w:val="none" w:sz="0" w:space="0" w:color="auto"/>
                <w:bottom w:val="none" w:sz="0" w:space="0" w:color="auto"/>
                <w:right w:val="none" w:sz="0" w:space="0" w:color="auto"/>
              </w:divBdr>
            </w:div>
            <w:div w:id="94641797">
              <w:marLeft w:val="0"/>
              <w:marRight w:val="0"/>
              <w:marTop w:val="0"/>
              <w:marBottom w:val="0"/>
              <w:divBdr>
                <w:top w:val="none" w:sz="0" w:space="0" w:color="auto"/>
                <w:left w:val="none" w:sz="0" w:space="0" w:color="auto"/>
                <w:bottom w:val="none" w:sz="0" w:space="0" w:color="auto"/>
                <w:right w:val="none" w:sz="0" w:space="0" w:color="auto"/>
              </w:divBdr>
            </w:div>
            <w:div w:id="146358850">
              <w:marLeft w:val="0"/>
              <w:marRight w:val="0"/>
              <w:marTop w:val="0"/>
              <w:marBottom w:val="0"/>
              <w:divBdr>
                <w:top w:val="none" w:sz="0" w:space="0" w:color="auto"/>
                <w:left w:val="none" w:sz="0" w:space="0" w:color="auto"/>
                <w:bottom w:val="none" w:sz="0" w:space="0" w:color="auto"/>
                <w:right w:val="none" w:sz="0" w:space="0" w:color="auto"/>
              </w:divBdr>
            </w:div>
            <w:div w:id="149828746">
              <w:marLeft w:val="0"/>
              <w:marRight w:val="0"/>
              <w:marTop w:val="0"/>
              <w:marBottom w:val="0"/>
              <w:divBdr>
                <w:top w:val="none" w:sz="0" w:space="0" w:color="auto"/>
                <w:left w:val="none" w:sz="0" w:space="0" w:color="auto"/>
                <w:bottom w:val="none" w:sz="0" w:space="0" w:color="auto"/>
                <w:right w:val="none" w:sz="0" w:space="0" w:color="auto"/>
              </w:divBdr>
            </w:div>
            <w:div w:id="169224531">
              <w:marLeft w:val="0"/>
              <w:marRight w:val="0"/>
              <w:marTop w:val="0"/>
              <w:marBottom w:val="0"/>
              <w:divBdr>
                <w:top w:val="none" w:sz="0" w:space="0" w:color="auto"/>
                <w:left w:val="none" w:sz="0" w:space="0" w:color="auto"/>
                <w:bottom w:val="none" w:sz="0" w:space="0" w:color="auto"/>
                <w:right w:val="none" w:sz="0" w:space="0" w:color="auto"/>
              </w:divBdr>
            </w:div>
            <w:div w:id="324893963">
              <w:marLeft w:val="0"/>
              <w:marRight w:val="0"/>
              <w:marTop w:val="0"/>
              <w:marBottom w:val="0"/>
              <w:divBdr>
                <w:top w:val="none" w:sz="0" w:space="0" w:color="auto"/>
                <w:left w:val="none" w:sz="0" w:space="0" w:color="auto"/>
                <w:bottom w:val="none" w:sz="0" w:space="0" w:color="auto"/>
                <w:right w:val="none" w:sz="0" w:space="0" w:color="auto"/>
              </w:divBdr>
            </w:div>
            <w:div w:id="452404135">
              <w:marLeft w:val="0"/>
              <w:marRight w:val="0"/>
              <w:marTop w:val="0"/>
              <w:marBottom w:val="0"/>
              <w:divBdr>
                <w:top w:val="none" w:sz="0" w:space="0" w:color="auto"/>
                <w:left w:val="none" w:sz="0" w:space="0" w:color="auto"/>
                <w:bottom w:val="none" w:sz="0" w:space="0" w:color="auto"/>
                <w:right w:val="none" w:sz="0" w:space="0" w:color="auto"/>
              </w:divBdr>
            </w:div>
            <w:div w:id="1172834828">
              <w:marLeft w:val="0"/>
              <w:marRight w:val="0"/>
              <w:marTop w:val="0"/>
              <w:marBottom w:val="0"/>
              <w:divBdr>
                <w:top w:val="none" w:sz="0" w:space="0" w:color="auto"/>
                <w:left w:val="none" w:sz="0" w:space="0" w:color="auto"/>
                <w:bottom w:val="none" w:sz="0" w:space="0" w:color="auto"/>
                <w:right w:val="none" w:sz="0" w:space="0" w:color="auto"/>
              </w:divBdr>
            </w:div>
            <w:div w:id="1245337037">
              <w:marLeft w:val="0"/>
              <w:marRight w:val="0"/>
              <w:marTop w:val="0"/>
              <w:marBottom w:val="0"/>
              <w:divBdr>
                <w:top w:val="none" w:sz="0" w:space="0" w:color="auto"/>
                <w:left w:val="none" w:sz="0" w:space="0" w:color="auto"/>
                <w:bottom w:val="none" w:sz="0" w:space="0" w:color="auto"/>
                <w:right w:val="none" w:sz="0" w:space="0" w:color="auto"/>
              </w:divBdr>
            </w:div>
            <w:div w:id="1388337225">
              <w:marLeft w:val="0"/>
              <w:marRight w:val="0"/>
              <w:marTop w:val="0"/>
              <w:marBottom w:val="0"/>
              <w:divBdr>
                <w:top w:val="none" w:sz="0" w:space="0" w:color="auto"/>
                <w:left w:val="none" w:sz="0" w:space="0" w:color="auto"/>
                <w:bottom w:val="none" w:sz="0" w:space="0" w:color="auto"/>
                <w:right w:val="none" w:sz="0" w:space="0" w:color="auto"/>
              </w:divBdr>
            </w:div>
            <w:div w:id="1524438486">
              <w:marLeft w:val="0"/>
              <w:marRight w:val="0"/>
              <w:marTop w:val="0"/>
              <w:marBottom w:val="0"/>
              <w:divBdr>
                <w:top w:val="none" w:sz="0" w:space="0" w:color="auto"/>
                <w:left w:val="none" w:sz="0" w:space="0" w:color="auto"/>
                <w:bottom w:val="none" w:sz="0" w:space="0" w:color="auto"/>
                <w:right w:val="none" w:sz="0" w:space="0" w:color="auto"/>
              </w:divBdr>
            </w:div>
            <w:div w:id="187533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80623">
      <w:bodyDiv w:val="1"/>
      <w:marLeft w:val="0"/>
      <w:marRight w:val="0"/>
      <w:marTop w:val="0"/>
      <w:marBottom w:val="0"/>
      <w:divBdr>
        <w:top w:val="none" w:sz="0" w:space="0" w:color="auto"/>
        <w:left w:val="none" w:sz="0" w:space="0" w:color="auto"/>
        <w:bottom w:val="none" w:sz="0" w:space="0" w:color="auto"/>
        <w:right w:val="none" w:sz="0" w:space="0" w:color="auto"/>
      </w:divBdr>
    </w:div>
    <w:div w:id="609241743">
      <w:bodyDiv w:val="1"/>
      <w:marLeft w:val="0"/>
      <w:marRight w:val="0"/>
      <w:marTop w:val="0"/>
      <w:marBottom w:val="0"/>
      <w:divBdr>
        <w:top w:val="none" w:sz="0" w:space="0" w:color="auto"/>
        <w:left w:val="none" w:sz="0" w:space="0" w:color="auto"/>
        <w:bottom w:val="none" w:sz="0" w:space="0" w:color="auto"/>
        <w:right w:val="none" w:sz="0" w:space="0" w:color="auto"/>
      </w:divBdr>
    </w:div>
    <w:div w:id="644356578">
      <w:bodyDiv w:val="1"/>
      <w:marLeft w:val="0"/>
      <w:marRight w:val="0"/>
      <w:marTop w:val="0"/>
      <w:marBottom w:val="0"/>
      <w:divBdr>
        <w:top w:val="none" w:sz="0" w:space="0" w:color="auto"/>
        <w:left w:val="none" w:sz="0" w:space="0" w:color="auto"/>
        <w:bottom w:val="none" w:sz="0" w:space="0" w:color="auto"/>
        <w:right w:val="none" w:sz="0" w:space="0" w:color="auto"/>
      </w:divBdr>
      <w:divsChild>
        <w:div w:id="16204876">
          <w:marLeft w:val="0"/>
          <w:marRight w:val="0"/>
          <w:marTop w:val="0"/>
          <w:marBottom w:val="0"/>
          <w:divBdr>
            <w:top w:val="none" w:sz="0" w:space="0" w:color="auto"/>
            <w:left w:val="none" w:sz="0" w:space="0" w:color="auto"/>
            <w:bottom w:val="none" w:sz="0" w:space="0" w:color="auto"/>
            <w:right w:val="none" w:sz="0" w:space="0" w:color="auto"/>
          </w:divBdr>
          <w:divsChild>
            <w:div w:id="18624799">
              <w:marLeft w:val="0"/>
              <w:marRight w:val="0"/>
              <w:marTop w:val="0"/>
              <w:marBottom w:val="0"/>
              <w:divBdr>
                <w:top w:val="none" w:sz="0" w:space="0" w:color="auto"/>
                <w:left w:val="none" w:sz="0" w:space="0" w:color="auto"/>
                <w:bottom w:val="none" w:sz="0" w:space="0" w:color="auto"/>
                <w:right w:val="none" w:sz="0" w:space="0" w:color="auto"/>
              </w:divBdr>
            </w:div>
            <w:div w:id="180055157">
              <w:marLeft w:val="0"/>
              <w:marRight w:val="0"/>
              <w:marTop w:val="0"/>
              <w:marBottom w:val="0"/>
              <w:divBdr>
                <w:top w:val="none" w:sz="0" w:space="0" w:color="auto"/>
                <w:left w:val="none" w:sz="0" w:space="0" w:color="auto"/>
                <w:bottom w:val="none" w:sz="0" w:space="0" w:color="auto"/>
                <w:right w:val="none" w:sz="0" w:space="0" w:color="auto"/>
              </w:divBdr>
            </w:div>
            <w:div w:id="265844426">
              <w:marLeft w:val="0"/>
              <w:marRight w:val="0"/>
              <w:marTop w:val="0"/>
              <w:marBottom w:val="0"/>
              <w:divBdr>
                <w:top w:val="none" w:sz="0" w:space="0" w:color="auto"/>
                <w:left w:val="none" w:sz="0" w:space="0" w:color="auto"/>
                <w:bottom w:val="none" w:sz="0" w:space="0" w:color="auto"/>
                <w:right w:val="none" w:sz="0" w:space="0" w:color="auto"/>
              </w:divBdr>
            </w:div>
            <w:div w:id="442305333">
              <w:marLeft w:val="0"/>
              <w:marRight w:val="0"/>
              <w:marTop w:val="0"/>
              <w:marBottom w:val="0"/>
              <w:divBdr>
                <w:top w:val="none" w:sz="0" w:space="0" w:color="auto"/>
                <w:left w:val="none" w:sz="0" w:space="0" w:color="auto"/>
                <w:bottom w:val="none" w:sz="0" w:space="0" w:color="auto"/>
                <w:right w:val="none" w:sz="0" w:space="0" w:color="auto"/>
              </w:divBdr>
            </w:div>
            <w:div w:id="573852622">
              <w:marLeft w:val="0"/>
              <w:marRight w:val="0"/>
              <w:marTop w:val="0"/>
              <w:marBottom w:val="0"/>
              <w:divBdr>
                <w:top w:val="none" w:sz="0" w:space="0" w:color="auto"/>
                <w:left w:val="none" w:sz="0" w:space="0" w:color="auto"/>
                <w:bottom w:val="none" w:sz="0" w:space="0" w:color="auto"/>
                <w:right w:val="none" w:sz="0" w:space="0" w:color="auto"/>
              </w:divBdr>
            </w:div>
            <w:div w:id="600187813">
              <w:marLeft w:val="0"/>
              <w:marRight w:val="0"/>
              <w:marTop w:val="0"/>
              <w:marBottom w:val="0"/>
              <w:divBdr>
                <w:top w:val="none" w:sz="0" w:space="0" w:color="auto"/>
                <w:left w:val="none" w:sz="0" w:space="0" w:color="auto"/>
                <w:bottom w:val="none" w:sz="0" w:space="0" w:color="auto"/>
                <w:right w:val="none" w:sz="0" w:space="0" w:color="auto"/>
              </w:divBdr>
            </w:div>
            <w:div w:id="1201356028">
              <w:marLeft w:val="0"/>
              <w:marRight w:val="0"/>
              <w:marTop w:val="0"/>
              <w:marBottom w:val="0"/>
              <w:divBdr>
                <w:top w:val="none" w:sz="0" w:space="0" w:color="auto"/>
                <w:left w:val="none" w:sz="0" w:space="0" w:color="auto"/>
                <w:bottom w:val="none" w:sz="0" w:space="0" w:color="auto"/>
                <w:right w:val="none" w:sz="0" w:space="0" w:color="auto"/>
              </w:divBdr>
            </w:div>
            <w:div w:id="1253007030">
              <w:marLeft w:val="0"/>
              <w:marRight w:val="0"/>
              <w:marTop w:val="0"/>
              <w:marBottom w:val="0"/>
              <w:divBdr>
                <w:top w:val="none" w:sz="0" w:space="0" w:color="auto"/>
                <w:left w:val="none" w:sz="0" w:space="0" w:color="auto"/>
                <w:bottom w:val="none" w:sz="0" w:space="0" w:color="auto"/>
                <w:right w:val="none" w:sz="0" w:space="0" w:color="auto"/>
              </w:divBdr>
            </w:div>
            <w:div w:id="1272014588">
              <w:marLeft w:val="0"/>
              <w:marRight w:val="0"/>
              <w:marTop w:val="0"/>
              <w:marBottom w:val="0"/>
              <w:divBdr>
                <w:top w:val="none" w:sz="0" w:space="0" w:color="auto"/>
                <w:left w:val="none" w:sz="0" w:space="0" w:color="auto"/>
                <w:bottom w:val="none" w:sz="0" w:space="0" w:color="auto"/>
                <w:right w:val="none" w:sz="0" w:space="0" w:color="auto"/>
              </w:divBdr>
            </w:div>
            <w:div w:id="1834370637">
              <w:marLeft w:val="0"/>
              <w:marRight w:val="0"/>
              <w:marTop w:val="0"/>
              <w:marBottom w:val="0"/>
              <w:divBdr>
                <w:top w:val="none" w:sz="0" w:space="0" w:color="auto"/>
                <w:left w:val="none" w:sz="0" w:space="0" w:color="auto"/>
                <w:bottom w:val="none" w:sz="0" w:space="0" w:color="auto"/>
                <w:right w:val="none" w:sz="0" w:space="0" w:color="auto"/>
              </w:divBdr>
            </w:div>
            <w:div w:id="1984966523">
              <w:marLeft w:val="0"/>
              <w:marRight w:val="0"/>
              <w:marTop w:val="0"/>
              <w:marBottom w:val="0"/>
              <w:divBdr>
                <w:top w:val="none" w:sz="0" w:space="0" w:color="auto"/>
                <w:left w:val="none" w:sz="0" w:space="0" w:color="auto"/>
                <w:bottom w:val="none" w:sz="0" w:space="0" w:color="auto"/>
                <w:right w:val="none" w:sz="0" w:space="0" w:color="auto"/>
              </w:divBdr>
            </w:div>
            <w:div w:id="21140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15331">
      <w:bodyDiv w:val="1"/>
      <w:marLeft w:val="0"/>
      <w:marRight w:val="0"/>
      <w:marTop w:val="0"/>
      <w:marBottom w:val="0"/>
      <w:divBdr>
        <w:top w:val="none" w:sz="0" w:space="0" w:color="auto"/>
        <w:left w:val="none" w:sz="0" w:space="0" w:color="auto"/>
        <w:bottom w:val="none" w:sz="0" w:space="0" w:color="auto"/>
        <w:right w:val="none" w:sz="0" w:space="0" w:color="auto"/>
      </w:divBdr>
      <w:divsChild>
        <w:div w:id="1021206429">
          <w:marLeft w:val="0"/>
          <w:marRight w:val="0"/>
          <w:marTop w:val="0"/>
          <w:marBottom w:val="0"/>
          <w:divBdr>
            <w:top w:val="none" w:sz="0" w:space="0" w:color="auto"/>
            <w:left w:val="none" w:sz="0" w:space="0" w:color="auto"/>
            <w:bottom w:val="none" w:sz="0" w:space="0" w:color="auto"/>
            <w:right w:val="none" w:sz="0" w:space="0" w:color="auto"/>
          </w:divBdr>
        </w:div>
      </w:divsChild>
    </w:div>
    <w:div w:id="747263340">
      <w:bodyDiv w:val="1"/>
      <w:marLeft w:val="0"/>
      <w:marRight w:val="0"/>
      <w:marTop w:val="0"/>
      <w:marBottom w:val="0"/>
      <w:divBdr>
        <w:top w:val="none" w:sz="0" w:space="0" w:color="auto"/>
        <w:left w:val="none" w:sz="0" w:space="0" w:color="auto"/>
        <w:bottom w:val="none" w:sz="0" w:space="0" w:color="auto"/>
        <w:right w:val="none" w:sz="0" w:space="0" w:color="auto"/>
      </w:divBdr>
    </w:div>
    <w:div w:id="759764435">
      <w:bodyDiv w:val="1"/>
      <w:marLeft w:val="0"/>
      <w:marRight w:val="0"/>
      <w:marTop w:val="0"/>
      <w:marBottom w:val="0"/>
      <w:divBdr>
        <w:top w:val="none" w:sz="0" w:space="0" w:color="auto"/>
        <w:left w:val="none" w:sz="0" w:space="0" w:color="auto"/>
        <w:bottom w:val="none" w:sz="0" w:space="0" w:color="auto"/>
        <w:right w:val="none" w:sz="0" w:space="0" w:color="auto"/>
      </w:divBdr>
    </w:div>
    <w:div w:id="812336339">
      <w:bodyDiv w:val="1"/>
      <w:marLeft w:val="0"/>
      <w:marRight w:val="0"/>
      <w:marTop w:val="0"/>
      <w:marBottom w:val="0"/>
      <w:divBdr>
        <w:top w:val="none" w:sz="0" w:space="0" w:color="auto"/>
        <w:left w:val="none" w:sz="0" w:space="0" w:color="auto"/>
        <w:bottom w:val="none" w:sz="0" w:space="0" w:color="auto"/>
        <w:right w:val="none" w:sz="0" w:space="0" w:color="auto"/>
      </w:divBdr>
      <w:divsChild>
        <w:div w:id="1155224660">
          <w:marLeft w:val="0"/>
          <w:marRight w:val="0"/>
          <w:marTop w:val="0"/>
          <w:marBottom w:val="0"/>
          <w:divBdr>
            <w:top w:val="none" w:sz="0" w:space="0" w:color="auto"/>
            <w:left w:val="none" w:sz="0" w:space="0" w:color="auto"/>
            <w:bottom w:val="none" w:sz="0" w:space="0" w:color="auto"/>
            <w:right w:val="none" w:sz="0" w:space="0" w:color="auto"/>
          </w:divBdr>
          <w:divsChild>
            <w:div w:id="393431157">
              <w:marLeft w:val="0"/>
              <w:marRight w:val="0"/>
              <w:marTop w:val="0"/>
              <w:marBottom w:val="0"/>
              <w:divBdr>
                <w:top w:val="none" w:sz="0" w:space="0" w:color="auto"/>
                <w:left w:val="none" w:sz="0" w:space="0" w:color="auto"/>
                <w:bottom w:val="none" w:sz="0" w:space="0" w:color="auto"/>
                <w:right w:val="none" w:sz="0" w:space="0" w:color="auto"/>
              </w:divBdr>
            </w:div>
          </w:divsChild>
        </w:div>
        <w:div w:id="1432697227">
          <w:marLeft w:val="0"/>
          <w:marRight w:val="0"/>
          <w:marTop w:val="0"/>
          <w:marBottom w:val="0"/>
          <w:divBdr>
            <w:top w:val="none" w:sz="0" w:space="0" w:color="auto"/>
            <w:left w:val="none" w:sz="0" w:space="0" w:color="auto"/>
            <w:bottom w:val="none" w:sz="0" w:space="0" w:color="auto"/>
            <w:right w:val="none" w:sz="0" w:space="0" w:color="auto"/>
          </w:divBdr>
          <w:divsChild>
            <w:div w:id="125782096">
              <w:marLeft w:val="0"/>
              <w:marRight w:val="0"/>
              <w:marTop w:val="30"/>
              <w:marBottom w:val="30"/>
              <w:divBdr>
                <w:top w:val="none" w:sz="0" w:space="0" w:color="auto"/>
                <w:left w:val="none" w:sz="0" w:space="0" w:color="auto"/>
                <w:bottom w:val="none" w:sz="0" w:space="0" w:color="auto"/>
                <w:right w:val="none" w:sz="0" w:space="0" w:color="auto"/>
              </w:divBdr>
              <w:divsChild>
                <w:div w:id="188640450">
                  <w:marLeft w:val="0"/>
                  <w:marRight w:val="0"/>
                  <w:marTop w:val="0"/>
                  <w:marBottom w:val="0"/>
                  <w:divBdr>
                    <w:top w:val="none" w:sz="0" w:space="0" w:color="auto"/>
                    <w:left w:val="none" w:sz="0" w:space="0" w:color="auto"/>
                    <w:bottom w:val="none" w:sz="0" w:space="0" w:color="auto"/>
                    <w:right w:val="none" w:sz="0" w:space="0" w:color="auto"/>
                  </w:divBdr>
                  <w:divsChild>
                    <w:div w:id="1377117413">
                      <w:marLeft w:val="0"/>
                      <w:marRight w:val="0"/>
                      <w:marTop w:val="0"/>
                      <w:marBottom w:val="0"/>
                      <w:divBdr>
                        <w:top w:val="none" w:sz="0" w:space="0" w:color="auto"/>
                        <w:left w:val="none" w:sz="0" w:space="0" w:color="auto"/>
                        <w:bottom w:val="none" w:sz="0" w:space="0" w:color="auto"/>
                        <w:right w:val="none" w:sz="0" w:space="0" w:color="auto"/>
                      </w:divBdr>
                    </w:div>
                  </w:divsChild>
                </w:div>
                <w:div w:id="477890339">
                  <w:marLeft w:val="0"/>
                  <w:marRight w:val="0"/>
                  <w:marTop w:val="0"/>
                  <w:marBottom w:val="0"/>
                  <w:divBdr>
                    <w:top w:val="none" w:sz="0" w:space="0" w:color="auto"/>
                    <w:left w:val="none" w:sz="0" w:space="0" w:color="auto"/>
                    <w:bottom w:val="none" w:sz="0" w:space="0" w:color="auto"/>
                    <w:right w:val="none" w:sz="0" w:space="0" w:color="auto"/>
                  </w:divBdr>
                  <w:divsChild>
                    <w:div w:id="816343985">
                      <w:marLeft w:val="0"/>
                      <w:marRight w:val="0"/>
                      <w:marTop w:val="0"/>
                      <w:marBottom w:val="0"/>
                      <w:divBdr>
                        <w:top w:val="none" w:sz="0" w:space="0" w:color="auto"/>
                        <w:left w:val="none" w:sz="0" w:space="0" w:color="auto"/>
                        <w:bottom w:val="none" w:sz="0" w:space="0" w:color="auto"/>
                        <w:right w:val="none" w:sz="0" w:space="0" w:color="auto"/>
                      </w:divBdr>
                    </w:div>
                  </w:divsChild>
                </w:div>
                <w:div w:id="632636952">
                  <w:marLeft w:val="0"/>
                  <w:marRight w:val="0"/>
                  <w:marTop w:val="0"/>
                  <w:marBottom w:val="0"/>
                  <w:divBdr>
                    <w:top w:val="none" w:sz="0" w:space="0" w:color="auto"/>
                    <w:left w:val="none" w:sz="0" w:space="0" w:color="auto"/>
                    <w:bottom w:val="none" w:sz="0" w:space="0" w:color="auto"/>
                    <w:right w:val="none" w:sz="0" w:space="0" w:color="auto"/>
                  </w:divBdr>
                  <w:divsChild>
                    <w:div w:id="2143226301">
                      <w:marLeft w:val="0"/>
                      <w:marRight w:val="0"/>
                      <w:marTop w:val="0"/>
                      <w:marBottom w:val="0"/>
                      <w:divBdr>
                        <w:top w:val="none" w:sz="0" w:space="0" w:color="auto"/>
                        <w:left w:val="none" w:sz="0" w:space="0" w:color="auto"/>
                        <w:bottom w:val="none" w:sz="0" w:space="0" w:color="auto"/>
                        <w:right w:val="none" w:sz="0" w:space="0" w:color="auto"/>
                      </w:divBdr>
                    </w:div>
                  </w:divsChild>
                </w:div>
                <w:div w:id="756563055">
                  <w:marLeft w:val="0"/>
                  <w:marRight w:val="0"/>
                  <w:marTop w:val="0"/>
                  <w:marBottom w:val="0"/>
                  <w:divBdr>
                    <w:top w:val="none" w:sz="0" w:space="0" w:color="auto"/>
                    <w:left w:val="none" w:sz="0" w:space="0" w:color="auto"/>
                    <w:bottom w:val="none" w:sz="0" w:space="0" w:color="auto"/>
                    <w:right w:val="none" w:sz="0" w:space="0" w:color="auto"/>
                  </w:divBdr>
                  <w:divsChild>
                    <w:div w:id="417531168">
                      <w:marLeft w:val="0"/>
                      <w:marRight w:val="0"/>
                      <w:marTop w:val="0"/>
                      <w:marBottom w:val="0"/>
                      <w:divBdr>
                        <w:top w:val="none" w:sz="0" w:space="0" w:color="auto"/>
                        <w:left w:val="none" w:sz="0" w:space="0" w:color="auto"/>
                        <w:bottom w:val="none" w:sz="0" w:space="0" w:color="auto"/>
                        <w:right w:val="none" w:sz="0" w:space="0" w:color="auto"/>
                      </w:divBdr>
                    </w:div>
                  </w:divsChild>
                </w:div>
                <w:div w:id="768158523">
                  <w:marLeft w:val="0"/>
                  <w:marRight w:val="0"/>
                  <w:marTop w:val="0"/>
                  <w:marBottom w:val="0"/>
                  <w:divBdr>
                    <w:top w:val="none" w:sz="0" w:space="0" w:color="auto"/>
                    <w:left w:val="none" w:sz="0" w:space="0" w:color="auto"/>
                    <w:bottom w:val="none" w:sz="0" w:space="0" w:color="auto"/>
                    <w:right w:val="none" w:sz="0" w:space="0" w:color="auto"/>
                  </w:divBdr>
                  <w:divsChild>
                    <w:div w:id="279412179">
                      <w:marLeft w:val="0"/>
                      <w:marRight w:val="0"/>
                      <w:marTop w:val="0"/>
                      <w:marBottom w:val="0"/>
                      <w:divBdr>
                        <w:top w:val="none" w:sz="0" w:space="0" w:color="auto"/>
                        <w:left w:val="none" w:sz="0" w:space="0" w:color="auto"/>
                        <w:bottom w:val="none" w:sz="0" w:space="0" w:color="auto"/>
                        <w:right w:val="none" w:sz="0" w:space="0" w:color="auto"/>
                      </w:divBdr>
                    </w:div>
                  </w:divsChild>
                </w:div>
                <w:div w:id="1101418650">
                  <w:marLeft w:val="0"/>
                  <w:marRight w:val="0"/>
                  <w:marTop w:val="0"/>
                  <w:marBottom w:val="0"/>
                  <w:divBdr>
                    <w:top w:val="none" w:sz="0" w:space="0" w:color="auto"/>
                    <w:left w:val="none" w:sz="0" w:space="0" w:color="auto"/>
                    <w:bottom w:val="none" w:sz="0" w:space="0" w:color="auto"/>
                    <w:right w:val="none" w:sz="0" w:space="0" w:color="auto"/>
                  </w:divBdr>
                  <w:divsChild>
                    <w:div w:id="1567300114">
                      <w:marLeft w:val="0"/>
                      <w:marRight w:val="0"/>
                      <w:marTop w:val="0"/>
                      <w:marBottom w:val="0"/>
                      <w:divBdr>
                        <w:top w:val="none" w:sz="0" w:space="0" w:color="auto"/>
                        <w:left w:val="none" w:sz="0" w:space="0" w:color="auto"/>
                        <w:bottom w:val="none" w:sz="0" w:space="0" w:color="auto"/>
                        <w:right w:val="none" w:sz="0" w:space="0" w:color="auto"/>
                      </w:divBdr>
                    </w:div>
                  </w:divsChild>
                </w:div>
                <w:div w:id="1105922008">
                  <w:marLeft w:val="0"/>
                  <w:marRight w:val="0"/>
                  <w:marTop w:val="0"/>
                  <w:marBottom w:val="0"/>
                  <w:divBdr>
                    <w:top w:val="none" w:sz="0" w:space="0" w:color="auto"/>
                    <w:left w:val="none" w:sz="0" w:space="0" w:color="auto"/>
                    <w:bottom w:val="none" w:sz="0" w:space="0" w:color="auto"/>
                    <w:right w:val="none" w:sz="0" w:space="0" w:color="auto"/>
                  </w:divBdr>
                  <w:divsChild>
                    <w:div w:id="1296331892">
                      <w:marLeft w:val="0"/>
                      <w:marRight w:val="0"/>
                      <w:marTop w:val="0"/>
                      <w:marBottom w:val="0"/>
                      <w:divBdr>
                        <w:top w:val="none" w:sz="0" w:space="0" w:color="auto"/>
                        <w:left w:val="none" w:sz="0" w:space="0" w:color="auto"/>
                        <w:bottom w:val="none" w:sz="0" w:space="0" w:color="auto"/>
                        <w:right w:val="none" w:sz="0" w:space="0" w:color="auto"/>
                      </w:divBdr>
                    </w:div>
                  </w:divsChild>
                </w:div>
                <w:div w:id="1134177223">
                  <w:marLeft w:val="0"/>
                  <w:marRight w:val="0"/>
                  <w:marTop w:val="0"/>
                  <w:marBottom w:val="0"/>
                  <w:divBdr>
                    <w:top w:val="none" w:sz="0" w:space="0" w:color="auto"/>
                    <w:left w:val="none" w:sz="0" w:space="0" w:color="auto"/>
                    <w:bottom w:val="none" w:sz="0" w:space="0" w:color="auto"/>
                    <w:right w:val="none" w:sz="0" w:space="0" w:color="auto"/>
                  </w:divBdr>
                  <w:divsChild>
                    <w:div w:id="1126267370">
                      <w:marLeft w:val="0"/>
                      <w:marRight w:val="0"/>
                      <w:marTop w:val="0"/>
                      <w:marBottom w:val="0"/>
                      <w:divBdr>
                        <w:top w:val="none" w:sz="0" w:space="0" w:color="auto"/>
                        <w:left w:val="none" w:sz="0" w:space="0" w:color="auto"/>
                        <w:bottom w:val="none" w:sz="0" w:space="0" w:color="auto"/>
                        <w:right w:val="none" w:sz="0" w:space="0" w:color="auto"/>
                      </w:divBdr>
                    </w:div>
                  </w:divsChild>
                </w:div>
                <w:div w:id="1446997223">
                  <w:marLeft w:val="0"/>
                  <w:marRight w:val="0"/>
                  <w:marTop w:val="0"/>
                  <w:marBottom w:val="0"/>
                  <w:divBdr>
                    <w:top w:val="none" w:sz="0" w:space="0" w:color="auto"/>
                    <w:left w:val="none" w:sz="0" w:space="0" w:color="auto"/>
                    <w:bottom w:val="none" w:sz="0" w:space="0" w:color="auto"/>
                    <w:right w:val="none" w:sz="0" w:space="0" w:color="auto"/>
                  </w:divBdr>
                  <w:divsChild>
                    <w:div w:id="84304428">
                      <w:marLeft w:val="0"/>
                      <w:marRight w:val="0"/>
                      <w:marTop w:val="0"/>
                      <w:marBottom w:val="0"/>
                      <w:divBdr>
                        <w:top w:val="none" w:sz="0" w:space="0" w:color="auto"/>
                        <w:left w:val="none" w:sz="0" w:space="0" w:color="auto"/>
                        <w:bottom w:val="none" w:sz="0" w:space="0" w:color="auto"/>
                        <w:right w:val="none" w:sz="0" w:space="0" w:color="auto"/>
                      </w:divBdr>
                    </w:div>
                  </w:divsChild>
                </w:div>
                <w:div w:id="1486970215">
                  <w:marLeft w:val="0"/>
                  <w:marRight w:val="0"/>
                  <w:marTop w:val="0"/>
                  <w:marBottom w:val="0"/>
                  <w:divBdr>
                    <w:top w:val="none" w:sz="0" w:space="0" w:color="auto"/>
                    <w:left w:val="none" w:sz="0" w:space="0" w:color="auto"/>
                    <w:bottom w:val="none" w:sz="0" w:space="0" w:color="auto"/>
                    <w:right w:val="none" w:sz="0" w:space="0" w:color="auto"/>
                  </w:divBdr>
                  <w:divsChild>
                    <w:div w:id="1342467322">
                      <w:marLeft w:val="0"/>
                      <w:marRight w:val="0"/>
                      <w:marTop w:val="0"/>
                      <w:marBottom w:val="0"/>
                      <w:divBdr>
                        <w:top w:val="none" w:sz="0" w:space="0" w:color="auto"/>
                        <w:left w:val="none" w:sz="0" w:space="0" w:color="auto"/>
                        <w:bottom w:val="none" w:sz="0" w:space="0" w:color="auto"/>
                        <w:right w:val="none" w:sz="0" w:space="0" w:color="auto"/>
                      </w:divBdr>
                    </w:div>
                  </w:divsChild>
                </w:div>
                <w:div w:id="1665039297">
                  <w:marLeft w:val="0"/>
                  <w:marRight w:val="0"/>
                  <w:marTop w:val="0"/>
                  <w:marBottom w:val="0"/>
                  <w:divBdr>
                    <w:top w:val="none" w:sz="0" w:space="0" w:color="auto"/>
                    <w:left w:val="none" w:sz="0" w:space="0" w:color="auto"/>
                    <w:bottom w:val="none" w:sz="0" w:space="0" w:color="auto"/>
                    <w:right w:val="none" w:sz="0" w:space="0" w:color="auto"/>
                  </w:divBdr>
                  <w:divsChild>
                    <w:div w:id="247006287">
                      <w:marLeft w:val="0"/>
                      <w:marRight w:val="0"/>
                      <w:marTop w:val="0"/>
                      <w:marBottom w:val="0"/>
                      <w:divBdr>
                        <w:top w:val="none" w:sz="0" w:space="0" w:color="auto"/>
                        <w:left w:val="none" w:sz="0" w:space="0" w:color="auto"/>
                        <w:bottom w:val="none" w:sz="0" w:space="0" w:color="auto"/>
                        <w:right w:val="none" w:sz="0" w:space="0" w:color="auto"/>
                      </w:divBdr>
                    </w:div>
                  </w:divsChild>
                </w:div>
                <w:div w:id="1958484644">
                  <w:marLeft w:val="0"/>
                  <w:marRight w:val="0"/>
                  <w:marTop w:val="0"/>
                  <w:marBottom w:val="0"/>
                  <w:divBdr>
                    <w:top w:val="none" w:sz="0" w:space="0" w:color="auto"/>
                    <w:left w:val="none" w:sz="0" w:space="0" w:color="auto"/>
                    <w:bottom w:val="none" w:sz="0" w:space="0" w:color="auto"/>
                    <w:right w:val="none" w:sz="0" w:space="0" w:color="auto"/>
                  </w:divBdr>
                  <w:divsChild>
                    <w:div w:id="465704040">
                      <w:marLeft w:val="0"/>
                      <w:marRight w:val="0"/>
                      <w:marTop w:val="0"/>
                      <w:marBottom w:val="0"/>
                      <w:divBdr>
                        <w:top w:val="none" w:sz="0" w:space="0" w:color="auto"/>
                        <w:left w:val="none" w:sz="0" w:space="0" w:color="auto"/>
                        <w:bottom w:val="none" w:sz="0" w:space="0" w:color="auto"/>
                        <w:right w:val="none" w:sz="0" w:space="0" w:color="auto"/>
                      </w:divBdr>
                    </w:div>
                  </w:divsChild>
                </w:div>
                <w:div w:id="2024555089">
                  <w:marLeft w:val="0"/>
                  <w:marRight w:val="0"/>
                  <w:marTop w:val="0"/>
                  <w:marBottom w:val="0"/>
                  <w:divBdr>
                    <w:top w:val="none" w:sz="0" w:space="0" w:color="auto"/>
                    <w:left w:val="none" w:sz="0" w:space="0" w:color="auto"/>
                    <w:bottom w:val="none" w:sz="0" w:space="0" w:color="auto"/>
                    <w:right w:val="none" w:sz="0" w:space="0" w:color="auto"/>
                  </w:divBdr>
                  <w:divsChild>
                    <w:div w:id="2027751795">
                      <w:marLeft w:val="0"/>
                      <w:marRight w:val="0"/>
                      <w:marTop w:val="0"/>
                      <w:marBottom w:val="0"/>
                      <w:divBdr>
                        <w:top w:val="none" w:sz="0" w:space="0" w:color="auto"/>
                        <w:left w:val="none" w:sz="0" w:space="0" w:color="auto"/>
                        <w:bottom w:val="none" w:sz="0" w:space="0" w:color="auto"/>
                        <w:right w:val="none" w:sz="0" w:space="0" w:color="auto"/>
                      </w:divBdr>
                    </w:div>
                  </w:divsChild>
                </w:div>
                <w:div w:id="2066559817">
                  <w:marLeft w:val="0"/>
                  <w:marRight w:val="0"/>
                  <w:marTop w:val="0"/>
                  <w:marBottom w:val="0"/>
                  <w:divBdr>
                    <w:top w:val="none" w:sz="0" w:space="0" w:color="auto"/>
                    <w:left w:val="none" w:sz="0" w:space="0" w:color="auto"/>
                    <w:bottom w:val="none" w:sz="0" w:space="0" w:color="auto"/>
                    <w:right w:val="none" w:sz="0" w:space="0" w:color="auto"/>
                  </w:divBdr>
                  <w:divsChild>
                    <w:div w:id="2134706487">
                      <w:marLeft w:val="0"/>
                      <w:marRight w:val="0"/>
                      <w:marTop w:val="0"/>
                      <w:marBottom w:val="0"/>
                      <w:divBdr>
                        <w:top w:val="none" w:sz="0" w:space="0" w:color="auto"/>
                        <w:left w:val="none" w:sz="0" w:space="0" w:color="auto"/>
                        <w:bottom w:val="none" w:sz="0" w:space="0" w:color="auto"/>
                        <w:right w:val="none" w:sz="0" w:space="0" w:color="auto"/>
                      </w:divBdr>
                    </w:div>
                  </w:divsChild>
                </w:div>
                <w:div w:id="2083597058">
                  <w:marLeft w:val="0"/>
                  <w:marRight w:val="0"/>
                  <w:marTop w:val="0"/>
                  <w:marBottom w:val="0"/>
                  <w:divBdr>
                    <w:top w:val="none" w:sz="0" w:space="0" w:color="auto"/>
                    <w:left w:val="none" w:sz="0" w:space="0" w:color="auto"/>
                    <w:bottom w:val="none" w:sz="0" w:space="0" w:color="auto"/>
                    <w:right w:val="none" w:sz="0" w:space="0" w:color="auto"/>
                  </w:divBdr>
                  <w:divsChild>
                    <w:div w:id="204015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72918">
      <w:bodyDiv w:val="1"/>
      <w:marLeft w:val="0"/>
      <w:marRight w:val="0"/>
      <w:marTop w:val="0"/>
      <w:marBottom w:val="0"/>
      <w:divBdr>
        <w:top w:val="none" w:sz="0" w:space="0" w:color="auto"/>
        <w:left w:val="none" w:sz="0" w:space="0" w:color="auto"/>
        <w:bottom w:val="none" w:sz="0" w:space="0" w:color="auto"/>
        <w:right w:val="none" w:sz="0" w:space="0" w:color="auto"/>
      </w:divBdr>
      <w:divsChild>
        <w:div w:id="578905290">
          <w:marLeft w:val="0"/>
          <w:marRight w:val="0"/>
          <w:marTop w:val="0"/>
          <w:marBottom w:val="0"/>
          <w:divBdr>
            <w:top w:val="none" w:sz="0" w:space="0" w:color="auto"/>
            <w:left w:val="none" w:sz="0" w:space="0" w:color="auto"/>
            <w:bottom w:val="none" w:sz="0" w:space="0" w:color="auto"/>
            <w:right w:val="none" w:sz="0" w:space="0" w:color="auto"/>
          </w:divBdr>
        </w:div>
      </w:divsChild>
    </w:div>
    <w:div w:id="979192629">
      <w:bodyDiv w:val="1"/>
      <w:marLeft w:val="0"/>
      <w:marRight w:val="0"/>
      <w:marTop w:val="0"/>
      <w:marBottom w:val="0"/>
      <w:divBdr>
        <w:top w:val="none" w:sz="0" w:space="0" w:color="auto"/>
        <w:left w:val="none" w:sz="0" w:space="0" w:color="auto"/>
        <w:bottom w:val="none" w:sz="0" w:space="0" w:color="auto"/>
        <w:right w:val="none" w:sz="0" w:space="0" w:color="auto"/>
      </w:divBdr>
      <w:divsChild>
        <w:div w:id="1730031188">
          <w:marLeft w:val="0"/>
          <w:marRight w:val="0"/>
          <w:marTop w:val="0"/>
          <w:marBottom w:val="0"/>
          <w:divBdr>
            <w:top w:val="none" w:sz="0" w:space="0" w:color="auto"/>
            <w:left w:val="none" w:sz="0" w:space="0" w:color="auto"/>
            <w:bottom w:val="none" w:sz="0" w:space="0" w:color="auto"/>
            <w:right w:val="none" w:sz="0" w:space="0" w:color="auto"/>
          </w:divBdr>
        </w:div>
        <w:div w:id="1921016974">
          <w:marLeft w:val="0"/>
          <w:marRight w:val="0"/>
          <w:marTop w:val="0"/>
          <w:marBottom w:val="0"/>
          <w:divBdr>
            <w:top w:val="none" w:sz="0" w:space="0" w:color="auto"/>
            <w:left w:val="none" w:sz="0" w:space="0" w:color="auto"/>
            <w:bottom w:val="none" w:sz="0" w:space="0" w:color="auto"/>
            <w:right w:val="none" w:sz="0" w:space="0" w:color="auto"/>
          </w:divBdr>
        </w:div>
      </w:divsChild>
    </w:div>
    <w:div w:id="1029257770">
      <w:bodyDiv w:val="1"/>
      <w:marLeft w:val="0"/>
      <w:marRight w:val="0"/>
      <w:marTop w:val="0"/>
      <w:marBottom w:val="0"/>
      <w:divBdr>
        <w:top w:val="none" w:sz="0" w:space="0" w:color="auto"/>
        <w:left w:val="none" w:sz="0" w:space="0" w:color="auto"/>
        <w:bottom w:val="none" w:sz="0" w:space="0" w:color="auto"/>
        <w:right w:val="none" w:sz="0" w:space="0" w:color="auto"/>
      </w:divBdr>
      <w:divsChild>
        <w:div w:id="1896815463">
          <w:marLeft w:val="0"/>
          <w:marRight w:val="0"/>
          <w:marTop w:val="0"/>
          <w:marBottom w:val="0"/>
          <w:divBdr>
            <w:top w:val="none" w:sz="0" w:space="0" w:color="auto"/>
            <w:left w:val="none" w:sz="0" w:space="0" w:color="auto"/>
            <w:bottom w:val="none" w:sz="0" w:space="0" w:color="auto"/>
            <w:right w:val="none" w:sz="0" w:space="0" w:color="auto"/>
          </w:divBdr>
        </w:div>
      </w:divsChild>
    </w:div>
    <w:div w:id="1090659544">
      <w:bodyDiv w:val="1"/>
      <w:marLeft w:val="0"/>
      <w:marRight w:val="0"/>
      <w:marTop w:val="0"/>
      <w:marBottom w:val="0"/>
      <w:divBdr>
        <w:top w:val="none" w:sz="0" w:space="0" w:color="auto"/>
        <w:left w:val="none" w:sz="0" w:space="0" w:color="auto"/>
        <w:bottom w:val="none" w:sz="0" w:space="0" w:color="auto"/>
        <w:right w:val="none" w:sz="0" w:space="0" w:color="auto"/>
      </w:divBdr>
      <w:divsChild>
        <w:div w:id="1890220072">
          <w:marLeft w:val="0"/>
          <w:marRight w:val="0"/>
          <w:marTop w:val="0"/>
          <w:marBottom w:val="0"/>
          <w:divBdr>
            <w:top w:val="none" w:sz="0" w:space="0" w:color="auto"/>
            <w:left w:val="none" w:sz="0" w:space="0" w:color="auto"/>
            <w:bottom w:val="none" w:sz="0" w:space="0" w:color="auto"/>
            <w:right w:val="none" w:sz="0" w:space="0" w:color="auto"/>
          </w:divBdr>
        </w:div>
      </w:divsChild>
    </w:div>
    <w:div w:id="1301037447">
      <w:bodyDiv w:val="1"/>
      <w:marLeft w:val="0"/>
      <w:marRight w:val="0"/>
      <w:marTop w:val="0"/>
      <w:marBottom w:val="0"/>
      <w:divBdr>
        <w:top w:val="none" w:sz="0" w:space="0" w:color="auto"/>
        <w:left w:val="none" w:sz="0" w:space="0" w:color="auto"/>
        <w:bottom w:val="none" w:sz="0" w:space="0" w:color="auto"/>
        <w:right w:val="none" w:sz="0" w:space="0" w:color="auto"/>
      </w:divBdr>
    </w:div>
    <w:div w:id="1361082198">
      <w:bodyDiv w:val="1"/>
      <w:marLeft w:val="0"/>
      <w:marRight w:val="0"/>
      <w:marTop w:val="0"/>
      <w:marBottom w:val="0"/>
      <w:divBdr>
        <w:top w:val="none" w:sz="0" w:space="0" w:color="auto"/>
        <w:left w:val="none" w:sz="0" w:space="0" w:color="auto"/>
        <w:bottom w:val="none" w:sz="0" w:space="0" w:color="auto"/>
        <w:right w:val="none" w:sz="0" w:space="0" w:color="auto"/>
      </w:divBdr>
      <w:divsChild>
        <w:div w:id="221261362">
          <w:marLeft w:val="0"/>
          <w:marRight w:val="0"/>
          <w:marTop w:val="0"/>
          <w:marBottom w:val="0"/>
          <w:divBdr>
            <w:top w:val="none" w:sz="0" w:space="0" w:color="auto"/>
            <w:left w:val="none" w:sz="0" w:space="0" w:color="auto"/>
            <w:bottom w:val="none" w:sz="0" w:space="0" w:color="auto"/>
            <w:right w:val="none" w:sz="0" w:space="0" w:color="auto"/>
          </w:divBdr>
        </w:div>
      </w:divsChild>
    </w:div>
    <w:div w:id="1506824940">
      <w:bodyDiv w:val="1"/>
      <w:marLeft w:val="0"/>
      <w:marRight w:val="0"/>
      <w:marTop w:val="0"/>
      <w:marBottom w:val="0"/>
      <w:divBdr>
        <w:top w:val="none" w:sz="0" w:space="0" w:color="auto"/>
        <w:left w:val="none" w:sz="0" w:space="0" w:color="auto"/>
        <w:bottom w:val="none" w:sz="0" w:space="0" w:color="auto"/>
        <w:right w:val="none" w:sz="0" w:space="0" w:color="auto"/>
      </w:divBdr>
    </w:div>
    <w:div w:id="1541939131">
      <w:bodyDiv w:val="1"/>
      <w:marLeft w:val="0"/>
      <w:marRight w:val="0"/>
      <w:marTop w:val="0"/>
      <w:marBottom w:val="0"/>
      <w:divBdr>
        <w:top w:val="none" w:sz="0" w:space="0" w:color="auto"/>
        <w:left w:val="none" w:sz="0" w:space="0" w:color="auto"/>
        <w:bottom w:val="none" w:sz="0" w:space="0" w:color="auto"/>
        <w:right w:val="none" w:sz="0" w:space="0" w:color="auto"/>
      </w:divBdr>
    </w:div>
    <w:div w:id="1549489072">
      <w:bodyDiv w:val="1"/>
      <w:marLeft w:val="0"/>
      <w:marRight w:val="0"/>
      <w:marTop w:val="0"/>
      <w:marBottom w:val="0"/>
      <w:divBdr>
        <w:top w:val="none" w:sz="0" w:space="0" w:color="auto"/>
        <w:left w:val="none" w:sz="0" w:space="0" w:color="auto"/>
        <w:bottom w:val="none" w:sz="0" w:space="0" w:color="auto"/>
        <w:right w:val="none" w:sz="0" w:space="0" w:color="auto"/>
      </w:divBdr>
      <w:divsChild>
        <w:div w:id="1470514290">
          <w:marLeft w:val="0"/>
          <w:marRight w:val="0"/>
          <w:marTop w:val="0"/>
          <w:marBottom w:val="0"/>
          <w:divBdr>
            <w:top w:val="none" w:sz="0" w:space="0" w:color="auto"/>
            <w:left w:val="none" w:sz="0" w:space="0" w:color="auto"/>
            <w:bottom w:val="none" w:sz="0" w:space="0" w:color="auto"/>
            <w:right w:val="none" w:sz="0" w:space="0" w:color="auto"/>
          </w:divBdr>
        </w:div>
      </w:divsChild>
    </w:div>
    <w:div w:id="1557932456">
      <w:bodyDiv w:val="1"/>
      <w:marLeft w:val="0"/>
      <w:marRight w:val="0"/>
      <w:marTop w:val="0"/>
      <w:marBottom w:val="0"/>
      <w:divBdr>
        <w:top w:val="none" w:sz="0" w:space="0" w:color="auto"/>
        <w:left w:val="none" w:sz="0" w:space="0" w:color="auto"/>
        <w:bottom w:val="none" w:sz="0" w:space="0" w:color="auto"/>
        <w:right w:val="none" w:sz="0" w:space="0" w:color="auto"/>
      </w:divBdr>
    </w:div>
    <w:div w:id="1560432928">
      <w:bodyDiv w:val="1"/>
      <w:marLeft w:val="0"/>
      <w:marRight w:val="0"/>
      <w:marTop w:val="0"/>
      <w:marBottom w:val="0"/>
      <w:divBdr>
        <w:top w:val="none" w:sz="0" w:space="0" w:color="auto"/>
        <w:left w:val="none" w:sz="0" w:space="0" w:color="auto"/>
        <w:bottom w:val="none" w:sz="0" w:space="0" w:color="auto"/>
        <w:right w:val="none" w:sz="0" w:space="0" w:color="auto"/>
      </w:divBdr>
      <w:divsChild>
        <w:div w:id="58292914">
          <w:marLeft w:val="0"/>
          <w:marRight w:val="0"/>
          <w:marTop w:val="0"/>
          <w:marBottom w:val="0"/>
          <w:divBdr>
            <w:top w:val="none" w:sz="0" w:space="0" w:color="auto"/>
            <w:left w:val="none" w:sz="0" w:space="0" w:color="auto"/>
            <w:bottom w:val="none" w:sz="0" w:space="0" w:color="auto"/>
            <w:right w:val="none" w:sz="0" w:space="0" w:color="auto"/>
          </w:divBdr>
          <w:divsChild>
            <w:div w:id="418212815">
              <w:marLeft w:val="0"/>
              <w:marRight w:val="0"/>
              <w:marTop w:val="0"/>
              <w:marBottom w:val="0"/>
              <w:divBdr>
                <w:top w:val="none" w:sz="0" w:space="0" w:color="auto"/>
                <w:left w:val="none" w:sz="0" w:space="0" w:color="auto"/>
                <w:bottom w:val="none" w:sz="0" w:space="0" w:color="auto"/>
                <w:right w:val="none" w:sz="0" w:space="0" w:color="auto"/>
              </w:divBdr>
            </w:div>
          </w:divsChild>
        </w:div>
        <w:div w:id="186220261">
          <w:marLeft w:val="0"/>
          <w:marRight w:val="0"/>
          <w:marTop w:val="0"/>
          <w:marBottom w:val="0"/>
          <w:divBdr>
            <w:top w:val="none" w:sz="0" w:space="0" w:color="auto"/>
            <w:left w:val="none" w:sz="0" w:space="0" w:color="auto"/>
            <w:bottom w:val="none" w:sz="0" w:space="0" w:color="auto"/>
            <w:right w:val="none" w:sz="0" w:space="0" w:color="auto"/>
          </w:divBdr>
          <w:divsChild>
            <w:div w:id="2132049165">
              <w:marLeft w:val="0"/>
              <w:marRight w:val="0"/>
              <w:marTop w:val="0"/>
              <w:marBottom w:val="0"/>
              <w:divBdr>
                <w:top w:val="none" w:sz="0" w:space="0" w:color="auto"/>
                <w:left w:val="none" w:sz="0" w:space="0" w:color="auto"/>
                <w:bottom w:val="none" w:sz="0" w:space="0" w:color="auto"/>
                <w:right w:val="none" w:sz="0" w:space="0" w:color="auto"/>
              </w:divBdr>
            </w:div>
          </w:divsChild>
        </w:div>
        <w:div w:id="248202081">
          <w:marLeft w:val="0"/>
          <w:marRight w:val="0"/>
          <w:marTop w:val="0"/>
          <w:marBottom w:val="0"/>
          <w:divBdr>
            <w:top w:val="none" w:sz="0" w:space="0" w:color="auto"/>
            <w:left w:val="none" w:sz="0" w:space="0" w:color="auto"/>
            <w:bottom w:val="none" w:sz="0" w:space="0" w:color="auto"/>
            <w:right w:val="none" w:sz="0" w:space="0" w:color="auto"/>
          </w:divBdr>
          <w:divsChild>
            <w:div w:id="1709262753">
              <w:marLeft w:val="0"/>
              <w:marRight w:val="0"/>
              <w:marTop w:val="0"/>
              <w:marBottom w:val="0"/>
              <w:divBdr>
                <w:top w:val="none" w:sz="0" w:space="0" w:color="auto"/>
                <w:left w:val="none" w:sz="0" w:space="0" w:color="auto"/>
                <w:bottom w:val="none" w:sz="0" w:space="0" w:color="auto"/>
                <w:right w:val="none" w:sz="0" w:space="0" w:color="auto"/>
              </w:divBdr>
            </w:div>
          </w:divsChild>
        </w:div>
        <w:div w:id="278949719">
          <w:marLeft w:val="0"/>
          <w:marRight w:val="0"/>
          <w:marTop w:val="0"/>
          <w:marBottom w:val="0"/>
          <w:divBdr>
            <w:top w:val="none" w:sz="0" w:space="0" w:color="auto"/>
            <w:left w:val="none" w:sz="0" w:space="0" w:color="auto"/>
            <w:bottom w:val="none" w:sz="0" w:space="0" w:color="auto"/>
            <w:right w:val="none" w:sz="0" w:space="0" w:color="auto"/>
          </w:divBdr>
          <w:divsChild>
            <w:div w:id="799231942">
              <w:marLeft w:val="0"/>
              <w:marRight w:val="0"/>
              <w:marTop w:val="0"/>
              <w:marBottom w:val="0"/>
              <w:divBdr>
                <w:top w:val="none" w:sz="0" w:space="0" w:color="auto"/>
                <w:left w:val="none" w:sz="0" w:space="0" w:color="auto"/>
                <w:bottom w:val="none" w:sz="0" w:space="0" w:color="auto"/>
                <w:right w:val="none" w:sz="0" w:space="0" w:color="auto"/>
              </w:divBdr>
            </w:div>
          </w:divsChild>
        </w:div>
        <w:div w:id="789664043">
          <w:marLeft w:val="0"/>
          <w:marRight w:val="0"/>
          <w:marTop w:val="0"/>
          <w:marBottom w:val="0"/>
          <w:divBdr>
            <w:top w:val="none" w:sz="0" w:space="0" w:color="auto"/>
            <w:left w:val="none" w:sz="0" w:space="0" w:color="auto"/>
            <w:bottom w:val="none" w:sz="0" w:space="0" w:color="auto"/>
            <w:right w:val="none" w:sz="0" w:space="0" w:color="auto"/>
          </w:divBdr>
          <w:divsChild>
            <w:div w:id="2062903915">
              <w:marLeft w:val="0"/>
              <w:marRight w:val="0"/>
              <w:marTop w:val="0"/>
              <w:marBottom w:val="0"/>
              <w:divBdr>
                <w:top w:val="none" w:sz="0" w:space="0" w:color="auto"/>
                <w:left w:val="none" w:sz="0" w:space="0" w:color="auto"/>
                <w:bottom w:val="none" w:sz="0" w:space="0" w:color="auto"/>
                <w:right w:val="none" w:sz="0" w:space="0" w:color="auto"/>
              </w:divBdr>
            </w:div>
          </w:divsChild>
        </w:div>
        <w:div w:id="837816092">
          <w:marLeft w:val="0"/>
          <w:marRight w:val="0"/>
          <w:marTop w:val="0"/>
          <w:marBottom w:val="0"/>
          <w:divBdr>
            <w:top w:val="none" w:sz="0" w:space="0" w:color="auto"/>
            <w:left w:val="none" w:sz="0" w:space="0" w:color="auto"/>
            <w:bottom w:val="none" w:sz="0" w:space="0" w:color="auto"/>
            <w:right w:val="none" w:sz="0" w:space="0" w:color="auto"/>
          </w:divBdr>
          <w:divsChild>
            <w:div w:id="1477533580">
              <w:marLeft w:val="0"/>
              <w:marRight w:val="0"/>
              <w:marTop w:val="0"/>
              <w:marBottom w:val="0"/>
              <w:divBdr>
                <w:top w:val="none" w:sz="0" w:space="0" w:color="auto"/>
                <w:left w:val="none" w:sz="0" w:space="0" w:color="auto"/>
                <w:bottom w:val="none" w:sz="0" w:space="0" w:color="auto"/>
                <w:right w:val="none" w:sz="0" w:space="0" w:color="auto"/>
              </w:divBdr>
            </w:div>
          </w:divsChild>
        </w:div>
        <w:div w:id="889806009">
          <w:marLeft w:val="0"/>
          <w:marRight w:val="0"/>
          <w:marTop w:val="0"/>
          <w:marBottom w:val="0"/>
          <w:divBdr>
            <w:top w:val="none" w:sz="0" w:space="0" w:color="auto"/>
            <w:left w:val="none" w:sz="0" w:space="0" w:color="auto"/>
            <w:bottom w:val="none" w:sz="0" w:space="0" w:color="auto"/>
            <w:right w:val="none" w:sz="0" w:space="0" w:color="auto"/>
          </w:divBdr>
          <w:divsChild>
            <w:div w:id="881870254">
              <w:marLeft w:val="0"/>
              <w:marRight w:val="0"/>
              <w:marTop w:val="0"/>
              <w:marBottom w:val="0"/>
              <w:divBdr>
                <w:top w:val="none" w:sz="0" w:space="0" w:color="auto"/>
                <w:left w:val="none" w:sz="0" w:space="0" w:color="auto"/>
                <w:bottom w:val="none" w:sz="0" w:space="0" w:color="auto"/>
                <w:right w:val="none" w:sz="0" w:space="0" w:color="auto"/>
              </w:divBdr>
            </w:div>
          </w:divsChild>
        </w:div>
        <w:div w:id="1182621446">
          <w:marLeft w:val="0"/>
          <w:marRight w:val="0"/>
          <w:marTop w:val="0"/>
          <w:marBottom w:val="0"/>
          <w:divBdr>
            <w:top w:val="none" w:sz="0" w:space="0" w:color="auto"/>
            <w:left w:val="none" w:sz="0" w:space="0" w:color="auto"/>
            <w:bottom w:val="none" w:sz="0" w:space="0" w:color="auto"/>
            <w:right w:val="none" w:sz="0" w:space="0" w:color="auto"/>
          </w:divBdr>
          <w:divsChild>
            <w:div w:id="778722102">
              <w:marLeft w:val="0"/>
              <w:marRight w:val="0"/>
              <w:marTop w:val="0"/>
              <w:marBottom w:val="0"/>
              <w:divBdr>
                <w:top w:val="none" w:sz="0" w:space="0" w:color="auto"/>
                <w:left w:val="none" w:sz="0" w:space="0" w:color="auto"/>
                <w:bottom w:val="none" w:sz="0" w:space="0" w:color="auto"/>
                <w:right w:val="none" w:sz="0" w:space="0" w:color="auto"/>
              </w:divBdr>
            </w:div>
          </w:divsChild>
        </w:div>
        <w:div w:id="1219245163">
          <w:marLeft w:val="0"/>
          <w:marRight w:val="0"/>
          <w:marTop w:val="0"/>
          <w:marBottom w:val="0"/>
          <w:divBdr>
            <w:top w:val="none" w:sz="0" w:space="0" w:color="auto"/>
            <w:left w:val="none" w:sz="0" w:space="0" w:color="auto"/>
            <w:bottom w:val="none" w:sz="0" w:space="0" w:color="auto"/>
            <w:right w:val="none" w:sz="0" w:space="0" w:color="auto"/>
          </w:divBdr>
          <w:divsChild>
            <w:div w:id="934632690">
              <w:marLeft w:val="0"/>
              <w:marRight w:val="0"/>
              <w:marTop w:val="0"/>
              <w:marBottom w:val="0"/>
              <w:divBdr>
                <w:top w:val="none" w:sz="0" w:space="0" w:color="auto"/>
                <w:left w:val="none" w:sz="0" w:space="0" w:color="auto"/>
                <w:bottom w:val="none" w:sz="0" w:space="0" w:color="auto"/>
                <w:right w:val="none" w:sz="0" w:space="0" w:color="auto"/>
              </w:divBdr>
            </w:div>
          </w:divsChild>
        </w:div>
        <w:div w:id="1292592417">
          <w:marLeft w:val="0"/>
          <w:marRight w:val="0"/>
          <w:marTop w:val="0"/>
          <w:marBottom w:val="0"/>
          <w:divBdr>
            <w:top w:val="none" w:sz="0" w:space="0" w:color="auto"/>
            <w:left w:val="none" w:sz="0" w:space="0" w:color="auto"/>
            <w:bottom w:val="none" w:sz="0" w:space="0" w:color="auto"/>
            <w:right w:val="none" w:sz="0" w:space="0" w:color="auto"/>
          </w:divBdr>
          <w:divsChild>
            <w:div w:id="2141532616">
              <w:marLeft w:val="0"/>
              <w:marRight w:val="0"/>
              <w:marTop w:val="0"/>
              <w:marBottom w:val="0"/>
              <w:divBdr>
                <w:top w:val="none" w:sz="0" w:space="0" w:color="auto"/>
                <w:left w:val="none" w:sz="0" w:space="0" w:color="auto"/>
                <w:bottom w:val="none" w:sz="0" w:space="0" w:color="auto"/>
                <w:right w:val="none" w:sz="0" w:space="0" w:color="auto"/>
              </w:divBdr>
            </w:div>
          </w:divsChild>
        </w:div>
        <w:div w:id="1316691012">
          <w:marLeft w:val="0"/>
          <w:marRight w:val="0"/>
          <w:marTop w:val="0"/>
          <w:marBottom w:val="0"/>
          <w:divBdr>
            <w:top w:val="none" w:sz="0" w:space="0" w:color="auto"/>
            <w:left w:val="none" w:sz="0" w:space="0" w:color="auto"/>
            <w:bottom w:val="none" w:sz="0" w:space="0" w:color="auto"/>
            <w:right w:val="none" w:sz="0" w:space="0" w:color="auto"/>
          </w:divBdr>
          <w:divsChild>
            <w:div w:id="71239989">
              <w:marLeft w:val="0"/>
              <w:marRight w:val="0"/>
              <w:marTop w:val="0"/>
              <w:marBottom w:val="0"/>
              <w:divBdr>
                <w:top w:val="none" w:sz="0" w:space="0" w:color="auto"/>
                <w:left w:val="none" w:sz="0" w:space="0" w:color="auto"/>
                <w:bottom w:val="none" w:sz="0" w:space="0" w:color="auto"/>
                <w:right w:val="none" w:sz="0" w:space="0" w:color="auto"/>
              </w:divBdr>
            </w:div>
          </w:divsChild>
        </w:div>
        <w:div w:id="1477255480">
          <w:marLeft w:val="0"/>
          <w:marRight w:val="0"/>
          <w:marTop w:val="0"/>
          <w:marBottom w:val="0"/>
          <w:divBdr>
            <w:top w:val="none" w:sz="0" w:space="0" w:color="auto"/>
            <w:left w:val="none" w:sz="0" w:space="0" w:color="auto"/>
            <w:bottom w:val="none" w:sz="0" w:space="0" w:color="auto"/>
            <w:right w:val="none" w:sz="0" w:space="0" w:color="auto"/>
          </w:divBdr>
          <w:divsChild>
            <w:div w:id="627051977">
              <w:marLeft w:val="0"/>
              <w:marRight w:val="0"/>
              <w:marTop w:val="0"/>
              <w:marBottom w:val="0"/>
              <w:divBdr>
                <w:top w:val="none" w:sz="0" w:space="0" w:color="auto"/>
                <w:left w:val="none" w:sz="0" w:space="0" w:color="auto"/>
                <w:bottom w:val="none" w:sz="0" w:space="0" w:color="auto"/>
                <w:right w:val="none" w:sz="0" w:space="0" w:color="auto"/>
              </w:divBdr>
            </w:div>
          </w:divsChild>
        </w:div>
        <w:div w:id="1565607898">
          <w:marLeft w:val="0"/>
          <w:marRight w:val="0"/>
          <w:marTop w:val="0"/>
          <w:marBottom w:val="0"/>
          <w:divBdr>
            <w:top w:val="none" w:sz="0" w:space="0" w:color="auto"/>
            <w:left w:val="none" w:sz="0" w:space="0" w:color="auto"/>
            <w:bottom w:val="none" w:sz="0" w:space="0" w:color="auto"/>
            <w:right w:val="none" w:sz="0" w:space="0" w:color="auto"/>
          </w:divBdr>
          <w:divsChild>
            <w:div w:id="260334588">
              <w:marLeft w:val="0"/>
              <w:marRight w:val="0"/>
              <w:marTop w:val="0"/>
              <w:marBottom w:val="0"/>
              <w:divBdr>
                <w:top w:val="none" w:sz="0" w:space="0" w:color="auto"/>
                <w:left w:val="none" w:sz="0" w:space="0" w:color="auto"/>
                <w:bottom w:val="none" w:sz="0" w:space="0" w:color="auto"/>
                <w:right w:val="none" w:sz="0" w:space="0" w:color="auto"/>
              </w:divBdr>
            </w:div>
          </w:divsChild>
        </w:div>
        <w:div w:id="1660579427">
          <w:marLeft w:val="0"/>
          <w:marRight w:val="0"/>
          <w:marTop w:val="0"/>
          <w:marBottom w:val="0"/>
          <w:divBdr>
            <w:top w:val="none" w:sz="0" w:space="0" w:color="auto"/>
            <w:left w:val="none" w:sz="0" w:space="0" w:color="auto"/>
            <w:bottom w:val="none" w:sz="0" w:space="0" w:color="auto"/>
            <w:right w:val="none" w:sz="0" w:space="0" w:color="auto"/>
          </w:divBdr>
          <w:divsChild>
            <w:div w:id="840702647">
              <w:marLeft w:val="0"/>
              <w:marRight w:val="0"/>
              <w:marTop w:val="0"/>
              <w:marBottom w:val="0"/>
              <w:divBdr>
                <w:top w:val="none" w:sz="0" w:space="0" w:color="auto"/>
                <w:left w:val="none" w:sz="0" w:space="0" w:color="auto"/>
                <w:bottom w:val="none" w:sz="0" w:space="0" w:color="auto"/>
                <w:right w:val="none" w:sz="0" w:space="0" w:color="auto"/>
              </w:divBdr>
            </w:div>
          </w:divsChild>
        </w:div>
        <w:div w:id="2069301360">
          <w:marLeft w:val="0"/>
          <w:marRight w:val="0"/>
          <w:marTop w:val="0"/>
          <w:marBottom w:val="0"/>
          <w:divBdr>
            <w:top w:val="none" w:sz="0" w:space="0" w:color="auto"/>
            <w:left w:val="none" w:sz="0" w:space="0" w:color="auto"/>
            <w:bottom w:val="none" w:sz="0" w:space="0" w:color="auto"/>
            <w:right w:val="none" w:sz="0" w:space="0" w:color="auto"/>
          </w:divBdr>
          <w:divsChild>
            <w:div w:id="317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9144">
      <w:bodyDiv w:val="1"/>
      <w:marLeft w:val="0"/>
      <w:marRight w:val="0"/>
      <w:marTop w:val="0"/>
      <w:marBottom w:val="0"/>
      <w:divBdr>
        <w:top w:val="none" w:sz="0" w:space="0" w:color="auto"/>
        <w:left w:val="none" w:sz="0" w:space="0" w:color="auto"/>
        <w:bottom w:val="none" w:sz="0" w:space="0" w:color="auto"/>
        <w:right w:val="none" w:sz="0" w:space="0" w:color="auto"/>
      </w:divBdr>
      <w:divsChild>
        <w:div w:id="23673729">
          <w:marLeft w:val="0"/>
          <w:marRight w:val="0"/>
          <w:marTop w:val="0"/>
          <w:marBottom w:val="0"/>
          <w:divBdr>
            <w:top w:val="none" w:sz="0" w:space="0" w:color="auto"/>
            <w:left w:val="none" w:sz="0" w:space="0" w:color="auto"/>
            <w:bottom w:val="none" w:sz="0" w:space="0" w:color="auto"/>
            <w:right w:val="none" w:sz="0" w:space="0" w:color="auto"/>
          </w:divBdr>
        </w:div>
      </w:divsChild>
    </w:div>
    <w:div w:id="1709716579">
      <w:bodyDiv w:val="1"/>
      <w:marLeft w:val="0"/>
      <w:marRight w:val="0"/>
      <w:marTop w:val="0"/>
      <w:marBottom w:val="0"/>
      <w:divBdr>
        <w:top w:val="none" w:sz="0" w:space="0" w:color="auto"/>
        <w:left w:val="none" w:sz="0" w:space="0" w:color="auto"/>
        <w:bottom w:val="none" w:sz="0" w:space="0" w:color="auto"/>
        <w:right w:val="none" w:sz="0" w:space="0" w:color="auto"/>
      </w:divBdr>
      <w:divsChild>
        <w:div w:id="216014902">
          <w:marLeft w:val="0"/>
          <w:marRight w:val="0"/>
          <w:marTop w:val="0"/>
          <w:marBottom w:val="0"/>
          <w:divBdr>
            <w:top w:val="none" w:sz="0" w:space="0" w:color="auto"/>
            <w:left w:val="none" w:sz="0" w:space="0" w:color="auto"/>
            <w:bottom w:val="none" w:sz="0" w:space="0" w:color="auto"/>
            <w:right w:val="none" w:sz="0" w:space="0" w:color="auto"/>
          </w:divBdr>
          <w:divsChild>
            <w:div w:id="188181589">
              <w:marLeft w:val="0"/>
              <w:marRight w:val="0"/>
              <w:marTop w:val="0"/>
              <w:marBottom w:val="0"/>
              <w:divBdr>
                <w:top w:val="none" w:sz="0" w:space="0" w:color="auto"/>
                <w:left w:val="none" w:sz="0" w:space="0" w:color="auto"/>
                <w:bottom w:val="none" w:sz="0" w:space="0" w:color="auto"/>
                <w:right w:val="none" w:sz="0" w:space="0" w:color="auto"/>
              </w:divBdr>
            </w:div>
          </w:divsChild>
        </w:div>
        <w:div w:id="1569345883">
          <w:marLeft w:val="0"/>
          <w:marRight w:val="0"/>
          <w:marTop w:val="0"/>
          <w:marBottom w:val="0"/>
          <w:divBdr>
            <w:top w:val="none" w:sz="0" w:space="0" w:color="auto"/>
            <w:left w:val="none" w:sz="0" w:space="0" w:color="auto"/>
            <w:bottom w:val="none" w:sz="0" w:space="0" w:color="auto"/>
            <w:right w:val="none" w:sz="0" w:space="0" w:color="auto"/>
          </w:divBdr>
          <w:divsChild>
            <w:div w:id="1661809337">
              <w:marLeft w:val="0"/>
              <w:marRight w:val="0"/>
              <w:marTop w:val="0"/>
              <w:marBottom w:val="0"/>
              <w:divBdr>
                <w:top w:val="none" w:sz="0" w:space="0" w:color="auto"/>
                <w:left w:val="none" w:sz="0" w:space="0" w:color="auto"/>
                <w:bottom w:val="none" w:sz="0" w:space="0" w:color="auto"/>
                <w:right w:val="none" w:sz="0" w:space="0" w:color="auto"/>
              </w:divBdr>
            </w:div>
            <w:div w:id="1850024514">
              <w:marLeft w:val="0"/>
              <w:marRight w:val="0"/>
              <w:marTop w:val="0"/>
              <w:marBottom w:val="0"/>
              <w:divBdr>
                <w:top w:val="none" w:sz="0" w:space="0" w:color="auto"/>
                <w:left w:val="none" w:sz="0" w:space="0" w:color="auto"/>
                <w:bottom w:val="none" w:sz="0" w:space="0" w:color="auto"/>
                <w:right w:val="none" w:sz="0" w:space="0" w:color="auto"/>
              </w:divBdr>
            </w:div>
            <w:div w:id="1935044709">
              <w:marLeft w:val="0"/>
              <w:marRight w:val="0"/>
              <w:marTop w:val="0"/>
              <w:marBottom w:val="0"/>
              <w:divBdr>
                <w:top w:val="none" w:sz="0" w:space="0" w:color="auto"/>
                <w:left w:val="none" w:sz="0" w:space="0" w:color="auto"/>
                <w:bottom w:val="none" w:sz="0" w:space="0" w:color="auto"/>
                <w:right w:val="none" w:sz="0" w:space="0" w:color="auto"/>
              </w:divBdr>
            </w:div>
            <w:div w:id="2048412292">
              <w:marLeft w:val="0"/>
              <w:marRight w:val="0"/>
              <w:marTop w:val="0"/>
              <w:marBottom w:val="0"/>
              <w:divBdr>
                <w:top w:val="none" w:sz="0" w:space="0" w:color="auto"/>
                <w:left w:val="none" w:sz="0" w:space="0" w:color="auto"/>
                <w:bottom w:val="none" w:sz="0" w:space="0" w:color="auto"/>
                <w:right w:val="none" w:sz="0" w:space="0" w:color="auto"/>
              </w:divBdr>
            </w:div>
            <w:div w:id="21252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89149">
      <w:bodyDiv w:val="1"/>
      <w:marLeft w:val="0"/>
      <w:marRight w:val="0"/>
      <w:marTop w:val="0"/>
      <w:marBottom w:val="0"/>
      <w:divBdr>
        <w:top w:val="none" w:sz="0" w:space="0" w:color="auto"/>
        <w:left w:val="none" w:sz="0" w:space="0" w:color="auto"/>
        <w:bottom w:val="none" w:sz="0" w:space="0" w:color="auto"/>
        <w:right w:val="none" w:sz="0" w:space="0" w:color="auto"/>
      </w:divBdr>
    </w:div>
    <w:div w:id="1731150545">
      <w:bodyDiv w:val="1"/>
      <w:marLeft w:val="0"/>
      <w:marRight w:val="0"/>
      <w:marTop w:val="0"/>
      <w:marBottom w:val="0"/>
      <w:divBdr>
        <w:top w:val="none" w:sz="0" w:space="0" w:color="auto"/>
        <w:left w:val="none" w:sz="0" w:space="0" w:color="auto"/>
        <w:bottom w:val="none" w:sz="0" w:space="0" w:color="auto"/>
        <w:right w:val="none" w:sz="0" w:space="0" w:color="auto"/>
      </w:divBdr>
    </w:div>
    <w:div w:id="1750348497">
      <w:bodyDiv w:val="1"/>
      <w:marLeft w:val="0"/>
      <w:marRight w:val="0"/>
      <w:marTop w:val="0"/>
      <w:marBottom w:val="0"/>
      <w:divBdr>
        <w:top w:val="none" w:sz="0" w:space="0" w:color="auto"/>
        <w:left w:val="none" w:sz="0" w:space="0" w:color="auto"/>
        <w:bottom w:val="none" w:sz="0" w:space="0" w:color="auto"/>
        <w:right w:val="none" w:sz="0" w:space="0" w:color="auto"/>
      </w:divBdr>
    </w:div>
    <w:div w:id="1809127430">
      <w:bodyDiv w:val="1"/>
      <w:marLeft w:val="0"/>
      <w:marRight w:val="0"/>
      <w:marTop w:val="0"/>
      <w:marBottom w:val="0"/>
      <w:divBdr>
        <w:top w:val="none" w:sz="0" w:space="0" w:color="auto"/>
        <w:left w:val="none" w:sz="0" w:space="0" w:color="auto"/>
        <w:bottom w:val="none" w:sz="0" w:space="0" w:color="auto"/>
        <w:right w:val="none" w:sz="0" w:space="0" w:color="auto"/>
      </w:divBdr>
      <w:divsChild>
        <w:div w:id="826093427">
          <w:marLeft w:val="0"/>
          <w:marRight w:val="0"/>
          <w:marTop w:val="0"/>
          <w:marBottom w:val="0"/>
          <w:divBdr>
            <w:top w:val="none" w:sz="0" w:space="0" w:color="auto"/>
            <w:left w:val="none" w:sz="0" w:space="0" w:color="auto"/>
            <w:bottom w:val="none" w:sz="0" w:space="0" w:color="auto"/>
            <w:right w:val="none" w:sz="0" w:space="0" w:color="auto"/>
          </w:divBdr>
        </w:div>
      </w:divsChild>
    </w:div>
    <w:div w:id="1853909678">
      <w:bodyDiv w:val="1"/>
      <w:marLeft w:val="0"/>
      <w:marRight w:val="0"/>
      <w:marTop w:val="0"/>
      <w:marBottom w:val="0"/>
      <w:divBdr>
        <w:top w:val="none" w:sz="0" w:space="0" w:color="auto"/>
        <w:left w:val="none" w:sz="0" w:space="0" w:color="auto"/>
        <w:bottom w:val="none" w:sz="0" w:space="0" w:color="auto"/>
        <w:right w:val="none" w:sz="0" w:space="0" w:color="auto"/>
      </w:divBdr>
    </w:div>
    <w:div w:id="1879120803">
      <w:bodyDiv w:val="1"/>
      <w:marLeft w:val="0"/>
      <w:marRight w:val="0"/>
      <w:marTop w:val="0"/>
      <w:marBottom w:val="0"/>
      <w:divBdr>
        <w:top w:val="none" w:sz="0" w:space="0" w:color="auto"/>
        <w:left w:val="none" w:sz="0" w:space="0" w:color="auto"/>
        <w:bottom w:val="none" w:sz="0" w:space="0" w:color="auto"/>
        <w:right w:val="none" w:sz="0" w:space="0" w:color="auto"/>
      </w:divBdr>
      <w:divsChild>
        <w:div w:id="239488433">
          <w:marLeft w:val="0"/>
          <w:marRight w:val="0"/>
          <w:marTop w:val="0"/>
          <w:marBottom w:val="0"/>
          <w:divBdr>
            <w:top w:val="none" w:sz="0" w:space="0" w:color="auto"/>
            <w:left w:val="none" w:sz="0" w:space="0" w:color="auto"/>
            <w:bottom w:val="none" w:sz="0" w:space="0" w:color="auto"/>
            <w:right w:val="none" w:sz="0" w:space="0" w:color="auto"/>
          </w:divBdr>
          <w:divsChild>
            <w:div w:id="2115710786">
              <w:marLeft w:val="0"/>
              <w:marRight w:val="0"/>
              <w:marTop w:val="0"/>
              <w:marBottom w:val="0"/>
              <w:divBdr>
                <w:top w:val="none" w:sz="0" w:space="0" w:color="auto"/>
                <w:left w:val="none" w:sz="0" w:space="0" w:color="auto"/>
                <w:bottom w:val="none" w:sz="0" w:space="0" w:color="auto"/>
                <w:right w:val="none" w:sz="0" w:space="0" w:color="auto"/>
              </w:divBdr>
            </w:div>
          </w:divsChild>
        </w:div>
        <w:div w:id="640037541">
          <w:marLeft w:val="0"/>
          <w:marRight w:val="0"/>
          <w:marTop w:val="0"/>
          <w:marBottom w:val="0"/>
          <w:divBdr>
            <w:top w:val="none" w:sz="0" w:space="0" w:color="auto"/>
            <w:left w:val="none" w:sz="0" w:space="0" w:color="auto"/>
            <w:bottom w:val="none" w:sz="0" w:space="0" w:color="auto"/>
            <w:right w:val="none" w:sz="0" w:space="0" w:color="auto"/>
          </w:divBdr>
          <w:divsChild>
            <w:div w:id="1966303604">
              <w:marLeft w:val="0"/>
              <w:marRight w:val="0"/>
              <w:marTop w:val="30"/>
              <w:marBottom w:val="30"/>
              <w:divBdr>
                <w:top w:val="none" w:sz="0" w:space="0" w:color="auto"/>
                <w:left w:val="none" w:sz="0" w:space="0" w:color="auto"/>
                <w:bottom w:val="none" w:sz="0" w:space="0" w:color="auto"/>
                <w:right w:val="none" w:sz="0" w:space="0" w:color="auto"/>
              </w:divBdr>
              <w:divsChild>
                <w:div w:id="119688556">
                  <w:marLeft w:val="0"/>
                  <w:marRight w:val="0"/>
                  <w:marTop w:val="0"/>
                  <w:marBottom w:val="0"/>
                  <w:divBdr>
                    <w:top w:val="none" w:sz="0" w:space="0" w:color="auto"/>
                    <w:left w:val="none" w:sz="0" w:space="0" w:color="auto"/>
                    <w:bottom w:val="none" w:sz="0" w:space="0" w:color="auto"/>
                    <w:right w:val="none" w:sz="0" w:space="0" w:color="auto"/>
                  </w:divBdr>
                  <w:divsChild>
                    <w:div w:id="1507358852">
                      <w:marLeft w:val="0"/>
                      <w:marRight w:val="0"/>
                      <w:marTop w:val="0"/>
                      <w:marBottom w:val="0"/>
                      <w:divBdr>
                        <w:top w:val="none" w:sz="0" w:space="0" w:color="auto"/>
                        <w:left w:val="none" w:sz="0" w:space="0" w:color="auto"/>
                        <w:bottom w:val="none" w:sz="0" w:space="0" w:color="auto"/>
                        <w:right w:val="none" w:sz="0" w:space="0" w:color="auto"/>
                      </w:divBdr>
                    </w:div>
                  </w:divsChild>
                </w:div>
                <w:div w:id="246773824">
                  <w:marLeft w:val="0"/>
                  <w:marRight w:val="0"/>
                  <w:marTop w:val="0"/>
                  <w:marBottom w:val="0"/>
                  <w:divBdr>
                    <w:top w:val="none" w:sz="0" w:space="0" w:color="auto"/>
                    <w:left w:val="none" w:sz="0" w:space="0" w:color="auto"/>
                    <w:bottom w:val="none" w:sz="0" w:space="0" w:color="auto"/>
                    <w:right w:val="none" w:sz="0" w:space="0" w:color="auto"/>
                  </w:divBdr>
                  <w:divsChild>
                    <w:div w:id="1286160145">
                      <w:marLeft w:val="0"/>
                      <w:marRight w:val="0"/>
                      <w:marTop w:val="0"/>
                      <w:marBottom w:val="0"/>
                      <w:divBdr>
                        <w:top w:val="none" w:sz="0" w:space="0" w:color="auto"/>
                        <w:left w:val="none" w:sz="0" w:space="0" w:color="auto"/>
                        <w:bottom w:val="none" w:sz="0" w:space="0" w:color="auto"/>
                        <w:right w:val="none" w:sz="0" w:space="0" w:color="auto"/>
                      </w:divBdr>
                    </w:div>
                  </w:divsChild>
                </w:div>
                <w:div w:id="282687288">
                  <w:marLeft w:val="0"/>
                  <w:marRight w:val="0"/>
                  <w:marTop w:val="0"/>
                  <w:marBottom w:val="0"/>
                  <w:divBdr>
                    <w:top w:val="none" w:sz="0" w:space="0" w:color="auto"/>
                    <w:left w:val="none" w:sz="0" w:space="0" w:color="auto"/>
                    <w:bottom w:val="none" w:sz="0" w:space="0" w:color="auto"/>
                    <w:right w:val="none" w:sz="0" w:space="0" w:color="auto"/>
                  </w:divBdr>
                  <w:divsChild>
                    <w:div w:id="1648976062">
                      <w:marLeft w:val="0"/>
                      <w:marRight w:val="0"/>
                      <w:marTop w:val="0"/>
                      <w:marBottom w:val="0"/>
                      <w:divBdr>
                        <w:top w:val="none" w:sz="0" w:space="0" w:color="auto"/>
                        <w:left w:val="none" w:sz="0" w:space="0" w:color="auto"/>
                        <w:bottom w:val="none" w:sz="0" w:space="0" w:color="auto"/>
                        <w:right w:val="none" w:sz="0" w:space="0" w:color="auto"/>
                      </w:divBdr>
                    </w:div>
                  </w:divsChild>
                </w:div>
                <w:div w:id="597254475">
                  <w:marLeft w:val="0"/>
                  <w:marRight w:val="0"/>
                  <w:marTop w:val="0"/>
                  <w:marBottom w:val="0"/>
                  <w:divBdr>
                    <w:top w:val="none" w:sz="0" w:space="0" w:color="auto"/>
                    <w:left w:val="none" w:sz="0" w:space="0" w:color="auto"/>
                    <w:bottom w:val="none" w:sz="0" w:space="0" w:color="auto"/>
                    <w:right w:val="none" w:sz="0" w:space="0" w:color="auto"/>
                  </w:divBdr>
                  <w:divsChild>
                    <w:div w:id="1429615567">
                      <w:marLeft w:val="0"/>
                      <w:marRight w:val="0"/>
                      <w:marTop w:val="0"/>
                      <w:marBottom w:val="0"/>
                      <w:divBdr>
                        <w:top w:val="none" w:sz="0" w:space="0" w:color="auto"/>
                        <w:left w:val="none" w:sz="0" w:space="0" w:color="auto"/>
                        <w:bottom w:val="none" w:sz="0" w:space="0" w:color="auto"/>
                        <w:right w:val="none" w:sz="0" w:space="0" w:color="auto"/>
                      </w:divBdr>
                    </w:div>
                  </w:divsChild>
                </w:div>
                <w:div w:id="1033917298">
                  <w:marLeft w:val="0"/>
                  <w:marRight w:val="0"/>
                  <w:marTop w:val="0"/>
                  <w:marBottom w:val="0"/>
                  <w:divBdr>
                    <w:top w:val="none" w:sz="0" w:space="0" w:color="auto"/>
                    <w:left w:val="none" w:sz="0" w:space="0" w:color="auto"/>
                    <w:bottom w:val="none" w:sz="0" w:space="0" w:color="auto"/>
                    <w:right w:val="none" w:sz="0" w:space="0" w:color="auto"/>
                  </w:divBdr>
                  <w:divsChild>
                    <w:div w:id="1030498799">
                      <w:marLeft w:val="0"/>
                      <w:marRight w:val="0"/>
                      <w:marTop w:val="0"/>
                      <w:marBottom w:val="0"/>
                      <w:divBdr>
                        <w:top w:val="none" w:sz="0" w:space="0" w:color="auto"/>
                        <w:left w:val="none" w:sz="0" w:space="0" w:color="auto"/>
                        <w:bottom w:val="none" w:sz="0" w:space="0" w:color="auto"/>
                        <w:right w:val="none" w:sz="0" w:space="0" w:color="auto"/>
                      </w:divBdr>
                    </w:div>
                  </w:divsChild>
                </w:div>
                <w:div w:id="1076975922">
                  <w:marLeft w:val="0"/>
                  <w:marRight w:val="0"/>
                  <w:marTop w:val="0"/>
                  <w:marBottom w:val="0"/>
                  <w:divBdr>
                    <w:top w:val="none" w:sz="0" w:space="0" w:color="auto"/>
                    <w:left w:val="none" w:sz="0" w:space="0" w:color="auto"/>
                    <w:bottom w:val="none" w:sz="0" w:space="0" w:color="auto"/>
                    <w:right w:val="none" w:sz="0" w:space="0" w:color="auto"/>
                  </w:divBdr>
                  <w:divsChild>
                    <w:div w:id="778184034">
                      <w:marLeft w:val="0"/>
                      <w:marRight w:val="0"/>
                      <w:marTop w:val="0"/>
                      <w:marBottom w:val="0"/>
                      <w:divBdr>
                        <w:top w:val="none" w:sz="0" w:space="0" w:color="auto"/>
                        <w:left w:val="none" w:sz="0" w:space="0" w:color="auto"/>
                        <w:bottom w:val="none" w:sz="0" w:space="0" w:color="auto"/>
                        <w:right w:val="none" w:sz="0" w:space="0" w:color="auto"/>
                      </w:divBdr>
                    </w:div>
                  </w:divsChild>
                </w:div>
                <w:div w:id="1114791609">
                  <w:marLeft w:val="0"/>
                  <w:marRight w:val="0"/>
                  <w:marTop w:val="0"/>
                  <w:marBottom w:val="0"/>
                  <w:divBdr>
                    <w:top w:val="none" w:sz="0" w:space="0" w:color="auto"/>
                    <w:left w:val="none" w:sz="0" w:space="0" w:color="auto"/>
                    <w:bottom w:val="none" w:sz="0" w:space="0" w:color="auto"/>
                    <w:right w:val="none" w:sz="0" w:space="0" w:color="auto"/>
                  </w:divBdr>
                  <w:divsChild>
                    <w:div w:id="2000038853">
                      <w:marLeft w:val="0"/>
                      <w:marRight w:val="0"/>
                      <w:marTop w:val="0"/>
                      <w:marBottom w:val="0"/>
                      <w:divBdr>
                        <w:top w:val="none" w:sz="0" w:space="0" w:color="auto"/>
                        <w:left w:val="none" w:sz="0" w:space="0" w:color="auto"/>
                        <w:bottom w:val="none" w:sz="0" w:space="0" w:color="auto"/>
                        <w:right w:val="none" w:sz="0" w:space="0" w:color="auto"/>
                      </w:divBdr>
                    </w:div>
                  </w:divsChild>
                </w:div>
                <w:div w:id="1276904137">
                  <w:marLeft w:val="0"/>
                  <w:marRight w:val="0"/>
                  <w:marTop w:val="0"/>
                  <w:marBottom w:val="0"/>
                  <w:divBdr>
                    <w:top w:val="none" w:sz="0" w:space="0" w:color="auto"/>
                    <w:left w:val="none" w:sz="0" w:space="0" w:color="auto"/>
                    <w:bottom w:val="none" w:sz="0" w:space="0" w:color="auto"/>
                    <w:right w:val="none" w:sz="0" w:space="0" w:color="auto"/>
                  </w:divBdr>
                  <w:divsChild>
                    <w:div w:id="1565749471">
                      <w:marLeft w:val="0"/>
                      <w:marRight w:val="0"/>
                      <w:marTop w:val="0"/>
                      <w:marBottom w:val="0"/>
                      <w:divBdr>
                        <w:top w:val="none" w:sz="0" w:space="0" w:color="auto"/>
                        <w:left w:val="none" w:sz="0" w:space="0" w:color="auto"/>
                        <w:bottom w:val="none" w:sz="0" w:space="0" w:color="auto"/>
                        <w:right w:val="none" w:sz="0" w:space="0" w:color="auto"/>
                      </w:divBdr>
                    </w:div>
                  </w:divsChild>
                </w:div>
                <w:div w:id="1311521776">
                  <w:marLeft w:val="0"/>
                  <w:marRight w:val="0"/>
                  <w:marTop w:val="0"/>
                  <w:marBottom w:val="0"/>
                  <w:divBdr>
                    <w:top w:val="none" w:sz="0" w:space="0" w:color="auto"/>
                    <w:left w:val="none" w:sz="0" w:space="0" w:color="auto"/>
                    <w:bottom w:val="none" w:sz="0" w:space="0" w:color="auto"/>
                    <w:right w:val="none" w:sz="0" w:space="0" w:color="auto"/>
                  </w:divBdr>
                  <w:divsChild>
                    <w:div w:id="1297376522">
                      <w:marLeft w:val="0"/>
                      <w:marRight w:val="0"/>
                      <w:marTop w:val="0"/>
                      <w:marBottom w:val="0"/>
                      <w:divBdr>
                        <w:top w:val="none" w:sz="0" w:space="0" w:color="auto"/>
                        <w:left w:val="none" w:sz="0" w:space="0" w:color="auto"/>
                        <w:bottom w:val="none" w:sz="0" w:space="0" w:color="auto"/>
                        <w:right w:val="none" w:sz="0" w:space="0" w:color="auto"/>
                      </w:divBdr>
                    </w:div>
                  </w:divsChild>
                </w:div>
                <w:div w:id="1368022181">
                  <w:marLeft w:val="0"/>
                  <w:marRight w:val="0"/>
                  <w:marTop w:val="0"/>
                  <w:marBottom w:val="0"/>
                  <w:divBdr>
                    <w:top w:val="none" w:sz="0" w:space="0" w:color="auto"/>
                    <w:left w:val="none" w:sz="0" w:space="0" w:color="auto"/>
                    <w:bottom w:val="none" w:sz="0" w:space="0" w:color="auto"/>
                    <w:right w:val="none" w:sz="0" w:space="0" w:color="auto"/>
                  </w:divBdr>
                  <w:divsChild>
                    <w:div w:id="1405182321">
                      <w:marLeft w:val="0"/>
                      <w:marRight w:val="0"/>
                      <w:marTop w:val="0"/>
                      <w:marBottom w:val="0"/>
                      <w:divBdr>
                        <w:top w:val="none" w:sz="0" w:space="0" w:color="auto"/>
                        <w:left w:val="none" w:sz="0" w:space="0" w:color="auto"/>
                        <w:bottom w:val="none" w:sz="0" w:space="0" w:color="auto"/>
                        <w:right w:val="none" w:sz="0" w:space="0" w:color="auto"/>
                      </w:divBdr>
                    </w:div>
                  </w:divsChild>
                </w:div>
                <w:div w:id="1373310392">
                  <w:marLeft w:val="0"/>
                  <w:marRight w:val="0"/>
                  <w:marTop w:val="0"/>
                  <w:marBottom w:val="0"/>
                  <w:divBdr>
                    <w:top w:val="none" w:sz="0" w:space="0" w:color="auto"/>
                    <w:left w:val="none" w:sz="0" w:space="0" w:color="auto"/>
                    <w:bottom w:val="none" w:sz="0" w:space="0" w:color="auto"/>
                    <w:right w:val="none" w:sz="0" w:space="0" w:color="auto"/>
                  </w:divBdr>
                  <w:divsChild>
                    <w:div w:id="803695739">
                      <w:marLeft w:val="0"/>
                      <w:marRight w:val="0"/>
                      <w:marTop w:val="0"/>
                      <w:marBottom w:val="0"/>
                      <w:divBdr>
                        <w:top w:val="none" w:sz="0" w:space="0" w:color="auto"/>
                        <w:left w:val="none" w:sz="0" w:space="0" w:color="auto"/>
                        <w:bottom w:val="none" w:sz="0" w:space="0" w:color="auto"/>
                        <w:right w:val="none" w:sz="0" w:space="0" w:color="auto"/>
                      </w:divBdr>
                    </w:div>
                  </w:divsChild>
                </w:div>
                <w:div w:id="1422070696">
                  <w:marLeft w:val="0"/>
                  <w:marRight w:val="0"/>
                  <w:marTop w:val="0"/>
                  <w:marBottom w:val="0"/>
                  <w:divBdr>
                    <w:top w:val="none" w:sz="0" w:space="0" w:color="auto"/>
                    <w:left w:val="none" w:sz="0" w:space="0" w:color="auto"/>
                    <w:bottom w:val="none" w:sz="0" w:space="0" w:color="auto"/>
                    <w:right w:val="none" w:sz="0" w:space="0" w:color="auto"/>
                  </w:divBdr>
                  <w:divsChild>
                    <w:div w:id="371422098">
                      <w:marLeft w:val="0"/>
                      <w:marRight w:val="0"/>
                      <w:marTop w:val="0"/>
                      <w:marBottom w:val="0"/>
                      <w:divBdr>
                        <w:top w:val="none" w:sz="0" w:space="0" w:color="auto"/>
                        <w:left w:val="none" w:sz="0" w:space="0" w:color="auto"/>
                        <w:bottom w:val="none" w:sz="0" w:space="0" w:color="auto"/>
                        <w:right w:val="none" w:sz="0" w:space="0" w:color="auto"/>
                      </w:divBdr>
                    </w:div>
                  </w:divsChild>
                </w:div>
                <w:div w:id="1575624690">
                  <w:marLeft w:val="0"/>
                  <w:marRight w:val="0"/>
                  <w:marTop w:val="0"/>
                  <w:marBottom w:val="0"/>
                  <w:divBdr>
                    <w:top w:val="none" w:sz="0" w:space="0" w:color="auto"/>
                    <w:left w:val="none" w:sz="0" w:space="0" w:color="auto"/>
                    <w:bottom w:val="none" w:sz="0" w:space="0" w:color="auto"/>
                    <w:right w:val="none" w:sz="0" w:space="0" w:color="auto"/>
                  </w:divBdr>
                  <w:divsChild>
                    <w:div w:id="1981033110">
                      <w:marLeft w:val="0"/>
                      <w:marRight w:val="0"/>
                      <w:marTop w:val="0"/>
                      <w:marBottom w:val="0"/>
                      <w:divBdr>
                        <w:top w:val="none" w:sz="0" w:space="0" w:color="auto"/>
                        <w:left w:val="none" w:sz="0" w:space="0" w:color="auto"/>
                        <w:bottom w:val="none" w:sz="0" w:space="0" w:color="auto"/>
                        <w:right w:val="none" w:sz="0" w:space="0" w:color="auto"/>
                      </w:divBdr>
                    </w:div>
                  </w:divsChild>
                </w:div>
                <w:div w:id="1778332481">
                  <w:marLeft w:val="0"/>
                  <w:marRight w:val="0"/>
                  <w:marTop w:val="0"/>
                  <w:marBottom w:val="0"/>
                  <w:divBdr>
                    <w:top w:val="none" w:sz="0" w:space="0" w:color="auto"/>
                    <w:left w:val="none" w:sz="0" w:space="0" w:color="auto"/>
                    <w:bottom w:val="none" w:sz="0" w:space="0" w:color="auto"/>
                    <w:right w:val="none" w:sz="0" w:space="0" w:color="auto"/>
                  </w:divBdr>
                  <w:divsChild>
                    <w:div w:id="43482527">
                      <w:marLeft w:val="0"/>
                      <w:marRight w:val="0"/>
                      <w:marTop w:val="0"/>
                      <w:marBottom w:val="0"/>
                      <w:divBdr>
                        <w:top w:val="none" w:sz="0" w:space="0" w:color="auto"/>
                        <w:left w:val="none" w:sz="0" w:space="0" w:color="auto"/>
                        <w:bottom w:val="none" w:sz="0" w:space="0" w:color="auto"/>
                        <w:right w:val="none" w:sz="0" w:space="0" w:color="auto"/>
                      </w:divBdr>
                    </w:div>
                  </w:divsChild>
                </w:div>
                <w:div w:id="1914117448">
                  <w:marLeft w:val="0"/>
                  <w:marRight w:val="0"/>
                  <w:marTop w:val="0"/>
                  <w:marBottom w:val="0"/>
                  <w:divBdr>
                    <w:top w:val="none" w:sz="0" w:space="0" w:color="auto"/>
                    <w:left w:val="none" w:sz="0" w:space="0" w:color="auto"/>
                    <w:bottom w:val="none" w:sz="0" w:space="0" w:color="auto"/>
                    <w:right w:val="none" w:sz="0" w:space="0" w:color="auto"/>
                  </w:divBdr>
                  <w:divsChild>
                    <w:div w:id="62450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940305">
      <w:bodyDiv w:val="1"/>
      <w:marLeft w:val="0"/>
      <w:marRight w:val="0"/>
      <w:marTop w:val="0"/>
      <w:marBottom w:val="0"/>
      <w:divBdr>
        <w:top w:val="none" w:sz="0" w:space="0" w:color="auto"/>
        <w:left w:val="none" w:sz="0" w:space="0" w:color="auto"/>
        <w:bottom w:val="none" w:sz="0" w:space="0" w:color="auto"/>
        <w:right w:val="none" w:sz="0" w:space="0" w:color="auto"/>
      </w:divBdr>
    </w:div>
    <w:div w:id="1912620179">
      <w:bodyDiv w:val="1"/>
      <w:marLeft w:val="0"/>
      <w:marRight w:val="0"/>
      <w:marTop w:val="0"/>
      <w:marBottom w:val="0"/>
      <w:divBdr>
        <w:top w:val="none" w:sz="0" w:space="0" w:color="auto"/>
        <w:left w:val="none" w:sz="0" w:space="0" w:color="auto"/>
        <w:bottom w:val="none" w:sz="0" w:space="0" w:color="auto"/>
        <w:right w:val="none" w:sz="0" w:space="0" w:color="auto"/>
      </w:divBdr>
      <w:divsChild>
        <w:div w:id="1434326641">
          <w:marLeft w:val="0"/>
          <w:marRight w:val="0"/>
          <w:marTop w:val="0"/>
          <w:marBottom w:val="0"/>
          <w:divBdr>
            <w:top w:val="none" w:sz="0" w:space="0" w:color="auto"/>
            <w:left w:val="none" w:sz="0" w:space="0" w:color="auto"/>
            <w:bottom w:val="none" w:sz="0" w:space="0" w:color="auto"/>
            <w:right w:val="none" w:sz="0" w:space="0" w:color="auto"/>
          </w:divBdr>
        </w:div>
      </w:divsChild>
    </w:div>
    <w:div w:id="1913080457">
      <w:bodyDiv w:val="1"/>
      <w:marLeft w:val="0"/>
      <w:marRight w:val="0"/>
      <w:marTop w:val="0"/>
      <w:marBottom w:val="0"/>
      <w:divBdr>
        <w:top w:val="none" w:sz="0" w:space="0" w:color="auto"/>
        <w:left w:val="none" w:sz="0" w:space="0" w:color="auto"/>
        <w:bottom w:val="none" w:sz="0" w:space="0" w:color="auto"/>
        <w:right w:val="none" w:sz="0" w:space="0" w:color="auto"/>
      </w:divBdr>
    </w:div>
    <w:div w:id="2040624001">
      <w:bodyDiv w:val="1"/>
      <w:marLeft w:val="0"/>
      <w:marRight w:val="0"/>
      <w:marTop w:val="0"/>
      <w:marBottom w:val="0"/>
      <w:divBdr>
        <w:top w:val="none" w:sz="0" w:space="0" w:color="auto"/>
        <w:left w:val="none" w:sz="0" w:space="0" w:color="auto"/>
        <w:bottom w:val="none" w:sz="0" w:space="0" w:color="auto"/>
        <w:right w:val="none" w:sz="0" w:space="0" w:color="auto"/>
      </w:divBdr>
    </w:div>
    <w:div w:id="2076076945">
      <w:bodyDiv w:val="1"/>
      <w:marLeft w:val="0"/>
      <w:marRight w:val="0"/>
      <w:marTop w:val="0"/>
      <w:marBottom w:val="0"/>
      <w:divBdr>
        <w:top w:val="none" w:sz="0" w:space="0" w:color="auto"/>
        <w:left w:val="none" w:sz="0" w:space="0" w:color="auto"/>
        <w:bottom w:val="none" w:sz="0" w:space="0" w:color="auto"/>
        <w:right w:val="none" w:sz="0" w:space="0" w:color="auto"/>
      </w:divBdr>
    </w:div>
    <w:div w:id="2099061040">
      <w:bodyDiv w:val="1"/>
      <w:marLeft w:val="0"/>
      <w:marRight w:val="0"/>
      <w:marTop w:val="0"/>
      <w:marBottom w:val="0"/>
      <w:divBdr>
        <w:top w:val="none" w:sz="0" w:space="0" w:color="auto"/>
        <w:left w:val="none" w:sz="0" w:space="0" w:color="auto"/>
        <w:bottom w:val="none" w:sz="0" w:space="0" w:color="auto"/>
        <w:right w:val="none" w:sz="0" w:space="0" w:color="auto"/>
      </w:divBdr>
      <w:divsChild>
        <w:div w:id="1659268497">
          <w:marLeft w:val="0"/>
          <w:marRight w:val="0"/>
          <w:marTop w:val="0"/>
          <w:marBottom w:val="0"/>
          <w:divBdr>
            <w:top w:val="none" w:sz="0" w:space="0" w:color="auto"/>
            <w:left w:val="none" w:sz="0" w:space="0" w:color="auto"/>
            <w:bottom w:val="none" w:sz="0" w:space="0" w:color="auto"/>
            <w:right w:val="none" w:sz="0" w:space="0" w:color="auto"/>
          </w:divBdr>
        </w:div>
      </w:divsChild>
    </w:div>
    <w:div w:id="2145266356">
      <w:bodyDiv w:val="1"/>
      <w:marLeft w:val="0"/>
      <w:marRight w:val="0"/>
      <w:marTop w:val="0"/>
      <w:marBottom w:val="0"/>
      <w:divBdr>
        <w:top w:val="none" w:sz="0" w:space="0" w:color="auto"/>
        <w:left w:val="none" w:sz="0" w:space="0" w:color="auto"/>
        <w:bottom w:val="none" w:sz="0" w:space="0" w:color="auto"/>
        <w:right w:val="none" w:sz="0" w:space="0" w:color="auto"/>
      </w:divBdr>
      <w:divsChild>
        <w:div w:id="578249628">
          <w:marLeft w:val="0"/>
          <w:marRight w:val="0"/>
          <w:marTop w:val="0"/>
          <w:marBottom w:val="0"/>
          <w:divBdr>
            <w:top w:val="none" w:sz="0" w:space="0" w:color="auto"/>
            <w:left w:val="none" w:sz="0" w:space="0" w:color="auto"/>
            <w:bottom w:val="none" w:sz="0" w:space="0" w:color="auto"/>
            <w:right w:val="none" w:sz="0" w:space="0" w:color="auto"/>
          </w:divBdr>
        </w:div>
      </w:divsChild>
    </w:div>
  </w:divs>
  <w:encoding w:val="gb231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oleObject" Target="embeddings/oleObject3.bin"/><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emf"/><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emf"/><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image" Target="media/image8.png"/><Relationship Id="rId27" Type="http://schemas.openxmlformats.org/officeDocument/2006/relationships/header" Target="header2.xml"/><Relationship Id="rId30"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documenttasks/documenttasks1.xml><?xml version="1.0" encoding="utf-8"?>
<t:Tasks xmlns:t="http://schemas.microsoft.com/office/tasks/2019/documenttasks" xmlns:oel="http://schemas.microsoft.com/office/2019/extlst">
  <t:Task id="{4AD0A19F-3169-4A4B-B0E0-D7CA02D97231}">
    <t:Anchor>
      <t:Comment id="1229145223"/>
    </t:Anchor>
    <t:History>
      <t:Event id="{74D85B60-C29F-414C-956F-A27D969080ED}" time="2025-08-08T01:27:34.33Z">
        <t:Attribution userId="S::tom.shen@ncs.com.sg::c3830544-44ab-42b3-b40b-72b6ac3eedeb" userProvider="AD" userName="Tom Shen (NCS)"/>
        <t:Anchor>
          <t:Comment id="1229145223"/>
        </t:Anchor>
        <t:Create/>
      </t:Event>
      <t:Event id="{DFB0DA56-D387-47B5-BE02-332B7DF837ED}" time="2025-08-08T01:27:34.33Z">
        <t:Attribution userId="S::tom.shen@ncs.com.sg::c3830544-44ab-42b3-b40b-72b6ac3eedeb" userProvider="AD" userName="Tom Shen (NCS)"/>
        <t:Anchor>
          <t:Comment id="1229145223"/>
        </t:Anchor>
        <t:Assign userId="S::zuxian.cai@ncs.com.sg::c5c68544-95b5-40ae-9cb2-e9bc030d748b" userProvider="AD" userName="Zuxian Cai (NCS)"/>
      </t:Event>
      <t:Event id="{282BAE8B-7799-487D-A1AA-E15D3F62264A}" time="2025-08-08T01:27:34.33Z">
        <t:Attribution userId="S::tom.shen@ncs.com.sg::c3830544-44ab-42b3-b40b-72b6ac3eedeb" userProvider="AD" userName="Tom Shen (NCS)"/>
        <t:Anchor>
          <t:Comment id="1229145223"/>
        </t:Anchor>
        <t:SetTitle title="Merge into playback section. @Zuxian Cai (NCS) "/>
      </t:Event>
    </t:History>
  </t:Task>
  <t:Task id="{1F822961-12FC-4303-BFE7-31A7793D7308}">
    <t:Anchor>
      <t:Comment id="725705318"/>
    </t:Anchor>
    <t:History>
      <t:Event id="{C742B60B-5AC1-4AB6-8D54-9C9EA70CA676}" time="2025-08-24T09:26:00.373Z">
        <t:Attribution userId="S::tom.shen@ncs.com.sg::c3830544-44ab-42b3-b40b-72b6ac3eedeb" userProvider="AD" userName="Tom Shen (NCS)"/>
        <t:Anchor>
          <t:Comment id="725705318"/>
        </t:Anchor>
        <t:Create/>
      </t:Event>
      <t:Event id="{62F62B65-2FEF-4BFA-B9D1-FC141CF424A7}" time="2025-08-24T09:26:00.373Z">
        <t:Attribution userId="S::tom.shen@ncs.com.sg::c3830544-44ab-42b3-b40b-72b6ac3eedeb" userProvider="AD" userName="Tom Shen (NCS)"/>
        <t:Anchor>
          <t:Comment id="725705318"/>
        </t:Anchor>
        <t:Assign userId="S::wen.qiu@ncsi.com.cn::70f6c3d7-1311-4e70-81b9-38d24d5bfb55" userProvider="AD" userName="Qiu Wen  (NCS)"/>
      </t:Event>
      <t:Event id="{04C9DFFA-7088-4DC9-A18C-ADAB598B279E}" time="2025-08-24T09:26:00.373Z">
        <t:Attribution userId="S::tom.shen@ncs.com.sg::c3830544-44ab-42b3-b40b-72b6ac3eedeb" userProvider="AD" userName="Tom Shen (NCS)"/>
        <t:Anchor>
          <t:Comment id="725705318"/>
        </t:Anchor>
        <t:SetTitle title="Cannot align well. Could we have a picture?@Qiu Wen (NCS)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47a1e07-8c13-48e5-9962-735216420e95" xsi:nil="true"/>
    <lcf76f155ced4ddcb4097134ff3c332f xmlns="53ca1d64-ae73-4fdc-a5e9-d9a33b5c002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ADB53C9718CCB4FBDB94FB54C59FF65" ma:contentTypeVersion="10" ma:contentTypeDescription="Create a new document." ma:contentTypeScope="" ma:versionID="0588653ae622bb993d5094ceb11e9900">
  <xsd:schema xmlns:xsd="http://www.w3.org/2001/XMLSchema" xmlns:xs="http://www.w3.org/2001/XMLSchema" xmlns:p="http://schemas.microsoft.com/office/2006/metadata/properties" xmlns:ns2="53ca1d64-ae73-4fdc-a5e9-d9a33b5c0020" xmlns:ns3="b47a1e07-8c13-48e5-9962-735216420e95" targetNamespace="http://schemas.microsoft.com/office/2006/metadata/properties" ma:root="true" ma:fieldsID="a37bdf94eb1f37da7507fc4b70b300b7" ns2:_="" ns3:_="">
    <xsd:import namespace="53ca1d64-ae73-4fdc-a5e9-d9a33b5c0020"/>
    <xsd:import namespace="b47a1e07-8c13-48e5-9962-735216420e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ca1d64-ae73-4fdc-a5e9-d9a33b5c00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845005-b1a7-42d4-a10a-fd9549ec28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7a1e07-8c13-48e5-9962-735216420e9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f10e00-92fa-4add-92aa-f8b614d083ee}" ma:internalName="TaxCatchAll" ma:showField="CatchAllData" ma:web="b47a1e07-8c13-48e5-9962-735216420e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5D334-A7B0-422D-B800-29BCFBCC1B60}">
  <ds:schemaRefs>
    <ds:schemaRef ds:uri="http://purl.org/dc/dcmitype/"/>
    <ds:schemaRef ds:uri="http://schemas.microsoft.com/office/2006/metadata/properties"/>
    <ds:schemaRef ds:uri="http://purl.org/dc/elements/1.1/"/>
    <ds:schemaRef ds:uri="http://schemas.microsoft.com/office/2006/documentManagement/types"/>
    <ds:schemaRef ds:uri="http://www.w3.org/XML/1998/namespace"/>
    <ds:schemaRef ds:uri="http://schemas.microsoft.com/office/infopath/2007/PartnerControls"/>
    <ds:schemaRef ds:uri="http://purl.org/dc/terms/"/>
    <ds:schemaRef ds:uri="http://schemas.openxmlformats.org/package/2006/metadata/core-properties"/>
    <ds:schemaRef ds:uri="b47a1e07-8c13-48e5-9962-735216420e95"/>
    <ds:schemaRef ds:uri="53ca1d64-ae73-4fdc-a5e9-d9a33b5c0020"/>
  </ds:schemaRefs>
</ds:datastoreItem>
</file>

<file path=customXml/itemProps2.xml><?xml version="1.0" encoding="utf-8"?>
<ds:datastoreItem xmlns:ds="http://schemas.openxmlformats.org/officeDocument/2006/customXml" ds:itemID="{184BD34F-66B2-438C-9470-6AEA9DA3C5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ca1d64-ae73-4fdc-a5e9-d9a33b5c0020"/>
    <ds:schemaRef ds:uri="b47a1e07-8c13-48e5-9962-735216420e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362584-CFD9-4A5D-9EAE-1D43FFBAB705}">
  <ds:schemaRefs>
    <ds:schemaRef ds:uri="http://schemas.microsoft.com/sharepoint/v3/contenttype/forms"/>
  </ds:schemaRefs>
</ds:datastoreItem>
</file>

<file path=customXml/itemProps4.xml><?xml version="1.0" encoding="utf-8"?>
<ds:datastoreItem xmlns:ds="http://schemas.openxmlformats.org/officeDocument/2006/customXml" ds:itemID="{EDFA1EB5-110F-48CD-B3A7-A29F884266F5}">
  <ds:schemaRefs>
    <ds:schemaRef ds:uri="http://schemas.openxmlformats.org/officeDocument/2006/bibliography"/>
  </ds:schemaRefs>
</ds:datastoreItem>
</file>

<file path=docMetadata/LabelInfo.xml><?xml version="1.0" encoding="utf-8"?>
<clbl:labelList xmlns:clbl="http://schemas.microsoft.com/office/2020/mipLabelMetadata">
  <clbl:label id="{ca90d8f5-8963-4b6e-bca9-9ac468bcc7a8}" enabled="0" method="" siteId="{ca90d8f5-8963-4b6e-bca9-9ac468bcc7a8}" removed="1"/>
</clbl:labelList>
</file>

<file path=docProps/app.xml><?xml version="1.0" encoding="utf-8"?>
<Properties xmlns="http://schemas.openxmlformats.org/officeDocument/2006/extended-properties" xmlns:vt="http://schemas.openxmlformats.org/officeDocument/2006/docPropsVTypes">
  <Template>Normal</Template>
  <TotalTime>1</TotalTime>
  <Pages>76</Pages>
  <Words>12638</Words>
  <Characters>57756</Characters>
  <Application>Microsoft Office Word</Application>
  <DocSecurity>0</DocSecurity>
  <Lines>3397</Lines>
  <Paragraphs>2514</Paragraphs>
  <ScaleCrop>false</ScaleCrop>
  <Company/>
  <LinksUpToDate>false</LinksUpToDate>
  <CharactersWithSpaces>67880</CharactersWithSpaces>
  <SharedDoc>false</SharedDoc>
  <HLinks>
    <vt:vector size="462" baseType="variant">
      <vt:variant>
        <vt:i4>1179708</vt:i4>
      </vt:variant>
      <vt:variant>
        <vt:i4>494</vt:i4>
      </vt:variant>
      <vt:variant>
        <vt:i4>0</vt:i4>
      </vt:variant>
      <vt:variant>
        <vt:i4>5</vt:i4>
      </vt:variant>
      <vt:variant>
        <vt:lpwstr/>
      </vt:variant>
      <vt:variant>
        <vt:lpwstr>_Toc216180053</vt:lpwstr>
      </vt:variant>
      <vt:variant>
        <vt:i4>1179708</vt:i4>
      </vt:variant>
      <vt:variant>
        <vt:i4>488</vt:i4>
      </vt:variant>
      <vt:variant>
        <vt:i4>0</vt:i4>
      </vt:variant>
      <vt:variant>
        <vt:i4>5</vt:i4>
      </vt:variant>
      <vt:variant>
        <vt:lpwstr/>
      </vt:variant>
      <vt:variant>
        <vt:lpwstr>_Toc216180052</vt:lpwstr>
      </vt:variant>
      <vt:variant>
        <vt:i4>1179708</vt:i4>
      </vt:variant>
      <vt:variant>
        <vt:i4>482</vt:i4>
      </vt:variant>
      <vt:variant>
        <vt:i4>0</vt:i4>
      </vt:variant>
      <vt:variant>
        <vt:i4>5</vt:i4>
      </vt:variant>
      <vt:variant>
        <vt:lpwstr/>
      </vt:variant>
      <vt:variant>
        <vt:lpwstr>_Toc216180051</vt:lpwstr>
      </vt:variant>
      <vt:variant>
        <vt:i4>1179708</vt:i4>
      </vt:variant>
      <vt:variant>
        <vt:i4>476</vt:i4>
      </vt:variant>
      <vt:variant>
        <vt:i4>0</vt:i4>
      </vt:variant>
      <vt:variant>
        <vt:i4>5</vt:i4>
      </vt:variant>
      <vt:variant>
        <vt:lpwstr/>
      </vt:variant>
      <vt:variant>
        <vt:lpwstr>_Toc216180050</vt:lpwstr>
      </vt:variant>
      <vt:variant>
        <vt:i4>1245244</vt:i4>
      </vt:variant>
      <vt:variant>
        <vt:i4>470</vt:i4>
      </vt:variant>
      <vt:variant>
        <vt:i4>0</vt:i4>
      </vt:variant>
      <vt:variant>
        <vt:i4>5</vt:i4>
      </vt:variant>
      <vt:variant>
        <vt:lpwstr/>
      </vt:variant>
      <vt:variant>
        <vt:lpwstr>_Toc216180049</vt:lpwstr>
      </vt:variant>
      <vt:variant>
        <vt:i4>1245244</vt:i4>
      </vt:variant>
      <vt:variant>
        <vt:i4>464</vt:i4>
      </vt:variant>
      <vt:variant>
        <vt:i4>0</vt:i4>
      </vt:variant>
      <vt:variant>
        <vt:i4>5</vt:i4>
      </vt:variant>
      <vt:variant>
        <vt:lpwstr/>
      </vt:variant>
      <vt:variant>
        <vt:lpwstr>_Toc216180048</vt:lpwstr>
      </vt:variant>
      <vt:variant>
        <vt:i4>1245244</vt:i4>
      </vt:variant>
      <vt:variant>
        <vt:i4>458</vt:i4>
      </vt:variant>
      <vt:variant>
        <vt:i4>0</vt:i4>
      </vt:variant>
      <vt:variant>
        <vt:i4>5</vt:i4>
      </vt:variant>
      <vt:variant>
        <vt:lpwstr/>
      </vt:variant>
      <vt:variant>
        <vt:lpwstr>_Toc216180047</vt:lpwstr>
      </vt:variant>
      <vt:variant>
        <vt:i4>2031676</vt:i4>
      </vt:variant>
      <vt:variant>
        <vt:i4>449</vt:i4>
      </vt:variant>
      <vt:variant>
        <vt:i4>0</vt:i4>
      </vt:variant>
      <vt:variant>
        <vt:i4>5</vt:i4>
      </vt:variant>
      <vt:variant>
        <vt:lpwstr/>
      </vt:variant>
      <vt:variant>
        <vt:lpwstr>_Toc216180087</vt:lpwstr>
      </vt:variant>
      <vt:variant>
        <vt:i4>2031676</vt:i4>
      </vt:variant>
      <vt:variant>
        <vt:i4>443</vt:i4>
      </vt:variant>
      <vt:variant>
        <vt:i4>0</vt:i4>
      </vt:variant>
      <vt:variant>
        <vt:i4>5</vt:i4>
      </vt:variant>
      <vt:variant>
        <vt:lpwstr/>
      </vt:variant>
      <vt:variant>
        <vt:lpwstr>_Toc216180086</vt:lpwstr>
      </vt:variant>
      <vt:variant>
        <vt:i4>2031676</vt:i4>
      </vt:variant>
      <vt:variant>
        <vt:i4>437</vt:i4>
      </vt:variant>
      <vt:variant>
        <vt:i4>0</vt:i4>
      </vt:variant>
      <vt:variant>
        <vt:i4>5</vt:i4>
      </vt:variant>
      <vt:variant>
        <vt:lpwstr/>
      </vt:variant>
      <vt:variant>
        <vt:lpwstr>_Toc216180085</vt:lpwstr>
      </vt:variant>
      <vt:variant>
        <vt:i4>2031676</vt:i4>
      </vt:variant>
      <vt:variant>
        <vt:i4>431</vt:i4>
      </vt:variant>
      <vt:variant>
        <vt:i4>0</vt:i4>
      </vt:variant>
      <vt:variant>
        <vt:i4>5</vt:i4>
      </vt:variant>
      <vt:variant>
        <vt:lpwstr/>
      </vt:variant>
      <vt:variant>
        <vt:lpwstr>_Toc216180084</vt:lpwstr>
      </vt:variant>
      <vt:variant>
        <vt:i4>2031676</vt:i4>
      </vt:variant>
      <vt:variant>
        <vt:i4>425</vt:i4>
      </vt:variant>
      <vt:variant>
        <vt:i4>0</vt:i4>
      </vt:variant>
      <vt:variant>
        <vt:i4>5</vt:i4>
      </vt:variant>
      <vt:variant>
        <vt:lpwstr/>
      </vt:variant>
      <vt:variant>
        <vt:lpwstr>_Toc216180083</vt:lpwstr>
      </vt:variant>
      <vt:variant>
        <vt:i4>2031676</vt:i4>
      </vt:variant>
      <vt:variant>
        <vt:i4>419</vt:i4>
      </vt:variant>
      <vt:variant>
        <vt:i4>0</vt:i4>
      </vt:variant>
      <vt:variant>
        <vt:i4>5</vt:i4>
      </vt:variant>
      <vt:variant>
        <vt:lpwstr/>
      </vt:variant>
      <vt:variant>
        <vt:lpwstr>_Toc216180082</vt:lpwstr>
      </vt:variant>
      <vt:variant>
        <vt:i4>2031676</vt:i4>
      </vt:variant>
      <vt:variant>
        <vt:i4>413</vt:i4>
      </vt:variant>
      <vt:variant>
        <vt:i4>0</vt:i4>
      </vt:variant>
      <vt:variant>
        <vt:i4>5</vt:i4>
      </vt:variant>
      <vt:variant>
        <vt:lpwstr/>
      </vt:variant>
      <vt:variant>
        <vt:lpwstr>_Toc216180081</vt:lpwstr>
      </vt:variant>
      <vt:variant>
        <vt:i4>1048637</vt:i4>
      </vt:variant>
      <vt:variant>
        <vt:i4>404</vt:i4>
      </vt:variant>
      <vt:variant>
        <vt:i4>0</vt:i4>
      </vt:variant>
      <vt:variant>
        <vt:i4>5</vt:i4>
      </vt:variant>
      <vt:variant>
        <vt:lpwstr/>
      </vt:variant>
      <vt:variant>
        <vt:lpwstr>_Toc216180172</vt:lpwstr>
      </vt:variant>
      <vt:variant>
        <vt:i4>1048637</vt:i4>
      </vt:variant>
      <vt:variant>
        <vt:i4>398</vt:i4>
      </vt:variant>
      <vt:variant>
        <vt:i4>0</vt:i4>
      </vt:variant>
      <vt:variant>
        <vt:i4>5</vt:i4>
      </vt:variant>
      <vt:variant>
        <vt:lpwstr/>
      </vt:variant>
      <vt:variant>
        <vt:lpwstr>_Toc216180171</vt:lpwstr>
      </vt:variant>
      <vt:variant>
        <vt:i4>1048637</vt:i4>
      </vt:variant>
      <vt:variant>
        <vt:i4>392</vt:i4>
      </vt:variant>
      <vt:variant>
        <vt:i4>0</vt:i4>
      </vt:variant>
      <vt:variant>
        <vt:i4>5</vt:i4>
      </vt:variant>
      <vt:variant>
        <vt:lpwstr/>
      </vt:variant>
      <vt:variant>
        <vt:lpwstr>_Toc216180170</vt:lpwstr>
      </vt:variant>
      <vt:variant>
        <vt:i4>1114173</vt:i4>
      </vt:variant>
      <vt:variant>
        <vt:i4>386</vt:i4>
      </vt:variant>
      <vt:variant>
        <vt:i4>0</vt:i4>
      </vt:variant>
      <vt:variant>
        <vt:i4>5</vt:i4>
      </vt:variant>
      <vt:variant>
        <vt:lpwstr/>
      </vt:variant>
      <vt:variant>
        <vt:lpwstr>_Toc216180169</vt:lpwstr>
      </vt:variant>
      <vt:variant>
        <vt:i4>1114173</vt:i4>
      </vt:variant>
      <vt:variant>
        <vt:i4>380</vt:i4>
      </vt:variant>
      <vt:variant>
        <vt:i4>0</vt:i4>
      </vt:variant>
      <vt:variant>
        <vt:i4>5</vt:i4>
      </vt:variant>
      <vt:variant>
        <vt:lpwstr/>
      </vt:variant>
      <vt:variant>
        <vt:lpwstr>_Toc216180168</vt:lpwstr>
      </vt:variant>
      <vt:variant>
        <vt:i4>1114173</vt:i4>
      </vt:variant>
      <vt:variant>
        <vt:i4>374</vt:i4>
      </vt:variant>
      <vt:variant>
        <vt:i4>0</vt:i4>
      </vt:variant>
      <vt:variant>
        <vt:i4>5</vt:i4>
      </vt:variant>
      <vt:variant>
        <vt:lpwstr/>
      </vt:variant>
      <vt:variant>
        <vt:lpwstr>_Toc216180167</vt:lpwstr>
      </vt:variant>
      <vt:variant>
        <vt:i4>1114173</vt:i4>
      </vt:variant>
      <vt:variant>
        <vt:i4>368</vt:i4>
      </vt:variant>
      <vt:variant>
        <vt:i4>0</vt:i4>
      </vt:variant>
      <vt:variant>
        <vt:i4>5</vt:i4>
      </vt:variant>
      <vt:variant>
        <vt:lpwstr/>
      </vt:variant>
      <vt:variant>
        <vt:lpwstr>_Toc216180166</vt:lpwstr>
      </vt:variant>
      <vt:variant>
        <vt:i4>1114173</vt:i4>
      </vt:variant>
      <vt:variant>
        <vt:i4>362</vt:i4>
      </vt:variant>
      <vt:variant>
        <vt:i4>0</vt:i4>
      </vt:variant>
      <vt:variant>
        <vt:i4>5</vt:i4>
      </vt:variant>
      <vt:variant>
        <vt:lpwstr/>
      </vt:variant>
      <vt:variant>
        <vt:lpwstr>_Toc216180165</vt:lpwstr>
      </vt:variant>
      <vt:variant>
        <vt:i4>1114173</vt:i4>
      </vt:variant>
      <vt:variant>
        <vt:i4>356</vt:i4>
      </vt:variant>
      <vt:variant>
        <vt:i4>0</vt:i4>
      </vt:variant>
      <vt:variant>
        <vt:i4>5</vt:i4>
      </vt:variant>
      <vt:variant>
        <vt:lpwstr/>
      </vt:variant>
      <vt:variant>
        <vt:lpwstr>_Toc216180164</vt:lpwstr>
      </vt:variant>
      <vt:variant>
        <vt:i4>1114173</vt:i4>
      </vt:variant>
      <vt:variant>
        <vt:i4>350</vt:i4>
      </vt:variant>
      <vt:variant>
        <vt:i4>0</vt:i4>
      </vt:variant>
      <vt:variant>
        <vt:i4>5</vt:i4>
      </vt:variant>
      <vt:variant>
        <vt:lpwstr/>
      </vt:variant>
      <vt:variant>
        <vt:lpwstr>_Toc216180163</vt:lpwstr>
      </vt:variant>
      <vt:variant>
        <vt:i4>1114173</vt:i4>
      </vt:variant>
      <vt:variant>
        <vt:i4>344</vt:i4>
      </vt:variant>
      <vt:variant>
        <vt:i4>0</vt:i4>
      </vt:variant>
      <vt:variant>
        <vt:i4>5</vt:i4>
      </vt:variant>
      <vt:variant>
        <vt:lpwstr/>
      </vt:variant>
      <vt:variant>
        <vt:lpwstr>_Toc216180162</vt:lpwstr>
      </vt:variant>
      <vt:variant>
        <vt:i4>1114173</vt:i4>
      </vt:variant>
      <vt:variant>
        <vt:i4>338</vt:i4>
      </vt:variant>
      <vt:variant>
        <vt:i4>0</vt:i4>
      </vt:variant>
      <vt:variant>
        <vt:i4>5</vt:i4>
      </vt:variant>
      <vt:variant>
        <vt:lpwstr/>
      </vt:variant>
      <vt:variant>
        <vt:lpwstr>_Toc216180161</vt:lpwstr>
      </vt:variant>
      <vt:variant>
        <vt:i4>1114173</vt:i4>
      </vt:variant>
      <vt:variant>
        <vt:i4>332</vt:i4>
      </vt:variant>
      <vt:variant>
        <vt:i4>0</vt:i4>
      </vt:variant>
      <vt:variant>
        <vt:i4>5</vt:i4>
      </vt:variant>
      <vt:variant>
        <vt:lpwstr/>
      </vt:variant>
      <vt:variant>
        <vt:lpwstr>_Toc216180160</vt:lpwstr>
      </vt:variant>
      <vt:variant>
        <vt:i4>1179709</vt:i4>
      </vt:variant>
      <vt:variant>
        <vt:i4>326</vt:i4>
      </vt:variant>
      <vt:variant>
        <vt:i4>0</vt:i4>
      </vt:variant>
      <vt:variant>
        <vt:i4>5</vt:i4>
      </vt:variant>
      <vt:variant>
        <vt:lpwstr/>
      </vt:variant>
      <vt:variant>
        <vt:lpwstr>_Toc216180159</vt:lpwstr>
      </vt:variant>
      <vt:variant>
        <vt:i4>1179709</vt:i4>
      </vt:variant>
      <vt:variant>
        <vt:i4>320</vt:i4>
      </vt:variant>
      <vt:variant>
        <vt:i4>0</vt:i4>
      </vt:variant>
      <vt:variant>
        <vt:i4>5</vt:i4>
      </vt:variant>
      <vt:variant>
        <vt:lpwstr/>
      </vt:variant>
      <vt:variant>
        <vt:lpwstr>_Toc216180158</vt:lpwstr>
      </vt:variant>
      <vt:variant>
        <vt:i4>1179709</vt:i4>
      </vt:variant>
      <vt:variant>
        <vt:i4>314</vt:i4>
      </vt:variant>
      <vt:variant>
        <vt:i4>0</vt:i4>
      </vt:variant>
      <vt:variant>
        <vt:i4>5</vt:i4>
      </vt:variant>
      <vt:variant>
        <vt:lpwstr/>
      </vt:variant>
      <vt:variant>
        <vt:lpwstr>_Toc216180157</vt:lpwstr>
      </vt:variant>
      <vt:variant>
        <vt:i4>1179709</vt:i4>
      </vt:variant>
      <vt:variant>
        <vt:i4>308</vt:i4>
      </vt:variant>
      <vt:variant>
        <vt:i4>0</vt:i4>
      </vt:variant>
      <vt:variant>
        <vt:i4>5</vt:i4>
      </vt:variant>
      <vt:variant>
        <vt:lpwstr/>
      </vt:variant>
      <vt:variant>
        <vt:lpwstr>_Toc216180156</vt:lpwstr>
      </vt:variant>
      <vt:variant>
        <vt:i4>1179709</vt:i4>
      </vt:variant>
      <vt:variant>
        <vt:i4>302</vt:i4>
      </vt:variant>
      <vt:variant>
        <vt:i4>0</vt:i4>
      </vt:variant>
      <vt:variant>
        <vt:i4>5</vt:i4>
      </vt:variant>
      <vt:variant>
        <vt:lpwstr/>
      </vt:variant>
      <vt:variant>
        <vt:lpwstr>_Toc216180155</vt:lpwstr>
      </vt:variant>
      <vt:variant>
        <vt:i4>1179709</vt:i4>
      </vt:variant>
      <vt:variant>
        <vt:i4>296</vt:i4>
      </vt:variant>
      <vt:variant>
        <vt:i4>0</vt:i4>
      </vt:variant>
      <vt:variant>
        <vt:i4>5</vt:i4>
      </vt:variant>
      <vt:variant>
        <vt:lpwstr/>
      </vt:variant>
      <vt:variant>
        <vt:lpwstr>_Toc216180154</vt:lpwstr>
      </vt:variant>
      <vt:variant>
        <vt:i4>1179709</vt:i4>
      </vt:variant>
      <vt:variant>
        <vt:i4>290</vt:i4>
      </vt:variant>
      <vt:variant>
        <vt:i4>0</vt:i4>
      </vt:variant>
      <vt:variant>
        <vt:i4>5</vt:i4>
      </vt:variant>
      <vt:variant>
        <vt:lpwstr/>
      </vt:variant>
      <vt:variant>
        <vt:lpwstr>_Toc216180153</vt:lpwstr>
      </vt:variant>
      <vt:variant>
        <vt:i4>1179709</vt:i4>
      </vt:variant>
      <vt:variant>
        <vt:i4>284</vt:i4>
      </vt:variant>
      <vt:variant>
        <vt:i4>0</vt:i4>
      </vt:variant>
      <vt:variant>
        <vt:i4>5</vt:i4>
      </vt:variant>
      <vt:variant>
        <vt:lpwstr/>
      </vt:variant>
      <vt:variant>
        <vt:lpwstr>_Toc216180152</vt:lpwstr>
      </vt:variant>
      <vt:variant>
        <vt:i4>1179709</vt:i4>
      </vt:variant>
      <vt:variant>
        <vt:i4>278</vt:i4>
      </vt:variant>
      <vt:variant>
        <vt:i4>0</vt:i4>
      </vt:variant>
      <vt:variant>
        <vt:i4>5</vt:i4>
      </vt:variant>
      <vt:variant>
        <vt:lpwstr/>
      </vt:variant>
      <vt:variant>
        <vt:lpwstr>_Toc216180151</vt:lpwstr>
      </vt:variant>
      <vt:variant>
        <vt:i4>1179709</vt:i4>
      </vt:variant>
      <vt:variant>
        <vt:i4>272</vt:i4>
      </vt:variant>
      <vt:variant>
        <vt:i4>0</vt:i4>
      </vt:variant>
      <vt:variant>
        <vt:i4>5</vt:i4>
      </vt:variant>
      <vt:variant>
        <vt:lpwstr/>
      </vt:variant>
      <vt:variant>
        <vt:lpwstr>_Toc216180150</vt:lpwstr>
      </vt:variant>
      <vt:variant>
        <vt:i4>1245245</vt:i4>
      </vt:variant>
      <vt:variant>
        <vt:i4>266</vt:i4>
      </vt:variant>
      <vt:variant>
        <vt:i4>0</vt:i4>
      </vt:variant>
      <vt:variant>
        <vt:i4>5</vt:i4>
      </vt:variant>
      <vt:variant>
        <vt:lpwstr/>
      </vt:variant>
      <vt:variant>
        <vt:lpwstr>_Toc216180149</vt:lpwstr>
      </vt:variant>
      <vt:variant>
        <vt:i4>1245245</vt:i4>
      </vt:variant>
      <vt:variant>
        <vt:i4>260</vt:i4>
      </vt:variant>
      <vt:variant>
        <vt:i4>0</vt:i4>
      </vt:variant>
      <vt:variant>
        <vt:i4>5</vt:i4>
      </vt:variant>
      <vt:variant>
        <vt:lpwstr/>
      </vt:variant>
      <vt:variant>
        <vt:lpwstr>_Toc216180148</vt:lpwstr>
      </vt:variant>
      <vt:variant>
        <vt:i4>1245245</vt:i4>
      </vt:variant>
      <vt:variant>
        <vt:i4>254</vt:i4>
      </vt:variant>
      <vt:variant>
        <vt:i4>0</vt:i4>
      </vt:variant>
      <vt:variant>
        <vt:i4>5</vt:i4>
      </vt:variant>
      <vt:variant>
        <vt:lpwstr/>
      </vt:variant>
      <vt:variant>
        <vt:lpwstr>_Toc216180147</vt:lpwstr>
      </vt:variant>
      <vt:variant>
        <vt:i4>1245245</vt:i4>
      </vt:variant>
      <vt:variant>
        <vt:i4>248</vt:i4>
      </vt:variant>
      <vt:variant>
        <vt:i4>0</vt:i4>
      </vt:variant>
      <vt:variant>
        <vt:i4>5</vt:i4>
      </vt:variant>
      <vt:variant>
        <vt:lpwstr/>
      </vt:variant>
      <vt:variant>
        <vt:lpwstr>_Toc216180146</vt:lpwstr>
      </vt:variant>
      <vt:variant>
        <vt:i4>1245245</vt:i4>
      </vt:variant>
      <vt:variant>
        <vt:i4>242</vt:i4>
      </vt:variant>
      <vt:variant>
        <vt:i4>0</vt:i4>
      </vt:variant>
      <vt:variant>
        <vt:i4>5</vt:i4>
      </vt:variant>
      <vt:variant>
        <vt:lpwstr/>
      </vt:variant>
      <vt:variant>
        <vt:lpwstr>_Toc216180145</vt:lpwstr>
      </vt:variant>
      <vt:variant>
        <vt:i4>1245245</vt:i4>
      </vt:variant>
      <vt:variant>
        <vt:i4>236</vt:i4>
      </vt:variant>
      <vt:variant>
        <vt:i4>0</vt:i4>
      </vt:variant>
      <vt:variant>
        <vt:i4>5</vt:i4>
      </vt:variant>
      <vt:variant>
        <vt:lpwstr/>
      </vt:variant>
      <vt:variant>
        <vt:lpwstr>_Toc216180144</vt:lpwstr>
      </vt:variant>
      <vt:variant>
        <vt:i4>1245245</vt:i4>
      </vt:variant>
      <vt:variant>
        <vt:i4>230</vt:i4>
      </vt:variant>
      <vt:variant>
        <vt:i4>0</vt:i4>
      </vt:variant>
      <vt:variant>
        <vt:i4>5</vt:i4>
      </vt:variant>
      <vt:variant>
        <vt:lpwstr/>
      </vt:variant>
      <vt:variant>
        <vt:lpwstr>_Toc216180143</vt:lpwstr>
      </vt:variant>
      <vt:variant>
        <vt:i4>1245245</vt:i4>
      </vt:variant>
      <vt:variant>
        <vt:i4>224</vt:i4>
      </vt:variant>
      <vt:variant>
        <vt:i4>0</vt:i4>
      </vt:variant>
      <vt:variant>
        <vt:i4>5</vt:i4>
      </vt:variant>
      <vt:variant>
        <vt:lpwstr/>
      </vt:variant>
      <vt:variant>
        <vt:lpwstr>_Toc216180142</vt:lpwstr>
      </vt:variant>
      <vt:variant>
        <vt:i4>1245245</vt:i4>
      </vt:variant>
      <vt:variant>
        <vt:i4>218</vt:i4>
      </vt:variant>
      <vt:variant>
        <vt:i4>0</vt:i4>
      </vt:variant>
      <vt:variant>
        <vt:i4>5</vt:i4>
      </vt:variant>
      <vt:variant>
        <vt:lpwstr/>
      </vt:variant>
      <vt:variant>
        <vt:lpwstr>_Toc216180141</vt:lpwstr>
      </vt:variant>
      <vt:variant>
        <vt:i4>1245245</vt:i4>
      </vt:variant>
      <vt:variant>
        <vt:i4>212</vt:i4>
      </vt:variant>
      <vt:variant>
        <vt:i4>0</vt:i4>
      </vt:variant>
      <vt:variant>
        <vt:i4>5</vt:i4>
      </vt:variant>
      <vt:variant>
        <vt:lpwstr/>
      </vt:variant>
      <vt:variant>
        <vt:lpwstr>_Toc216180140</vt:lpwstr>
      </vt:variant>
      <vt:variant>
        <vt:i4>1310781</vt:i4>
      </vt:variant>
      <vt:variant>
        <vt:i4>206</vt:i4>
      </vt:variant>
      <vt:variant>
        <vt:i4>0</vt:i4>
      </vt:variant>
      <vt:variant>
        <vt:i4>5</vt:i4>
      </vt:variant>
      <vt:variant>
        <vt:lpwstr/>
      </vt:variant>
      <vt:variant>
        <vt:lpwstr>_Toc216180139</vt:lpwstr>
      </vt:variant>
      <vt:variant>
        <vt:i4>1310781</vt:i4>
      </vt:variant>
      <vt:variant>
        <vt:i4>200</vt:i4>
      </vt:variant>
      <vt:variant>
        <vt:i4>0</vt:i4>
      </vt:variant>
      <vt:variant>
        <vt:i4>5</vt:i4>
      </vt:variant>
      <vt:variant>
        <vt:lpwstr/>
      </vt:variant>
      <vt:variant>
        <vt:lpwstr>_Toc216180138</vt:lpwstr>
      </vt:variant>
      <vt:variant>
        <vt:i4>1310781</vt:i4>
      </vt:variant>
      <vt:variant>
        <vt:i4>194</vt:i4>
      </vt:variant>
      <vt:variant>
        <vt:i4>0</vt:i4>
      </vt:variant>
      <vt:variant>
        <vt:i4>5</vt:i4>
      </vt:variant>
      <vt:variant>
        <vt:lpwstr/>
      </vt:variant>
      <vt:variant>
        <vt:lpwstr>_Toc216180137</vt:lpwstr>
      </vt:variant>
      <vt:variant>
        <vt:i4>1310781</vt:i4>
      </vt:variant>
      <vt:variant>
        <vt:i4>188</vt:i4>
      </vt:variant>
      <vt:variant>
        <vt:i4>0</vt:i4>
      </vt:variant>
      <vt:variant>
        <vt:i4>5</vt:i4>
      </vt:variant>
      <vt:variant>
        <vt:lpwstr/>
      </vt:variant>
      <vt:variant>
        <vt:lpwstr>_Toc216180136</vt:lpwstr>
      </vt:variant>
      <vt:variant>
        <vt:i4>1310781</vt:i4>
      </vt:variant>
      <vt:variant>
        <vt:i4>182</vt:i4>
      </vt:variant>
      <vt:variant>
        <vt:i4>0</vt:i4>
      </vt:variant>
      <vt:variant>
        <vt:i4>5</vt:i4>
      </vt:variant>
      <vt:variant>
        <vt:lpwstr/>
      </vt:variant>
      <vt:variant>
        <vt:lpwstr>_Toc216180135</vt:lpwstr>
      </vt:variant>
      <vt:variant>
        <vt:i4>1310781</vt:i4>
      </vt:variant>
      <vt:variant>
        <vt:i4>176</vt:i4>
      </vt:variant>
      <vt:variant>
        <vt:i4>0</vt:i4>
      </vt:variant>
      <vt:variant>
        <vt:i4>5</vt:i4>
      </vt:variant>
      <vt:variant>
        <vt:lpwstr/>
      </vt:variant>
      <vt:variant>
        <vt:lpwstr>_Toc216180134</vt:lpwstr>
      </vt:variant>
      <vt:variant>
        <vt:i4>1310781</vt:i4>
      </vt:variant>
      <vt:variant>
        <vt:i4>170</vt:i4>
      </vt:variant>
      <vt:variant>
        <vt:i4>0</vt:i4>
      </vt:variant>
      <vt:variant>
        <vt:i4>5</vt:i4>
      </vt:variant>
      <vt:variant>
        <vt:lpwstr/>
      </vt:variant>
      <vt:variant>
        <vt:lpwstr>_Toc216180133</vt:lpwstr>
      </vt:variant>
      <vt:variant>
        <vt:i4>1310781</vt:i4>
      </vt:variant>
      <vt:variant>
        <vt:i4>164</vt:i4>
      </vt:variant>
      <vt:variant>
        <vt:i4>0</vt:i4>
      </vt:variant>
      <vt:variant>
        <vt:i4>5</vt:i4>
      </vt:variant>
      <vt:variant>
        <vt:lpwstr/>
      </vt:variant>
      <vt:variant>
        <vt:lpwstr>_Toc216180132</vt:lpwstr>
      </vt:variant>
      <vt:variant>
        <vt:i4>1310781</vt:i4>
      </vt:variant>
      <vt:variant>
        <vt:i4>158</vt:i4>
      </vt:variant>
      <vt:variant>
        <vt:i4>0</vt:i4>
      </vt:variant>
      <vt:variant>
        <vt:i4>5</vt:i4>
      </vt:variant>
      <vt:variant>
        <vt:lpwstr/>
      </vt:variant>
      <vt:variant>
        <vt:lpwstr>_Toc216180131</vt:lpwstr>
      </vt:variant>
      <vt:variant>
        <vt:i4>1310781</vt:i4>
      </vt:variant>
      <vt:variant>
        <vt:i4>152</vt:i4>
      </vt:variant>
      <vt:variant>
        <vt:i4>0</vt:i4>
      </vt:variant>
      <vt:variant>
        <vt:i4>5</vt:i4>
      </vt:variant>
      <vt:variant>
        <vt:lpwstr/>
      </vt:variant>
      <vt:variant>
        <vt:lpwstr>_Toc216180130</vt:lpwstr>
      </vt:variant>
      <vt:variant>
        <vt:i4>1376317</vt:i4>
      </vt:variant>
      <vt:variant>
        <vt:i4>146</vt:i4>
      </vt:variant>
      <vt:variant>
        <vt:i4>0</vt:i4>
      </vt:variant>
      <vt:variant>
        <vt:i4>5</vt:i4>
      </vt:variant>
      <vt:variant>
        <vt:lpwstr/>
      </vt:variant>
      <vt:variant>
        <vt:lpwstr>_Toc216180129</vt:lpwstr>
      </vt:variant>
      <vt:variant>
        <vt:i4>1376317</vt:i4>
      </vt:variant>
      <vt:variant>
        <vt:i4>140</vt:i4>
      </vt:variant>
      <vt:variant>
        <vt:i4>0</vt:i4>
      </vt:variant>
      <vt:variant>
        <vt:i4>5</vt:i4>
      </vt:variant>
      <vt:variant>
        <vt:lpwstr/>
      </vt:variant>
      <vt:variant>
        <vt:lpwstr>_Toc216180128</vt:lpwstr>
      </vt:variant>
      <vt:variant>
        <vt:i4>1376317</vt:i4>
      </vt:variant>
      <vt:variant>
        <vt:i4>134</vt:i4>
      </vt:variant>
      <vt:variant>
        <vt:i4>0</vt:i4>
      </vt:variant>
      <vt:variant>
        <vt:i4>5</vt:i4>
      </vt:variant>
      <vt:variant>
        <vt:lpwstr/>
      </vt:variant>
      <vt:variant>
        <vt:lpwstr>_Toc216180127</vt:lpwstr>
      </vt:variant>
      <vt:variant>
        <vt:i4>1376317</vt:i4>
      </vt:variant>
      <vt:variant>
        <vt:i4>128</vt:i4>
      </vt:variant>
      <vt:variant>
        <vt:i4>0</vt:i4>
      </vt:variant>
      <vt:variant>
        <vt:i4>5</vt:i4>
      </vt:variant>
      <vt:variant>
        <vt:lpwstr/>
      </vt:variant>
      <vt:variant>
        <vt:lpwstr>_Toc216180126</vt:lpwstr>
      </vt:variant>
      <vt:variant>
        <vt:i4>1376317</vt:i4>
      </vt:variant>
      <vt:variant>
        <vt:i4>122</vt:i4>
      </vt:variant>
      <vt:variant>
        <vt:i4>0</vt:i4>
      </vt:variant>
      <vt:variant>
        <vt:i4>5</vt:i4>
      </vt:variant>
      <vt:variant>
        <vt:lpwstr/>
      </vt:variant>
      <vt:variant>
        <vt:lpwstr>_Toc216180125</vt:lpwstr>
      </vt:variant>
      <vt:variant>
        <vt:i4>1376317</vt:i4>
      </vt:variant>
      <vt:variant>
        <vt:i4>116</vt:i4>
      </vt:variant>
      <vt:variant>
        <vt:i4>0</vt:i4>
      </vt:variant>
      <vt:variant>
        <vt:i4>5</vt:i4>
      </vt:variant>
      <vt:variant>
        <vt:lpwstr/>
      </vt:variant>
      <vt:variant>
        <vt:lpwstr>_Toc216180124</vt:lpwstr>
      </vt:variant>
      <vt:variant>
        <vt:i4>1376317</vt:i4>
      </vt:variant>
      <vt:variant>
        <vt:i4>110</vt:i4>
      </vt:variant>
      <vt:variant>
        <vt:i4>0</vt:i4>
      </vt:variant>
      <vt:variant>
        <vt:i4>5</vt:i4>
      </vt:variant>
      <vt:variant>
        <vt:lpwstr/>
      </vt:variant>
      <vt:variant>
        <vt:lpwstr>_Toc216180123</vt:lpwstr>
      </vt:variant>
      <vt:variant>
        <vt:i4>1376317</vt:i4>
      </vt:variant>
      <vt:variant>
        <vt:i4>104</vt:i4>
      </vt:variant>
      <vt:variant>
        <vt:i4>0</vt:i4>
      </vt:variant>
      <vt:variant>
        <vt:i4>5</vt:i4>
      </vt:variant>
      <vt:variant>
        <vt:lpwstr/>
      </vt:variant>
      <vt:variant>
        <vt:lpwstr>_Toc216180122</vt:lpwstr>
      </vt:variant>
      <vt:variant>
        <vt:i4>1376317</vt:i4>
      </vt:variant>
      <vt:variant>
        <vt:i4>98</vt:i4>
      </vt:variant>
      <vt:variant>
        <vt:i4>0</vt:i4>
      </vt:variant>
      <vt:variant>
        <vt:i4>5</vt:i4>
      </vt:variant>
      <vt:variant>
        <vt:lpwstr/>
      </vt:variant>
      <vt:variant>
        <vt:lpwstr>_Toc216180121</vt:lpwstr>
      </vt:variant>
      <vt:variant>
        <vt:i4>1376317</vt:i4>
      </vt:variant>
      <vt:variant>
        <vt:i4>92</vt:i4>
      </vt:variant>
      <vt:variant>
        <vt:i4>0</vt:i4>
      </vt:variant>
      <vt:variant>
        <vt:i4>5</vt:i4>
      </vt:variant>
      <vt:variant>
        <vt:lpwstr/>
      </vt:variant>
      <vt:variant>
        <vt:lpwstr>_Toc216180120</vt:lpwstr>
      </vt:variant>
      <vt:variant>
        <vt:i4>1441853</vt:i4>
      </vt:variant>
      <vt:variant>
        <vt:i4>86</vt:i4>
      </vt:variant>
      <vt:variant>
        <vt:i4>0</vt:i4>
      </vt:variant>
      <vt:variant>
        <vt:i4>5</vt:i4>
      </vt:variant>
      <vt:variant>
        <vt:lpwstr/>
      </vt:variant>
      <vt:variant>
        <vt:lpwstr>_Toc216180119</vt:lpwstr>
      </vt:variant>
      <vt:variant>
        <vt:i4>1441853</vt:i4>
      </vt:variant>
      <vt:variant>
        <vt:i4>80</vt:i4>
      </vt:variant>
      <vt:variant>
        <vt:i4>0</vt:i4>
      </vt:variant>
      <vt:variant>
        <vt:i4>5</vt:i4>
      </vt:variant>
      <vt:variant>
        <vt:lpwstr/>
      </vt:variant>
      <vt:variant>
        <vt:lpwstr>_Toc216180118</vt:lpwstr>
      </vt:variant>
      <vt:variant>
        <vt:i4>1441853</vt:i4>
      </vt:variant>
      <vt:variant>
        <vt:i4>74</vt:i4>
      </vt:variant>
      <vt:variant>
        <vt:i4>0</vt:i4>
      </vt:variant>
      <vt:variant>
        <vt:i4>5</vt:i4>
      </vt:variant>
      <vt:variant>
        <vt:lpwstr/>
      </vt:variant>
      <vt:variant>
        <vt:lpwstr>_Toc216180117</vt:lpwstr>
      </vt:variant>
      <vt:variant>
        <vt:i4>1441853</vt:i4>
      </vt:variant>
      <vt:variant>
        <vt:i4>68</vt:i4>
      </vt:variant>
      <vt:variant>
        <vt:i4>0</vt:i4>
      </vt:variant>
      <vt:variant>
        <vt:i4>5</vt:i4>
      </vt:variant>
      <vt:variant>
        <vt:lpwstr/>
      </vt:variant>
      <vt:variant>
        <vt:lpwstr>_Toc216180116</vt:lpwstr>
      </vt:variant>
      <vt:variant>
        <vt:i4>1441853</vt:i4>
      </vt:variant>
      <vt:variant>
        <vt:i4>62</vt:i4>
      </vt:variant>
      <vt:variant>
        <vt:i4>0</vt:i4>
      </vt:variant>
      <vt:variant>
        <vt:i4>5</vt:i4>
      </vt:variant>
      <vt:variant>
        <vt:lpwstr/>
      </vt:variant>
      <vt:variant>
        <vt:lpwstr>_Toc216180115</vt:lpwstr>
      </vt:variant>
      <vt:variant>
        <vt:i4>1441853</vt:i4>
      </vt:variant>
      <vt:variant>
        <vt:i4>56</vt:i4>
      </vt:variant>
      <vt:variant>
        <vt:i4>0</vt:i4>
      </vt:variant>
      <vt:variant>
        <vt:i4>5</vt:i4>
      </vt:variant>
      <vt:variant>
        <vt:lpwstr/>
      </vt:variant>
      <vt:variant>
        <vt:lpwstr>_Toc216180114</vt:lpwstr>
      </vt:variant>
      <vt:variant>
        <vt:i4>1441853</vt:i4>
      </vt:variant>
      <vt:variant>
        <vt:i4>50</vt:i4>
      </vt:variant>
      <vt:variant>
        <vt:i4>0</vt:i4>
      </vt:variant>
      <vt:variant>
        <vt:i4>5</vt:i4>
      </vt:variant>
      <vt:variant>
        <vt:lpwstr/>
      </vt:variant>
      <vt:variant>
        <vt:lpwstr>_Toc216180113</vt:lpwstr>
      </vt:variant>
      <vt:variant>
        <vt:i4>1441853</vt:i4>
      </vt:variant>
      <vt:variant>
        <vt:i4>44</vt:i4>
      </vt:variant>
      <vt:variant>
        <vt:i4>0</vt:i4>
      </vt:variant>
      <vt:variant>
        <vt:i4>5</vt:i4>
      </vt:variant>
      <vt:variant>
        <vt:lpwstr/>
      </vt:variant>
      <vt:variant>
        <vt:lpwstr>_Toc216180112</vt:lpwstr>
      </vt:variant>
      <vt:variant>
        <vt:i4>1441853</vt:i4>
      </vt:variant>
      <vt:variant>
        <vt:i4>38</vt:i4>
      </vt:variant>
      <vt:variant>
        <vt:i4>0</vt:i4>
      </vt:variant>
      <vt:variant>
        <vt:i4>5</vt:i4>
      </vt:variant>
      <vt:variant>
        <vt:lpwstr/>
      </vt:variant>
      <vt:variant>
        <vt:lpwstr>_Toc216180111</vt:lpwstr>
      </vt:variant>
      <vt:variant>
        <vt:i4>1441853</vt:i4>
      </vt:variant>
      <vt:variant>
        <vt:i4>32</vt:i4>
      </vt:variant>
      <vt:variant>
        <vt:i4>0</vt:i4>
      </vt:variant>
      <vt:variant>
        <vt:i4>5</vt:i4>
      </vt:variant>
      <vt:variant>
        <vt:lpwstr/>
      </vt:variant>
      <vt:variant>
        <vt:lpwstr>_Toc216180110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zuxian.cai@ncs.com.sg</dc:creator>
  <cp:keywords/>
  <dc:description/>
  <cp:lastModifiedBy>Shaik Basheer (NCS)</cp:lastModifiedBy>
  <cp:revision>2</cp:revision>
  <cp:lastPrinted>2025-10-04T15:48:00Z</cp:lastPrinted>
  <dcterms:created xsi:type="dcterms:W3CDTF">2026-01-10T05:12:00Z</dcterms:created>
  <dcterms:modified xsi:type="dcterms:W3CDTF">2026-01-10T05:12:00Z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0x0101001ADB53C9718CCB4FBDB94FB54C59FF65</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_activity">
    <vt:lpwstr>{"FileActivityType":"9","FileActivityTimeStamp":"2024-09-02T05:20:46.233Z","FileActivityUsersOnPage":[{"DisplayName":"Tom Shen (NCS)","Id":"tom.shen@ncs.com.sg"},{"DisplayName":"Ji Xiaoping  (NCS)","Id":"xiaoping.ji@ncs.com.sg"},{"DisplayName":"Clarence Tan (NCS)","Id":"clarence.tan@ncs.com.sg"}],"FileActivityNavigationId":null}</vt:lpwstr>
  </property>
  <property fmtid="{D5CDD505-2E9C-101B-9397-08002B2CF9AE}" pid="7" name="SharedWithUsers">
    <vt:lpwstr>445;#Si Hui Koh (NCS)</vt:lpwstr>
  </property>
  <property fmtid="{D5CDD505-2E9C-101B-9397-08002B2CF9AE}" pid="8" name="MediaServiceImageTags">
    <vt:lpwstr/>
  </property>
</Properties>
</file>